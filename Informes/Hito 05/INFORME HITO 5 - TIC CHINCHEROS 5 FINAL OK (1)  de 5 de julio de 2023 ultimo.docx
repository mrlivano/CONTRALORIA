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AE74BE">
      <w:pPr>
        <w:jc w:val="center"/>
        <w:rPr>
          <w:rFonts w:ascii="Arial Narrow" w:hAnsi="Arial Narrow" w:cs="Arial"/>
          <w:b/>
          <w:sz w:val="40"/>
          <w:szCs w:val="40"/>
          <w:u w:val="single"/>
        </w:rPr>
      </w:pPr>
      <w:proofErr w:type="spellStart"/>
      <w:r w:rsidRPr="005132B3">
        <w:rPr>
          <w:rFonts w:ascii="Arial Narrow" w:hAnsi="Arial Narrow" w:cs="Arial"/>
          <w:b/>
          <w:sz w:val="40"/>
          <w:szCs w:val="40"/>
          <w:u w:val="single"/>
        </w:rPr>
        <w:t>N°</w:t>
      </w:r>
      <w:proofErr w:type="spellEnd"/>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w:t>
      </w:r>
      <w:proofErr w:type="spellStart"/>
      <w:r w:rsidRPr="005132B3">
        <w:rPr>
          <w:rFonts w:ascii="Arial Narrow" w:hAnsi="Arial Narrow" w:cs="Arial"/>
          <w:b/>
          <w:sz w:val="36"/>
          <w:szCs w:val="36"/>
        </w:rPr>
        <w:t>N°</w:t>
      </w:r>
      <w:proofErr w:type="spellEnd"/>
      <w:r w:rsidRPr="005132B3">
        <w:rPr>
          <w:rFonts w:ascii="Arial Narrow" w:hAnsi="Arial Narrow" w:cs="Arial"/>
          <w:b/>
          <w:sz w:val="36"/>
          <w:szCs w:val="36"/>
        </w:rPr>
        <w:t xml:space="preserve">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AE74BE">
      <w:pPr>
        <w:jc w:val="center"/>
        <w:rPr>
          <w:rFonts w:ascii="Arial Narrow" w:hAnsi="Arial Narrow" w:cs="Arial"/>
          <w:b/>
          <w:sz w:val="28"/>
          <w:szCs w:val="28"/>
          <w:u w:val="single"/>
        </w:rPr>
      </w:pPr>
      <w:proofErr w:type="spellStart"/>
      <w:r w:rsidRPr="005132B3">
        <w:rPr>
          <w:rFonts w:ascii="Arial Narrow" w:hAnsi="Arial Narrow" w:cs="Arial"/>
          <w:b/>
          <w:sz w:val="28"/>
          <w:szCs w:val="28"/>
          <w:u w:val="single"/>
        </w:rPr>
        <w:t>N°</w:t>
      </w:r>
      <w:proofErr w:type="spellEnd"/>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131D42AB" w:rsidR="005423F2" w:rsidRDefault="001A7AED">
          <w:pPr>
            <w:pStyle w:val="TDC1"/>
            <w:rPr>
              <w:ins w:id="1" w:author="Manuel Raul Livano Luna" w:date="2023-07-05T19:07:00Z"/>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ins w:id="2" w:author="Manuel Raul Livano Luna" w:date="2023-07-05T19:07:00Z">
            <w:r w:rsidR="005423F2" w:rsidRPr="00456F19">
              <w:rPr>
                <w:rStyle w:val="Hipervnculo"/>
                <w:noProof/>
              </w:rPr>
              <w:fldChar w:fldCharType="begin"/>
            </w:r>
            <w:r w:rsidR="005423F2" w:rsidRPr="00456F19">
              <w:rPr>
                <w:rStyle w:val="Hipervnculo"/>
                <w:noProof/>
              </w:rPr>
              <w:instrText xml:space="preserve"> </w:instrText>
            </w:r>
            <w:r w:rsidR="005423F2">
              <w:rPr>
                <w:noProof/>
              </w:rPr>
              <w:instrText>HYPERLINK \l "_Toc139476473"</w:instrText>
            </w:r>
            <w:r w:rsidR="005423F2" w:rsidRPr="00456F19">
              <w:rPr>
                <w:rStyle w:val="Hipervnculo"/>
                <w:noProof/>
              </w:rPr>
              <w:instrText xml:space="preserve"> </w:instrText>
            </w:r>
            <w:r w:rsidR="005423F2" w:rsidRPr="00456F19">
              <w:rPr>
                <w:rStyle w:val="Hipervnculo"/>
                <w:noProof/>
              </w:rPr>
            </w:r>
            <w:r w:rsidR="005423F2" w:rsidRPr="00456F19">
              <w:rPr>
                <w:rStyle w:val="Hipervnculo"/>
                <w:noProof/>
              </w:rPr>
              <w:fldChar w:fldCharType="separate"/>
            </w:r>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r w:rsidR="005423F2">
              <w:rPr>
                <w:noProof/>
                <w:webHidden/>
              </w:rPr>
            </w:r>
          </w:ins>
          <w:r w:rsidR="005423F2">
            <w:rPr>
              <w:noProof/>
              <w:webHidden/>
            </w:rPr>
            <w:fldChar w:fldCharType="separate"/>
          </w:r>
          <w:ins w:id="3" w:author="Manuel Raul Livano Luna" w:date="2023-07-05T19:07:00Z">
            <w:r w:rsidR="005423F2">
              <w:rPr>
                <w:noProof/>
                <w:webHidden/>
              </w:rPr>
              <w:t>2</w:t>
            </w:r>
            <w:r w:rsidR="005423F2">
              <w:rPr>
                <w:noProof/>
                <w:webHidden/>
              </w:rPr>
              <w:fldChar w:fldCharType="end"/>
            </w:r>
            <w:r w:rsidR="005423F2" w:rsidRPr="00456F19">
              <w:rPr>
                <w:rStyle w:val="Hipervnculo"/>
                <w:noProof/>
              </w:rPr>
              <w:fldChar w:fldCharType="end"/>
            </w:r>
          </w:ins>
        </w:p>
        <w:p w14:paraId="6E36B026" w14:textId="24DBF71E" w:rsidR="005423F2" w:rsidRDefault="005423F2">
          <w:pPr>
            <w:pStyle w:val="TDC1"/>
            <w:rPr>
              <w:ins w:id="4" w:author="Manuel Raul Livano Luna" w:date="2023-07-05T19:07:00Z"/>
              <w:rFonts w:eastAsiaTheme="minorEastAsia" w:cstheme="minorBidi"/>
              <w:b w:val="0"/>
              <w:bCs w:val="0"/>
              <w:noProof/>
              <w:kern w:val="2"/>
              <w:sz w:val="22"/>
              <w:szCs w:val="22"/>
              <w:lang w:eastAsia="es-PE"/>
              <w14:ligatures w14:val="standardContextual"/>
            </w:rPr>
          </w:pPr>
          <w:ins w:id="5"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"_Toc139476474"</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OBJETIVOS</w:t>
            </w:r>
            <w:r>
              <w:rPr>
                <w:noProof/>
                <w:webHidden/>
              </w:rPr>
              <w:tab/>
            </w:r>
            <w:r>
              <w:rPr>
                <w:noProof/>
                <w:webHidden/>
              </w:rPr>
              <w:fldChar w:fldCharType="begin"/>
            </w:r>
            <w:r>
              <w:rPr>
                <w:noProof/>
                <w:webHidden/>
              </w:rPr>
              <w:instrText xml:space="preserve"> PAGEREF _Toc139476474 \h </w:instrText>
            </w:r>
            <w:r>
              <w:rPr>
                <w:noProof/>
                <w:webHidden/>
              </w:rPr>
            </w:r>
          </w:ins>
          <w:r>
            <w:rPr>
              <w:noProof/>
              <w:webHidden/>
            </w:rPr>
            <w:fldChar w:fldCharType="separate"/>
          </w:r>
          <w:ins w:id="6" w:author="Manuel Raul Livano Luna" w:date="2023-07-05T19:07:00Z">
            <w:r>
              <w:rPr>
                <w:noProof/>
                <w:webHidden/>
              </w:rPr>
              <w:t>2</w:t>
            </w:r>
            <w:r>
              <w:rPr>
                <w:noProof/>
                <w:webHidden/>
              </w:rPr>
              <w:fldChar w:fldCharType="end"/>
            </w:r>
            <w:r w:rsidRPr="00456F19">
              <w:rPr>
                <w:rStyle w:val="Hipervnculo"/>
                <w:noProof/>
              </w:rPr>
              <w:fldChar w:fldCharType="end"/>
            </w:r>
          </w:ins>
        </w:p>
        <w:p w14:paraId="431094B4" w14:textId="287058C5" w:rsidR="005423F2" w:rsidRDefault="005423F2">
          <w:pPr>
            <w:pStyle w:val="TDC1"/>
            <w:rPr>
              <w:ins w:id="7" w:author="Manuel Raul Livano Luna" w:date="2023-07-05T19:07:00Z"/>
              <w:rFonts w:eastAsiaTheme="minorEastAsia" w:cstheme="minorBidi"/>
              <w:b w:val="0"/>
              <w:bCs w:val="0"/>
              <w:noProof/>
              <w:kern w:val="2"/>
              <w:sz w:val="22"/>
              <w:szCs w:val="22"/>
              <w:lang w:eastAsia="es-PE"/>
              <w14:ligatures w14:val="standardContextual"/>
            </w:rPr>
          </w:pPr>
          <w:ins w:id="8"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"_Toc139476475"</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ALCANCE</w:t>
            </w:r>
            <w:r>
              <w:rPr>
                <w:noProof/>
                <w:webHidden/>
              </w:rPr>
              <w:tab/>
            </w:r>
            <w:r>
              <w:rPr>
                <w:noProof/>
                <w:webHidden/>
              </w:rPr>
              <w:fldChar w:fldCharType="begin"/>
            </w:r>
            <w:r>
              <w:rPr>
                <w:noProof/>
                <w:webHidden/>
              </w:rPr>
              <w:instrText xml:space="preserve"> PAGEREF _Toc139476475 \h </w:instrText>
            </w:r>
            <w:r>
              <w:rPr>
                <w:noProof/>
                <w:webHidden/>
              </w:rPr>
            </w:r>
          </w:ins>
          <w:r>
            <w:rPr>
              <w:noProof/>
              <w:webHidden/>
            </w:rPr>
            <w:fldChar w:fldCharType="separate"/>
          </w:r>
          <w:ins w:id="9" w:author="Manuel Raul Livano Luna" w:date="2023-07-05T19:07:00Z">
            <w:r>
              <w:rPr>
                <w:noProof/>
                <w:webHidden/>
              </w:rPr>
              <w:t>2</w:t>
            </w:r>
            <w:r>
              <w:rPr>
                <w:noProof/>
                <w:webHidden/>
              </w:rPr>
              <w:fldChar w:fldCharType="end"/>
            </w:r>
            <w:r w:rsidRPr="00456F19">
              <w:rPr>
                <w:rStyle w:val="Hipervnculo"/>
                <w:noProof/>
              </w:rPr>
              <w:fldChar w:fldCharType="end"/>
            </w:r>
          </w:ins>
        </w:p>
        <w:p w14:paraId="6E25A876" w14:textId="0F6EAA0D" w:rsidR="005423F2" w:rsidRDefault="005423F2">
          <w:pPr>
            <w:pStyle w:val="TDC1"/>
            <w:rPr>
              <w:ins w:id="10" w:author="Manuel Raul Livano Luna" w:date="2023-07-05T19:07:00Z"/>
              <w:rFonts w:eastAsiaTheme="minorEastAsia" w:cstheme="minorBidi"/>
              <w:b w:val="0"/>
              <w:bCs w:val="0"/>
              <w:noProof/>
              <w:kern w:val="2"/>
              <w:sz w:val="22"/>
              <w:szCs w:val="22"/>
              <w:lang w:eastAsia="es-PE"/>
              <w14:ligatures w14:val="standardContextual"/>
            </w:rPr>
          </w:pPr>
          <w:ins w:id="11"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"_Toc139476476"</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IV.</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RESPECTO DEL HITO DE CONTROL</w:t>
            </w:r>
            <w:r>
              <w:rPr>
                <w:noProof/>
                <w:webHidden/>
              </w:rPr>
              <w:tab/>
            </w:r>
            <w:r>
              <w:rPr>
                <w:noProof/>
                <w:webHidden/>
              </w:rPr>
              <w:fldChar w:fldCharType="begin"/>
            </w:r>
            <w:r>
              <w:rPr>
                <w:noProof/>
                <w:webHidden/>
              </w:rPr>
              <w:instrText xml:space="preserve"> PAGEREF _Toc139476476 \h </w:instrText>
            </w:r>
            <w:r>
              <w:rPr>
                <w:noProof/>
                <w:webHidden/>
              </w:rPr>
            </w:r>
          </w:ins>
          <w:r>
            <w:rPr>
              <w:noProof/>
              <w:webHidden/>
            </w:rPr>
            <w:fldChar w:fldCharType="separate"/>
          </w:r>
          <w:ins w:id="12" w:author="Manuel Raul Livano Luna" w:date="2023-07-05T19:07:00Z">
            <w:r>
              <w:rPr>
                <w:noProof/>
                <w:webHidden/>
              </w:rPr>
              <w:t>3</w:t>
            </w:r>
            <w:r>
              <w:rPr>
                <w:noProof/>
                <w:webHidden/>
              </w:rPr>
              <w:fldChar w:fldCharType="end"/>
            </w:r>
            <w:r w:rsidRPr="00456F19">
              <w:rPr>
                <w:rStyle w:val="Hipervnculo"/>
                <w:noProof/>
              </w:rPr>
              <w:fldChar w:fldCharType="end"/>
            </w:r>
          </w:ins>
        </w:p>
        <w:p w14:paraId="35BCA65D" w14:textId="42473CF6" w:rsidR="005423F2" w:rsidRDefault="005423F2">
          <w:pPr>
            <w:pStyle w:val="TDC1"/>
            <w:rPr>
              <w:ins w:id="13" w:author="Manuel Raul Livano Luna" w:date="2023-07-05T19:07:00Z"/>
              <w:rFonts w:eastAsiaTheme="minorEastAsia" w:cstheme="minorBidi"/>
              <w:b w:val="0"/>
              <w:bCs w:val="0"/>
              <w:noProof/>
              <w:kern w:val="2"/>
              <w:sz w:val="22"/>
              <w:szCs w:val="22"/>
              <w:lang w:eastAsia="es-PE"/>
              <w14:ligatures w14:val="standardContextual"/>
            </w:rPr>
          </w:pPr>
          <w:ins w:id="14"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"_Toc139476477"</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eastAsia="Calibri" w:hAnsi="Arial Narrow"/>
                <w:noProof/>
                <w:lang w:eastAsia="en-US"/>
              </w:rPr>
              <w:t>V.</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SITUACIÓN ADVERSA</w:t>
            </w:r>
            <w:r>
              <w:rPr>
                <w:noProof/>
                <w:webHidden/>
              </w:rPr>
              <w:tab/>
            </w:r>
            <w:r>
              <w:rPr>
                <w:noProof/>
                <w:webHidden/>
              </w:rPr>
              <w:fldChar w:fldCharType="begin"/>
            </w:r>
            <w:r>
              <w:rPr>
                <w:noProof/>
                <w:webHidden/>
              </w:rPr>
              <w:instrText xml:space="preserve"> PAGEREF _Toc139476477 \h </w:instrText>
            </w:r>
            <w:r>
              <w:rPr>
                <w:noProof/>
                <w:webHidden/>
              </w:rPr>
            </w:r>
          </w:ins>
          <w:r>
            <w:rPr>
              <w:noProof/>
              <w:webHidden/>
            </w:rPr>
            <w:fldChar w:fldCharType="separate"/>
          </w:r>
          <w:ins w:id="15" w:author="Manuel Raul Livano Luna" w:date="2023-07-05T19:07:00Z">
            <w:r>
              <w:rPr>
                <w:noProof/>
                <w:webHidden/>
              </w:rPr>
              <w:t>3</w:t>
            </w:r>
            <w:r>
              <w:rPr>
                <w:noProof/>
                <w:webHidden/>
              </w:rPr>
              <w:fldChar w:fldCharType="end"/>
            </w:r>
            <w:r w:rsidRPr="00456F19">
              <w:rPr>
                <w:rStyle w:val="Hipervnculo"/>
                <w:noProof/>
              </w:rPr>
              <w:fldChar w:fldCharType="end"/>
            </w:r>
          </w:ins>
        </w:p>
        <w:p w14:paraId="2146FC0E" w14:textId="6E35449C" w:rsidR="005423F2" w:rsidRPr="005423F2" w:rsidRDefault="005423F2">
          <w:pPr>
            <w:pStyle w:val="TDC2"/>
            <w:rPr>
              <w:ins w:id="1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17"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"_Toc139476478"</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18" w:author="Manuel Raul Livano Luna" w:date="2023-07-05T19:07:00Z">
                  <w:rPr>
                    <w:rStyle w:val="Hipervnculo"/>
                    <w:rFonts w:cs="Arial"/>
                    <w:b/>
                    <w:bCs/>
                  </w:rPr>
                </w:rPrChange>
              </w:rPr>
              <w:t>1)</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Fonts w:cs="Arial"/>
                <w:rPrChange w:id="19" w:author="Manuel Raul Livano Luna" w:date="2023-07-05T19:07:00Z">
                  <w:rPr>
                    <w:rStyle w:val="Hipervnculo"/>
                    <w:rFonts w:cs="Arial"/>
                    <w:b/>
                    <w:bCs/>
                  </w:rPr>
                </w:rPrChange>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Pr="005423F2">
              <w:rPr>
                <w:webHidden/>
              </w:rPr>
              <w:tab/>
            </w:r>
            <w:r w:rsidRPr="005423F2">
              <w:rPr>
                <w:webHidden/>
              </w:rPr>
              <w:fldChar w:fldCharType="begin"/>
            </w:r>
            <w:r w:rsidRPr="005423F2">
              <w:rPr>
                <w:webHidden/>
              </w:rPr>
              <w:instrText xml:space="preserve"> PAGEREF _Toc139476478 \h </w:instrText>
            </w:r>
            <w:r w:rsidRPr="005423F2">
              <w:rPr>
                <w:webHidden/>
              </w:rPr>
            </w:r>
          </w:ins>
          <w:r w:rsidRPr="005423F2">
            <w:rPr>
              <w:webHidden/>
            </w:rPr>
            <w:fldChar w:fldCharType="separate"/>
          </w:r>
          <w:ins w:id="20" w:author="Manuel Raul Livano Luna" w:date="2023-07-05T19:07:00Z">
            <w:r w:rsidRPr="005423F2">
              <w:rPr>
                <w:webHidden/>
              </w:rPr>
              <w:t>3</w:t>
            </w:r>
            <w:r w:rsidRPr="005423F2">
              <w:rPr>
                <w:webHidden/>
              </w:rPr>
              <w:fldChar w:fldCharType="end"/>
            </w:r>
            <w:r w:rsidRPr="005423F2">
              <w:rPr>
                <w:rStyle w:val="Hipervnculo"/>
              </w:rPr>
              <w:fldChar w:fldCharType="end"/>
            </w:r>
          </w:ins>
        </w:p>
        <w:p w14:paraId="3B405664" w14:textId="66DBB710" w:rsidR="005423F2" w:rsidRPr="005423F2" w:rsidRDefault="005423F2">
          <w:pPr>
            <w:pStyle w:val="TDC2"/>
            <w:rPr>
              <w:ins w:id="21"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22"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"_Toc139476479"</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23" w:author="Manuel Raul Livano Luna" w:date="2023-07-05T19:07:00Z">
                  <w:rPr>
                    <w:rStyle w:val="Hipervnculo"/>
                    <w:rFonts w:cs="Arial"/>
                    <w:b/>
                    <w:bCs/>
                  </w:rPr>
                </w:rPrChange>
              </w:rPr>
              <w:t>2)</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Fonts w:cs="Arial"/>
                <w:rPrChange w:id="24" w:author="Manuel Raul Livano Luna" w:date="2023-07-05T19:07:00Z">
                  <w:rPr>
                    <w:rStyle w:val="Hipervnculo"/>
                    <w:rFonts w:cs="Arial"/>
                    <w:b/>
                    <w:bCs/>
                  </w:rPr>
                </w:rPrChange>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r w:rsidRPr="005423F2">
              <w:rPr>
                <w:webHidden/>
              </w:rPr>
              <w:tab/>
            </w:r>
            <w:r w:rsidRPr="005423F2">
              <w:rPr>
                <w:webHidden/>
              </w:rPr>
              <w:fldChar w:fldCharType="begin"/>
            </w:r>
            <w:r w:rsidRPr="005423F2">
              <w:rPr>
                <w:webHidden/>
              </w:rPr>
              <w:instrText xml:space="preserve"> PAGEREF _Toc139476479 \h </w:instrText>
            </w:r>
            <w:r w:rsidRPr="005423F2">
              <w:rPr>
                <w:webHidden/>
              </w:rPr>
            </w:r>
          </w:ins>
          <w:r w:rsidRPr="005423F2">
            <w:rPr>
              <w:webHidden/>
            </w:rPr>
            <w:fldChar w:fldCharType="separate"/>
          </w:r>
          <w:ins w:id="25" w:author="Manuel Raul Livano Luna" w:date="2023-07-05T19:07:00Z">
            <w:r w:rsidRPr="005423F2">
              <w:rPr>
                <w:webHidden/>
              </w:rPr>
              <w:t>8</w:t>
            </w:r>
            <w:r w:rsidRPr="005423F2">
              <w:rPr>
                <w:webHidden/>
              </w:rPr>
              <w:fldChar w:fldCharType="end"/>
            </w:r>
            <w:r w:rsidRPr="005423F2">
              <w:rPr>
                <w:rStyle w:val="Hipervnculo"/>
              </w:rPr>
              <w:fldChar w:fldCharType="end"/>
            </w:r>
          </w:ins>
        </w:p>
        <w:p w14:paraId="2E3F01BC" w14:textId="03B7D7F7" w:rsidR="005423F2" w:rsidRPr="005423F2" w:rsidRDefault="005423F2">
          <w:pPr>
            <w:pStyle w:val="TDC2"/>
            <w:rPr>
              <w:ins w:id="2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27"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"_Toc139476480"</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28" w:author="Manuel Raul Livano Luna" w:date="2023-07-05T19:07:00Z">
                  <w:rPr>
                    <w:rStyle w:val="Hipervnculo"/>
                    <w:rFonts w:cs="Arial"/>
                    <w:b/>
                    <w:bCs/>
                  </w:rPr>
                </w:rPrChange>
              </w:rPr>
              <w:t>3)</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PrChange w:id="29" w:author="Manuel Raul Livano Luna" w:date="2023-07-05T19:07:00Z">
                  <w:rPr>
                    <w:rStyle w:val="Hipervnculo"/>
                    <w:b/>
                    <w:bCs/>
                  </w:rPr>
                </w:rPrChange>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Pr="005423F2">
              <w:rPr>
                <w:webHidden/>
              </w:rPr>
              <w:tab/>
            </w:r>
            <w:r w:rsidRPr="005423F2">
              <w:rPr>
                <w:webHidden/>
              </w:rPr>
              <w:fldChar w:fldCharType="begin"/>
            </w:r>
            <w:r w:rsidRPr="005423F2">
              <w:rPr>
                <w:webHidden/>
              </w:rPr>
              <w:instrText xml:space="preserve"> PAGEREF _Toc139476480 \h </w:instrText>
            </w:r>
            <w:r w:rsidRPr="005423F2">
              <w:rPr>
                <w:webHidden/>
              </w:rPr>
            </w:r>
          </w:ins>
          <w:r w:rsidRPr="005423F2">
            <w:rPr>
              <w:webHidden/>
            </w:rPr>
            <w:fldChar w:fldCharType="separate"/>
          </w:r>
          <w:ins w:id="30" w:author="Manuel Raul Livano Luna" w:date="2023-07-05T19:07:00Z">
            <w:r w:rsidRPr="005423F2">
              <w:rPr>
                <w:webHidden/>
              </w:rPr>
              <w:t>15</w:t>
            </w:r>
            <w:r w:rsidRPr="005423F2">
              <w:rPr>
                <w:webHidden/>
              </w:rPr>
              <w:fldChar w:fldCharType="end"/>
            </w:r>
            <w:r w:rsidRPr="005423F2">
              <w:rPr>
                <w:rStyle w:val="Hipervnculo"/>
              </w:rPr>
              <w:fldChar w:fldCharType="end"/>
            </w:r>
          </w:ins>
        </w:p>
        <w:p w14:paraId="4232671B" w14:textId="31C7EBDF" w:rsidR="005423F2" w:rsidRDefault="005423F2">
          <w:pPr>
            <w:pStyle w:val="TDC1"/>
            <w:rPr>
              <w:ins w:id="31" w:author="Manuel Raul Livano Luna" w:date="2023-07-05T19:07:00Z"/>
              <w:rFonts w:eastAsiaTheme="minorEastAsia" w:cstheme="minorBidi"/>
              <w:b w:val="0"/>
              <w:bCs w:val="0"/>
              <w:noProof/>
              <w:kern w:val="2"/>
              <w:sz w:val="22"/>
              <w:szCs w:val="22"/>
              <w:lang w:eastAsia="es-PE"/>
              <w14:ligatures w14:val="standardContextual"/>
            </w:rPr>
          </w:pPr>
          <w:ins w:id="32"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"_Toc139476481"</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DOCUMENTACIÓN VINCULADA AL HITO DE CONTROL</w:t>
            </w:r>
            <w:r>
              <w:rPr>
                <w:noProof/>
                <w:webHidden/>
              </w:rPr>
              <w:tab/>
            </w:r>
            <w:r>
              <w:rPr>
                <w:noProof/>
                <w:webHidden/>
              </w:rPr>
              <w:fldChar w:fldCharType="begin"/>
            </w:r>
            <w:r>
              <w:rPr>
                <w:noProof/>
                <w:webHidden/>
              </w:rPr>
              <w:instrText xml:space="preserve"> PAGEREF _Toc139476481 \h </w:instrText>
            </w:r>
            <w:r>
              <w:rPr>
                <w:noProof/>
                <w:webHidden/>
              </w:rPr>
            </w:r>
          </w:ins>
          <w:r>
            <w:rPr>
              <w:noProof/>
              <w:webHidden/>
            </w:rPr>
            <w:fldChar w:fldCharType="separate"/>
          </w:r>
          <w:ins w:id="33" w:author="Manuel Raul Livano Luna" w:date="2023-07-05T19:07:00Z">
            <w:r>
              <w:rPr>
                <w:noProof/>
                <w:webHidden/>
              </w:rPr>
              <w:t>15</w:t>
            </w:r>
            <w:r>
              <w:rPr>
                <w:noProof/>
                <w:webHidden/>
              </w:rPr>
              <w:fldChar w:fldCharType="end"/>
            </w:r>
            <w:r w:rsidRPr="00456F19">
              <w:rPr>
                <w:rStyle w:val="Hipervnculo"/>
                <w:noProof/>
              </w:rPr>
              <w:fldChar w:fldCharType="end"/>
            </w:r>
          </w:ins>
        </w:p>
        <w:p w14:paraId="22AA6089" w14:textId="6C77356D" w:rsidR="005423F2" w:rsidRDefault="005423F2">
          <w:pPr>
            <w:pStyle w:val="TDC1"/>
            <w:rPr>
              <w:ins w:id="34" w:author="Manuel Raul Livano Luna" w:date="2023-07-05T19:07:00Z"/>
              <w:rFonts w:eastAsiaTheme="minorEastAsia" w:cstheme="minorBidi"/>
              <w:b w:val="0"/>
              <w:bCs w:val="0"/>
              <w:noProof/>
              <w:kern w:val="2"/>
              <w:sz w:val="22"/>
              <w:szCs w:val="22"/>
              <w:lang w:eastAsia="es-PE"/>
              <w14:ligatures w14:val="standardContextual"/>
            </w:rPr>
          </w:pPr>
          <w:ins w:id="35"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"_Toc139476482"</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DEL REPORTE DE AVANCE ANTE SITUACIONES ADVERSAS</w:t>
            </w:r>
            <w:r>
              <w:rPr>
                <w:noProof/>
                <w:webHidden/>
              </w:rPr>
              <w:tab/>
            </w:r>
            <w:r>
              <w:rPr>
                <w:noProof/>
                <w:webHidden/>
              </w:rPr>
              <w:fldChar w:fldCharType="begin"/>
            </w:r>
            <w:r>
              <w:rPr>
                <w:noProof/>
                <w:webHidden/>
              </w:rPr>
              <w:instrText xml:space="preserve"> PAGEREF _Toc139476482 \h </w:instrText>
            </w:r>
            <w:r>
              <w:rPr>
                <w:noProof/>
                <w:webHidden/>
              </w:rPr>
            </w:r>
          </w:ins>
          <w:r>
            <w:rPr>
              <w:noProof/>
              <w:webHidden/>
            </w:rPr>
            <w:fldChar w:fldCharType="separate"/>
          </w:r>
          <w:ins w:id="36" w:author="Manuel Raul Livano Luna" w:date="2023-07-05T19:07:00Z">
            <w:r>
              <w:rPr>
                <w:noProof/>
                <w:webHidden/>
              </w:rPr>
              <w:t>15</w:t>
            </w:r>
            <w:r>
              <w:rPr>
                <w:noProof/>
                <w:webHidden/>
              </w:rPr>
              <w:fldChar w:fldCharType="end"/>
            </w:r>
            <w:r w:rsidRPr="00456F19">
              <w:rPr>
                <w:rStyle w:val="Hipervnculo"/>
                <w:noProof/>
              </w:rPr>
              <w:fldChar w:fldCharType="end"/>
            </w:r>
          </w:ins>
        </w:p>
        <w:p w14:paraId="7D46268E" w14:textId="383B618D" w:rsidR="005423F2" w:rsidRDefault="005423F2">
          <w:pPr>
            <w:pStyle w:val="TDC1"/>
            <w:rPr>
              <w:ins w:id="37" w:author="Manuel Raul Livano Luna" w:date="2023-07-05T19:07:00Z"/>
              <w:rFonts w:eastAsiaTheme="minorEastAsia" w:cstheme="minorBidi"/>
              <w:b w:val="0"/>
              <w:bCs w:val="0"/>
              <w:noProof/>
              <w:kern w:val="2"/>
              <w:sz w:val="22"/>
              <w:szCs w:val="22"/>
              <w:lang w:eastAsia="es-PE"/>
              <w14:ligatures w14:val="standardContextual"/>
            </w:rPr>
          </w:pPr>
          <w:ins w:id="38"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"_Toc139476483"</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DE LAS SITUACIONES ADVERSAS COMUNICADAS EN INFORMES DE HITO DE CONTROL ANTERIORES</w:t>
            </w:r>
            <w:r>
              <w:rPr>
                <w:noProof/>
                <w:webHidden/>
              </w:rPr>
              <w:tab/>
            </w:r>
            <w:r>
              <w:rPr>
                <w:noProof/>
                <w:webHidden/>
              </w:rPr>
              <w:fldChar w:fldCharType="begin"/>
            </w:r>
            <w:r>
              <w:rPr>
                <w:noProof/>
                <w:webHidden/>
              </w:rPr>
              <w:instrText xml:space="preserve"> PAGEREF _Toc139476483 \h </w:instrText>
            </w:r>
            <w:r>
              <w:rPr>
                <w:noProof/>
                <w:webHidden/>
              </w:rPr>
            </w:r>
          </w:ins>
          <w:r>
            <w:rPr>
              <w:noProof/>
              <w:webHidden/>
            </w:rPr>
            <w:fldChar w:fldCharType="separate"/>
          </w:r>
          <w:ins w:id="39" w:author="Manuel Raul Livano Luna" w:date="2023-07-05T19:07:00Z">
            <w:r>
              <w:rPr>
                <w:noProof/>
                <w:webHidden/>
              </w:rPr>
              <w:t>15</w:t>
            </w:r>
            <w:r>
              <w:rPr>
                <w:noProof/>
                <w:webHidden/>
              </w:rPr>
              <w:fldChar w:fldCharType="end"/>
            </w:r>
            <w:r w:rsidRPr="00456F19">
              <w:rPr>
                <w:rStyle w:val="Hipervnculo"/>
                <w:noProof/>
              </w:rPr>
              <w:fldChar w:fldCharType="end"/>
            </w:r>
          </w:ins>
        </w:p>
        <w:p w14:paraId="07421E09" w14:textId="2B18FD59" w:rsidR="005423F2" w:rsidRDefault="005423F2">
          <w:pPr>
            <w:pStyle w:val="TDC1"/>
            <w:rPr>
              <w:ins w:id="40" w:author="Manuel Raul Livano Luna" w:date="2023-07-05T19:07:00Z"/>
              <w:rFonts w:eastAsiaTheme="minorEastAsia" w:cstheme="minorBidi"/>
              <w:b w:val="0"/>
              <w:bCs w:val="0"/>
              <w:noProof/>
              <w:kern w:val="2"/>
              <w:sz w:val="22"/>
              <w:szCs w:val="22"/>
              <w:lang w:eastAsia="es-PE"/>
              <w14:ligatures w14:val="standardContextual"/>
            </w:rPr>
          </w:pPr>
          <w:ins w:id="41"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"_Toc139476484"</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eastAsia="Calibri" w:hAnsi="Arial Narrow"/>
                <w:noProof/>
                <w:lang w:eastAsia="en-US"/>
              </w:rPr>
              <w:t>IX.</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CONCLUSIÓN</w:t>
            </w:r>
            <w:r>
              <w:rPr>
                <w:noProof/>
                <w:webHidden/>
              </w:rPr>
              <w:tab/>
            </w:r>
            <w:r>
              <w:rPr>
                <w:noProof/>
                <w:webHidden/>
              </w:rPr>
              <w:fldChar w:fldCharType="begin"/>
            </w:r>
            <w:r>
              <w:rPr>
                <w:noProof/>
                <w:webHidden/>
              </w:rPr>
              <w:instrText xml:space="preserve"> PAGEREF _Toc139476484 \h </w:instrText>
            </w:r>
            <w:r>
              <w:rPr>
                <w:noProof/>
                <w:webHidden/>
              </w:rPr>
            </w:r>
          </w:ins>
          <w:r>
            <w:rPr>
              <w:noProof/>
              <w:webHidden/>
            </w:rPr>
            <w:fldChar w:fldCharType="separate"/>
          </w:r>
          <w:ins w:id="42" w:author="Manuel Raul Livano Luna" w:date="2023-07-05T19:07:00Z">
            <w:r>
              <w:rPr>
                <w:noProof/>
                <w:webHidden/>
              </w:rPr>
              <w:t>15</w:t>
            </w:r>
            <w:r>
              <w:rPr>
                <w:noProof/>
                <w:webHidden/>
              </w:rPr>
              <w:fldChar w:fldCharType="end"/>
            </w:r>
            <w:r w:rsidRPr="00456F19">
              <w:rPr>
                <w:rStyle w:val="Hipervnculo"/>
                <w:noProof/>
              </w:rPr>
              <w:fldChar w:fldCharType="end"/>
            </w:r>
          </w:ins>
        </w:p>
        <w:p w14:paraId="0E86E9E8" w14:textId="343CF2F8" w:rsidR="005423F2" w:rsidRDefault="005423F2">
          <w:pPr>
            <w:pStyle w:val="TDC1"/>
            <w:rPr>
              <w:ins w:id="43" w:author="Manuel Raul Livano Luna" w:date="2023-07-05T19:07:00Z"/>
              <w:rFonts w:eastAsiaTheme="minorEastAsia" w:cstheme="minorBidi"/>
              <w:b w:val="0"/>
              <w:bCs w:val="0"/>
              <w:noProof/>
              <w:kern w:val="2"/>
              <w:sz w:val="22"/>
              <w:szCs w:val="22"/>
              <w:lang w:eastAsia="es-PE"/>
              <w14:ligatures w14:val="standardContextual"/>
            </w:rPr>
          </w:pPr>
          <w:ins w:id="44"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"_Toc139476485"</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X.</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RECOMENDACIONES</w:t>
            </w:r>
            <w:r>
              <w:rPr>
                <w:noProof/>
                <w:webHidden/>
              </w:rPr>
              <w:tab/>
            </w:r>
            <w:r>
              <w:rPr>
                <w:noProof/>
                <w:webHidden/>
              </w:rPr>
              <w:fldChar w:fldCharType="begin"/>
            </w:r>
            <w:r>
              <w:rPr>
                <w:noProof/>
                <w:webHidden/>
              </w:rPr>
              <w:instrText xml:space="preserve"> PAGEREF _Toc139476485 \h </w:instrText>
            </w:r>
            <w:r>
              <w:rPr>
                <w:noProof/>
                <w:webHidden/>
              </w:rPr>
            </w:r>
          </w:ins>
          <w:r>
            <w:rPr>
              <w:noProof/>
              <w:webHidden/>
            </w:rPr>
            <w:fldChar w:fldCharType="separate"/>
          </w:r>
          <w:ins w:id="45" w:author="Manuel Raul Livano Luna" w:date="2023-07-05T19:07:00Z">
            <w:r>
              <w:rPr>
                <w:noProof/>
                <w:webHidden/>
              </w:rPr>
              <w:t>15</w:t>
            </w:r>
            <w:r>
              <w:rPr>
                <w:noProof/>
                <w:webHidden/>
              </w:rPr>
              <w:fldChar w:fldCharType="end"/>
            </w:r>
            <w:r w:rsidRPr="00456F19">
              <w:rPr>
                <w:rStyle w:val="Hipervnculo"/>
                <w:noProof/>
              </w:rPr>
              <w:fldChar w:fldCharType="end"/>
            </w:r>
          </w:ins>
        </w:p>
        <w:p w14:paraId="68C82A51" w14:textId="128C43BB" w:rsidR="005423F2" w:rsidRDefault="005423F2">
          <w:pPr>
            <w:pStyle w:val="TDC2"/>
            <w:rPr>
              <w:ins w:id="4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47" w:author="Manuel Raul Livano Luna" w:date="2023-07-05T19:07:00Z">
            <w:r w:rsidRPr="00456F19">
              <w:rPr>
                <w:rStyle w:val="Hipervnculo"/>
              </w:rPr>
              <w:fldChar w:fldCharType="begin"/>
            </w:r>
            <w:r w:rsidRPr="00456F19">
              <w:rPr>
                <w:rStyle w:val="Hipervnculo"/>
              </w:rPr>
              <w:instrText xml:space="preserve"> </w:instrText>
            </w:r>
            <w:r>
              <w:instrText>HYPERLINK \l "_Toc139476486"</w:instrText>
            </w:r>
            <w:r w:rsidRPr="00456F19">
              <w:rPr>
                <w:rStyle w:val="Hipervnculo"/>
              </w:rPr>
              <w:instrText xml:space="preserve"> </w:instrText>
            </w:r>
            <w:r w:rsidRPr="00456F19">
              <w:rPr>
                <w:rStyle w:val="Hipervnculo"/>
              </w:rPr>
            </w:r>
            <w:r w:rsidRPr="00456F19">
              <w:rPr>
                <w:rStyle w:val="Hipervnculo"/>
              </w:rPr>
              <w:fldChar w:fldCharType="separate"/>
            </w:r>
            <w:r w:rsidRPr="00456F19">
              <w:rPr>
                <w:rStyle w:val="Hipervnculo"/>
                <w:b/>
                <w:bCs/>
              </w:rPr>
              <w:t xml:space="preserve">COMPUTADORAS PORTATILES (LAPTOPS) ENTREGADAS POR EL PROYECTO A LA INSTITUCIÓN EDUCATIVA </w:t>
            </w:r>
            <w:r w:rsidRPr="00456F19">
              <w:rPr>
                <w:rStyle w:val="Hipervnculo"/>
                <w:rFonts w:cs="Arial"/>
                <w:b/>
                <w:bCs/>
              </w:rPr>
              <w:t>SAN JUAN BAUTISTA DE CALLABAMBA DEL DISTRITO DE CHINCHEROS</w:t>
            </w:r>
            <w:r w:rsidRPr="00456F19">
              <w:rPr>
                <w:rStyle w:val="Hipervnculo"/>
                <w:b/>
                <w:bCs/>
              </w:rPr>
              <w:t xml:space="preserve"> NO VIENEN SIENDO UTILIZADAS POR FALTA DE LICENCIAS DEL SISTEMA OPERATIVO Y DE LA HERRAMIENTA DE OFIMÁTICA MICROSOFT OFFICE</w:t>
            </w:r>
            <w:r>
              <w:rPr>
                <w:webHidden/>
              </w:rPr>
              <w:tab/>
            </w:r>
            <w:r>
              <w:rPr>
                <w:webHidden/>
              </w:rPr>
              <w:fldChar w:fldCharType="begin"/>
            </w:r>
            <w:r>
              <w:rPr>
                <w:webHidden/>
              </w:rPr>
              <w:instrText xml:space="preserve"> PAGEREF _Toc139476486 \h </w:instrText>
            </w:r>
            <w:r>
              <w:rPr>
                <w:webHidden/>
              </w:rPr>
            </w:r>
          </w:ins>
          <w:r>
            <w:rPr>
              <w:webHidden/>
            </w:rPr>
            <w:fldChar w:fldCharType="separate"/>
          </w:r>
          <w:ins w:id="48" w:author="Manuel Raul Livano Luna" w:date="2023-07-05T19:07:00Z">
            <w:r>
              <w:rPr>
                <w:webHidden/>
              </w:rPr>
              <w:t>16</w:t>
            </w:r>
            <w:r>
              <w:rPr>
                <w:webHidden/>
              </w:rPr>
              <w:fldChar w:fldCharType="end"/>
            </w:r>
            <w:r w:rsidRPr="00456F19">
              <w:rPr>
                <w:rStyle w:val="Hipervnculo"/>
              </w:rPr>
              <w:fldChar w:fldCharType="end"/>
            </w:r>
          </w:ins>
        </w:p>
        <w:p w14:paraId="2FDECDA4" w14:textId="620C58BD" w:rsidR="00024EBA" w:rsidRPr="005132B3" w:rsidDel="005423F2" w:rsidRDefault="00024EBA" w:rsidP="009E2581">
          <w:pPr>
            <w:pStyle w:val="TDC1"/>
            <w:rPr>
              <w:del w:id="49" w:author="Manuel Raul Livano Luna" w:date="2023-07-05T19:07:00Z"/>
              <w:rFonts w:eastAsiaTheme="minorEastAsia" w:cstheme="minorBidi"/>
              <w:noProof/>
              <w:kern w:val="2"/>
              <w:sz w:val="22"/>
              <w:szCs w:val="22"/>
              <w:lang w:eastAsia="es-PE"/>
              <w14:ligatures w14:val="standardContextual"/>
            </w:rPr>
          </w:pPr>
          <w:del w:id="50" w:author="Manuel Raul Livano Luna" w:date="2023-07-05T19:07:00Z">
            <w:r w:rsidRPr="005423F2" w:rsidDel="005423F2">
              <w:rPr>
                <w:rFonts w:ascii="Arial Narrow" w:hAnsi="Arial Narrow"/>
                <w:noProof/>
                <w:rPrChange w:id="51" w:author="Manuel Raul Livano Luna" w:date="2023-07-05T19:07:00Z">
                  <w:rPr>
                    <w:rStyle w:val="Hipervnculo"/>
                    <w:rFonts w:ascii="Arial Narrow" w:hAnsi="Arial Narrow"/>
                    <w:noProof/>
                    <w:color w:val="auto"/>
                  </w:rPr>
                </w:rPrChange>
              </w:rPr>
              <w:delText>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52" w:author="Manuel Raul Livano Luna" w:date="2023-07-05T19:07:00Z">
                  <w:rPr>
                    <w:rStyle w:val="Hipervnculo"/>
                    <w:rFonts w:ascii="Arial Narrow" w:hAnsi="Arial Narrow"/>
                    <w:noProof/>
                    <w:color w:val="auto"/>
                  </w:rPr>
                </w:rPrChange>
              </w:rPr>
              <w:delText>ORIGEN</w:delText>
            </w:r>
            <w:r w:rsidRPr="005132B3" w:rsidDel="005423F2">
              <w:rPr>
                <w:noProof/>
                <w:webHidden/>
              </w:rPr>
              <w:tab/>
            </w:r>
            <w:r w:rsidR="005132B3" w:rsidRPr="005132B3" w:rsidDel="005423F2">
              <w:rPr>
                <w:noProof/>
                <w:webHidden/>
              </w:rPr>
              <w:delText>2</w:delText>
            </w:r>
          </w:del>
        </w:p>
        <w:p w14:paraId="1183C96C" w14:textId="4182CBE8" w:rsidR="00024EBA" w:rsidRPr="005132B3" w:rsidDel="005423F2" w:rsidRDefault="00024EBA" w:rsidP="009E2581">
          <w:pPr>
            <w:pStyle w:val="TDC1"/>
            <w:rPr>
              <w:del w:id="53" w:author="Manuel Raul Livano Luna" w:date="2023-07-05T19:07:00Z"/>
              <w:rFonts w:eastAsiaTheme="minorEastAsia" w:cstheme="minorBidi"/>
              <w:noProof/>
              <w:kern w:val="2"/>
              <w:sz w:val="22"/>
              <w:szCs w:val="22"/>
              <w:lang w:eastAsia="es-PE"/>
              <w14:ligatures w14:val="standardContextual"/>
            </w:rPr>
          </w:pPr>
          <w:del w:id="54" w:author="Manuel Raul Livano Luna" w:date="2023-07-05T19:07:00Z">
            <w:r w:rsidRPr="005423F2" w:rsidDel="005423F2">
              <w:rPr>
                <w:rFonts w:ascii="Arial Narrow" w:hAnsi="Arial Narrow"/>
                <w:noProof/>
                <w:rPrChange w:id="55" w:author="Manuel Raul Livano Luna" w:date="2023-07-05T19:07:00Z">
                  <w:rPr>
                    <w:rStyle w:val="Hipervnculo"/>
                    <w:rFonts w:ascii="Arial Narrow" w:hAnsi="Arial Narrow"/>
                    <w:noProof/>
                    <w:color w:val="auto"/>
                  </w:rPr>
                </w:rPrChange>
              </w:rPr>
              <w:delText>II.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56" w:author="Manuel Raul Livano Luna" w:date="2023-07-05T19:07:00Z">
                  <w:rPr>
                    <w:rStyle w:val="Hipervnculo"/>
                    <w:rFonts w:ascii="Arial Narrow" w:hAnsi="Arial Narrow"/>
                    <w:noProof/>
                    <w:color w:val="auto"/>
                  </w:rPr>
                </w:rPrChange>
              </w:rPr>
              <w:delText>OBJETIVOS</w:delText>
            </w:r>
            <w:r w:rsidRPr="005132B3" w:rsidDel="005423F2">
              <w:rPr>
                <w:noProof/>
                <w:webHidden/>
              </w:rPr>
              <w:tab/>
            </w:r>
            <w:r w:rsidR="005132B3" w:rsidRPr="005132B3" w:rsidDel="005423F2">
              <w:rPr>
                <w:noProof/>
                <w:webHidden/>
              </w:rPr>
              <w:delText>2</w:delText>
            </w:r>
          </w:del>
        </w:p>
        <w:p w14:paraId="07D2FA99" w14:textId="68B08C8B" w:rsidR="00024EBA" w:rsidRPr="005132B3" w:rsidDel="005423F2" w:rsidRDefault="00024EBA" w:rsidP="009E2581">
          <w:pPr>
            <w:pStyle w:val="TDC1"/>
            <w:rPr>
              <w:del w:id="57" w:author="Manuel Raul Livano Luna" w:date="2023-07-05T19:07:00Z"/>
              <w:rFonts w:eastAsiaTheme="minorEastAsia" w:cstheme="minorBidi"/>
              <w:noProof/>
              <w:kern w:val="2"/>
              <w:sz w:val="22"/>
              <w:szCs w:val="22"/>
              <w:lang w:eastAsia="es-PE"/>
              <w14:ligatures w14:val="standardContextual"/>
            </w:rPr>
          </w:pPr>
          <w:del w:id="58" w:author="Manuel Raul Livano Luna" w:date="2023-07-05T19:07:00Z">
            <w:r w:rsidRPr="005423F2" w:rsidDel="005423F2">
              <w:rPr>
                <w:rFonts w:ascii="Arial Narrow" w:hAnsi="Arial Narrow"/>
                <w:noProof/>
                <w:rPrChange w:id="59" w:author="Manuel Raul Livano Luna" w:date="2023-07-05T19:07:00Z">
                  <w:rPr>
                    <w:rStyle w:val="Hipervnculo"/>
                    <w:rFonts w:ascii="Arial Narrow" w:hAnsi="Arial Narrow"/>
                    <w:noProof/>
                    <w:color w:val="auto"/>
                  </w:rPr>
                </w:rPrChange>
              </w:rPr>
              <w:delText>III.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60" w:author="Manuel Raul Livano Luna" w:date="2023-07-05T19:07:00Z">
                  <w:rPr>
                    <w:rStyle w:val="Hipervnculo"/>
                    <w:rFonts w:ascii="Arial Narrow" w:hAnsi="Arial Narrow"/>
                    <w:noProof/>
                    <w:color w:val="auto"/>
                  </w:rPr>
                </w:rPrChange>
              </w:rPr>
              <w:delText>ALCANCE</w:delText>
            </w:r>
            <w:r w:rsidRPr="005132B3" w:rsidDel="005423F2">
              <w:rPr>
                <w:noProof/>
                <w:webHidden/>
              </w:rPr>
              <w:tab/>
            </w:r>
            <w:r w:rsidR="005132B3" w:rsidRPr="005132B3" w:rsidDel="005423F2">
              <w:rPr>
                <w:noProof/>
                <w:webHidden/>
              </w:rPr>
              <w:delText>3</w:delText>
            </w:r>
          </w:del>
        </w:p>
        <w:p w14:paraId="43E46233" w14:textId="3DB65118" w:rsidR="00024EBA" w:rsidRPr="005132B3" w:rsidDel="005423F2" w:rsidRDefault="00024EBA" w:rsidP="009E2581">
          <w:pPr>
            <w:pStyle w:val="TDC1"/>
            <w:rPr>
              <w:del w:id="61" w:author="Manuel Raul Livano Luna" w:date="2023-07-05T19:07:00Z"/>
              <w:rFonts w:eastAsiaTheme="minorEastAsia" w:cstheme="minorBidi"/>
              <w:noProof/>
              <w:kern w:val="2"/>
              <w:sz w:val="22"/>
              <w:szCs w:val="22"/>
              <w:lang w:eastAsia="es-PE"/>
              <w14:ligatures w14:val="standardContextual"/>
            </w:rPr>
          </w:pPr>
          <w:del w:id="62" w:author="Manuel Raul Livano Luna" w:date="2023-07-05T19:07:00Z">
            <w:r w:rsidRPr="005423F2" w:rsidDel="005423F2">
              <w:rPr>
                <w:rFonts w:ascii="Arial Narrow" w:hAnsi="Arial Narrow"/>
                <w:noProof/>
                <w:rPrChange w:id="63" w:author="Manuel Raul Livano Luna" w:date="2023-07-05T19:07:00Z">
                  <w:rPr>
                    <w:rStyle w:val="Hipervnculo"/>
                    <w:rFonts w:ascii="Arial Narrow" w:hAnsi="Arial Narrow"/>
                    <w:noProof/>
                    <w:color w:val="auto"/>
                  </w:rPr>
                </w:rPrChange>
              </w:rPr>
              <w:delText>IV.</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64" w:author="Manuel Raul Livano Luna" w:date="2023-07-05T19:07:00Z">
                  <w:rPr>
                    <w:rStyle w:val="Hipervnculo"/>
                    <w:rFonts w:ascii="Arial Narrow" w:hAnsi="Arial Narrow"/>
                    <w:noProof/>
                    <w:color w:val="auto"/>
                  </w:rPr>
                </w:rPrChange>
              </w:rPr>
              <w:delText>INFORMACIÓN RESPECTO DEL HITO DE CONTROL</w:delText>
            </w:r>
            <w:r w:rsidRPr="005132B3" w:rsidDel="005423F2">
              <w:rPr>
                <w:noProof/>
                <w:webHidden/>
              </w:rPr>
              <w:tab/>
            </w:r>
            <w:r w:rsidR="005132B3" w:rsidRPr="005132B3" w:rsidDel="005423F2">
              <w:rPr>
                <w:noProof/>
                <w:webHidden/>
              </w:rPr>
              <w:delText>3</w:delText>
            </w:r>
          </w:del>
        </w:p>
        <w:p w14:paraId="2B981539" w14:textId="472CF864" w:rsidR="00024EBA" w:rsidRPr="005132B3" w:rsidDel="005423F2" w:rsidRDefault="00024EBA" w:rsidP="009E2581">
          <w:pPr>
            <w:pStyle w:val="TDC1"/>
            <w:rPr>
              <w:del w:id="65" w:author="Manuel Raul Livano Luna" w:date="2023-07-05T19:07:00Z"/>
              <w:rFonts w:eastAsiaTheme="minorEastAsia" w:cstheme="minorBidi"/>
              <w:noProof/>
              <w:kern w:val="2"/>
              <w:sz w:val="22"/>
              <w:szCs w:val="22"/>
              <w:lang w:eastAsia="es-PE"/>
              <w14:ligatures w14:val="standardContextual"/>
            </w:rPr>
          </w:pPr>
          <w:del w:id="66" w:author="Manuel Raul Livano Luna" w:date="2023-07-05T19:07:00Z">
            <w:r w:rsidRPr="005423F2" w:rsidDel="005423F2">
              <w:rPr>
                <w:rFonts w:ascii="Arial Narrow" w:eastAsia="Calibri" w:hAnsi="Arial Narrow"/>
                <w:noProof/>
                <w:lang w:eastAsia="en-US"/>
                <w:rPrChange w:id="67" w:author="Manuel Raul Livano Luna" w:date="2023-07-05T19:07:00Z">
                  <w:rPr>
                    <w:rStyle w:val="Hipervnculo"/>
                    <w:rFonts w:ascii="Arial Narrow" w:eastAsia="Calibri" w:hAnsi="Arial Narrow"/>
                    <w:noProof/>
                    <w:color w:val="auto"/>
                    <w:lang w:eastAsia="en-US"/>
                  </w:rPr>
                </w:rPrChange>
              </w:rPr>
              <w:delText>V.</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68" w:author="Manuel Raul Livano Luna" w:date="2023-07-05T19:07:00Z">
                  <w:rPr>
                    <w:rStyle w:val="Hipervnculo"/>
                    <w:rFonts w:ascii="Arial Narrow" w:hAnsi="Arial Narrow"/>
                    <w:noProof/>
                    <w:color w:val="auto"/>
                  </w:rPr>
                </w:rPrChange>
              </w:rPr>
              <w:delText>SITUACION ADVERSA</w:delText>
            </w:r>
            <w:r w:rsidRPr="005132B3" w:rsidDel="005423F2">
              <w:rPr>
                <w:noProof/>
                <w:webHidden/>
              </w:rPr>
              <w:tab/>
            </w:r>
            <w:r w:rsidR="005132B3" w:rsidRPr="005132B3" w:rsidDel="005423F2">
              <w:rPr>
                <w:noProof/>
                <w:webHidden/>
              </w:rPr>
              <w:delText>4</w:delText>
            </w:r>
          </w:del>
        </w:p>
        <w:p w14:paraId="0472E542" w14:textId="195ADF65" w:rsidR="00024EBA" w:rsidRPr="005132B3" w:rsidDel="005423F2" w:rsidRDefault="00024EBA" w:rsidP="00AE74BE">
          <w:pPr>
            <w:pStyle w:val="TDC2"/>
            <w:rPr>
              <w:del w:id="69"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70" w:author="Manuel Raul Livano Luna" w:date="2023-07-05T19:07:00Z">
            <w:r w:rsidRPr="005423F2" w:rsidDel="005423F2">
              <w:rPr>
                <w:rFonts w:cs="Arial"/>
                <w:rPrChange w:id="71" w:author="Manuel Raul Livano Luna" w:date="2023-07-05T19:07:00Z">
                  <w:rPr>
                    <w:rStyle w:val="Hipervnculo"/>
                    <w:rFonts w:cs="Arial"/>
                    <w:color w:val="auto"/>
                  </w:rPr>
                </w:rPrChange>
              </w:rPr>
              <w:delText>1)</w:delText>
            </w:r>
            <w:r w:rsidRPr="005132B3" w:rsidDel="005423F2">
              <w:rPr>
                <w:rFonts w:asciiTheme="minorHAnsi" w:eastAsiaTheme="minorEastAsia" w:hAnsiTheme="minorHAnsi" w:cstheme="minorBidi"/>
                <w:i w:val="0"/>
                <w:iCs w:val="0"/>
                <w:kern w:val="2"/>
                <w:sz w:val="22"/>
                <w:szCs w:val="22"/>
                <w:lang w:eastAsia="es-PE"/>
                <w14:ligatures w14:val="standardContextual"/>
              </w:rPr>
              <w:tab/>
            </w:r>
            <w:r w:rsidRPr="005423F2" w:rsidDel="005423F2">
              <w:rPr>
                <w:rFonts w:cs="Arial"/>
                <w:rPrChange w:id="72" w:author="Manuel Raul Livano Luna" w:date="2023-07-05T19:07:00Z">
                  <w:rPr>
                    <w:rStyle w:val="Hipervnculo"/>
                    <w:rFonts w:cs="Arial"/>
                    <w:color w:val="auto"/>
                  </w:rPr>
                </w:rPrChange>
              </w:rPr>
              <w:delTex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delText>
            </w:r>
            <w:r w:rsidRPr="005132B3" w:rsidDel="005423F2">
              <w:rPr>
                <w:webHidden/>
              </w:rPr>
              <w:tab/>
            </w:r>
          </w:del>
        </w:p>
        <w:p w14:paraId="3BD4E92C" w14:textId="51A01724" w:rsidR="00BE545A" w:rsidRPr="00C8431A" w:rsidDel="005423F2" w:rsidRDefault="00024EBA" w:rsidP="00BE545A">
          <w:pPr>
            <w:pStyle w:val="Prrafodelista"/>
            <w:numPr>
              <w:ilvl w:val="0"/>
              <w:numId w:val="8"/>
            </w:numPr>
            <w:spacing w:line="240" w:lineRule="auto"/>
            <w:ind w:left="709"/>
            <w:jc w:val="both"/>
            <w:outlineLvl w:val="1"/>
            <w:rPr>
              <w:ins w:id="73" w:author="GRAPURIMAC" w:date="2023-07-05T17:26:00Z"/>
              <w:del w:id="74" w:author="Manuel Raul Livano Luna" w:date="2023-07-05T19:07:00Z"/>
              <w:rFonts w:ascii="Arial Narrow" w:hAnsi="Arial Narrow" w:cs="Arial"/>
              <w:b/>
              <w:bCs/>
              <w:noProof/>
            </w:rPr>
          </w:pPr>
          <w:del w:id="75" w:author="Manuel Raul Livano Luna" w:date="2023-07-05T19:07:00Z">
            <w:r w:rsidRPr="005423F2" w:rsidDel="005423F2">
              <w:rPr>
                <w:rFonts w:cs="Arial"/>
                <w:noProof/>
                <w:rPrChange w:id="76" w:author="Manuel Raul Livano Luna" w:date="2023-07-05T19:07:00Z">
                  <w:rPr>
                    <w:rStyle w:val="Hipervnculo"/>
                    <w:rFonts w:cs="Arial"/>
                    <w:color w:val="auto"/>
                  </w:rPr>
                </w:rPrChange>
              </w:rPr>
              <w:delText>2)</w:delText>
            </w:r>
            <w:r w:rsidRPr="005132B3" w:rsidDel="005423F2">
              <w:rPr>
                <w:rFonts w:asciiTheme="minorHAnsi" w:eastAsiaTheme="minorEastAsia" w:hAnsiTheme="minorHAnsi" w:cstheme="minorBidi"/>
                <w:i/>
                <w:iCs/>
                <w:noProof/>
                <w:kern w:val="2"/>
                <w:lang w:eastAsia="es-PE"/>
                <w14:ligatures w14:val="standardContextual"/>
              </w:rPr>
              <w:tab/>
            </w:r>
          </w:del>
          <w:ins w:id="77" w:author="GRAPURIMAC" w:date="2023-07-05T17:26:00Z">
            <w:del w:id="78" w:author="Manuel Raul Livano Luna" w:date="2023-07-05T19:07:00Z">
              <w:r w:rsidR="00BE545A" w:rsidDel="005423F2">
                <w:rPr>
                  <w:rFonts w:ascii="Arial Narrow" w:hAnsi="Arial Narrow"/>
                  <w:b/>
                  <w:bCs/>
                  <w:noProof/>
                </w:rPr>
                <w:delText>Computadoras portatiles (laptops)</w:delText>
              </w:r>
              <w:r w:rsidR="00BE545A" w:rsidRPr="00C8431A" w:rsidDel="005423F2">
                <w:rPr>
                  <w:rFonts w:ascii="Arial Narrow" w:hAnsi="Arial Narrow"/>
                  <w:b/>
                  <w:bCs/>
                  <w:noProof/>
                </w:rPr>
                <w:delText xml:space="preserve"> entregadas por</w:delText>
              </w:r>
              <w:r w:rsidR="00BE545A" w:rsidDel="005423F2">
                <w:rPr>
                  <w:rFonts w:ascii="Arial Narrow" w:hAnsi="Arial Narrow"/>
                  <w:b/>
                  <w:bCs/>
                  <w:noProof/>
                </w:rPr>
                <w:delText xml:space="preserve"> el</w:delText>
              </w:r>
              <w:r w:rsidR="00BE545A" w:rsidRPr="00C8431A" w:rsidDel="005423F2">
                <w:rPr>
                  <w:rFonts w:ascii="Arial Narrow" w:hAnsi="Arial Narrow"/>
                  <w:b/>
                  <w:bCs/>
                  <w:noProof/>
                </w:rPr>
                <w:delText xml:space="preserve"> proyecto a la INSTITUCIÓN EDUCATIVA </w:delText>
              </w:r>
              <w:r w:rsidR="00BE545A" w:rsidRPr="00C8431A" w:rsidDel="005423F2">
                <w:rPr>
                  <w:rFonts w:ascii="Arial Narrow" w:hAnsi="Arial Narrow" w:cs="Arial"/>
                  <w:b/>
                  <w:bCs/>
                  <w:noProof/>
                </w:rPr>
                <w:delText>SAN JUAN BAUTISTA DE CALLABAMBA DEL DISTRITO DE CHINCHEROS</w:delText>
              </w:r>
              <w:r w:rsidR="00BE545A" w:rsidRPr="00C8431A" w:rsidDel="005423F2">
                <w:rPr>
                  <w:rFonts w:ascii="Arial Narrow" w:hAnsi="Arial Narrow"/>
                  <w:b/>
                  <w:bCs/>
                  <w:noProof/>
                </w:rPr>
                <w:delText xml:space="preserve"> NO VIENEN SIEN</w:delText>
              </w:r>
              <w:r w:rsidR="00BE545A" w:rsidDel="005423F2">
                <w:rPr>
                  <w:rFonts w:ascii="Arial Narrow" w:hAnsi="Arial Narrow"/>
                  <w:b/>
                  <w:bCs/>
                  <w:noProof/>
                </w:rPr>
                <w:delText>D</w:delText>
              </w:r>
              <w:r w:rsidR="00BE545A" w:rsidRPr="00C8431A" w:rsidDel="005423F2">
                <w:rPr>
                  <w:rFonts w:ascii="Arial Narrow" w:hAnsi="Arial Narrow"/>
                  <w:b/>
                  <w:bCs/>
                  <w:noProof/>
                </w:rPr>
                <w:delText>O UTILIZADAS POR FALTA DE LICENCIAS DEL SISTEMA OPERATIVO Y DE LA HERRAMIENTA DE OFIMÁTICA MICROSOFT OFFICE</w:delText>
              </w:r>
              <w:r w:rsidR="00BE545A" w:rsidDel="005423F2">
                <w:rPr>
                  <w:rFonts w:ascii="Arial Narrow" w:hAnsi="Arial Narrow"/>
                  <w:b/>
                  <w:bCs/>
                  <w:noProof/>
                </w:rPr>
                <w:delText xml:space="preserve">, LO QUE AFECTARÍA EL CUMPLIMIENTO DE LOS OBJETIVOS DEL PROYECTO. </w:delText>
              </w:r>
            </w:del>
          </w:ins>
        </w:p>
        <w:p w14:paraId="46D1B545" w14:textId="3531C6B0" w:rsidR="00024EBA" w:rsidRPr="005132B3" w:rsidDel="005423F2" w:rsidRDefault="00294D4F" w:rsidP="00AE74BE">
          <w:pPr>
            <w:pStyle w:val="TDC2"/>
            <w:rPr>
              <w:del w:id="79"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80" w:author="Manuel Raul Livano Luna" w:date="2023-07-05T19:07:00Z">
            <w:r w:rsidRPr="005423F2" w:rsidDel="005423F2">
              <w:rPr>
                <w:rPrChange w:id="81" w:author="Manuel Raul Livano Luna" w:date="2023-07-05T19:07:00Z">
                  <w:rPr>
                    <w:rStyle w:val="Hipervnculo"/>
                    <w:color w:val="auto"/>
                  </w:rPr>
                </w:rPrChange>
              </w:rPr>
              <w:delText>Computadoras portatiles entragadas por el proyecto a la Institutucion Educativa San Juan Bautista de Callabamba del distrito de Chicnheros no viene siendo utilizados por falta de licencias del sistema operarivo y de la herramienta de ofimatica microsoft office.</w:delText>
            </w:r>
            <w:r w:rsidR="00024EBA" w:rsidRPr="005132B3" w:rsidDel="005423F2">
              <w:rPr>
                <w:webHidden/>
              </w:rPr>
              <w:tab/>
            </w:r>
          </w:del>
        </w:p>
        <w:p w14:paraId="7623FCEB" w14:textId="6603A730" w:rsidR="00024EBA" w:rsidRPr="005132B3" w:rsidDel="005423F2" w:rsidRDefault="00024EBA" w:rsidP="00AE74BE">
          <w:pPr>
            <w:pStyle w:val="TDC2"/>
            <w:rPr>
              <w:del w:id="82"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83" w:author="Manuel Raul Livano Luna" w:date="2023-07-05T19:07:00Z">
            <w:r w:rsidRPr="005423F2" w:rsidDel="005423F2">
              <w:rPr>
                <w:rFonts w:cs="Arial"/>
                <w:rPrChange w:id="84" w:author="Manuel Raul Livano Luna" w:date="2023-07-05T19:07:00Z">
                  <w:rPr>
                    <w:rStyle w:val="Hipervnculo"/>
                    <w:rFonts w:cs="Arial"/>
                    <w:color w:val="auto"/>
                  </w:rPr>
                </w:rPrChange>
              </w:rPr>
              <w:delText>3)</w:delText>
            </w:r>
            <w:r w:rsidRPr="005132B3" w:rsidDel="005423F2">
              <w:rPr>
                <w:rFonts w:asciiTheme="minorHAnsi" w:eastAsiaTheme="minorEastAsia" w:hAnsiTheme="minorHAnsi" w:cstheme="minorBidi"/>
                <w:i w:val="0"/>
                <w:iCs w:val="0"/>
                <w:kern w:val="2"/>
                <w:sz w:val="22"/>
                <w:szCs w:val="22"/>
                <w:lang w:eastAsia="es-PE"/>
                <w14:ligatures w14:val="standardContextual"/>
              </w:rPr>
              <w:tab/>
            </w:r>
            <w:r w:rsidRPr="005423F2" w:rsidDel="005423F2">
              <w:rPr>
                <w:rPrChange w:id="85" w:author="Manuel Raul Livano Luna" w:date="2023-07-05T19:07:00Z">
                  <w:rPr>
                    <w:rStyle w:val="Hipervnculo"/>
                    <w:color w:val="auto"/>
                  </w:rPr>
                </w:rPrChange>
              </w:rPr>
              <w:delText xml:space="preserve">Sistemas de protección eléctrica </w:delText>
            </w:r>
            <w:r w:rsidR="004343FC" w:rsidRPr="005423F2" w:rsidDel="005423F2">
              <w:rPr>
                <w:rPrChange w:id="86" w:author="Manuel Raul Livano Luna" w:date="2023-07-05T19:07:00Z">
                  <w:rPr>
                    <w:rStyle w:val="Hipervnculo"/>
                    <w:color w:val="auto"/>
                  </w:rPr>
                </w:rPrChange>
              </w:rPr>
              <w:delText>(</w:delText>
            </w:r>
            <w:r w:rsidRPr="005423F2" w:rsidDel="005423F2">
              <w:rPr>
                <w:rPrChange w:id="87" w:author="Manuel Raul Livano Luna" w:date="2023-07-05T19:07:00Z">
                  <w:rPr>
                    <w:rStyle w:val="Hipervnculo"/>
                    <w:color w:val="auto"/>
                  </w:rPr>
                </w:rPrChange>
              </w:rPr>
              <w:delText>pararrayos</w:delText>
            </w:r>
            <w:r w:rsidR="004343FC" w:rsidRPr="005423F2" w:rsidDel="005423F2">
              <w:rPr>
                <w:rPrChange w:id="88" w:author="Manuel Raul Livano Luna" w:date="2023-07-05T19:07:00Z">
                  <w:rPr>
                    <w:rStyle w:val="Hipervnculo"/>
                    <w:color w:val="auto"/>
                  </w:rPr>
                </w:rPrChange>
              </w:rPr>
              <w:delText>)</w:delText>
            </w:r>
            <w:r w:rsidRPr="005423F2" w:rsidDel="005423F2">
              <w:rPr>
                <w:rPrChange w:id="89" w:author="Manuel Raul Livano Luna" w:date="2023-07-05T19:07:00Z">
                  <w:rPr>
                    <w:rStyle w:val="Hipervnculo"/>
                    <w:color w:val="auto"/>
                  </w:rPr>
                </w:rPrChange>
              </w:rPr>
              <w:delText xml:space="preserve"> implementados por el proyecto no estarían cumpliendo con la finalidad para las que fueron instaladas ya que se encontraron servidores dañados por tormentas eléctricas, lo que pondría en riesgo los equipos entregados recientemente</w:delText>
            </w:r>
            <w:r w:rsidR="004343FC" w:rsidRPr="005423F2" w:rsidDel="005423F2">
              <w:rPr>
                <w:rPrChange w:id="90" w:author="Manuel Raul Livano Luna" w:date="2023-07-05T19:07:00Z">
                  <w:rPr>
                    <w:rStyle w:val="Hipervnculo"/>
                    <w:color w:val="auto"/>
                  </w:rPr>
                </w:rPrChange>
              </w:rPr>
              <w:delText>.</w:delText>
            </w:r>
            <w:r w:rsidRPr="005423F2" w:rsidDel="005423F2">
              <w:rPr>
                <w:rPrChange w:id="91" w:author="Manuel Raul Livano Luna" w:date="2023-07-05T19:07:00Z">
                  <w:rPr>
                    <w:rStyle w:val="Hipervnculo"/>
                    <w:color w:val="auto"/>
                  </w:rPr>
                </w:rPrChange>
              </w:rPr>
              <w:delText xml:space="preserve"> </w:delText>
            </w:r>
          </w:del>
        </w:p>
        <w:p w14:paraId="5DAAAFF1" w14:textId="1015DA8D" w:rsidR="00024EBA" w:rsidRPr="005132B3" w:rsidDel="005423F2" w:rsidRDefault="00024EBA" w:rsidP="009E2581">
          <w:pPr>
            <w:pStyle w:val="TDC1"/>
            <w:rPr>
              <w:del w:id="92" w:author="Manuel Raul Livano Luna" w:date="2023-07-05T19:07:00Z"/>
              <w:rFonts w:eastAsiaTheme="minorEastAsia" w:cstheme="minorBidi"/>
              <w:noProof/>
              <w:kern w:val="2"/>
              <w:sz w:val="22"/>
              <w:szCs w:val="22"/>
              <w:lang w:eastAsia="es-PE"/>
              <w14:ligatures w14:val="standardContextual"/>
            </w:rPr>
          </w:pPr>
          <w:del w:id="93" w:author="Manuel Raul Livano Luna" w:date="2023-07-05T19:07:00Z">
            <w:r w:rsidRPr="005423F2" w:rsidDel="005423F2">
              <w:rPr>
                <w:rFonts w:ascii="Arial Narrow" w:hAnsi="Arial Narrow"/>
                <w:noProof/>
                <w:rPrChange w:id="94" w:author="Manuel Raul Livano Luna" w:date="2023-07-05T19:07:00Z">
                  <w:rPr>
                    <w:rStyle w:val="Hipervnculo"/>
                    <w:rFonts w:ascii="Arial Narrow" w:hAnsi="Arial Narrow"/>
                    <w:noProof/>
                    <w:color w:val="auto"/>
                  </w:rPr>
                </w:rPrChange>
              </w:rPr>
              <w:delText>VI.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95" w:author="Manuel Raul Livano Luna" w:date="2023-07-05T19:07:00Z">
                  <w:rPr>
                    <w:rStyle w:val="Hipervnculo"/>
                    <w:rFonts w:ascii="Arial Narrow" w:hAnsi="Arial Narrow"/>
                    <w:noProof/>
                    <w:color w:val="auto"/>
                  </w:rPr>
                </w:rPrChange>
              </w:rPr>
              <w:delText>DOCUMENTACIÓN VINCULADA AL HITO DE CONTROL</w:delText>
            </w:r>
            <w:r w:rsidRPr="005132B3" w:rsidDel="005423F2">
              <w:rPr>
                <w:noProof/>
                <w:webHidden/>
              </w:rPr>
              <w:tab/>
            </w:r>
            <w:r w:rsidR="005132B3" w:rsidRPr="005132B3" w:rsidDel="005423F2">
              <w:rPr>
                <w:noProof/>
                <w:webHidden/>
              </w:rPr>
              <w:delText>19</w:delText>
            </w:r>
          </w:del>
        </w:p>
        <w:p w14:paraId="782C9208" w14:textId="0036FA52" w:rsidR="00024EBA" w:rsidRPr="005132B3" w:rsidDel="005423F2" w:rsidRDefault="00024EBA" w:rsidP="009E2581">
          <w:pPr>
            <w:pStyle w:val="TDC1"/>
            <w:rPr>
              <w:del w:id="96" w:author="Manuel Raul Livano Luna" w:date="2023-07-05T19:07:00Z"/>
              <w:rFonts w:eastAsiaTheme="minorEastAsia" w:cstheme="minorBidi"/>
              <w:noProof/>
              <w:kern w:val="2"/>
              <w:sz w:val="22"/>
              <w:szCs w:val="22"/>
              <w:lang w:eastAsia="es-PE"/>
              <w14:ligatures w14:val="standardContextual"/>
            </w:rPr>
          </w:pPr>
          <w:del w:id="97" w:author="Manuel Raul Livano Luna" w:date="2023-07-05T19:07:00Z">
            <w:r w:rsidRPr="005423F2" w:rsidDel="005423F2">
              <w:rPr>
                <w:rFonts w:ascii="Arial Narrow" w:hAnsi="Arial Narrow"/>
                <w:noProof/>
                <w:rPrChange w:id="98" w:author="Manuel Raul Livano Luna" w:date="2023-07-05T19:07:00Z">
                  <w:rPr>
                    <w:rStyle w:val="Hipervnculo"/>
                    <w:rFonts w:ascii="Arial Narrow" w:hAnsi="Arial Narrow"/>
                    <w:noProof/>
                    <w:color w:val="auto"/>
                  </w:rPr>
                </w:rPrChange>
              </w:rPr>
              <w:delText>VII.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99" w:author="Manuel Raul Livano Luna" w:date="2023-07-05T19:07:00Z">
                  <w:rPr>
                    <w:rStyle w:val="Hipervnculo"/>
                    <w:rFonts w:ascii="Arial Narrow" w:hAnsi="Arial Narrow"/>
                    <w:noProof/>
                    <w:color w:val="auto"/>
                  </w:rPr>
                </w:rPrChange>
              </w:rPr>
              <w:delText>INFORMACIÓN DEL REPORTE DE AVANCE ANTE SITUACIONES ADVERSAS</w:delText>
            </w:r>
            <w:r w:rsidRPr="005132B3" w:rsidDel="005423F2">
              <w:rPr>
                <w:noProof/>
                <w:webHidden/>
              </w:rPr>
              <w:tab/>
            </w:r>
            <w:r w:rsidR="005132B3" w:rsidRPr="005132B3" w:rsidDel="005423F2">
              <w:rPr>
                <w:noProof/>
                <w:webHidden/>
              </w:rPr>
              <w:delText>19</w:delText>
            </w:r>
          </w:del>
        </w:p>
        <w:p w14:paraId="60EB22CF" w14:textId="04C39453" w:rsidR="00024EBA" w:rsidRPr="005132B3" w:rsidDel="005423F2" w:rsidRDefault="00024EBA" w:rsidP="009E2581">
          <w:pPr>
            <w:pStyle w:val="TDC1"/>
            <w:rPr>
              <w:del w:id="100" w:author="Manuel Raul Livano Luna" w:date="2023-07-05T19:07:00Z"/>
              <w:rFonts w:eastAsiaTheme="minorEastAsia" w:cstheme="minorBidi"/>
              <w:noProof/>
              <w:kern w:val="2"/>
              <w:sz w:val="22"/>
              <w:szCs w:val="22"/>
              <w:lang w:eastAsia="es-PE"/>
              <w14:ligatures w14:val="standardContextual"/>
            </w:rPr>
          </w:pPr>
          <w:del w:id="101" w:author="Manuel Raul Livano Luna" w:date="2023-07-05T19:07:00Z">
            <w:r w:rsidRPr="005423F2" w:rsidDel="005423F2">
              <w:rPr>
                <w:rFonts w:ascii="Arial Narrow" w:hAnsi="Arial Narrow"/>
                <w:noProof/>
                <w:rPrChange w:id="102" w:author="Manuel Raul Livano Luna" w:date="2023-07-05T19:07:00Z">
                  <w:rPr>
                    <w:rStyle w:val="Hipervnculo"/>
                    <w:rFonts w:ascii="Arial Narrow" w:hAnsi="Arial Narrow"/>
                    <w:noProof/>
                    <w:color w:val="auto"/>
                  </w:rPr>
                </w:rPrChange>
              </w:rPr>
              <w:delText>VIII.</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103" w:author="Manuel Raul Livano Luna" w:date="2023-07-05T19:07:00Z">
                  <w:rPr>
                    <w:rStyle w:val="Hipervnculo"/>
                    <w:rFonts w:ascii="Arial Narrow" w:hAnsi="Arial Narrow"/>
                    <w:noProof/>
                    <w:color w:val="auto"/>
                  </w:rPr>
                </w:rPrChange>
              </w:rPr>
              <w:delText>INFORMACIÓN DE LAS SITUACIONES ADVERSAS COMUNICADAS EN INFORMES DE HITO DE CONTROL ANTERIORES</w:delText>
            </w:r>
            <w:r w:rsidRPr="005132B3" w:rsidDel="005423F2">
              <w:rPr>
                <w:noProof/>
                <w:webHidden/>
              </w:rPr>
              <w:tab/>
            </w:r>
            <w:r w:rsidR="005132B3" w:rsidRPr="005132B3" w:rsidDel="005423F2">
              <w:rPr>
                <w:noProof/>
                <w:webHidden/>
              </w:rPr>
              <w:delText>19</w:delText>
            </w:r>
          </w:del>
        </w:p>
        <w:p w14:paraId="37A33A3D" w14:textId="153FD431" w:rsidR="00024EBA" w:rsidRPr="005132B3" w:rsidDel="005423F2" w:rsidRDefault="00024EBA" w:rsidP="009E2581">
          <w:pPr>
            <w:pStyle w:val="TDC1"/>
            <w:rPr>
              <w:del w:id="104" w:author="Manuel Raul Livano Luna" w:date="2023-07-05T19:07:00Z"/>
              <w:rFonts w:eastAsiaTheme="minorEastAsia" w:cstheme="minorBidi"/>
              <w:noProof/>
              <w:kern w:val="2"/>
              <w:sz w:val="22"/>
              <w:szCs w:val="22"/>
              <w:lang w:eastAsia="es-PE"/>
              <w14:ligatures w14:val="standardContextual"/>
            </w:rPr>
          </w:pPr>
          <w:del w:id="105" w:author="Manuel Raul Livano Luna" w:date="2023-07-05T19:07:00Z">
            <w:r w:rsidRPr="005423F2" w:rsidDel="005423F2">
              <w:rPr>
                <w:rFonts w:ascii="Arial Narrow" w:eastAsia="Calibri" w:hAnsi="Arial Narrow"/>
                <w:noProof/>
                <w:lang w:eastAsia="en-US"/>
                <w:rPrChange w:id="106" w:author="Manuel Raul Livano Luna" w:date="2023-07-05T19:07:00Z">
                  <w:rPr>
                    <w:rStyle w:val="Hipervnculo"/>
                    <w:rFonts w:ascii="Arial Narrow" w:eastAsia="Calibri" w:hAnsi="Arial Narrow"/>
                    <w:noProof/>
                    <w:color w:val="auto"/>
                    <w:lang w:eastAsia="en-US"/>
                  </w:rPr>
                </w:rPrChange>
              </w:rPr>
              <w:delText>IX.</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107" w:author="Manuel Raul Livano Luna" w:date="2023-07-05T19:07:00Z">
                  <w:rPr>
                    <w:rStyle w:val="Hipervnculo"/>
                    <w:rFonts w:ascii="Arial Narrow" w:hAnsi="Arial Narrow"/>
                    <w:noProof/>
                    <w:color w:val="auto"/>
                  </w:rPr>
                </w:rPrChange>
              </w:rPr>
              <w:delText>CONCLUSIÓN</w:delText>
            </w:r>
            <w:r w:rsidRPr="005132B3" w:rsidDel="005423F2">
              <w:rPr>
                <w:noProof/>
                <w:webHidden/>
              </w:rPr>
              <w:tab/>
            </w:r>
            <w:r w:rsidR="005132B3" w:rsidRPr="005132B3" w:rsidDel="005423F2">
              <w:rPr>
                <w:noProof/>
                <w:webHidden/>
              </w:rPr>
              <w:delText>19</w:delText>
            </w:r>
          </w:del>
        </w:p>
        <w:p w14:paraId="0BFE043D" w14:textId="6B7C99D5" w:rsidR="00024EBA" w:rsidRPr="005132B3" w:rsidDel="005423F2" w:rsidRDefault="00024EBA" w:rsidP="009E2581">
          <w:pPr>
            <w:pStyle w:val="TDC1"/>
            <w:rPr>
              <w:del w:id="108" w:author="Manuel Raul Livano Luna" w:date="2023-07-05T19:07:00Z"/>
              <w:rFonts w:eastAsiaTheme="minorEastAsia" w:cstheme="minorBidi"/>
              <w:noProof/>
              <w:kern w:val="2"/>
              <w:sz w:val="22"/>
              <w:szCs w:val="22"/>
              <w:lang w:eastAsia="es-PE"/>
              <w14:ligatures w14:val="standardContextual"/>
            </w:rPr>
          </w:pPr>
          <w:del w:id="109" w:author="Manuel Raul Livano Luna" w:date="2023-07-05T19:07:00Z">
            <w:r w:rsidRPr="005423F2" w:rsidDel="005423F2">
              <w:rPr>
                <w:rFonts w:ascii="Arial Narrow" w:hAnsi="Arial Narrow"/>
                <w:noProof/>
                <w:rPrChange w:id="110" w:author="Manuel Raul Livano Luna" w:date="2023-07-05T19:07:00Z">
                  <w:rPr>
                    <w:rStyle w:val="Hipervnculo"/>
                    <w:rFonts w:ascii="Arial Narrow" w:hAnsi="Arial Narrow"/>
                    <w:noProof/>
                    <w:color w:val="auto"/>
                  </w:rPr>
                </w:rPrChange>
              </w:rPr>
              <w:delText>X.</w:delText>
            </w:r>
            <w:r w:rsidRPr="005132B3" w:rsidDel="005423F2">
              <w:rPr>
                <w:rFonts w:eastAsiaTheme="minorEastAsia" w:cstheme="minorBidi"/>
                <w:noProof/>
                <w:kern w:val="2"/>
                <w:sz w:val="22"/>
                <w:szCs w:val="22"/>
                <w:lang w:eastAsia="es-PE"/>
                <w14:ligatures w14:val="standardContextual"/>
              </w:rPr>
              <w:tab/>
            </w:r>
            <w:r w:rsidRPr="005423F2" w:rsidDel="005423F2">
              <w:rPr>
                <w:rFonts w:ascii="Arial Narrow" w:hAnsi="Arial Narrow"/>
                <w:noProof/>
                <w:rPrChange w:id="111" w:author="Manuel Raul Livano Luna" w:date="2023-07-05T19:07:00Z">
                  <w:rPr>
                    <w:rStyle w:val="Hipervnculo"/>
                    <w:rFonts w:ascii="Arial Narrow" w:hAnsi="Arial Narrow"/>
                    <w:noProof/>
                    <w:color w:val="auto"/>
                  </w:rPr>
                </w:rPrChange>
              </w:rPr>
              <w:delText>RECOMENDACIONES</w:delText>
            </w:r>
            <w:r w:rsidRPr="005132B3" w:rsidDel="005423F2">
              <w:rPr>
                <w:noProof/>
                <w:webHidden/>
              </w:rPr>
              <w:tab/>
            </w:r>
            <w:r w:rsidR="005132B3" w:rsidRPr="005132B3" w:rsidDel="005423F2">
              <w:rPr>
                <w:noProof/>
                <w:webHidden/>
              </w:rPr>
              <w:delText>19</w:delText>
            </w:r>
          </w:del>
        </w:p>
        <w:p w14:paraId="47609C5D" w14:textId="52213938" w:rsidR="001A7AED" w:rsidRPr="005132B3" w:rsidRDefault="001A7AED" w:rsidP="00AE74BE">
          <w:r w:rsidRPr="005132B3">
            <w:rPr>
              <w:b/>
              <w:bCs/>
              <w:lang w:val="es-ES"/>
            </w:rPr>
            <w:fldChar w:fldCharType="end"/>
          </w:r>
        </w:p>
      </w:sdtContent>
    </w:sdt>
    <w:p w14:paraId="4AD4105E" w14:textId="4E234F55" w:rsidR="00621969" w:rsidDel="007114A4" w:rsidRDefault="00621969" w:rsidP="00AE74BE">
      <w:pPr>
        <w:tabs>
          <w:tab w:val="left" w:pos="1030"/>
        </w:tabs>
        <w:jc w:val="center"/>
        <w:rPr>
          <w:del w:id="112" w:author="Manuel Raul Livano Luna" w:date="2023-07-05T19:01:00Z"/>
          <w:rFonts w:ascii="Arial Narrow" w:hAnsi="Arial Narrow" w:cs="Arial"/>
          <w:b/>
          <w:sz w:val="28"/>
          <w:szCs w:val="28"/>
          <w:u w:val="single"/>
        </w:rPr>
      </w:pPr>
    </w:p>
    <w:p w14:paraId="636951A4" w14:textId="5E19A11D" w:rsidR="0047771E" w:rsidRPr="005132B3" w:rsidDel="007114A4" w:rsidRDefault="0047771E" w:rsidP="00AE74BE">
      <w:pPr>
        <w:tabs>
          <w:tab w:val="left" w:pos="1030"/>
        </w:tabs>
        <w:jc w:val="center"/>
        <w:rPr>
          <w:del w:id="113" w:author="Manuel Raul Livano Luna" w:date="2023-07-05T19:01:00Z"/>
          <w:rFonts w:ascii="Arial Narrow" w:hAnsi="Arial Narrow" w:cs="Arial"/>
          <w:b/>
          <w:sz w:val="28"/>
          <w:szCs w:val="28"/>
          <w:u w:val="single"/>
        </w:rPr>
      </w:pPr>
    </w:p>
    <w:p w14:paraId="33A3A023" w14:textId="3C671D7D" w:rsidR="00621969" w:rsidRPr="005132B3" w:rsidDel="007114A4" w:rsidRDefault="00621969" w:rsidP="00AE74BE">
      <w:pPr>
        <w:tabs>
          <w:tab w:val="left" w:pos="1030"/>
        </w:tabs>
        <w:jc w:val="center"/>
        <w:rPr>
          <w:del w:id="114" w:author="Manuel Raul Livano Luna" w:date="2023-07-05T19:01:00Z"/>
          <w:rFonts w:ascii="Arial Narrow" w:hAnsi="Arial Narrow" w:cs="Arial"/>
          <w:b/>
          <w:sz w:val="28"/>
          <w:szCs w:val="28"/>
          <w:u w:val="single"/>
        </w:rPr>
      </w:pPr>
    </w:p>
    <w:p w14:paraId="28652D4F" w14:textId="4484BF1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t xml:space="preserve">INFORME DE HITO DE CONTROL </w:t>
      </w:r>
      <w:proofErr w:type="spellStart"/>
      <w:r w:rsidRPr="005132B3">
        <w:rPr>
          <w:rFonts w:ascii="Arial Narrow" w:hAnsi="Arial Narrow" w:cs="Arial"/>
          <w:b/>
          <w:sz w:val="28"/>
          <w:szCs w:val="28"/>
          <w:u w:val="single"/>
        </w:rPr>
        <w:t>N°</w:t>
      </w:r>
      <w:proofErr w:type="spellEnd"/>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 xml:space="preserve">HITO DE CONTROL </w:t>
      </w:r>
      <w:proofErr w:type="spellStart"/>
      <w:r w:rsidRPr="005132B3">
        <w:rPr>
          <w:rFonts w:ascii="Arial Narrow" w:hAnsi="Arial Narrow" w:cs="Arial"/>
          <w:b/>
          <w:sz w:val="24"/>
          <w:szCs w:val="24"/>
        </w:rPr>
        <w:t>N</w:t>
      </w:r>
      <w:r w:rsidR="00EC0971" w:rsidRPr="005132B3">
        <w:rPr>
          <w:rFonts w:ascii="Arial Narrow" w:hAnsi="Arial Narrow" w:cs="Arial"/>
          <w:b/>
          <w:sz w:val="24"/>
          <w:szCs w:val="24"/>
        </w:rPr>
        <w:t>º</w:t>
      </w:r>
      <w:proofErr w:type="spellEnd"/>
      <w:r w:rsidR="00EC0971" w:rsidRPr="005132B3">
        <w:rPr>
          <w:rFonts w:ascii="Arial Narrow" w:hAnsi="Arial Narrow" w:cs="Arial"/>
          <w:b/>
          <w:sz w:val="24"/>
          <w:szCs w:val="24"/>
        </w:rPr>
        <w:t xml:space="preserve">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15" w:name="_Hlk138771002"/>
      <w:bookmarkStart w:id="116"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15"/>
      <w:r w:rsidR="007D6CC1" w:rsidRPr="005132B3">
        <w:rPr>
          <w:rFonts w:ascii="Arial Narrow" w:hAnsi="Arial Narrow" w:cs="Arial"/>
          <w:b/>
          <w:sz w:val="24"/>
          <w:szCs w:val="24"/>
        </w:rPr>
        <w:t>”</w:t>
      </w:r>
      <w:bookmarkEnd w:id="116"/>
    </w:p>
    <w:p w14:paraId="5F2B62E3" w14:textId="3EFE5AA7" w:rsidR="00D6793F" w:rsidRPr="005132B3" w:rsidRDefault="00D6793F" w:rsidP="00AE74BE">
      <w:pPr>
        <w:pStyle w:val="Ttulo1"/>
        <w:numPr>
          <w:ilvl w:val="0"/>
          <w:numId w:val="3"/>
        </w:numPr>
        <w:rPr>
          <w:b w:val="0"/>
          <w:bCs w:val="0"/>
          <w:color w:val="auto"/>
        </w:rPr>
      </w:pPr>
      <w:bookmarkStart w:id="117" w:name="_Toc132126834"/>
      <w:bookmarkStart w:id="118" w:name="_Toc139476473"/>
      <w:r w:rsidRPr="005132B3">
        <w:rPr>
          <w:rStyle w:val="Textoennegrita"/>
          <w:rFonts w:ascii="Arial Narrow" w:hAnsi="Arial Narrow"/>
          <w:b/>
          <w:bCs/>
          <w:color w:val="auto"/>
          <w:sz w:val="22"/>
          <w:szCs w:val="22"/>
        </w:rPr>
        <w:t>ORIGEN</w:t>
      </w:r>
      <w:bookmarkEnd w:id="117"/>
      <w:bookmarkEnd w:id="118"/>
    </w:p>
    <w:p w14:paraId="1E7D77B5" w14:textId="3DF1D8E2" w:rsidR="00D6793F" w:rsidRPr="005132B3" w:rsidRDefault="00D6793F" w:rsidP="00AE74BE">
      <w:pPr>
        <w:ind w:left="426"/>
        <w:jc w:val="both"/>
        <w:rPr>
          <w:rFonts w:ascii="Arial Narrow" w:hAnsi="Arial Narrow" w:cs="Arial"/>
          <w:sz w:val="22"/>
          <w:szCs w:val="22"/>
        </w:rPr>
      </w:pPr>
    </w:p>
    <w:p w14:paraId="5AEB9FDE" w14:textId="64346128"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proofErr w:type="spellStart"/>
      <w:r w:rsidR="00AB3387" w:rsidRPr="005132B3">
        <w:rPr>
          <w:rFonts w:ascii="Arial Narrow" w:hAnsi="Arial Narrow" w:cs="Arial"/>
          <w:sz w:val="22"/>
          <w:szCs w:val="22"/>
        </w:rPr>
        <w:t>n.</w:t>
      </w:r>
      <w:r w:rsidRPr="005132B3">
        <w:rPr>
          <w:rFonts w:ascii="Arial Narrow" w:hAnsi="Arial Narrow" w:cs="Arial"/>
          <w:sz w:val="22"/>
          <w:szCs w:val="22"/>
        </w:rPr>
        <w:t>°</w:t>
      </w:r>
      <w:proofErr w:type="spellEnd"/>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 xml:space="preserve">CG con la orden de servicio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00F93396" w:rsidRPr="00D4598E">
        <w:rPr>
          <w:rFonts w:ascii="Arial Narrow" w:hAnsi="Arial Narrow" w:cs="Arial"/>
          <w:sz w:val="22"/>
          <w:szCs w:val="22"/>
          <w:highlight w:val="yellow"/>
        </w:rPr>
        <w:t>5333-</w:t>
      </w:r>
      <w:r w:rsidR="00CA6F0A" w:rsidRPr="00D4598E">
        <w:rPr>
          <w:rFonts w:ascii="Arial Narrow" w:hAnsi="Arial Narrow" w:cs="Arial"/>
          <w:sz w:val="22"/>
          <w:szCs w:val="22"/>
          <w:highlight w:val="yellow"/>
        </w:rPr>
        <w:t>202</w:t>
      </w:r>
      <w:r w:rsidR="00026127" w:rsidRPr="00D4598E">
        <w:rPr>
          <w:rFonts w:ascii="Arial Narrow" w:hAnsi="Arial Narrow" w:cs="Arial"/>
          <w:sz w:val="22"/>
          <w:szCs w:val="22"/>
          <w:highlight w:val="yellow"/>
        </w:rPr>
        <w:t>3</w:t>
      </w:r>
      <w:r w:rsidR="00CA6F0A" w:rsidRPr="00D4598E">
        <w:rPr>
          <w:rFonts w:ascii="Arial Narrow" w:hAnsi="Arial Narrow" w:cs="Arial"/>
          <w:sz w:val="22"/>
          <w:szCs w:val="22"/>
          <w:highlight w:val="yellow"/>
        </w:rPr>
        <w:t>-</w:t>
      </w:r>
      <w:r w:rsidR="00665DE5" w:rsidRPr="00D4598E">
        <w:rPr>
          <w:rFonts w:ascii="Arial Narrow" w:hAnsi="Arial Narrow" w:cs="Arial"/>
          <w:sz w:val="22"/>
          <w:szCs w:val="22"/>
          <w:highlight w:val="yellow"/>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 xml:space="preserve">lo previsto en la Directiva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 xml:space="preserve">e Resolución de Contraloría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119" w:name="_Toc132126835"/>
      <w:bookmarkStart w:id="120" w:name="_Toc139476474"/>
      <w:r w:rsidRPr="005132B3">
        <w:rPr>
          <w:rStyle w:val="Textoennegrita"/>
          <w:rFonts w:ascii="Arial Narrow" w:hAnsi="Arial Narrow"/>
          <w:b/>
          <w:bCs/>
          <w:color w:val="auto"/>
          <w:sz w:val="22"/>
          <w:szCs w:val="22"/>
        </w:rPr>
        <w:t>OBJETIVOS</w:t>
      </w:r>
      <w:bookmarkEnd w:id="119"/>
      <w:bookmarkEnd w:id="120"/>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121"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122" w:name="_Toc132126836"/>
      <w:bookmarkStart w:id="123" w:name="_Toc139476475"/>
      <w:bookmarkEnd w:id="121"/>
      <w:r w:rsidRPr="005132B3">
        <w:rPr>
          <w:rStyle w:val="Textoennegrita"/>
          <w:rFonts w:ascii="Arial Narrow" w:hAnsi="Arial Narrow"/>
          <w:b/>
          <w:bCs/>
          <w:color w:val="auto"/>
          <w:sz w:val="22"/>
          <w:szCs w:val="22"/>
        </w:rPr>
        <w:t>ALCANCE</w:t>
      </w:r>
      <w:bookmarkEnd w:id="122"/>
      <w:bookmarkEnd w:id="123"/>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24" w:name="_Toc132102570"/>
      <w:bookmarkStart w:id="125" w:name="_Toc132126837"/>
      <w:bookmarkStart w:id="126" w:name="_Toc139476476"/>
      <w:r w:rsidRPr="005132B3">
        <w:rPr>
          <w:rStyle w:val="Textoennegrita"/>
          <w:rFonts w:ascii="Arial Narrow" w:hAnsi="Arial Narrow"/>
          <w:b/>
          <w:bCs/>
          <w:color w:val="auto"/>
          <w:sz w:val="22"/>
          <w:szCs w:val="22"/>
        </w:rPr>
        <w:lastRenderedPageBreak/>
        <w:t>INFORMACIÓN RESPECTO DEL HITO DE CONTROL</w:t>
      </w:r>
      <w:bookmarkEnd w:id="124"/>
      <w:bookmarkEnd w:id="125"/>
      <w:bookmarkEnd w:id="126"/>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 xml:space="preserve">Mediante Oficio </w:t>
      </w:r>
      <w:proofErr w:type="spellStart"/>
      <w:r w:rsidRPr="005132B3">
        <w:rPr>
          <w:rFonts w:ascii="Arial Narrow" w:hAnsi="Arial Narrow"/>
        </w:rPr>
        <w:t>n.°</w:t>
      </w:r>
      <w:proofErr w:type="spellEnd"/>
      <w:r w:rsidRPr="005132B3">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5132B3">
        <w:rPr>
          <w:rFonts w:ascii="Arial Narrow" w:hAnsi="Arial Narrow"/>
        </w:rPr>
        <w:t>N°</w:t>
      </w:r>
      <w:proofErr w:type="spellEnd"/>
      <w:r w:rsidRPr="005132B3">
        <w:rPr>
          <w:rFonts w:ascii="Arial Narrow" w:hAnsi="Arial Narrow"/>
        </w:rPr>
        <w:t xml:space="preserve">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proofErr w:type="spellStart"/>
      <w:r w:rsidR="00645C3E" w:rsidRPr="005132B3">
        <w:rPr>
          <w:rFonts w:ascii="Arial Narrow" w:hAnsi="Arial Narrow"/>
        </w:rPr>
        <w:t>n.°</w:t>
      </w:r>
      <w:proofErr w:type="spellEnd"/>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proofErr w:type="spellStart"/>
      <w:r w:rsidRPr="00443DCD">
        <w:rPr>
          <w:rFonts w:ascii="Arial Narrow" w:hAnsi="Arial Narrow"/>
        </w:rPr>
        <w:t>Totorabamba</w:t>
      </w:r>
      <w:proofErr w:type="spellEnd"/>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proofErr w:type="spellStart"/>
      <w:r w:rsidRPr="00443DCD">
        <w:rPr>
          <w:rFonts w:ascii="Arial Narrow" w:hAnsi="Arial Narrow"/>
        </w:rPr>
        <w:t>Callebamba</w:t>
      </w:r>
      <w:proofErr w:type="spellEnd"/>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Pr>
          <w:rFonts w:ascii="Arial Narrow" w:hAnsi="Arial Narrow"/>
        </w:rPr>
        <w:t>Uripa</w:t>
      </w:r>
      <w:proofErr w:type="spellEnd"/>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27" w:name="_Toc132102571"/>
      <w:bookmarkStart w:id="128" w:name="_Toc132126838"/>
      <w:bookmarkStart w:id="129"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27"/>
      <w:bookmarkEnd w:id="128"/>
      <w:bookmarkEnd w:id="129"/>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FB0E5C" w14:textId="10A767EF" w:rsidR="00846256" w:rsidDel="007114A4" w:rsidRDefault="00846256" w:rsidP="007114A4">
      <w:pPr>
        <w:ind w:left="709"/>
        <w:jc w:val="both"/>
        <w:rPr>
          <w:del w:id="130" w:author="Manuel Raul Livano Luna" w:date="2023-07-05T18:58:00Z"/>
          <w:rFonts w:ascii="Arial Narrow" w:hAnsi="Arial Narrow" w:cs="Arial"/>
          <w:b/>
          <w:bCs/>
        </w:rPr>
      </w:pPr>
      <w:r w:rsidRPr="005132B3">
        <w:rPr>
          <w:rFonts w:ascii="Arial Narrow" w:eastAsia="Calibri" w:hAnsi="Arial Narrow" w:cs="Arial"/>
          <w:sz w:val="22"/>
          <w:szCs w:val="22"/>
          <w:lang w:eastAsia="en-US"/>
        </w:rPr>
        <w:t xml:space="preserve">De la revisión y análisis efectuado a la documentación vinculada al Hito de Control </w:t>
      </w:r>
      <w:proofErr w:type="spellStart"/>
      <w:r w:rsidRPr="005132B3">
        <w:rPr>
          <w:rFonts w:ascii="Arial Narrow" w:eastAsia="Calibri" w:hAnsi="Arial Narrow" w:cs="Arial"/>
          <w:sz w:val="22"/>
          <w:szCs w:val="22"/>
          <w:lang w:eastAsia="en-US"/>
        </w:rPr>
        <w:t>n.°</w:t>
      </w:r>
      <w:proofErr w:type="spellEnd"/>
      <w:r w:rsidRPr="005132B3">
        <w:rPr>
          <w:rFonts w:ascii="Arial Narrow" w:eastAsia="Calibri" w:hAnsi="Arial Narrow" w:cs="Arial"/>
          <w:sz w:val="22"/>
          <w:szCs w:val="22"/>
          <w:lang w:eastAsia="en-US"/>
        </w:rPr>
        <w:t xml:space="preserve">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30EF66D2" w14:textId="77777777" w:rsidR="007114A4" w:rsidRPr="005132B3" w:rsidRDefault="007114A4" w:rsidP="00AE74BE">
      <w:pPr>
        <w:ind w:left="709"/>
        <w:jc w:val="both"/>
        <w:rPr>
          <w:ins w:id="131" w:author="Manuel Raul Livano Luna" w:date="2023-07-05T18:58:00Z"/>
          <w:rFonts w:ascii="Arial Narrow" w:eastAsia="Calibri" w:hAnsi="Arial Narrow" w:cs="Arial"/>
          <w:sz w:val="22"/>
          <w:szCs w:val="22"/>
          <w:lang w:eastAsia="en-US"/>
        </w:rPr>
      </w:pPr>
    </w:p>
    <w:p w14:paraId="7C9E7B17" w14:textId="47BC1DED" w:rsidR="009F1F32" w:rsidRPr="005132B3" w:rsidRDefault="009F1F32" w:rsidP="007114A4">
      <w:pPr>
        <w:ind w:left="709"/>
        <w:jc w:val="both"/>
        <w:rPr>
          <w:rFonts w:ascii="Arial Narrow" w:hAnsi="Arial Narrow" w:cs="Arial"/>
          <w:b/>
          <w:bCs/>
        </w:rPr>
        <w:pPrChange w:id="132" w:author="Manuel Raul Livano Luna" w:date="2023-07-05T18:58:00Z">
          <w:pPr>
            <w:jc w:val="both"/>
            <w:outlineLvl w:val="1"/>
          </w:pPr>
        </w:pPrChange>
      </w:pPr>
    </w:p>
    <w:p w14:paraId="2025F28C" w14:textId="2EBD7150" w:rsidR="005423F2" w:rsidRPr="005423F2" w:rsidRDefault="00D52CAB" w:rsidP="005423F2">
      <w:pPr>
        <w:pStyle w:val="Prrafodelista"/>
        <w:numPr>
          <w:ilvl w:val="0"/>
          <w:numId w:val="25"/>
        </w:numPr>
        <w:spacing w:line="240" w:lineRule="auto"/>
        <w:jc w:val="both"/>
        <w:outlineLvl w:val="1"/>
        <w:rPr>
          <w:rFonts w:ascii="Arial Narrow" w:hAnsi="Arial Narrow" w:cs="Arial"/>
          <w:b/>
          <w:bCs/>
          <w:rPrChange w:id="133" w:author="Manuel Raul Livano Luna" w:date="2023-07-05T19:05:00Z">
            <w:rPr/>
          </w:rPrChange>
        </w:rPr>
        <w:pPrChange w:id="134" w:author="Manuel Raul Livano Luna" w:date="2023-07-05T19:05:00Z">
          <w:pPr>
            <w:pStyle w:val="Prrafodelista"/>
            <w:numPr>
              <w:numId w:val="8"/>
            </w:numPr>
            <w:spacing w:line="240" w:lineRule="auto"/>
            <w:ind w:left="709" w:hanging="360"/>
            <w:jc w:val="both"/>
            <w:outlineLvl w:val="1"/>
          </w:pPr>
        </w:pPrChange>
      </w:pPr>
      <w:bookmarkStart w:id="135" w:name="_Toc139476478"/>
      <w:r w:rsidRPr="005132B3">
        <w:rPr>
          <w:rFonts w:ascii="Arial Narrow" w:hAnsi="Arial Narrow" w:cs="Arial"/>
          <w:b/>
          <w:bCs/>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bookmarkEnd w:id="135"/>
    </w:p>
    <w:p w14:paraId="66E526E0" w14:textId="5D92E1C9"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r>
      <w:proofErr w:type="spellStart"/>
      <w:r w:rsidR="00047E7F" w:rsidRPr="005132B3">
        <w:rPr>
          <w:rFonts w:ascii="Arial Narrow" w:hAnsi="Arial Narrow" w:cs="Arial"/>
          <w:bCs/>
          <w:sz w:val="22"/>
          <w:szCs w:val="22"/>
        </w:rPr>
        <w:t>n.</w:t>
      </w:r>
      <w:r w:rsidR="009F1F32" w:rsidRPr="005132B3">
        <w:rPr>
          <w:rFonts w:ascii="Arial Narrow" w:hAnsi="Arial Narrow" w:cs="Arial"/>
          <w:bCs/>
          <w:sz w:val="22"/>
          <w:szCs w:val="22"/>
        </w:rPr>
        <w:t>°</w:t>
      </w:r>
      <w:proofErr w:type="spellEnd"/>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proofErr w:type="gramStart"/>
      <w:r w:rsidR="0080058F" w:rsidRPr="005132B3">
        <w:rPr>
          <w:rFonts w:ascii="Arial Narrow" w:hAnsi="Arial Narrow" w:cs="Arial"/>
          <w:bCs/>
          <w:sz w:val="22"/>
          <w:szCs w:val="22"/>
        </w:rPr>
        <w:t xml:space="preserve">planteado  </w:t>
      </w:r>
      <w:r w:rsidR="00024C2E" w:rsidRPr="005132B3">
        <w:rPr>
          <w:rFonts w:ascii="Arial Narrow" w:hAnsi="Arial Narrow" w:cs="Arial"/>
          <w:bCs/>
          <w:sz w:val="22"/>
          <w:szCs w:val="22"/>
        </w:rPr>
        <w:t>cronograma</w:t>
      </w:r>
      <w:proofErr w:type="gramEnd"/>
      <w:r w:rsidR="00024C2E" w:rsidRPr="005132B3">
        <w:rPr>
          <w:rFonts w:ascii="Arial Narrow" w:hAnsi="Arial Narrow" w:cs="Arial"/>
          <w:bCs/>
          <w:sz w:val="22"/>
          <w:szCs w:val="22"/>
        </w:rPr>
        <w:t xml:space="preserve">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428"/>
        <w:gridCol w:w="2268"/>
      </w:tblGrid>
      <w:tr w:rsidR="005132B3" w:rsidRPr="00877FAD" w14:paraId="3B6B4F80" w14:textId="77777777" w:rsidTr="00877FAD">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proofErr w:type="spellStart"/>
            <w:r w:rsidRPr="00877FAD">
              <w:rPr>
                <w:rFonts w:ascii="Arial Narrow" w:hAnsi="Arial Narrow" w:cs="Calibri"/>
                <w:b/>
                <w:bCs/>
                <w:szCs w:val="22"/>
                <w:lang w:eastAsia="es-PE"/>
              </w:rPr>
              <w:t>N°</w:t>
            </w:r>
            <w:proofErr w:type="spellEnd"/>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428"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77FAD">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Totorabamba</w:t>
            </w:r>
            <w:proofErr w:type="spellEnd"/>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428"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77FAD">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Chalhuani</w:t>
            </w:r>
            <w:proofErr w:type="spellEnd"/>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428"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77FAD">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428"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77FAD">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428"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77FAD">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428"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77FAD">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428"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77FAD">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428"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77FAD">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428"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77FAD">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Culluni</w:t>
            </w:r>
            <w:proofErr w:type="spellEnd"/>
            <w:r w:rsidRPr="00877FAD">
              <w:rPr>
                <w:rFonts w:ascii="Arial Narrow" w:hAnsi="Arial Narrow" w:cs="Calibri"/>
                <w:szCs w:val="22"/>
                <w:lang w:eastAsia="es-PE"/>
              </w:rPr>
              <w:t xml:space="preserve">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428"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77FAD">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428"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77FAD">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428"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77FAD">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Tancayllo</w:t>
            </w:r>
            <w:proofErr w:type="spellEnd"/>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428" w:type="dxa"/>
            <w:shd w:val="clear" w:color="auto" w:fill="auto"/>
            <w:noWrap/>
            <w:vAlign w:val="center"/>
            <w:hideMark/>
          </w:tcPr>
          <w:p w14:paraId="6735886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78DE8FB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DD1D7D" w:rsidRPr="00BE545A">
        <w:rPr>
          <w:rFonts w:ascii="Arial Narrow" w:hAnsi="Arial Narrow" w:cs="Arial"/>
          <w:bCs/>
          <w:sz w:val="22"/>
          <w:szCs w:val="22"/>
        </w:rPr>
        <w:t xml:space="preserve"> deteriorados</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w:t>
      </w:r>
      <w:proofErr w:type="spellStart"/>
      <w:r w:rsidRPr="00877FAD">
        <w:rPr>
          <w:rFonts w:ascii="Arial Narrow" w:hAnsi="Arial Narrow" w:cs="Arial"/>
          <w:b/>
          <w:bCs/>
          <w:szCs w:val="22"/>
        </w:rPr>
        <w:t>n.°</w:t>
      </w:r>
      <w:proofErr w:type="spellEnd"/>
      <w:r w:rsidRPr="00877FAD">
        <w:rPr>
          <w:rFonts w:ascii="Arial Narrow" w:hAnsi="Arial Narrow" w:cs="Arial"/>
          <w:b/>
          <w:bCs/>
          <w:szCs w:val="22"/>
        </w:rPr>
        <w:t xml:space="preserve">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36"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Totorabamba</w:t>
            </w:r>
            <w:proofErr w:type="spellEnd"/>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37" w:author="GRAPURIMAC" w:date="2023-07-05T17:08: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38"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Centro poblado de </w:t>
            </w:r>
            <w:proofErr w:type="spellStart"/>
            <w:r w:rsidRPr="005132B3">
              <w:rPr>
                <w:rFonts w:ascii="Arial Narrow" w:hAnsi="Arial Narrow" w:cs="Arial"/>
                <w:bCs/>
                <w:sz w:val="18"/>
                <w:szCs w:val="18"/>
              </w:rPr>
              <w:t>Chalhuani</w:t>
            </w:r>
            <w:proofErr w:type="spellEnd"/>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39" w:author="GRAPURIMAC" w:date="2023-07-05T17:08: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40"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3DE0BD80" w14:textId="4301AC85"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proofErr w:type="gramStart"/>
            <w:r>
              <w:rPr>
                <w:rFonts w:ascii="Arial Narrow" w:hAnsi="Arial Narrow" w:cs="Arial"/>
                <w:bCs/>
                <w:sz w:val="18"/>
                <w:szCs w:val="18"/>
              </w:rPr>
              <w:t>Servidores deteriorado</w:t>
            </w:r>
            <w:proofErr w:type="gramEnd"/>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1FFCC5D7" w14:textId="3A526E06"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Callebamba</w:t>
            </w:r>
            <w:proofErr w:type="spellEnd"/>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41" w:author="GRAPURIMAC" w:date="2023-07-05T17:09: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42"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43" w:author="GRAPURIMAC" w:date="2023-07-05T17:09:00Z">
              <w:r w:rsidR="00C7130C">
                <w:rPr>
                  <w:rFonts w:ascii="Arial Narrow" w:hAnsi="Arial Narrow" w:cs="Arial"/>
                  <w:bCs/>
                  <w:sz w:val="18"/>
                  <w:szCs w:val="18"/>
                </w:rPr>
                <w:t>,</w:t>
              </w:r>
            </w:ins>
            <w:r w:rsidRPr="005132B3">
              <w:rPr>
                <w:rFonts w:ascii="Arial Narrow" w:hAnsi="Arial Narrow" w:cs="Arial"/>
                <w:bCs/>
                <w:sz w:val="18"/>
                <w:szCs w:val="18"/>
              </w:rPr>
              <w:t xml:space="preserve"> debido a que la </w:t>
            </w:r>
            <w:proofErr w:type="gramStart"/>
            <w:r w:rsidRPr="005132B3">
              <w:rPr>
                <w:rFonts w:ascii="Arial Narrow" w:hAnsi="Arial Narrow" w:cs="Arial"/>
                <w:bCs/>
                <w:sz w:val="18"/>
                <w:szCs w:val="18"/>
              </w:rPr>
              <w:t xml:space="preserve">plataforma </w:t>
            </w:r>
            <w:ins w:id="144" w:author="GRAPURIMAC" w:date="2023-07-05T17:09:00Z">
              <w:r w:rsidR="00C7130C">
                <w:rPr>
                  <w:rFonts w:ascii="Arial Narrow" w:hAnsi="Arial Narrow" w:cs="Arial"/>
                  <w:bCs/>
                  <w:sz w:val="18"/>
                  <w:szCs w:val="18"/>
                </w:rPr>
                <w:t xml:space="preserve"> web</w:t>
              </w:r>
              <w:proofErr w:type="gramEnd"/>
              <w:r w:rsidR="00C7130C">
                <w:rPr>
                  <w:rFonts w:ascii="Arial Narrow" w:hAnsi="Arial Narrow" w:cs="Arial"/>
                  <w:bCs/>
                  <w:sz w:val="18"/>
                  <w:szCs w:val="18"/>
                </w:rPr>
                <w:t xml:space="preserve"> </w:t>
              </w:r>
            </w:ins>
            <w:r w:rsidRPr="005132B3">
              <w:rPr>
                <w:rFonts w:ascii="Arial Narrow" w:hAnsi="Arial Narrow" w:cs="Arial"/>
                <w:bCs/>
                <w:sz w:val="18"/>
                <w:szCs w:val="18"/>
              </w:rPr>
              <w:t>no está implementada y actualizada.</w:t>
            </w:r>
          </w:p>
        </w:tc>
      </w:tr>
      <w:bookmarkEnd w:id="136"/>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materializada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07-2023-CG-OCI-GORE/APURIMAC de 12 de junio de 2023 y de la visita a la Institución Educativa San Pedro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según consta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ins w:id="145" w:author="GRAPURIMAC" w:date="2023-07-05T17:11:00Z">
        <w:r w:rsidR="00C7130C">
          <w:rPr>
            <w:rFonts w:ascii="Arial Narrow" w:hAnsi="Arial Narrow" w:cs="Arial"/>
            <w:bCs/>
            <w:sz w:val="22"/>
            <w:szCs w:val="22"/>
          </w:rPr>
          <w:t xml:space="preserve"> por fallas del sistema de protecci</w:t>
        </w:r>
      </w:ins>
      <w:ins w:id="146" w:author="GRAPURIMAC" w:date="2023-07-05T17:12:00Z">
        <w:r w:rsidR="00C7130C">
          <w:rPr>
            <w:rFonts w:ascii="Arial Narrow" w:hAnsi="Arial Narrow" w:cs="Arial"/>
            <w:bCs/>
            <w:sz w:val="22"/>
            <w:szCs w:val="22"/>
          </w:rPr>
          <w:t>ón eléctrico</w:t>
        </w:r>
      </w:ins>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041235EE" w14:textId="74918C39" w:rsidR="00877FAD" w:rsidRDefault="00877FAD" w:rsidP="00877FAD">
      <w:pPr>
        <w:tabs>
          <w:tab w:val="left" w:pos="142"/>
          <w:tab w:val="left" w:pos="1276"/>
        </w:tabs>
        <w:autoSpaceDE w:val="0"/>
        <w:autoSpaceDN w:val="0"/>
        <w:adjustRightInd w:val="0"/>
        <w:ind w:left="709"/>
        <w:jc w:val="both"/>
        <w:rPr>
          <w:rFonts w:ascii="Arial Narrow" w:hAnsi="Arial Narrow" w:cs="Arial"/>
          <w:bCs/>
          <w:sz w:val="22"/>
          <w:szCs w:val="22"/>
        </w:rPr>
      </w:pPr>
    </w:p>
    <w:p w14:paraId="203FE606" w14:textId="77777777" w:rsidR="0047771E" w:rsidRDefault="0047771E" w:rsidP="00877FAD">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430EAFFD">
            <wp:extent cx="3786554" cy="2840027"/>
            <wp:effectExtent l="19050" t="19050" r="23495" b="1778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112" cy="2848696"/>
                    </a:xfrm>
                    <a:prstGeom prst="rect">
                      <a:avLst/>
                    </a:prstGeom>
                    <a:noFill/>
                    <a:ln w="19050">
                      <a:solidFill>
                        <a:schemeClr val="tx1"/>
                      </a:solidFill>
                    </a:ln>
                  </pic:spPr>
                </pic:pic>
              </a:graphicData>
            </a:graphic>
          </wp:inline>
        </w:drawing>
      </w:r>
    </w:p>
    <w:p w14:paraId="7346F782" w14:textId="7859C852" w:rsidR="00857A87"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2</w:t>
      </w:r>
    </w:p>
    <w:p w14:paraId="67BE60D0" w14:textId="25004F54"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ins w:id="147" w:author="GRAPURIMAC" w:date="2023-07-05T17:12:00Z">
        <w:r w:rsidR="00C7130C">
          <w:rPr>
            <w:rFonts w:ascii="Arial Narrow" w:hAnsi="Arial Narrow" w:cs="Arial"/>
            <w:b/>
            <w:bCs/>
            <w:szCs w:val="22"/>
          </w:rPr>
          <w:t>deteriorado</w:t>
        </w:r>
      </w:ins>
      <w:del w:id="148" w:author="GRAPURIMAC" w:date="2023-07-05T17:12:00Z">
        <w:r w:rsidDel="00C7130C">
          <w:rPr>
            <w:rFonts w:ascii="Arial Narrow" w:hAnsi="Arial Narrow" w:cs="Arial"/>
            <w:b/>
            <w:bCs/>
            <w:szCs w:val="22"/>
          </w:rPr>
          <w:delText>inoperativo</w:delText>
        </w:r>
      </w:del>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2EF59FDF">
            <wp:extent cx="3897630" cy="2349783"/>
            <wp:effectExtent l="19050" t="19050" r="26670"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4966" cy="2378320"/>
                    </a:xfrm>
                    <a:prstGeom prst="rect">
                      <a:avLst/>
                    </a:prstGeom>
                    <a:noFill/>
                    <a:ln w="19050">
                      <a:solidFill>
                        <a:schemeClr val="tx1"/>
                      </a:solidFill>
                    </a:ln>
                  </pic:spPr>
                </pic:pic>
              </a:graphicData>
            </a:graphic>
          </wp:inline>
        </w:drawing>
      </w:r>
    </w:p>
    <w:p w14:paraId="3A11B4CA"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ins w:id="149" w:author="Manuel Raul Livano Luna" w:date="2023-07-05T19:08:00Z"/>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ins w:id="150" w:author="Manuel Raul Livano Luna" w:date="2023-07-05T19:08:00Z"/>
          <w:rFonts w:ascii="Arial Narrow" w:hAnsi="Arial Narrow" w:cs="Arial"/>
          <w:b/>
          <w:bCs/>
          <w:szCs w:val="22"/>
        </w:rPr>
      </w:pPr>
    </w:p>
    <w:p w14:paraId="2009F1C6"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6780B0F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F12DFF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26921F" w14:textId="77777777" w:rsidR="005F119B" w:rsidDel="00C7130C" w:rsidRDefault="005F119B" w:rsidP="005F119B">
      <w:pPr>
        <w:tabs>
          <w:tab w:val="left" w:pos="142"/>
          <w:tab w:val="left" w:pos="1276"/>
        </w:tabs>
        <w:autoSpaceDE w:val="0"/>
        <w:autoSpaceDN w:val="0"/>
        <w:adjustRightInd w:val="0"/>
        <w:ind w:left="709"/>
        <w:jc w:val="center"/>
        <w:rPr>
          <w:del w:id="151" w:author="GRAPURIMAC" w:date="2023-07-05T17:12:00Z"/>
          <w:rFonts w:ascii="Arial Narrow" w:hAnsi="Arial Narrow" w:cs="Arial"/>
          <w:b/>
          <w:bCs/>
          <w:szCs w:val="22"/>
        </w:rPr>
      </w:pPr>
    </w:p>
    <w:p w14:paraId="3CC07A1E" w14:textId="77777777" w:rsidR="005F119B" w:rsidDel="00C7130C" w:rsidRDefault="005F119B" w:rsidP="005F119B">
      <w:pPr>
        <w:tabs>
          <w:tab w:val="left" w:pos="142"/>
          <w:tab w:val="left" w:pos="1276"/>
        </w:tabs>
        <w:autoSpaceDE w:val="0"/>
        <w:autoSpaceDN w:val="0"/>
        <w:adjustRightInd w:val="0"/>
        <w:ind w:left="709"/>
        <w:jc w:val="center"/>
        <w:rPr>
          <w:del w:id="152" w:author="GRAPURIMAC" w:date="2023-07-05T17:12:00Z"/>
          <w:rFonts w:ascii="Arial Narrow" w:hAnsi="Arial Narrow" w:cs="Arial"/>
          <w:b/>
          <w:bCs/>
          <w:szCs w:val="22"/>
        </w:rPr>
      </w:pPr>
    </w:p>
    <w:p w14:paraId="3F1995FC" w14:textId="77777777" w:rsidR="005F119B" w:rsidDel="00C7130C" w:rsidRDefault="005F119B" w:rsidP="005F119B">
      <w:pPr>
        <w:tabs>
          <w:tab w:val="left" w:pos="142"/>
          <w:tab w:val="left" w:pos="1276"/>
        </w:tabs>
        <w:autoSpaceDE w:val="0"/>
        <w:autoSpaceDN w:val="0"/>
        <w:adjustRightInd w:val="0"/>
        <w:ind w:left="709"/>
        <w:jc w:val="center"/>
        <w:rPr>
          <w:del w:id="153" w:author="GRAPURIMAC" w:date="2023-07-05T17:12:00Z"/>
          <w:rFonts w:ascii="Arial Narrow" w:hAnsi="Arial Narrow" w:cs="Arial"/>
          <w:b/>
          <w:bCs/>
          <w:szCs w:val="22"/>
        </w:rPr>
      </w:pPr>
    </w:p>
    <w:p w14:paraId="539BAA28" w14:textId="77777777" w:rsidR="005F119B" w:rsidRDefault="005F119B">
      <w:pPr>
        <w:tabs>
          <w:tab w:val="left" w:pos="142"/>
          <w:tab w:val="left" w:pos="1276"/>
        </w:tabs>
        <w:autoSpaceDE w:val="0"/>
        <w:autoSpaceDN w:val="0"/>
        <w:adjustRightInd w:val="0"/>
        <w:rPr>
          <w:rFonts w:ascii="Arial Narrow" w:hAnsi="Arial Narrow" w:cs="Arial"/>
          <w:b/>
          <w:bCs/>
          <w:szCs w:val="22"/>
        </w:rPr>
        <w:pPrChange w:id="154" w:author="GRAPURIMAC" w:date="2023-07-05T17:12:00Z">
          <w:pPr>
            <w:tabs>
              <w:tab w:val="left" w:pos="142"/>
              <w:tab w:val="left" w:pos="1276"/>
            </w:tabs>
            <w:autoSpaceDE w:val="0"/>
            <w:autoSpaceDN w:val="0"/>
            <w:adjustRightInd w:val="0"/>
            <w:ind w:left="709"/>
            <w:jc w:val="center"/>
          </w:pPr>
        </w:pPrChange>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5826C45C">
            <wp:extent cx="3774831" cy="2831233"/>
            <wp:effectExtent l="19050" t="19050" r="16510" b="2667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262" cy="2853307"/>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4</w:t>
      </w:r>
    </w:p>
    <w:p w14:paraId="7EDF0DB1" w14:textId="1B9ADB9F"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ins w:id="155" w:author="GRAPURIMAC" w:date="2023-07-05T17:13:00Z">
        <w:r w:rsidR="00C7130C">
          <w:rPr>
            <w:rFonts w:ascii="Arial Narrow" w:hAnsi="Arial Narrow" w:cs="Arial"/>
            <w:b/>
            <w:bCs/>
            <w:szCs w:val="22"/>
          </w:rPr>
          <w:t>deteriorado</w:t>
        </w:r>
      </w:ins>
      <w:del w:id="156" w:author="GRAPURIMAC" w:date="2023-07-05T17:13:00Z">
        <w:r w:rsidDel="00C7130C">
          <w:rPr>
            <w:rFonts w:ascii="Arial Narrow" w:hAnsi="Arial Narrow" w:cs="Arial"/>
            <w:b/>
            <w:bCs/>
            <w:szCs w:val="22"/>
          </w:rPr>
          <w:delText>inoperativo</w:delText>
        </w:r>
      </w:del>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073DD866"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w:t>
      </w:r>
      <w:proofErr w:type="spellStart"/>
      <w:r w:rsidR="00A45AEA" w:rsidRPr="005132B3">
        <w:rPr>
          <w:rFonts w:ascii="Arial Narrow" w:hAnsi="Arial Narrow" w:cs="Arial"/>
          <w:bCs/>
          <w:sz w:val="22"/>
          <w:szCs w:val="22"/>
        </w:rPr>
        <w:t>n.°</w:t>
      </w:r>
      <w:proofErr w:type="spellEnd"/>
      <w:r w:rsidR="00A45AEA" w:rsidRPr="005132B3">
        <w:rPr>
          <w:rFonts w:ascii="Arial Narrow" w:hAnsi="Arial Narrow" w:cs="Arial"/>
          <w:bCs/>
          <w:sz w:val="22"/>
          <w:szCs w:val="22"/>
        </w:rPr>
        <w:t xml:space="preserve">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ins w:id="157" w:author="GRAPURIMAC" w:date="2023-07-05T17:14:00Z">
        <w:r w:rsidR="00C7130C">
          <w:rPr>
            <w:rFonts w:ascii="Arial Narrow" w:hAnsi="Arial Narrow" w:cs="Arial"/>
            <w:bCs/>
            <w:sz w:val="22"/>
            <w:szCs w:val="22"/>
          </w:rPr>
          <w:t xml:space="preserve">, entre ellas, en las Instituciones Educativas Daniel Alcides </w:t>
        </w:r>
        <w:proofErr w:type="spellStart"/>
        <w:r w:rsidR="00C7130C">
          <w:rPr>
            <w:rFonts w:ascii="Arial Narrow" w:hAnsi="Arial Narrow" w:cs="Arial"/>
            <w:bCs/>
            <w:sz w:val="22"/>
            <w:szCs w:val="22"/>
          </w:rPr>
          <w:t>Carríon</w:t>
        </w:r>
        <w:proofErr w:type="spellEnd"/>
        <w:r w:rsidR="00C7130C">
          <w:rPr>
            <w:rFonts w:ascii="Arial Narrow" w:hAnsi="Arial Narrow" w:cs="Arial"/>
            <w:bCs/>
            <w:sz w:val="22"/>
            <w:szCs w:val="22"/>
          </w:rPr>
          <w:t xml:space="preserve">, Las Américas y Leoncio Prado que cuenta con servidores </w:t>
        </w:r>
        <w:r w:rsidR="00C7130C" w:rsidRPr="00C7130C">
          <w:rPr>
            <w:rFonts w:ascii="Arial Narrow" w:hAnsi="Arial Narrow" w:cs="Arial"/>
            <w:bCs/>
            <w:sz w:val="22"/>
            <w:szCs w:val="22"/>
            <w:rPrChange w:id="158" w:author="GRAPURIMAC" w:date="2023-07-05T17:14:00Z">
              <w:rPr>
                <w:rFonts w:ascii="Arial Narrow" w:hAnsi="Arial Narrow" w:cs="Arial"/>
                <w:bCs/>
                <w:sz w:val="18"/>
                <w:szCs w:val="18"/>
              </w:rPr>
            </w:rPrChange>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C7130C">
          <w:rPr>
            <w:rFonts w:ascii="Arial Narrow" w:hAnsi="Arial Narrow" w:cs="Arial"/>
            <w:bCs/>
            <w:sz w:val="22"/>
            <w:szCs w:val="22"/>
            <w:rPrChange w:id="159" w:author="GRAPURIMAC" w:date="2023-07-05T17:15:00Z">
              <w:rPr>
                <w:rFonts w:ascii="Arial Narrow" w:hAnsi="Arial Narrow" w:cs="Arial"/>
                <w:bCs/>
                <w:sz w:val="18"/>
                <w:szCs w:val="18"/>
              </w:rPr>
            </w:rPrChange>
          </w:rPr>
          <w:t xml:space="preserve">tal como  </w:t>
        </w:r>
      </w:ins>
      <w:del w:id="160" w:author="GRAPURIMAC" w:date="2023-07-05T17:15:00Z">
        <w:r w:rsidR="00A45AEA" w:rsidRPr="00C7130C" w:rsidDel="00C7130C">
          <w:rPr>
            <w:rFonts w:ascii="Arial Narrow" w:hAnsi="Arial Narrow" w:cs="Arial"/>
            <w:bCs/>
            <w:sz w:val="22"/>
            <w:szCs w:val="22"/>
          </w:rPr>
          <w:delText xml:space="preserve"> que </w:delText>
        </w:r>
      </w:del>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ins w:id="161" w:author="GRAPURIMAC" w:date="2023-07-05T17:15:00Z">
        <w:r w:rsidR="00C7130C">
          <w:rPr>
            <w:rFonts w:ascii="Arial Narrow" w:hAnsi="Arial Narrow" w:cs="Arial"/>
            <w:bCs/>
            <w:sz w:val="22"/>
            <w:szCs w:val="22"/>
          </w:rPr>
          <w:t>a</w:t>
        </w:r>
      </w:ins>
      <w:del w:id="162" w:author="GRAPURIMAC" w:date="2023-07-05T17:15:00Z">
        <w:r w:rsidR="00A45AEA" w:rsidRPr="005132B3" w:rsidDel="00C7130C">
          <w:rPr>
            <w:rFonts w:ascii="Arial Narrow" w:hAnsi="Arial Narrow" w:cs="Arial"/>
            <w:bCs/>
            <w:sz w:val="22"/>
            <w:szCs w:val="22"/>
          </w:rPr>
          <w:delText>an</w:delText>
        </w:r>
      </w:del>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2CBE3AF" w14:textId="77777777" w:rsidR="001774EA" w:rsidDel="00C7130C" w:rsidRDefault="001774EA" w:rsidP="00AE74BE">
      <w:pPr>
        <w:tabs>
          <w:tab w:val="left" w:pos="142"/>
          <w:tab w:val="left" w:pos="1276"/>
        </w:tabs>
        <w:autoSpaceDE w:val="0"/>
        <w:autoSpaceDN w:val="0"/>
        <w:adjustRightInd w:val="0"/>
        <w:ind w:left="709"/>
        <w:jc w:val="both"/>
        <w:rPr>
          <w:del w:id="163" w:author="GRAPURIMAC" w:date="2023-07-05T17:15:00Z"/>
          <w:rFonts w:ascii="Arial Narrow" w:hAnsi="Arial Narrow" w:cs="Arial"/>
          <w:bCs/>
          <w:sz w:val="22"/>
          <w:szCs w:val="22"/>
        </w:rPr>
      </w:pPr>
    </w:p>
    <w:p w14:paraId="7335B40A" w14:textId="77777777" w:rsidR="004C39A3" w:rsidDel="00C7130C" w:rsidRDefault="004C39A3" w:rsidP="00AE74BE">
      <w:pPr>
        <w:tabs>
          <w:tab w:val="left" w:pos="142"/>
          <w:tab w:val="left" w:pos="1276"/>
        </w:tabs>
        <w:autoSpaceDE w:val="0"/>
        <w:autoSpaceDN w:val="0"/>
        <w:adjustRightInd w:val="0"/>
        <w:ind w:left="709"/>
        <w:jc w:val="both"/>
        <w:rPr>
          <w:del w:id="164" w:author="GRAPURIMAC" w:date="2023-07-05T17:15:00Z"/>
          <w:rFonts w:ascii="Arial Narrow" w:hAnsi="Arial Narrow" w:cs="Arial"/>
          <w:bCs/>
          <w:sz w:val="22"/>
          <w:szCs w:val="22"/>
        </w:rPr>
      </w:pP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94BA93F" w14:textId="77777777" w:rsidR="004C39A3" w:rsidRPr="005132B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proofErr w:type="spellStart"/>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proofErr w:type="spellEnd"/>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6700B45D"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proofErr w:type="spellStart"/>
            <w:r w:rsidRPr="002C11A5">
              <w:rPr>
                <w:rFonts w:ascii="Arial Narrow" w:hAnsi="Arial Narrow" w:cs="Calibri"/>
                <w:b/>
                <w:bCs/>
                <w:color w:val="000000"/>
                <w:sz w:val="18"/>
                <w:szCs w:val="18"/>
                <w:lang w:eastAsia="es-PE"/>
              </w:rPr>
              <w:t>N°</w:t>
            </w:r>
            <w:proofErr w:type="spellEnd"/>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C7130C" w:rsidRDefault="002C11A5" w:rsidP="00956A7F">
            <w:pPr>
              <w:jc w:val="center"/>
              <w:rPr>
                <w:rFonts w:ascii="Arial Narrow" w:hAnsi="Arial Narrow" w:cs="Calibri"/>
                <w:b/>
                <w:sz w:val="18"/>
                <w:szCs w:val="18"/>
                <w:lang w:eastAsia="es-PE"/>
                <w:rPrChange w:id="165"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66" w:author="GRAPURIMAC" w:date="2023-07-05T17:15:00Z">
                  <w:rPr>
                    <w:rFonts w:ascii="Arial Narrow" w:hAnsi="Arial Narrow" w:cs="Calibri"/>
                    <w:color w:val="000000"/>
                    <w:sz w:val="18"/>
                    <w:szCs w:val="18"/>
                    <w:lang w:eastAsia="es-PE"/>
                  </w:rPr>
                </w:rPrChang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C7130C" w:rsidRDefault="002C11A5" w:rsidP="00956A7F">
            <w:pPr>
              <w:rPr>
                <w:rFonts w:ascii="Arial Narrow" w:hAnsi="Arial Narrow" w:cs="Calibri"/>
                <w:b/>
                <w:sz w:val="18"/>
                <w:szCs w:val="18"/>
                <w:lang w:eastAsia="es-PE"/>
                <w:rPrChange w:id="167" w:author="GRAPURIMAC" w:date="2023-07-05T17:15:00Z">
                  <w:rPr>
                    <w:rFonts w:ascii="Arial Narrow" w:hAnsi="Arial Narrow" w:cs="Calibri"/>
                    <w:color w:val="000000"/>
                    <w:sz w:val="18"/>
                    <w:szCs w:val="18"/>
                    <w:lang w:eastAsia="es-PE"/>
                  </w:rPr>
                </w:rPrChange>
              </w:rPr>
            </w:pPr>
            <w:proofErr w:type="spellStart"/>
            <w:r w:rsidRPr="00C7130C">
              <w:rPr>
                <w:rFonts w:ascii="Arial Narrow" w:hAnsi="Arial Narrow" w:cs="Calibri"/>
                <w:b/>
                <w:sz w:val="18"/>
                <w:szCs w:val="18"/>
                <w:lang w:eastAsia="es-PE"/>
                <w:rPrChange w:id="168" w:author="GRAPURIMAC" w:date="2023-07-05T17:15:00Z">
                  <w:rPr>
                    <w:rFonts w:ascii="Arial Narrow" w:hAnsi="Arial Narrow" w:cs="Calibri"/>
                    <w:color w:val="000000"/>
                    <w:sz w:val="18"/>
                    <w:szCs w:val="18"/>
                    <w:lang w:eastAsia="es-PE"/>
                  </w:rPr>
                </w:rPrChang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C7130C" w:rsidRDefault="002C11A5" w:rsidP="00956A7F">
            <w:pPr>
              <w:rPr>
                <w:rFonts w:ascii="Arial Narrow" w:hAnsi="Arial Narrow" w:cs="Calibri"/>
                <w:b/>
                <w:sz w:val="18"/>
                <w:szCs w:val="18"/>
                <w:lang w:eastAsia="es-PE"/>
                <w:rPrChange w:id="169" w:author="GRAPURIMAC" w:date="2023-07-05T17:15:00Z">
                  <w:rPr>
                    <w:rFonts w:ascii="Arial Narrow" w:hAnsi="Arial Narrow" w:cs="Calibri"/>
                    <w:color w:val="000000"/>
                    <w:sz w:val="18"/>
                    <w:szCs w:val="18"/>
                    <w:lang w:eastAsia="es-PE"/>
                  </w:rPr>
                </w:rPrChange>
              </w:rPr>
            </w:pPr>
            <w:proofErr w:type="spellStart"/>
            <w:r w:rsidRPr="00C7130C">
              <w:rPr>
                <w:rFonts w:ascii="Arial Narrow" w:hAnsi="Arial Narrow" w:cs="Calibri"/>
                <w:b/>
                <w:sz w:val="18"/>
                <w:szCs w:val="18"/>
                <w:lang w:eastAsia="es-PE"/>
                <w:rPrChange w:id="170" w:author="GRAPURIMAC" w:date="2023-07-05T17:15:00Z">
                  <w:rPr>
                    <w:rFonts w:ascii="Arial Narrow" w:hAnsi="Arial Narrow" w:cs="Calibri"/>
                    <w:color w:val="000000"/>
                    <w:sz w:val="18"/>
                    <w:szCs w:val="18"/>
                    <w:lang w:eastAsia="es-PE"/>
                  </w:rPr>
                </w:rPrChange>
              </w:rPr>
              <w:t>Totorabamba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C7130C" w:rsidRDefault="002C11A5" w:rsidP="00956A7F">
            <w:pPr>
              <w:jc w:val="center"/>
              <w:rPr>
                <w:rFonts w:ascii="Arial Narrow" w:hAnsi="Arial Narrow" w:cs="Calibri"/>
                <w:b/>
                <w:sz w:val="18"/>
                <w:szCs w:val="18"/>
                <w:lang w:eastAsia="es-PE"/>
                <w:rPrChange w:id="171"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72" w:author="GRAPURIMAC" w:date="2023-07-05T17:15:00Z">
                  <w:rPr>
                    <w:rFonts w:ascii="Arial Narrow" w:hAnsi="Arial Narrow" w:cs="Calibri"/>
                    <w:color w:val="000000"/>
                    <w:sz w:val="18"/>
                    <w:szCs w:val="18"/>
                    <w:lang w:eastAsia="es-PE"/>
                  </w:rPr>
                </w:rPrChang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C7130C" w:rsidRDefault="002C11A5" w:rsidP="00956A7F">
            <w:pPr>
              <w:rPr>
                <w:rFonts w:ascii="Arial Narrow" w:hAnsi="Arial Narrow" w:cs="Calibri"/>
                <w:b/>
                <w:sz w:val="18"/>
                <w:szCs w:val="18"/>
                <w:lang w:eastAsia="es-PE"/>
                <w:rPrChange w:id="173" w:author="GRAPURIMAC" w:date="2023-07-05T17:15:00Z">
                  <w:rPr>
                    <w:rFonts w:ascii="Arial Narrow" w:hAnsi="Arial Narrow" w:cs="Calibri"/>
                    <w:color w:val="FF0000"/>
                    <w:sz w:val="18"/>
                    <w:szCs w:val="18"/>
                    <w:lang w:eastAsia="es-PE"/>
                  </w:rPr>
                </w:rPrChange>
              </w:rPr>
            </w:pPr>
            <w:r w:rsidRPr="00C7130C">
              <w:rPr>
                <w:rFonts w:ascii="Arial Narrow" w:hAnsi="Arial Narrow" w:cs="Calibri"/>
                <w:b/>
                <w:sz w:val="18"/>
                <w:szCs w:val="18"/>
                <w:lang w:eastAsia="es-PE"/>
                <w:rPrChange w:id="174" w:author="GRAPURIMAC" w:date="2023-07-05T17:15:00Z">
                  <w:rPr>
                    <w:rFonts w:ascii="Arial Narrow" w:hAnsi="Arial Narrow" w:cs="Calibri"/>
                    <w:color w:val="FF0000"/>
                    <w:sz w:val="18"/>
                    <w:szCs w:val="18"/>
                    <w:lang w:eastAsia="es-PE"/>
                  </w:rPr>
                </w:rPrChang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C7130C" w:rsidRDefault="002C11A5" w:rsidP="00956A7F">
            <w:pPr>
              <w:jc w:val="center"/>
              <w:rPr>
                <w:rFonts w:ascii="Arial Narrow" w:hAnsi="Arial Narrow" w:cs="Calibri"/>
                <w:b/>
                <w:color w:val="000000"/>
                <w:sz w:val="18"/>
                <w:szCs w:val="18"/>
                <w:lang w:eastAsia="es-PE"/>
                <w:rPrChange w:id="175"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76" w:author="GRAPURIMAC" w:date="2023-07-05T17:15:00Z">
                  <w:rPr>
                    <w:rFonts w:ascii="Arial Narrow" w:hAnsi="Arial Narrow" w:cs="Calibri"/>
                    <w:color w:val="000000"/>
                    <w:sz w:val="18"/>
                    <w:szCs w:val="18"/>
                    <w:lang w:eastAsia="es-PE"/>
                  </w:rPr>
                </w:rPrChang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C7130C" w:rsidRDefault="002C11A5" w:rsidP="00956A7F">
            <w:pPr>
              <w:rPr>
                <w:rFonts w:ascii="Arial Narrow" w:hAnsi="Arial Narrow" w:cs="Calibri"/>
                <w:b/>
                <w:color w:val="000000"/>
                <w:sz w:val="18"/>
                <w:szCs w:val="18"/>
                <w:lang w:eastAsia="es-PE"/>
                <w:rPrChange w:id="177" w:author="GRAPURIMAC" w:date="2023-07-05T17:15:00Z">
                  <w:rPr>
                    <w:rFonts w:ascii="Arial Narrow" w:hAnsi="Arial Narrow" w:cs="Calibri"/>
                    <w:color w:val="000000"/>
                    <w:sz w:val="18"/>
                    <w:szCs w:val="18"/>
                    <w:lang w:eastAsia="es-PE"/>
                  </w:rPr>
                </w:rPrChange>
              </w:rPr>
            </w:pPr>
            <w:proofErr w:type="spellStart"/>
            <w:r w:rsidRPr="00C7130C">
              <w:rPr>
                <w:rFonts w:ascii="Arial Narrow" w:hAnsi="Arial Narrow" w:cs="Calibri"/>
                <w:b/>
                <w:color w:val="000000"/>
                <w:sz w:val="18"/>
                <w:szCs w:val="18"/>
                <w:lang w:eastAsia="es-PE"/>
                <w:rPrChange w:id="178" w:author="GRAPURIMAC" w:date="2023-07-05T17:15:00Z">
                  <w:rPr>
                    <w:rFonts w:ascii="Arial Narrow" w:hAnsi="Arial Narrow" w:cs="Calibri"/>
                    <w:color w:val="000000"/>
                    <w:sz w:val="18"/>
                    <w:szCs w:val="18"/>
                    <w:lang w:eastAsia="es-PE"/>
                  </w:rPr>
                </w:rPrChang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C7130C" w:rsidRDefault="002C11A5" w:rsidP="00956A7F">
            <w:pPr>
              <w:rPr>
                <w:rFonts w:ascii="Arial Narrow" w:hAnsi="Arial Narrow" w:cs="Calibri"/>
                <w:b/>
                <w:color w:val="000000"/>
                <w:sz w:val="18"/>
                <w:szCs w:val="18"/>
                <w:lang w:eastAsia="es-PE"/>
                <w:rPrChange w:id="179" w:author="GRAPURIMAC" w:date="2023-07-05T17:15:00Z">
                  <w:rPr>
                    <w:rFonts w:ascii="Arial Narrow" w:hAnsi="Arial Narrow" w:cs="Calibri"/>
                    <w:color w:val="000000"/>
                    <w:sz w:val="18"/>
                    <w:szCs w:val="18"/>
                    <w:lang w:eastAsia="es-PE"/>
                  </w:rPr>
                </w:rPrChange>
              </w:rPr>
            </w:pPr>
            <w:proofErr w:type="spellStart"/>
            <w:r w:rsidRPr="00C7130C">
              <w:rPr>
                <w:rFonts w:ascii="Arial Narrow" w:hAnsi="Arial Narrow" w:cs="Calibri"/>
                <w:b/>
                <w:color w:val="000000"/>
                <w:sz w:val="18"/>
                <w:szCs w:val="18"/>
                <w:lang w:eastAsia="es-PE"/>
                <w:rPrChange w:id="180" w:author="GRAPURIMAC" w:date="2023-07-05T17:15:00Z">
                  <w:rPr>
                    <w:rFonts w:ascii="Arial Narrow" w:hAnsi="Arial Narrow" w:cs="Calibri"/>
                    <w:color w:val="000000"/>
                    <w:sz w:val="18"/>
                    <w:szCs w:val="18"/>
                    <w:lang w:eastAsia="es-PE"/>
                  </w:rPr>
                </w:rPrChange>
              </w:rPr>
              <w:t>Chalhuani</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C7130C" w:rsidRDefault="002C11A5" w:rsidP="00956A7F">
            <w:pPr>
              <w:jc w:val="center"/>
              <w:rPr>
                <w:rFonts w:ascii="Arial Narrow" w:hAnsi="Arial Narrow" w:cs="Calibri"/>
                <w:b/>
                <w:color w:val="000000"/>
                <w:sz w:val="18"/>
                <w:szCs w:val="18"/>
                <w:lang w:eastAsia="es-PE"/>
                <w:rPrChange w:id="181"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82" w:author="GRAPURIMAC" w:date="2023-07-05T17:15:00Z">
                  <w:rPr>
                    <w:rFonts w:ascii="Arial Narrow" w:hAnsi="Arial Narrow" w:cs="Calibri"/>
                    <w:color w:val="000000"/>
                    <w:sz w:val="18"/>
                    <w:szCs w:val="18"/>
                    <w:lang w:eastAsia="es-PE"/>
                  </w:rPr>
                </w:rPrChang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C7130C" w:rsidRDefault="002C11A5" w:rsidP="00956A7F">
            <w:pPr>
              <w:rPr>
                <w:rFonts w:ascii="Arial Narrow" w:hAnsi="Arial Narrow" w:cs="Calibri"/>
                <w:b/>
                <w:color w:val="FF0000"/>
                <w:sz w:val="18"/>
                <w:szCs w:val="18"/>
                <w:lang w:eastAsia="es-PE"/>
                <w:rPrChange w:id="183" w:author="GRAPURIMAC" w:date="2023-07-05T17:15:00Z">
                  <w:rPr>
                    <w:rFonts w:ascii="Arial Narrow" w:hAnsi="Arial Narrow" w:cs="Calibri"/>
                    <w:color w:val="FF0000"/>
                    <w:sz w:val="18"/>
                    <w:szCs w:val="18"/>
                    <w:lang w:eastAsia="es-PE"/>
                  </w:rPr>
                </w:rPrChange>
              </w:rPr>
            </w:pPr>
            <w:r w:rsidRPr="00C7130C">
              <w:rPr>
                <w:rFonts w:ascii="Arial Narrow" w:hAnsi="Arial Narrow" w:cs="Calibri"/>
                <w:b/>
                <w:sz w:val="18"/>
                <w:szCs w:val="18"/>
                <w:lang w:eastAsia="es-PE"/>
                <w:rPrChange w:id="184" w:author="GRAPURIMAC" w:date="2023-07-05T17:15:00Z">
                  <w:rPr>
                    <w:rFonts w:ascii="Arial Narrow" w:hAnsi="Arial Narrow" w:cs="Calibri"/>
                    <w:color w:val="FF0000"/>
                    <w:sz w:val="18"/>
                    <w:szCs w:val="18"/>
                    <w:lang w:eastAsia="es-PE"/>
                  </w:rPr>
                </w:rPrChang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A3190" w:rsidRDefault="002C11A5" w:rsidP="00956A7F">
            <w:pPr>
              <w:jc w:val="center"/>
              <w:rPr>
                <w:rFonts w:ascii="Arial Narrow" w:hAnsi="Arial Narrow" w:cs="Calibri"/>
                <w:b/>
                <w:sz w:val="18"/>
                <w:szCs w:val="18"/>
                <w:lang w:eastAsia="es-PE"/>
                <w:rPrChange w:id="185"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86" w:author="GRAPURIMAC" w:date="2023-07-05T17:15:00Z">
                  <w:rPr>
                    <w:rFonts w:ascii="Arial Narrow" w:hAnsi="Arial Narrow" w:cs="Calibri"/>
                    <w:color w:val="000000"/>
                    <w:sz w:val="18"/>
                    <w:szCs w:val="18"/>
                    <w:lang w:eastAsia="es-PE"/>
                  </w:rPr>
                </w:rPrChang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A3190" w:rsidRDefault="002C11A5" w:rsidP="00956A7F">
            <w:pPr>
              <w:rPr>
                <w:rFonts w:ascii="Arial Narrow" w:hAnsi="Arial Narrow" w:cs="Calibri"/>
                <w:b/>
                <w:sz w:val="18"/>
                <w:szCs w:val="18"/>
                <w:lang w:eastAsia="es-PE"/>
                <w:rPrChange w:id="187" w:author="GRAPURIMAC" w:date="2023-07-05T17:15:00Z">
                  <w:rPr>
                    <w:rFonts w:ascii="Arial Narrow" w:hAnsi="Arial Narrow" w:cs="Calibri"/>
                    <w:sz w:val="18"/>
                    <w:szCs w:val="18"/>
                    <w:lang w:eastAsia="es-PE"/>
                  </w:rPr>
                </w:rPrChange>
              </w:rPr>
            </w:pPr>
            <w:r w:rsidRPr="007A3190">
              <w:rPr>
                <w:rFonts w:ascii="Arial Narrow" w:hAnsi="Arial Narrow" w:cs="Calibri"/>
                <w:b/>
                <w:sz w:val="18"/>
                <w:szCs w:val="18"/>
                <w:lang w:eastAsia="es-PE"/>
                <w:rPrChange w:id="188" w:author="GRAPURIMAC" w:date="2023-07-05T17:15:00Z">
                  <w:rPr>
                    <w:rFonts w:ascii="Arial Narrow" w:hAnsi="Arial Narrow" w:cs="Calibri"/>
                    <w:sz w:val="18"/>
                    <w:szCs w:val="18"/>
                    <w:lang w:eastAsia="es-PE"/>
                  </w:rPr>
                </w:rPrChang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A3190" w:rsidRDefault="002C11A5" w:rsidP="00956A7F">
            <w:pPr>
              <w:rPr>
                <w:rFonts w:ascii="Arial Narrow" w:hAnsi="Arial Narrow" w:cs="Calibri"/>
                <w:b/>
                <w:sz w:val="18"/>
                <w:szCs w:val="18"/>
                <w:lang w:eastAsia="es-PE"/>
                <w:rPrChange w:id="189"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0" w:author="GRAPURIMAC" w:date="2023-07-05T17:15:00Z">
                  <w:rPr>
                    <w:rFonts w:ascii="Arial Narrow" w:hAnsi="Arial Narrow" w:cs="Calibri"/>
                    <w:color w:val="000000"/>
                    <w:sz w:val="18"/>
                    <w:szCs w:val="18"/>
                    <w:lang w:eastAsia="es-PE"/>
                  </w:rPr>
                </w:rPrChang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A3190" w:rsidRDefault="002C11A5" w:rsidP="00956A7F">
            <w:pPr>
              <w:jc w:val="center"/>
              <w:rPr>
                <w:rFonts w:ascii="Arial Narrow" w:hAnsi="Arial Narrow" w:cs="Calibri"/>
                <w:b/>
                <w:sz w:val="18"/>
                <w:szCs w:val="18"/>
                <w:lang w:eastAsia="es-PE"/>
                <w:rPrChange w:id="191"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2" w:author="GRAPURIMAC" w:date="2023-07-05T17:15:00Z">
                  <w:rPr>
                    <w:rFonts w:ascii="Arial Narrow" w:hAnsi="Arial Narrow" w:cs="Calibri"/>
                    <w:color w:val="000000"/>
                    <w:sz w:val="18"/>
                    <w:szCs w:val="18"/>
                    <w:lang w:eastAsia="es-PE"/>
                  </w:rPr>
                </w:rPrChang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A3190" w:rsidRDefault="002C11A5" w:rsidP="00956A7F">
            <w:pPr>
              <w:rPr>
                <w:rFonts w:ascii="Arial Narrow" w:hAnsi="Arial Narrow" w:cs="Calibri"/>
                <w:b/>
                <w:sz w:val="18"/>
                <w:szCs w:val="18"/>
                <w:lang w:eastAsia="es-PE"/>
                <w:rPrChange w:id="193"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4" w:author="GRAPURIMAC" w:date="2023-07-05T17:15:00Z">
                  <w:rPr>
                    <w:rFonts w:ascii="Arial Narrow" w:hAnsi="Arial Narrow" w:cs="Calibri"/>
                    <w:color w:val="FF0000"/>
                    <w:sz w:val="18"/>
                    <w:szCs w:val="18"/>
                    <w:lang w:eastAsia="es-PE"/>
                  </w:rPr>
                </w:rPrChang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Culluni</w:t>
            </w:r>
            <w:proofErr w:type="spellEnd"/>
            <w:r w:rsidRPr="002C11A5">
              <w:rPr>
                <w:rFonts w:ascii="Arial Narrow" w:hAnsi="Arial Narrow" w:cs="Calibri"/>
                <w:color w:val="000000"/>
                <w:sz w:val="18"/>
                <w:szCs w:val="18"/>
                <w:lang w:eastAsia="es-PE"/>
              </w:rPr>
              <w:t xml:space="preserve">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Tancayllo</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proofErr w:type="spellStart"/>
      <w:r w:rsidR="005A748F" w:rsidRPr="002C11A5">
        <w:rPr>
          <w:rFonts w:ascii="Arial Narrow" w:hAnsi="Arial Narrow" w:cs="Arial"/>
          <w:sz w:val="16"/>
          <w:szCs w:val="22"/>
        </w:rPr>
        <w:t>n.°</w:t>
      </w:r>
      <w:proofErr w:type="spellEnd"/>
      <w:r w:rsidR="005A748F" w:rsidRPr="002C11A5">
        <w:rPr>
          <w:rFonts w:ascii="Arial Narrow" w:hAnsi="Arial Narrow" w:cs="Arial"/>
          <w:sz w:val="16"/>
          <w:szCs w:val="22"/>
        </w:rPr>
        <w:t xml:space="preserve">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BCC2D90" w14:textId="226DA584" w:rsidR="00F41314" w:rsidDel="007A3190" w:rsidRDefault="00A45AEA" w:rsidP="00AE74BE">
      <w:pPr>
        <w:tabs>
          <w:tab w:val="left" w:pos="142"/>
          <w:tab w:val="left" w:pos="1276"/>
        </w:tabs>
        <w:autoSpaceDE w:val="0"/>
        <w:autoSpaceDN w:val="0"/>
        <w:adjustRightInd w:val="0"/>
        <w:ind w:left="709"/>
        <w:jc w:val="both"/>
        <w:rPr>
          <w:del w:id="195" w:author="GRAPURIMAC" w:date="2023-07-05T17:19:00Z"/>
          <w:rFonts w:ascii="Arial Narrow" w:hAnsi="Arial Narrow" w:cs="Arial"/>
          <w:bCs/>
          <w:sz w:val="22"/>
          <w:szCs w:val="22"/>
        </w:rPr>
      </w:pPr>
      <w:del w:id="196" w:author="GRAPURIMAC" w:date="2023-07-05T17:19:00Z">
        <w:r w:rsidRPr="002C11A5" w:rsidDel="007A3190">
          <w:rPr>
            <w:rFonts w:ascii="Arial Narrow" w:hAnsi="Arial Narrow" w:cs="Arial"/>
            <w:bCs/>
            <w:sz w:val="22"/>
            <w:szCs w:val="22"/>
          </w:rPr>
          <w:delText>Por tanto</w:delText>
        </w:r>
        <w:r w:rsidR="001774EA" w:rsidRPr="002C11A5" w:rsidDel="007A3190">
          <w:rPr>
            <w:rFonts w:ascii="Arial Narrow" w:hAnsi="Arial Narrow" w:cs="Arial"/>
            <w:bCs/>
            <w:sz w:val="22"/>
            <w:szCs w:val="22"/>
          </w:rPr>
          <w:delText xml:space="preserve">, como se aprecia en el </w:delText>
        </w:r>
        <w:r w:rsidRPr="002C11A5" w:rsidDel="007A3190">
          <w:rPr>
            <w:rFonts w:ascii="Arial Narrow" w:hAnsi="Arial Narrow" w:cs="Arial"/>
            <w:bCs/>
            <w:sz w:val="22"/>
            <w:szCs w:val="22"/>
          </w:rPr>
          <w:delText>cuadro</w:delText>
        </w:r>
        <w:r w:rsidR="001774EA" w:rsidRPr="005132B3" w:rsidDel="007A3190">
          <w:rPr>
            <w:rFonts w:ascii="Arial Narrow" w:hAnsi="Arial Narrow" w:cs="Arial"/>
            <w:bCs/>
            <w:sz w:val="22"/>
            <w:szCs w:val="22"/>
          </w:rPr>
          <w:delText xml:space="preserve"> anterior</w:delText>
        </w:r>
        <w:r w:rsidRPr="005132B3" w:rsidDel="007A3190">
          <w:rPr>
            <w:rFonts w:ascii="Arial Narrow" w:hAnsi="Arial Narrow" w:cs="Arial"/>
            <w:bCs/>
            <w:sz w:val="22"/>
            <w:szCs w:val="22"/>
          </w:rPr>
          <w:delText>,</w:delText>
        </w:r>
        <w:r w:rsidR="001774EA" w:rsidRPr="005132B3" w:rsidDel="007A3190">
          <w:rPr>
            <w:rFonts w:ascii="Arial Narrow" w:hAnsi="Arial Narrow" w:cs="Arial"/>
            <w:bCs/>
            <w:sz w:val="22"/>
            <w:szCs w:val="22"/>
          </w:rPr>
          <w:delText xml:space="preserve"> el equipo técnico tiene planificado ejecutar el componente capacitación</w:delText>
        </w:r>
        <w:r w:rsidR="009725E8" w:rsidDel="007A3190">
          <w:rPr>
            <w:rFonts w:ascii="Arial Narrow" w:hAnsi="Arial Narrow" w:cs="Arial"/>
            <w:bCs/>
            <w:sz w:val="22"/>
            <w:szCs w:val="22"/>
          </w:rPr>
          <w:delText xml:space="preserve"> en doce (12) instituciones educativas</w:delText>
        </w:r>
        <w:r w:rsidR="00F41314" w:rsidDel="007A3190">
          <w:rPr>
            <w:rFonts w:ascii="Arial Narrow" w:hAnsi="Arial Narrow" w:cs="Arial"/>
            <w:bCs/>
            <w:sz w:val="22"/>
            <w:szCs w:val="22"/>
          </w:rPr>
          <w:delText xml:space="preserve">. </w:delText>
        </w:r>
        <w:r w:rsidR="009725E8" w:rsidDel="007A3190">
          <w:rPr>
            <w:rFonts w:ascii="Arial Narrow" w:hAnsi="Arial Narrow" w:cs="Arial"/>
            <w:bCs/>
            <w:sz w:val="22"/>
            <w:szCs w:val="22"/>
          </w:rPr>
          <w:delText>Asimismo, de la información recibida de la Entidad, se verifica que ya se ejecut</w:delText>
        </w:r>
        <w:r w:rsidR="00F41314" w:rsidDel="007A3190">
          <w:rPr>
            <w:rFonts w:ascii="Arial Narrow" w:hAnsi="Arial Narrow" w:cs="Arial"/>
            <w:bCs/>
            <w:sz w:val="22"/>
            <w:szCs w:val="22"/>
          </w:rPr>
          <w:delText>ó</w:delText>
        </w:r>
        <w:r w:rsidR="009725E8" w:rsidDel="007A3190">
          <w:rPr>
            <w:rFonts w:ascii="Arial Narrow" w:hAnsi="Arial Narrow" w:cs="Arial"/>
            <w:bCs/>
            <w:sz w:val="22"/>
            <w:szCs w:val="22"/>
          </w:rPr>
          <w:delText xml:space="preserve"> el componente capacitación en instituciones educativas, </w:delText>
        </w:r>
        <w:r w:rsidR="004C39A3" w:rsidDel="007A3190">
          <w:rPr>
            <w:rFonts w:ascii="Arial Narrow" w:hAnsi="Arial Narrow" w:cs="Arial"/>
            <w:bCs/>
            <w:sz w:val="22"/>
            <w:szCs w:val="22"/>
          </w:rPr>
          <w:delText>entre otros,</w:delText>
        </w:r>
        <w:r w:rsidR="00762219" w:rsidRPr="005132B3" w:rsidDel="007A3190">
          <w:rPr>
            <w:rFonts w:ascii="Arial Narrow" w:hAnsi="Arial Narrow" w:cs="Arial"/>
            <w:bCs/>
            <w:sz w:val="22"/>
            <w:szCs w:val="22"/>
          </w:rPr>
          <w:delText xml:space="preserve"> </w:delText>
        </w:r>
        <w:r w:rsidR="003C3447" w:rsidRPr="005132B3" w:rsidDel="007A3190">
          <w:rPr>
            <w:rFonts w:ascii="Arial Narrow" w:hAnsi="Arial Narrow" w:cs="Arial"/>
            <w:bCs/>
            <w:sz w:val="22"/>
            <w:szCs w:val="22"/>
          </w:rPr>
          <w:delText xml:space="preserve">en las I.E. San Pedro y I.E. José María Arguedas de </w:delText>
        </w:r>
        <w:r w:rsidR="00B800E3" w:rsidRPr="005132B3" w:rsidDel="007A3190">
          <w:rPr>
            <w:rFonts w:ascii="Arial Narrow" w:hAnsi="Arial Narrow" w:cs="Arial"/>
            <w:bCs/>
            <w:sz w:val="22"/>
            <w:szCs w:val="22"/>
          </w:rPr>
          <w:delText>U</w:delText>
        </w:r>
        <w:r w:rsidR="003C3447" w:rsidRPr="005132B3" w:rsidDel="007A3190">
          <w:rPr>
            <w:rFonts w:ascii="Arial Narrow" w:hAnsi="Arial Narrow" w:cs="Arial"/>
            <w:bCs/>
            <w:sz w:val="22"/>
            <w:szCs w:val="22"/>
          </w:rPr>
          <w:delText>ripa</w:delText>
        </w:r>
        <w:r w:rsidR="00F41314" w:rsidDel="007A3190">
          <w:rPr>
            <w:rFonts w:ascii="Arial Narrow" w:hAnsi="Arial Narrow" w:cs="Arial"/>
            <w:bCs/>
            <w:sz w:val="22"/>
            <w:szCs w:val="22"/>
          </w:rPr>
          <w:delText>, como se muestra en el cuadro siguiente:</w:delText>
        </w:r>
      </w:del>
    </w:p>
    <w:p w14:paraId="1B649BCF" w14:textId="637377BE" w:rsidR="00F41314" w:rsidDel="007A3190" w:rsidRDefault="00F41314" w:rsidP="00AE74BE">
      <w:pPr>
        <w:tabs>
          <w:tab w:val="left" w:pos="142"/>
          <w:tab w:val="left" w:pos="1276"/>
        </w:tabs>
        <w:autoSpaceDE w:val="0"/>
        <w:autoSpaceDN w:val="0"/>
        <w:adjustRightInd w:val="0"/>
        <w:ind w:left="709"/>
        <w:jc w:val="both"/>
        <w:rPr>
          <w:del w:id="197" w:author="GRAPURIMAC" w:date="2023-07-05T17:19:00Z"/>
          <w:rFonts w:ascii="Arial Narrow" w:hAnsi="Arial Narrow" w:cs="Arial"/>
          <w:bCs/>
          <w:sz w:val="22"/>
          <w:szCs w:val="22"/>
        </w:rPr>
      </w:pPr>
    </w:p>
    <w:p w14:paraId="0A25F800" w14:textId="5FC5961A" w:rsidR="00F41314" w:rsidRPr="002C11A5" w:rsidDel="007A3190" w:rsidRDefault="00F41314" w:rsidP="00F41314">
      <w:pPr>
        <w:tabs>
          <w:tab w:val="left" w:pos="142"/>
          <w:tab w:val="left" w:pos="1276"/>
        </w:tabs>
        <w:autoSpaceDE w:val="0"/>
        <w:autoSpaceDN w:val="0"/>
        <w:adjustRightInd w:val="0"/>
        <w:ind w:left="709"/>
        <w:jc w:val="center"/>
        <w:rPr>
          <w:del w:id="198" w:author="GRAPURIMAC" w:date="2023-07-05T17:19:00Z"/>
          <w:rFonts w:ascii="Arial Narrow" w:hAnsi="Arial Narrow" w:cs="Arial"/>
          <w:b/>
          <w:sz w:val="22"/>
          <w:szCs w:val="22"/>
        </w:rPr>
      </w:pPr>
      <w:del w:id="199" w:author="GRAPURIMAC" w:date="2023-07-05T17:19:00Z">
        <w:r w:rsidRPr="002C11A5" w:rsidDel="007A3190">
          <w:rPr>
            <w:rFonts w:ascii="Arial Narrow" w:hAnsi="Arial Narrow" w:cs="Arial"/>
            <w:b/>
            <w:sz w:val="22"/>
            <w:szCs w:val="22"/>
          </w:rPr>
          <w:delText>Cuadro n.° 4</w:delText>
        </w:r>
      </w:del>
    </w:p>
    <w:p w14:paraId="6DA7D118" w14:textId="3A1C5ABB" w:rsidR="00F41314" w:rsidRPr="002C11A5" w:rsidDel="007A3190" w:rsidRDefault="00F41314" w:rsidP="00F41314">
      <w:pPr>
        <w:pStyle w:val="Prrafodelista"/>
        <w:tabs>
          <w:tab w:val="left" w:pos="142"/>
          <w:tab w:val="left" w:pos="1276"/>
        </w:tabs>
        <w:autoSpaceDE w:val="0"/>
        <w:autoSpaceDN w:val="0"/>
        <w:adjustRightInd w:val="0"/>
        <w:spacing w:line="240" w:lineRule="auto"/>
        <w:ind w:left="709"/>
        <w:jc w:val="center"/>
        <w:rPr>
          <w:del w:id="200" w:author="GRAPURIMAC" w:date="2023-07-05T17:19:00Z"/>
          <w:rFonts w:ascii="Arial Narrow" w:hAnsi="Arial Narrow" w:cs="Arial"/>
          <w:b/>
        </w:rPr>
      </w:pPr>
      <w:del w:id="201" w:author="GRAPURIMAC" w:date="2023-07-05T17:19:00Z">
        <w:r w:rsidRPr="002C11A5" w:rsidDel="007A3190">
          <w:rPr>
            <w:rFonts w:ascii="Arial Narrow" w:hAnsi="Arial Narrow" w:cs="Arial"/>
            <w:b/>
          </w:rPr>
          <w:delText>I.E. en las que se ejecutó el componente de capacitación</w:delText>
        </w:r>
      </w:del>
    </w:p>
    <w:tbl>
      <w:tblPr>
        <w:tblW w:w="7286"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2"/>
        <w:gridCol w:w="1116"/>
        <w:gridCol w:w="1936"/>
        <w:gridCol w:w="978"/>
        <w:gridCol w:w="2764"/>
      </w:tblGrid>
      <w:tr w:rsidR="002C11A5" w:rsidRPr="002C11A5" w:rsidDel="007A3190" w14:paraId="13F9DB75" w14:textId="0A743EF8" w:rsidTr="002C11A5">
        <w:trPr>
          <w:trHeight w:val="76"/>
          <w:del w:id="202" w:author="GRAPURIMAC" w:date="2023-07-05T17:19:00Z"/>
        </w:trPr>
        <w:tc>
          <w:tcPr>
            <w:tcW w:w="492" w:type="dxa"/>
            <w:shd w:val="clear" w:color="auto" w:fill="auto"/>
            <w:noWrap/>
            <w:vAlign w:val="center"/>
            <w:hideMark/>
          </w:tcPr>
          <w:p w14:paraId="231187A0" w14:textId="3FCF1F39" w:rsidR="002C11A5" w:rsidRPr="002C11A5" w:rsidDel="007A3190" w:rsidRDefault="002C11A5" w:rsidP="00956A7F">
            <w:pPr>
              <w:rPr>
                <w:del w:id="203" w:author="GRAPURIMAC" w:date="2023-07-05T17:19:00Z"/>
                <w:rFonts w:ascii="Arial Narrow" w:hAnsi="Arial Narrow" w:cs="Calibri"/>
                <w:color w:val="000000"/>
                <w:lang w:eastAsia="es-PE"/>
              </w:rPr>
            </w:pPr>
            <w:del w:id="204" w:author="GRAPURIMAC" w:date="2023-07-05T17:19:00Z">
              <w:r w:rsidRPr="002C11A5" w:rsidDel="007A3190">
                <w:rPr>
                  <w:rFonts w:ascii="Arial Narrow" w:hAnsi="Arial Narrow" w:cs="Calibri"/>
                  <w:b/>
                  <w:bCs/>
                  <w:color w:val="000000"/>
                  <w:lang w:eastAsia="es-PE"/>
                </w:rPr>
                <w:delText>N°</w:delText>
              </w:r>
            </w:del>
          </w:p>
        </w:tc>
        <w:tc>
          <w:tcPr>
            <w:tcW w:w="1116" w:type="dxa"/>
            <w:vAlign w:val="center"/>
          </w:tcPr>
          <w:p w14:paraId="728CD166" w14:textId="409B160D" w:rsidR="002C11A5" w:rsidRPr="002C11A5" w:rsidDel="007A3190" w:rsidRDefault="002C11A5" w:rsidP="00956A7F">
            <w:pPr>
              <w:jc w:val="center"/>
              <w:rPr>
                <w:del w:id="205" w:author="GRAPURIMAC" w:date="2023-07-05T17:19:00Z"/>
                <w:rFonts w:ascii="Arial Narrow" w:hAnsi="Arial Narrow" w:cs="Calibri"/>
                <w:color w:val="000000"/>
                <w:lang w:eastAsia="es-PE"/>
              </w:rPr>
            </w:pPr>
            <w:del w:id="206" w:author="GRAPURIMAC" w:date="2023-07-05T17:19:00Z">
              <w:r w:rsidRPr="002C11A5" w:rsidDel="007A3190">
                <w:rPr>
                  <w:rFonts w:ascii="Arial Narrow" w:hAnsi="Arial Narrow" w:cs="Calibri"/>
                  <w:b/>
                  <w:bCs/>
                  <w:color w:val="000000"/>
                  <w:lang w:eastAsia="es-PE"/>
                </w:rPr>
                <w:delText>DISTRITO</w:delText>
              </w:r>
            </w:del>
          </w:p>
        </w:tc>
        <w:tc>
          <w:tcPr>
            <w:tcW w:w="1936" w:type="dxa"/>
            <w:vAlign w:val="center"/>
          </w:tcPr>
          <w:p w14:paraId="1F4A32D0" w14:textId="46C0F17B" w:rsidR="002C11A5" w:rsidRPr="002C11A5" w:rsidDel="007A3190" w:rsidRDefault="002C11A5" w:rsidP="00956A7F">
            <w:pPr>
              <w:jc w:val="center"/>
              <w:rPr>
                <w:del w:id="207" w:author="GRAPURIMAC" w:date="2023-07-05T17:19:00Z"/>
                <w:rFonts w:ascii="Arial Narrow" w:hAnsi="Arial Narrow" w:cs="Calibri"/>
                <w:color w:val="000000"/>
                <w:lang w:eastAsia="es-PE"/>
              </w:rPr>
            </w:pPr>
            <w:del w:id="208" w:author="GRAPURIMAC" w:date="2023-07-05T17:19:00Z">
              <w:r w:rsidRPr="002C11A5" w:rsidDel="007A3190">
                <w:rPr>
                  <w:rFonts w:ascii="Arial Narrow" w:hAnsi="Arial Narrow" w:cs="Calibri"/>
                  <w:b/>
                  <w:bCs/>
                  <w:color w:val="000000"/>
                  <w:lang w:eastAsia="es-PE"/>
                </w:rPr>
                <w:delText>LOCALIDAD</w:delText>
              </w:r>
            </w:del>
          </w:p>
        </w:tc>
        <w:tc>
          <w:tcPr>
            <w:tcW w:w="978" w:type="dxa"/>
            <w:vAlign w:val="center"/>
          </w:tcPr>
          <w:p w14:paraId="7C8C19AB" w14:textId="6A4D33B1" w:rsidR="002C11A5" w:rsidRPr="002C11A5" w:rsidDel="007A3190" w:rsidRDefault="002C11A5" w:rsidP="00956A7F">
            <w:pPr>
              <w:jc w:val="center"/>
              <w:rPr>
                <w:del w:id="209" w:author="GRAPURIMAC" w:date="2023-07-05T17:19:00Z"/>
                <w:rFonts w:ascii="Arial Narrow" w:hAnsi="Arial Narrow" w:cs="Calibri"/>
                <w:color w:val="000000"/>
                <w:lang w:eastAsia="es-PE"/>
              </w:rPr>
            </w:pPr>
            <w:del w:id="210" w:author="GRAPURIMAC" w:date="2023-07-05T17:19:00Z">
              <w:r w:rsidRPr="002C11A5" w:rsidDel="007A3190">
                <w:rPr>
                  <w:rFonts w:ascii="Arial Narrow" w:hAnsi="Arial Narrow" w:cs="Calibri"/>
                  <w:b/>
                  <w:bCs/>
                  <w:color w:val="000000"/>
                  <w:lang w:eastAsia="es-PE"/>
                </w:rPr>
                <w:delText>CODIGO MODULAR</w:delText>
              </w:r>
            </w:del>
          </w:p>
        </w:tc>
        <w:tc>
          <w:tcPr>
            <w:tcW w:w="2764" w:type="dxa"/>
            <w:shd w:val="clear" w:color="auto" w:fill="auto"/>
            <w:noWrap/>
            <w:vAlign w:val="center"/>
            <w:hideMark/>
          </w:tcPr>
          <w:p w14:paraId="25C1B999" w14:textId="56B575C7" w:rsidR="002C11A5" w:rsidRPr="002C11A5" w:rsidDel="007A3190" w:rsidRDefault="002C11A5" w:rsidP="00956A7F">
            <w:pPr>
              <w:jc w:val="center"/>
              <w:rPr>
                <w:del w:id="211" w:author="GRAPURIMAC" w:date="2023-07-05T17:19:00Z"/>
                <w:rFonts w:ascii="Arial Narrow" w:hAnsi="Arial Narrow" w:cs="Calibri"/>
                <w:color w:val="000000"/>
                <w:lang w:eastAsia="es-PE"/>
              </w:rPr>
            </w:pPr>
            <w:del w:id="212" w:author="GRAPURIMAC" w:date="2023-07-05T17:19:00Z">
              <w:r w:rsidRPr="002C11A5" w:rsidDel="007A3190">
                <w:rPr>
                  <w:rFonts w:ascii="Arial Narrow" w:hAnsi="Arial Narrow" w:cs="Calibri"/>
                  <w:b/>
                  <w:bCs/>
                  <w:color w:val="000000"/>
                  <w:lang w:eastAsia="es-PE"/>
                </w:rPr>
                <w:delText>II.EE</w:delText>
              </w:r>
            </w:del>
          </w:p>
        </w:tc>
      </w:tr>
      <w:tr w:rsidR="002C11A5" w:rsidRPr="002C11A5" w:rsidDel="007A3190" w14:paraId="565BC4CC" w14:textId="64391150" w:rsidTr="002C11A5">
        <w:trPr>
          <w:trHeight w:val="38"/>
          <w:del w:id="213" w:author="GRAPURIMAC" w:date="2023-07-05T17:19:00Z"/>
        </w:trPr>
        <w:tc>
          <w:tcPr>
            <w:tcW w:w="492" w:type="dxa"/>
            <w:shd w:val="clear" w:color="auto" w:fill="auto"/>
            <w:noWrap/>
            <w:vAlign w:val="center"/>
            <w:hideMark/>
          </w:tcPr>
          <w:p w14:paraId="7364C5CF" w14:textId="28A0643F" w:rsidR="002C11A5" w:rsidRPr="002C11A5" w:rsidDel="007A3190" w:rsidRDefault="002C11A5" w:rsidP="00956A7F">
            <w:pPr>
              <w:jc w:val="center"/>
              <w:rPr>
                <w:del w:id="214" w:author="GRAPURIMAC" w:date="2023-07-05T17:19:00Z"/>
                <w:rFonts w:ascii="Arial Narrow" w:hAnsi="Arial Narrow" w:cs="Calibri"/>
                <w:color w:val="000000"/>
                <w:lang w:eastAsia="es-PE"/>
              </w:rPr>
            </w:pPr>
            <w:del w:id="215" w:author="GRAPURIMAC" w:date="2023-07-05T17:19:00Z">
              <w:r w:rsidRPr="002C11A5" w:rsidDel="007A3190">
                <w:rPr>
                  <w:rFonts w:ascii="Arial Narrow" w:hAnsi="Arial Narrow" w:cs="Calibri"/>
                  <w:color w:val="000000"/>
                  <w:lang w:eastAsia="es-PE"/>
                </w:rPr>
                <w:delText>1</w:delText>
              </w:r>
            </w:del>
          </w:p>
        </w:tc>
        <w:tc>
          <w:tcPr>
            <w:tcW w:w="1116" w:type="dxa"/>
            <w:vAlign w:val="center"/>
          </w:tcPr>
          <w:p w14:paraId="7C0579C7" w14:textId="29AD3D86" w:rsidR="002C11A5" w:rsidRPr="002C11A5" w:rsidDel="007A3190" w:rsidRDefault="002C11A5" w:rsidP="00956A7F">
            <w:pPr>
              <w:rPr>
                <w:del w:id="216" w:author="GRAPURIMAC" w:date="2023-07-05T17:19:00Z"/>
                <w:rFonts w:ascii="Arial Narrow" w:hAnsi="Arial Narrow" w:cs="Calibri"/>
                <w:color w:val="000000"/>
                <w:lang w:eastAsia="es-PE"/>
              </w:rPr>
            </w:pPr>
            <w:del w:id="217" w:author="GRAPURIMAC" w:date="2023-07-05T17:19:00Z">
              <w:r w:rsidRPr="002C11A5" w:rsidDel="007A3190">
                <w:rPr>
                  <w:rFonts w:ascii="Arial Narrow" w:hAnsi="Arial Narrow" w:cs="Calibri"/>
                  <w:color w:val="000000"/>
                </w:rPr>
                <w:delText>Chincheros</w:delText>
              </w:r>
            </w:del>
          </w:p>
        </w:tc>
        <w:tc>
          <w:tcPr>
            <w:tcW w:w="1936" w:type="dxa"/>
            <w:vAlign w:val="center"/>
          </w:tcPr>
          <w:p w14:paraId="791DB090" w14:textId="7A3CE936" w:rsidR="002C11A5" w:rsidRPr="002C11A5" w:rsidDel="007A3190" w:rsidRDefault="002C11A5" w:rsidP="00956A7F">
            <w:pPr>
              <w:rPr>
                <w:del w:id="218" w:author="GRAPURIMAC" w:date="2023-07-05T17:19:00Z"/>
                <w:rFonts w:ascii="Arial Narrow" w:hAnsi="Arial Narrow" w:cs="Calibri"/>
                <w:color w:val="000000"/>
                <w:lang w:eastAsia="es-PE"/>
              </w:rPr>
            </w:pPr>
            <w:del w:id="219" w:author="GRAPURIMAC" w:date="2023-07-05T17:19:00Z">
              <w:r w:rsidRPr="002C11A5" w:rsidDel="007A3190">
                <w:rPr>
                  <w:rFonts w:ascii="Arial Narrow" w:hAnsi="Arial Narrow" w:cs="Calibri"/>
                  <w:color w:val="000000"/>
                </w:rPr>
                <w:delText>Cayara</w:delText>
              </w:r>
            </w:del>
          </w:p>
        </w:tc>
        <w:tc>
          <w:tcPr>
            <w:tcW w:w="978" w:type="dxa"/>
            <w:vAlign w:val="center"/>
          </w:tcPr>
          <w:p w14:paraId="030B8C76" w14:textId="5AF822F8" w:rsidR="002C11A5" w:rsidRPr="002C11A5" w:rsidDel="007A3190" w:rsidRDefault="002C11A5" w:rsidP="00956A7F">
            <w:pPr>
              <w:rPr>
                <w:del w:id="220" w:author="GRAPURIMAC" w:date="2023-07-05T17:19:00Z"/>
                <w:rFonts w:ascii="Arial Narrow" w:hAnsi="Arial Narrow" w:cs="Calibri"/>
                <w:color w:val="000000"/>
                <w:lang w:eastAsia="es-PE"/>
              </w:rPr>
            </w:pPr>
            <w:del w:id="221" w:author="GRAPURIMAC" w:date="2023-07-05T17:19:00Z">
              <w:r w:rsidRPr="002C11A5" w:rsidDel="007A3190">
                <w:rPr>
                  <w:rFonts w:ascii="Arial Narrow" w:hAnsi="Arial Narrow" w:cs="Calibri"/>
                  <w:color w:val="000000"/>
                </w:rPr>
                <w:delText>1205756</w:delText>
              </w:r>
            </w:del>
          </w:p>
        </w:tc>
        <w:tc>
          <w:tcPr>
            <w:tcW w:w="2764" w:type="dxa"/>
            <w:shd w:val="clear" w:color="auto" w:fill="auto"/>
            <w:vAlign w:val="center"/>
            <w:hideMark/>
          </w:tcPr>
          <w:p w14:paraId="6D183FFD" w14:textId="7C625A8F" w:rsidR="002C11A5" w:rsidRPr="002C11A5" w:rsidDel="007A3190" w:rsidRDefault="002C11A5" w:rsidP="00956A7F">
            <w:pPr>
              <w:rPr>
                <w:del w:id="222" w:author="GRAPURIMAC" w:date="2023-07-05T17:19:00Z"/>
                <w:rFonts w:ascii="Arial Narrow" w:hAnsi="Arial Narrow" w:cs="Calibri"/>
                <w:color w:val="000000"/>
                <w:lang w:eastAsia="es-PE"/>
              </w:rPr>
            </w:pPr>
            <w:del w:id="223" w:author="GRAPURIMAC" w:date="2023-07-05T17:19:00Z">
              <w:r w:rsidRPr="002C11A5" w:rsidDel="007A3190">
                <w:rPr>
                  <w:rFonts w:ascii="Arial Narrow" w:hAnsi="Arial Narrow" w:cs="Calibri"/>
                  <w:color w:val="000000"/>
                  <w:lang w:eastAsia="es-PE"/>
                </w:rPr>
                <w:delText>I.E Jorge Chávez</w:delText>
              </w:r>
            </w:del>
          </w:p>
        </w:tc>
      </w:tr>
      <w:tr w:rsidR="002C11A5" w:rsidRPr="002C11A5" w:rsidDel="007A3190" w14:paraId="1A8BCE1F" w14:textId="7BE934D5" w:rsidTr="002C11A5">
        <w:trPr>
          <w:trHeight w:val="34"/>
          <w:del w:id="224" w:author="GRAPURIMAC" w:date="2023-07-05T17:19:00Z"/>
        </w:trPr>
        <w:tc>
          <w:tcPr>
            <w:tcW w:w="492" w:type="dxa"/>
            <w:shd w:val="clear" w:color="auto" w:fill="auto"/>
            <w:noWrap/>
            <w:vAlign w:val="center"/>
            <w:hideMark/>
          </w:tcPr>
          <w:p w14:paraId="1999A8A5" w14:textId="7C5A2385" w:rsidR="002C11A5" w:rsidRPr="002C11A5" w:rsidDel="007A3190" w:rsidRDefault="002C11A5" w:rsidP="00956A7F">
            <w:pPr>
              <w:jc w:val="center"/>
              <w:rPr>
                <w:del w:id="225" w:author="GRAPURIMAC" w:date="2023-07-05T17:19:00Z"/>
                <w:rFonts w:ascii="Arial Narrow" w:hAnsi="Arial Narrow" w:cs="Calibri"/>
                <w:color w:val="000000"/>
                <w:lang w:eastAsia="es-PE"/>
              </w:rPr>
            </w:pPr>
            <w:del w:id="226" w:author="GRAPURIMAC" w:date="2023-07-05T17:19:00Z">
              <w:r w:rsidRPr="002C11A5" w:rsidDel="007A3190">
                <w:rPr>
                  <w:rFonts w:ascii="Arial Narrow" w:hAnsi="Arial Narrow" w:cs="Calibri"/>
                  <w:color w:val="000000"/>
                  <w:lang w:eastAsia="es-PE"/>
                </w:rPr>
                <w:delText>2</w:delText>
              </w:r>
            </w:del>
          </w:p>
        </w:tc>
        <w:tc>
          <w:tcPr>
            <w:tcW w:w="1116" w:type="dxa"/>
            <w:vAlign w:val="center"/>
          </w:tcPr>
          <w:p w14:paraId="36E76FF3" w14:textId="21CEB61B" w:rsidR="002C11A5" w:rsidRPr="002C11A5" w:rsidDel="007A3190" w:rsidRDefault="002C11A5" w:rsidP="00956A7F">
            <w:pPr>
              <w:rPr>
                <w:del w:id="227" w:author="GRAPURIMAC" w:date="2023-07-05T17:19:00Z"/>
                <w:rFonts w:ascii="Arial Narrow" w:hAnsi="Arial Narrow" w:cs="Calibri"/>
                <w:color w:val="000000"/>
                <w:lang w:eastAsia="es-PE"/>
              </w:rPr>
            </w:pPr>
            <w:del w:id="228" w:author="GRAPURIMAC" w:date="2023-07-05T17:19:00Z">
              <w:r w:rsidRPr="002C11A5" w:rsidDel="007A3190">
                <w:rPr>
                  <w:rFonts w:ascii="Arial Narrow" w:hAnsi="Arial Narrow" w:cs="Calibri"/>
                  <w:color w:val="000000"/>
                </w:rPr>
                <w:delText>Ranracancha</w:delText>
              </w:r>
            </w:del>
          </w:p>
        </w:tc>
        <w:tc>
          <w:tcPr>
            <w:tcW w:w="1936" w:type="dxa"/>
            <w:vAlign w:val="center"/>
          </w:tcPr>
          <w:p w14:paraId="67BE84FB" w14:textId="62E67501" w:rsidR="002C11A5" w:rsidRPr="002C11A5" w:rsidDel="007A3190" w:rsidRDefault="002C11A5" w:rsidP="00956A7F">
            <w:pPr>
              <w:rPr>
                <w:del w:id="229" w:author="GRAPURIMAC" w:date="2023-07-05T17:19:00Z"/>
                <w:rFonts w:ascii="Arial Narrow" w:hAnsi="Arial Narrow" w:cs="Calibri"/>
                <w:color w:val="000000"/>
                <w:lang w:eastAsia="es-PE"/>
              </w:rPr>
            </w:pPr>
            <w:del w:id="230" w:author="GRAPURIMAC" w:date="2023-07-05T17:19:00Z">
              <w:r w:rsidRPr="002C11A5" w:rsidDel="007A3190">
                <w:rPr>
                  <w:rFonts w:ascii="Arial Narrow" w:hAnsi="Arial Narrow" w:cs="Calibri"/>
                  <w:color w:val="000000"/>
                </w:rPr>
                <w:delText>Llatanaco</w:delText>
              </w:r>
            </w:del>
          </w:p>
        </w:tc>
        <w:tc>
          <w:tcPr>
            <w:tcW w:w="978" w:type="dxa"/>
            <w:vAlign w:val="center"/>
          </w:tcPr>
          <w:p w14:paraId="13008ADF" w14:textId="7300DAFB" w:rsidR="002C11A5" w:rsidRPr="002C11A5" w:rsidDel="007A3190" w:rsidRDefault="002C11A5" w:rsidP="00956A7F">
            <w:pPr>
              <w:rPr>
                <w:del w:id="231" w:author="GRAPURIMAC" w:date="2023-07-05T17:19:00Z"/>
                <w:rFonts w:ascii="Arial Narrow" w:hAnsi="Arial Narrow" w:cs="Calibri"/>
                <w:color w:val="000000"/>
                <w:lang w:eastAsia="es-PE"/>
              </w:rPr>
            </w:pPr>
            <w:del w:id="232" w:author="GRAPURIMAC" w:date="2023-07-05T17:19:00Z">
              <w:r w:rsidRPr="002C11A5" w:rsidDel="007A3190">
                <w:rPr>
                  <w:rFonts w:ascii="Arial Narrow" w:hAnsi="Arial Narrow" w:cs="Calibri"/>
                  <w:color w:val="000000"/>
                </w:rPr>
                <w:delText>1331594</w:delText>
              </w:r>
            </w:del>
          </w:p>
        </w:tc>
        <w:tc>
          <w:tcPr>
            <w:tcW w:w="2764" w:type="dxa"/>
            <w:shd w:val="clear" w:color="auto" w:fill="auto"/>
            <w:vAlign w:val="center"/>
            <w:hideMark/>
          </w:tcPr>
          <w:p w14:paraId="16DC3FE4" w14:textId="1363EF8A" w:rsidR="002C11A5" w:rsidRPr="002C11A5" w:rsidDel="007A3190" w:rsidRDefault="00956A7F" w:rsidP="00956A7F">
            <w:pPr>
              <w:rPr>
                <w:del w:id="233" w:author="GRAPURIMAC" w:date="2023-07-05T17:19:00Z"/>
                <w:rFonts w:ascii="Arial Narrow" w:hAnsi="Arial Narrow" w:cs="Calibri"/>
                <w:color w:val="000000"/>
                <w:lang w:eastAsia="es-PE"/>
              </w:rPr>
            </w:pPr>
            <w:del w:id="234" w:author="GRAPURIMAC" w:date="2023-07-05T17:19:00Z">
              <w:r w:rsidDel="007A3190">
                <w:rPr>
                  <w:rFonts w:ascii="Arial Narrow" w:hAnsi="Arial Narrow" w:cs="Calibri"/>
                  <w:color w:val="000000"/>
                  <w:lang w:eastAsia="es-PE"/>
                </w:rPr>
                <w:delText>I.E  Manuel Scorz</w:delText>
              </w:r>
              <w:r w:rsidR="002C11A5" w:rsidRPr="002C11A5" w:rsidDel="007A3190">
                <w:rPr>
                  <w:rFonts w:ascii="Arial Narrow" w:hAnsi="Arial Narrow" w:cs="Calibri"/>
                  <w:color w:val="000000"/>
                  <w:lang w:eastAsia="es-PE"/>
                </w:rPr>
                <w:delText>a - Llatanaco</w:delText>
              </w:r>
            </w:del>
          </w:p>
        </w:tc>
      </w:tr>
      <w:tr w:rsidR="002C11A5" w:rsidRPr="002C11A5" w:rsidDel="007A3190" w14:paraId="04FFEC8D" w14:textId="624421F1" w:rsidTr="002C11A5">
        <w:trPr>
          <w:trHeight w:val="34"/>
          <w:del w:id="235" w:author="GRAPURIMAC" w:date="2023-07-05T17:19:00Z"/>
        </w:trPr>
        <w:tc>
          <w:tcPr>
            <w:tcW w:w="492" w:type="dxa"/>
            <w:shd w:val="clear" w:color="auto" w:fill="auto"/>
            <w:noWrap/>
            <w:vAlign w:val="center"/>
            <w:hideMark/>
          </w:tcPr>
          <w:p w14:paraId="006F28E6" w14:textId="3C9CCCF6" w:rsidR="002C11A5" w:rsidRPr="00E7639F" w:rsidDel="007A3190" w:rsidRDefault="002C11A5" w:rsidP="00956A7F">
            <w:pPr>
              <w:jc w:val="center"/>
              <w:rPr>
                <w:del w:id="236" w:author="GRAPURIMAC" w:date="2023-07-05T17:19:00Z"/>
                <w:rFonts w:ascii="Arial Narrow" w:hAnsi="Arial Narrow" w:cs="Calibri"/>
                <w:b/>
                <w:color w:val="000000"/>
                <w:lang w:eastAsia="es-PE"/>
              </w:rPr>
            </w:pPr>
            <w:del w:id="237" w:author="GRAPURIMAC" w:date="2023-07-05T17:19:00Z">
              <w:r w:rsidRPr="00E7639F" w:rsidDel="007A3190">
                <w:rPr>
                  <w:rFonts w:ascii="Arial Narrow" w:hAnsi="Arial Narrow" w:cs="Calibri"/>
                  <w:b/>
                  <w:color w:val="000000"/>
                  <w:lang w:eastAsia="es-PE"/>
                </w:rPr>
                <w:delText>3</w:delText>
              </w:r>
            </w:del>
          </w:p>
        </w:tc>
        <w:tc>
          <w:tcPr>
            <w:tcW w:w="1116" w:type="dxa"/>
            <w:vAlign w:val="center"/>
          </w:tcPr>
          <w:p w14:paraId="4380A46B" w14:textId="67BF0FB0" w:rsidR="002C11A5" w:rsidRPr="00E7639F" w:rsidDel="007A3190" w:rsidRDefault="002C11A5" w:rsidP="00956A7F">
            <w:pPr>
              <w:rPr>
                <w:del w:id="238" w:author="GRAPURIMAC" w:date="2023-07-05T17:19:00Z"/>
                <w:rFonts w:ascii="Arial Narrow" w:hAnsi="Arial Narrow" w:cs="Calibri"/>
                <w:b/>
                <w:color w:val="000000"/>
                <w:lang w:eastAsia="es-PE"/>
              </w:rPr>
            </w:pPr>
            <w:del w:id="239" w:author="GRAPURIMAC" w:date="2023-07-05T17:19:00Z">
              <w:r w:rsidRPr="00E7639F" w:rsidDel="007A3190">
                <w:rPr>
                  <w:rFonts w:ascii="Arial Narrow" w:hAnsi="Arial Narrow" w:cs="Calibri"/>
                  <w:b/>
                  <w:color w:val="000000"/>
                </w:rPr>
                <w:delText>El Porvenir</w:delText>
              </w:r>
            </w:del>
          </w:p>
        </w:tc>
        <w:tc>
          <w:tcPr>
            <w:tcW w:w="1936" w:type="dxa"/>
            <w:vAlign w:val="center"/>
          </w:tcPr>
          <w:p w14:paraId="393084CC" w14:textId="29446839" w:rsidR="002C11A5" w:rsidRPr="00E7639F" w:rsidDel="007A3190" w:rsidRDefault="002C11A5" w:rsidP="00956A7F">
            <w:pPr>
              <w:rPr>
                <w:del w:id="240" w:author="GRAPURIMAC" w:date="2023-07-05T17:19:00Z"/>
                <w:rFonts w:ascii="Arial Narrow" w:hAnsi="Arial Narrow" w:cs="Calibri"/>
                <w:b/>
                <w:color w:val="000000"/>
                <w:lang w:eastAsia="es-PE"/>
              </w:rPr>
            </w:pPr>
            <w:del w:id="241" w:author="GRAPURIMAC" w:date="2023-07-05T17:19:00Z">
              <w:r w:rsidRPr="00E7639F" w:rsidDel="007A3190">
                <w:rPr>
                  <w:rFonts w:ascii="Arial Narrow" w:hAnsi="Arial Narrow" w:cs="Calibri"/>
                  <w:b/>
                  <w:color w:val="000000"/>
                </w:rPr>
                <w:delText>San Pedro Huanburque</w:delText>
              </w:r>
            </w:del>
          </w:p>
        </w:tc>
        <w:tc>
          <w:tcPr>
            <w:tcW w:w="978" w:type="dxa"/>
            <w:vAlign w:val="center"/>
          </w:tcPr>
          <w:p w14:paraId="156368F1" w14:textId="1B3796D3" w:rsidR="002C11A5" w:rsidRPr="00E7639F" w:rsidDel="007A3190" w:rsidRDefault="002C11A5" w:rsidP="00956A7F">
            <w:pPr>
              <w:rPr>
                <w:del w:id="242" w:author="GRAPURIMAC" w:date="2023-07-05T17:19:00Z"/>
                <w:rFonts w:ascii="Arial Narrow" w:hAnsi="Arial Narrow" w:cs="Calibri"/>
                <w:b/>
                <w:color w:val="000000"/>
                <w:lang w:eastAsia="es-PE"/>
              </w:rPr>
            </w:pPr>
            <w:del w:id="243" w:author="GRAPURIMAC" w:date="2023-07-05T17:19:00Z">
              <w:r w:rsidRPr="00E7639F" w:rsidDel="007A3190">
                <w:rPr>
                  <w:rFonts w:ascii="Arial Narrow" w:hAnsi="Arial Narrow" w:cs="Calibri"/>
                  <w:b/>
                  <w:color w:val="000000"/>
                </w:rPr>
                <w:delText>1331347</w:delText>
              </w:r>
            </w:del>
          </w:p>
        </w:tc>
        <w:tc>
          <w:tcPr>
            <w:tcW w:w="2764" w:type="dxa"/>
            <w:shd w:val="clear" w:color="auto" w:fill="auto"/>
            <w:vAlign w:val="center"/>
            <w:hideMark/>
          </w:tcPr>
          <w:p w14:paraId="21BDAF6F" w14:textId="3EA1DA65" w:rsidR="002C11A5" w:rsidRPr="00E7639F" w:rsidDel="007A3190" w:rsidRDefault="002C11A5" w:rsidP="00956A7F">
            <w:pPr>
              <w:rPr>
                <w:del w:id="244" w:author="GRAPURIMAC" w:date="2023-07-05T17:19:00Z"/>
                <w:rFonts w:ascii="Arial Narrow" w:hAnsi="Arial Narrow" w:cs="Calibri"/>
                <w:b/>
                <w:color w:val="000000"/>
                <w:lang w:eastAsia="es-PE"/>
              </w:rPr>
            </w:pPr>
            <w:del w:id="245" w:author="GRAPURIMAC" w:date="2023-07-05T17:19:00Z">
              <w:r w:rsidRPr="00E7639F" w:rsidDel="007A3190">
                <w:rPr>
                  <w:rFonts w:ascii="Arial Narrow" w:hAnsi="Arial Narrow" w:cs="Calibri"/>
                  <w:b/>
                  <w:color w:val="000000"/>
                  <w:lang w:eastAsia="es-PE"/>
                </w:rPr>
                <w:delText>I.E  San Pedro</w:delText>
              </w:r>
            </w:del>
          </w:p>
        </w:tc>
      </w:tr>
      <w:tr w:rsidR="002C11A5" w:rsidRPr="002C11A5" w:rsidDel="007A3190" w14:paraId="4B158FA4" w14:textId="22481106" w:rsidTr="002C11A5">
        <w:trPr>
          <w:trHeight w:val="34"/>
          <w:del w:id="246" w:author="GRAPURIMAC" w:date="2023-07-05T17:19:00Z"/>
        </w:trPr>
        <w:tc>
          <w:tcPr>
            <w:tcW w:w="492" w:type="dxa"/>
            <w:shd w:val="clear" w:color="auto" w:fill="auto"/>
            <w:noWrap/>
            <w:vAlign w:val="center"/>
            <w:hideMark/>
          </w:tcPr>
          <w:p w14:paraId="69228BAD" w14:textId="6AD6FECD" w:rsidR="002C11A5" w:rsidRPr="002C11A5" w:rsidDel="007A3190" w:rsidRDefault="002C11A5" w:rsidP="00956A7F">
            <w:pPr>
              <w:jc w:val="center"/>
              <w:rPr>
                <w:del w:id="247" w:author="GRAPURIMAC" w:date="2023-07-05T17:19:00Z"/>
                <w:rFonts w:ascii="Arial Narrow" w:hAnsi="Arial Narrow" w:cs="Calibri"/>
                <w:color w:val="000000"/>
                <w:lang w:eastAsia="es-PE"/>
              </w:rPr>
            </w:pPr>
            <w:del w:id="248" w:author="GRAPURIMAC" w:date="2023-07-05T17:19:00Z">
              <w:r w:rsidRPr="002C11A5" w:rsidDel="007A3190">
                <w:rPr>
                  <w:rFonts w:ascii="Arial Narrow" w:hAnsi="Arial Narrow" w:cs="Calibri"/>
                  <w:color w:val="000000"/>
                  <w:lang w:eastAsia="es-PE"/>
                </w:rPr>
                <w:delText>4</w:delText>
              </w:r>
            </w:del>
          </w:p>
        </w:tc>
        <w:tc>
          <w:tcPr>
            <w:tcW w:w="1116" w:type="dxa"/>
            <w:vAlign w:val="center"/>
          </w:tcPr>
          <w:p w14:paraId="6D555D5D" w14:textId="15DFC245" w:rsidR="002C11A5" w:rsidRPr="002C11A5" w:rsidDel="007A3190" w:rsidRDefault="002C11A5" w:rsidP="00956A7F">
            <w:pPr>
              <w:rPr>
                <w:del w:id="249" w:author="GRAPURIMAC" w:date="2023-07-05T17:19:00Z"/>
                <w:rFonts w:ascii="Arial Narrow" w:hAnsi="Arial Narrow" w:cs="Calibri"/>
                <w:color w:val="000000"/>
                <w:lang w:eastAsia="es-PE"/>
              </w:rPr>
            </w:pPr>
            <w:del w:id="250" w:author="GRAPURIMAC" w:date="2023-07-05T17:19:00Z">
              <w:r w:rsidRPr="002C11A5" w:rsidDel="007A3190">
                <w:rPr>
                  <w:rFonts w:ascii="Arial Narrow" w:hAnsi="Arial Narrow" w:cs="Calibri"/>
                  <w:color w:val="000000"/>
                </w:rPr>
                <w:delText>Anco-Huallo</w:delText>
              </w:r>
            </w:del>
          </w:p>
        </w:tc>
        <w:tc>
          <w:tcPr>
            <w:tcW w:w="1936" w:type="dxa"/>
            <w:vAlign w:val="center"/>
          </w:tcPr>
          <w:p w14:paraId="7EEB99BD" w14:textId="7C416A84" w:rsidR="002C11A5" w:rsidRPr="002C11A5" w:rsidDel="007A3190" w:rsidRDefault="002C11A5" w:rsidP="00956A7F">
            <w:pPr>
              <w:rPr>
                <w:del w:id="251" w:author="GRAPURIMAC" w:date="2023-07-05T17:19:00Z"/>
                <w:rFonts w:ascii="Arial Narrow" w:hAnsi="Arial Narrow" w:cs="Calibri"/>
                <w:color w:val="000000"/>
                <w:lang w:eastAsia="es-PE"/>
              </w:rPr>
            </w:pPr>
            <w:del w:id="252" w:author="GRAPURIMAC" w:date="2023-07-05T17:19:00Z">
              <w:r w:rsidRPr="002C11A5" w:rsidDel="007A3190">
                <w:rPr>
                  <w:rFonts w:ascii="Arial Narrow" w:hAnsi="Arial Narrow" w:cs="Calibri"/>
                  <w:color w:val="000000"/>
                </w:rPr>
                <w:delText>Vista Alegre</w:delText>
              </w:r>
            </w:del>
          </w:p>
        </w:tc>
        <w:tc>
          <w:tcPr>
            <w:tcW w:w="978" w:type="dxa"/>
            <w:vAlign w:val="center"/>
          </w:tcPr>
          <w:p w14:paraId="2F75E9A9" w14:textId="443B5300" w:rsidR="002C11A5" w:rsidRPr="002C11A5" w:rsidDel="007A3190" w:rsidRDefault="002C11A5" w:rsidP="00956A7F">
            <w:pPr>
              <w:rPr>
                <w:del w:id="253" w:author="GRAPURIMAC" w:date="2023-07-05T17:19:00Z"/>
                <w:rFonts w:ascii="Arial Narrow" w:hAnsi="Arial Narrow" w:cs="Calibri"/>
                <w:color w:val="000000"/>
                <w:lang w:eastAsia="es-PE"/>
              </w:rPr>
            </w:pPr>
            <w:del w:id="254" w:author="GRAPURIMAC" w:date="2023-07-05T17:19:00Z">
              <w:r w:rsidRPr="002C11A5" w:rsidDel="007A3190">
                <w:rPr>
                  <w:rFonts w:ascii="Arial Narrow" w:hAnsi="Arial Narrow" w:cs="Calibri"/>
                  <w:color w:val="000000"/>
                </w:rPr>
                <w:delText>1331552</w:delText>
              </w:r>
            </w:del>
          </w:p>
        </w:tc>
        <w:tc>
          <w:tcPr>
            <w:tcW w:w="2764" w:type="dxa"/>
            <w:shd w:val="clear" w:color="auto" w:fill="auto"/>
            <w:vAlign w:val="center"/>
            <w:hideMark/>
          </w:tcPr>
          <w:p w14:paraId="5991D7ED" w14:textId="32EBFCA5" w:rsidR="002C11A5" w:rsidRPr="002C11A5" w:rsidDel="007A3190" w:rsidRDefault="002C11A5" w:rsidP="00956A7F">
            <w:pPr>
              <w:rPr>
                <w:del w:id="255" w:author="GRAPURIMAC" w:date="2023-07-05T17:19:00Z"/>
                <w:rFonts w:ascii="Arial Narrow" w:hAnsi="Arial Narrow" w:cs="Calibri"/>
                <w:color w:val="000000"/>
                <w:lang w:eastAsia="es-PE"/>
              </w:rPr>
            </w:pPr>
            <w:del w:id="256" w:author="GRAPURIMAC" w:date="2023-07-05T17:19:00Z">
              <w:r w:rsidRPr="002C11A5" w:rsidDel="007A3190">
                <w:rPr>
                  <w:rFonts w:ascii="Arial Narrow" w:hAnsi="Arial Narrow" w:cs="Calibri"/>
                  <w:color w:val="000000"/>
                  <w:lang w:eastAsia="es-PE"/>
                </w:rPr>
                <w:delText>I.E  Carlos Noriega Jiménez</w:delText>
              </w:r>
            </w:del>
          </w:p>
        </w:tc>
      </w:tr>
      <w:tr w:rsidR="002C11A5" w:rsidRPr="002C11A5" w:rsidDel="007A3190" w14:paraId="356E468F" w14:textId="61A83FAD" w:rsidTr="002C11A5">
        <w:trPr>
          <w:trHeight w:val="34"/>
          <w:del w:id="257" w:author="GRAPURIMAC" w:date="2023-07-05T17:19:00Z"/>
        </w:trPr>
        <w:tc>
          <w:tcPr>
            <w:tcW w:w="492" w:type="dxa"/>
            <w:shd w:val="clear" w:color="auto" w:fill="auto"/>
            <w:noWrap/>
            <w:vAlign w:val="center"/>
            <w:hideMark/>
          </w:tcPr>
          <w:p w14:paraId="153459AD" w14:textId="41C1C6CE" w:rsidR="002C11A5" w:rsidRPr="00E7639F" w:rsidDel="007A3190" w:rsidRDefault="002C11A5" w:rsidP="00956A7F">
            <w:pPr>
              <w:jc w:val="center"/>
              <w:rPr>
                <w:del w:id="258" w:author="GRAPURIMAC" w:date="2023-07-05T17:19:00Z"/>
                <w:rFonts w:ascii="Arial Narrow" w:hAnsi="Arial Narrow" w:cs="Calibri"/>
                <w:b/>
                <w:color w:val="000000"/>
                <w:lang w:eastAsia="es-PE"/>
              </w:rPr>
            </w:pPr>
            <w:del w:id="259" w:author="GRAPURIMAC" w:date="2023-07-05T17:19:00Z">
              <w:r w:rsidRPr="00E7639F" w:rsidDel="007A3190">
                <w:rPr>
                  <w:rFonts w:ascii="Arial Narrow" w:hAnsi="Arial Narrow" w:cs="Calibri"/>
                  <w:b/>
                  <w:color w:val="000000"/>
                  <w:lang w:eastAsia="es-PE"/>
                </w:rPr>
                <w:delText>5</w:delText>
              </w:r>
            </w:del>
          </w:p>
        </w:tc>
        <w:tc>
          <w:tcPr>
            <w:tcW w:w="1116" w:type="dxa"/>
            <w:vAlign w:val="center"/>
          </w:tcPr>
          <w:p w14:paraId="1461062F" w14:textId="6288628F" w:rsidR="002C11A5" w:rsidRPr="00E7639F" w:rsidDel="007A3190" w:rsidRDefault="002C11A5" w:rsidP="00956A7F">
            <w:pPr>
              <w:rPr>
                <w:del w:id="260" w:author="GRAPURIMAC" w:date="2023-07-05T17:19:00Z"/>
                <w:rFonts w:ascii="Arial Narrow" w:hAnsi="Arial Narrow" w:cs="Calibri"/>
                <w:b/>
                <w:color w:val="000000"/>
                <w:lang w:eastAsia="es-PE"/>
              </w:rPr>
            </w:pPr>
            <w:del w:id="261" w:author="GRAPURIMAC" w:date="2023-07-05T17:19:00Z">
              <w:r w:rsidRPr="00E7639F" w:rsidDel="007A3190">
                <w:rPr>
                  <w:rFonts w:ascii="Arial Narrow" w:hAnsi="Arial Narrow" w:cs="Calibri"/>
                  <w:b/>
                  <w:color w:val="000000"/>
                </w:rPr>
                <w:delText>Anco-Huallo</w:delText>
              </w:r>
            </w:del>
          </w:p>
        </w:tc>
        <w:tc>
          <w:tcPr>
            <w:tcW w:w="1936" w:type="dxa"/>
            <w:vAlign w:val="center"/>
          </w:tcPr>
          <w:p w14:paraId="693705B9" w14:textId="3CB6C498" w:rsidR="002C11A5" w:rsidRPr="00E7639F" w:rsidDel="007A3190" w:rsidRDefault="002C11A5" w:rsidP="00956A7F">
            <w:pPr>
              <w:rPr>
                <w:del w:id="262" w:author="GRAPURIMAC" w:date="2023-07-05T17:19:00Z"/>
                <w:rFonts w:ascii="Arial Narrow" w:hAnsi="Arial Narrow" w:cs="Calibri"/>
                <w:b/>
                <w:color w:val="000000"/>
                <w:lang w:eastAsia="es-PE"/>
              </w:rPr>
            </w:pPr>
            <w:del w:id="263" w:author="GRAPURIMAC" w:date="2023-07-05T17:19:00Z">
              <w:r w:rsidRPr="00E7639F" w:rsidDel="007A3190">
                <w:rPr>
                  <w:rFonts w:ascii="Arial Narrow" w:hAnsi="Arial Narrow" w:cs="Calibri"/>
                  <w:b/>
                  <w:color w:val="000000"/>
                </w:rPr>
                <w:delText>Uripa</w:delText>
              </w:r>
            </w:del>
          </w:p>
        </w:tc>
        <w:tc>
          <w:tcPr>
            <w:tcW w:w="978" w:type="dxa"/>
            <w:vAlign w:val="center"/>
          </w:tcPr>
          <w:p w14:paraId="7EE38370" w14:textId="14996EF7" w:rsidR="002C11A5" w:rsidRPr="00E7639F" w:rsidDel="007A3190" w:rsidRDefault="002C11A5" w:rsidP="00956A7F">
            <w:pPr>
              <w:rPr>
                <w:del w:id="264" w:author="GRAPURIMAC" w:date="2023-07-05T17:19:00Z"/>
                <w:rFonts w:ascii="Arial Narrow" w:hAnsi="Arial Narrow" w:cs="Calibri"/>
                <w:b/>
                <w:color w:val="000000"/>
                <w:lang w:eastAsia="es-PE"/>
              </w:rPr>
            </w:pPr>
            <w:del w:id="265" w:author="GRAPURIMAC" w:date="2023-07-05T17:19:00Z">
              <w:r w:rsidRPr="00E7639F" w:rsidDel="007A3190">
                <w:rPr>
                  <w:rFonts w:ascii="Arial Narrow" w:hAnsi="Arial Narrow" w:cs="Calibri"/>
                  <w:b/>
                  <w:color w:val="000000"/>
                </w:rPr>
                <w:delText>1090349</w:delText>
              </w:r>
            </w:del>
          </w:p>
        </w:tc>
        <w:tc>
          <w:tcPr>
            <w:tcW w:w="2764" w:type="dxa"/>
            <w:shd w:val="clear" w:color="auto" w:fill="auto"/>
            <w:vAlign w:val="center"/>
            <w:hideMark/>
          </w:tcPr>
          <w:p w14:paraId="79365BD7" w14:textId="5D42AB08" w:rsidR="002C11A5" w:rsidRPr="00E7639F" w:rsidDel="007A3190" w:rsidRDefault="002C11A5" w:rsidP="00956A7F">
            <w:pPr>
              <w:rPr>
                <w:del w:id="266" w:author="GRAPURIMAC" w:date="2023-07-05T17:19:00Z"/>
                <w:rFonts w:ascii="Arial Narrow" w:hAnsi="Arial Narrow" w:cs="Calibri"/>
                <w:b/>
                <w:color w:val="000000"/>
                <w:lang w:eastAsia="es-PE"/>
              </w:rPr>
            </w:pPr>
            <w:del w:id="267" w:author="GRAPURIMAC" w:date="2023-07-05T17:19:00Z">
              <w:r w:rsidRPr="00E7639F" w:rsidDel="007A3190">
                <w:rPr>
                  <w:rFonts w:ascii="Arial Narrow" w:hAnsi="Arial Narrow" w:cs="Calibri"/>
                  <w:b/>
                  <w:color w:val="000000"/>
                  <w:lang w:eastAsia="es-PE"/>
                </w:rPr>
                <w:delText>I.E  José María Arguedas</w:delText>
              </w:r>
            </w:del>
          </w:p>
        </w:tc>
      </w:tr>
      <w:tr w:rsidR="002C11A5" w:rsidRPr="002C11A5" w:rsidDel="007A3190" w14:paraId="7729F052" w14:textId="310C8F66" w:rsidTr="002C11A5">
        <w:trPr>
          <w:trHeight w:val="115"/>
          <w:del w:id="268" w:author="GRAPURIMAC" w:date="2023-07-05T17:19:00Z"/>
        </w:trPr>
        <w:tc>
          <w:tcPr>
            <w:tcW w:w="492" w:type="dxa"/>
            <w:shd w:val="clear" w:color="auto" w:fill="auto"/>
            <w:noWrap/>
            <w:vAlign w:val="center"/>
            <w:hideMark/>
          </w:tcPr>
          <w:p w14:paraId="6295B4BD" w14:textId="0E9FADA9" w:rsidR="002C11A5" w:rsidRPr="002C11A5" w:rsidDel="007A3190" w:rsidRDefault="002C11A5" w:rsidP="00956A7F">
            <w:pPr>
              <w:jc w:val="center"/>
              <w:rPr>
                <w:del w:id="269" w:author="GRAPURIMAC" w:date="2023-07-05T17:19:00Z"/>
                <w:rFonts w:ascii="Arial Narrow" w:hAnsi="Arial Narrow" w:cs="Calibri"/>
                <w:color w:val="000000"/>
                <w:lang w:eastAsia="es-PE"/>
              </w:rPr>
            </w:pPr>
            <w:del w:id="270" w:author="GRAPURIMAC" w:date="2023-07-05T17:19:00Z">
              <w:r w:rsidRPr="002C11A5" w:rsidDel="007A3190">
                <w:rPr>
                  <w:rFonts w:ascii="Arial Narrow" w:hAnsi="Arial Narrow" w:cs="Calibri"/>
                  <w:color w:val="000000"/>
                  <w:lang w:eastAsia="es-PE"/>
                </w:rPr>
                <w:delText>6</w:delText>
              </w:r>
            </w:del>
          </w:p>
        </w:tc>
        <w:tc>
          <w:tcPr>
            <w:tcW w:w="1116" w:type="dxa"/>
            <w:vAlign w:val="center"/>
          </w:tcPr>
          <w:p w14:paraId="244399DE" w14:textId="105BA445" w:rsidR="002C11A5" w:rsidRPr="002C11A5" w:rsidDel="007A3190" w:rsidRDefault="002C11A5" w:rsidP="00956A7F">
            <w:pPr>
              <w:rPr>
                <w:del w:id="271" w:author="GRAPURIMAC" w:date="2023-07-05T17:19:00Z"/>
                <w:rFonts w:ascii="Arial Narrow" w:hAnsi="Arial Narrow" w:cs="Calibri"/>
                <w:color w:val="000000"/>
                <w:lang w:eastAsia="es-PE"/>
              </w:rPr>
            </w:pPr>
            <w:del w:id="272" w:author="GRAPURIMAC" w:date="2023-07-05T17:19:00Z">
              <w:r w:rsidRPr="002C11A5" w:rsidDel="007A3190">
                <w:rPr>
                  <w:rFonts w:ascii="Arial Narrow" w:hAnsi="Arial Narrow" w:cs="Calibri"/>
                  <w:color w:val="000000"/>
                </w:rPr>
                <w:delText>Ahuayro</w:delText>
              </w:r>
            </w:del>
          </w:p>
        </w:tc>
        <w:tc>
          <w:tcPr>
            <w:tcW w:w="1936" w:type="dxa"/>
            <w:vAlign w:val="center"/>
          </w:tcPr>
          <w:p w14:paraId="5072A001" w14:textId="3B403DF1" w:rsidR="002C11A5" w:rsidRPr="002C11A5" w:rsidDel="007A3190" w:rsidRDefault="002C11A5" w:rsidP="00956A7F">
            <w:pPr>
              <w:rPr>
                <w:del w:id="273" w:author="GRAPURIMAC" w:date="2023-07-05T17:19:00Z"/>
                <w:rFonts w:ascii="Arial Narrow" w:hAnsi="Arial Narrow" w:cs="Calibri"/>
                <w:color w:val="000000"/>
                <w:lang w:eastAsia="es-PE"/>
              </w:rPr>
            </w:pPr>
            <w:del w:id="274" w:author="GRAPURIMAC" w:date="2023-07-05T17:19:00Z">
              <w:r w:rsidRPr="002C11A5" w:rsidDel="007A3190">
                <w:rPr>
                  <w:rFonts w:ascii="Arial Narrow" w:hAnsi="Arial Narrow" w:cs="Calibri"/>
                  <w:color w:val="000000"/>
                </w:rPr>
                <w:delText>Ahuayro</w:delText>
              </w:r>
            </w:del>
          </w:p>
        </w:tc>
        <w:tc>
          <w:tcPr>
            <w:tcW w:w="978" w:type="dxa"/>
            <w:vAlign w:val="center"/>
          </w:tcPr>
          <w:p w14:paraId="587135B5" w14:textId="3705629F" w:rsidR="002C11A5" w:rsidRPr="002C11A5" w:rsidDel="007A3190" w:rsidRDefault="002C11A5" w:rsidP="00956A7F">
            <w:pPr>
              <w:rPr>
                <w:del w:id="275" w:author="GRAPURIMAC" w:date="2023-07-05T17:19:00Z"/>
                <w:rFonts w:ascii="Arial Narrow" w:hAnsi="Arial Narrow" w:cs="Calibri"/>
                <w:color w:val="000000"/>
                <w:lang w:eastAsia="es-PE"/>
              </w:rPr>
            </w:pPr>
            <w:del w:id="276" w:author="GRAPURIMAC" w:date="2023-07-05T17:19:00Z">
              <w:r w:rsidRPr="002C11A5" w:rsidDel="007A3190">
                <w:rPr>
                  <w:rFonts w:ascii="Arial Narrow" w:hAnsi="Arial Narrow" w:cs="Calibri"/>
                  <w:color w:val="000000"/>
                </w:rPr>
                <w:delText>1205913</w:delText>
              </w:r>
            </w:del>
          </w:p>
        </w:tc>
        <w:tc>
          <w:tcPr>
            <w:tcW w:w="2764" w:type="dxa"/>
            <w:shd w:val="clear" w:color="auto" w:fill="auto"/>
            <w:vAlign w:val="center"/>
            <w:hideMark/>
          </w:tcPr>
          <w:p w14:paraId="0A263773" w14:textId="64A535C4" w:rsidR="002C11A5" w:rsidRPr="002C11A5" w:rsidDel="007A3190" w:rsidRDefault="002C11A5" w:rsidP="00956A7F">
            <w:pPr>
              <w:rPr>
                <w:del w:id="277" w:author="GRAPURIMAC" w:date="2023-07-05T17:19:00Z"/>
                <w:rFonts w:ascii="Arial Narrow" w:hAnsi="Arial Narrow" w:cs="Calibri"/>
                <w:color w:val="000000"/>
                <w:lang w:eastAsia="es-PE"/>
              </w:rPr>
            </w:pPr>
            <w:del w:id="278" w:author="GRAPURIMAC" w:date="2023-07-05T17:19:00Z">
              <w:r w:rsidRPr="002C11A5" w:rsidDel="007A3190">
                <w:rPr>
                  <w:rFonts w:ascii="Arial Narrow" w:hAnsi="Arial Narrow" w:cs="Calibri"/>
                  <w:color w:val="000000"/>
                  <w:lang w:eastAsia="es-PE"/>
                </w:rPr>
                <w:delText>I.E Ciro Alegría</w:delText>
              </w:r>
            </w:del>
          </w:p>
        </w:tc>
      </w:tr>
      <w:tr w:rsidR="002C11A5" w:rsidRPr="002C11A5" w:rsidDel="007A3190" w14:paraId="55365C79" w14:textId="2F18178A" w:rsidTr="002C11A5">
        <w:trPr>
          <w:trHeight w:val="34"/>
          <w:del w:id="279" w:author="GRAPURIMAC" w:date="2023-07-05T17:19:00Z"/>
        </w:trPr>
        <w:tc>
          <w:tcPr>
            <w:tcW w:w="492" w:type="dxa"/>
            <w:shd w:val="clear" w:color="auto" w:fill="auto"/>
            <w:noWrap/>
            <w:vAlign w:val="center"/>
            <w:hideMark/>
          </w:tcPr>
          <w:p w14:paraId="1EF566D0" w14:textId="49E604CF" w:rsidR="002C11A5" w:rsidRPr="002C11A5" w:rsidDel="007A3190" w:rsidRDefault="002C11A5" w:rsidP="00956A7F">
            <w:pPr>
              <w:jc w:val="center"/>
              <w:rPr>
                <w:del w:id="280" w:author="GRAPURIMAC" w:date="2023-07-05T17:19:00Z"/>
                <w:rFonts w:ascii="Arial Narrow" w:hAnsi="Arial Narrow" w:cs="Calibri"/>
                <w:color w:val="000000"/>
                <w:lang w:eastAsia="es-PE"/>
              </w:rPr>
            </w:pPr>
            <w:del w:id="281" w:author="GRAPURIMAC" w:date="2023-07-05T17:19:00Z">
              <w:r w:rsidRPr="002C11A5" w:rsidDel="007A3190">
                <w:rPr>
                  <w:rFonts w:ascii="Arial Narrow" w:hAnsi="Arial Narrow" w:cs="Calibri"/>
                  <w:color w:val="000000"/>
                  <w:lang w:eastAsia="es-PE"/>
                </w:rPr>
                <w:delText>7</w:delText>
              </w:r>
            </w:del>
          </w:p>
        </w:tc>
        <w:tc>
          <w:tcPr>
            <w:tcW w:w="1116" w:type="dxa"/>
            <w:vAlign w:val="center"/>
          </w:tcPr>
          <w:p w14:paraId="4775F821" w14:textId="51CA7F9A" w:rsidR="002C11A5" w:rsidRPr="002C11A5" w:rsidDel="007A3190" w:rsidRDefault="002C11A5" w:rsidP="00956A7F">
            <w:pPr>
              <w:rPr>
                <w:del w:id="282" w:author="GRAPURIMAC" w:date="2023-07-05T17:19:00Z"/>
                <w:rFonts w:ascii="Arial Narrow" w:hAnsi="Arial Narrow" w:cs="Calibri"/>
                <w:color w:val="000000"/>
                <w:lang w:eastAsia="es-PE"/>
              </w:rPr>
            </w:pPr>
            <w:del w:id="283" w:author="GRAPURIMAC" w:date="2023-07-05T17:19:00Z">
              <w:r w:rsidRPr="002C11A5" w:rsidDel="007A3190">
                <w:rPr>
                  <w:rFonts w:ascii="Arial Narrow" w:hAnsi="Arial Narrow" w:cs="Calibri"/>
                  <w:color w:val="000000"/>
                </w:rPr>
                <w:delText>Chincheros</w:delText>
              </w:r>
            </w:del>
          </w:p>
        </w:tc>
        <w:tc>
          <w:tcPr>
            <w:tcW w:w="1936" w:type="dxa"/>
            <w:vAlign w:val="center"/>
          </w:tcPr>
          <w:p w14:paraId="13BCD72B" w14:textId="47DB8186" w:rsidR="002C11A5" w:rsidRPr="002C11A5" w:rsidDel="007A3190" w:rsidRDefault="002C11A5" w:rsidP="00956A7F">
            <w:pPr>
              <w:rPr>
                <w:del w:id="284" w:author="GRAPURIMAC" w:date="2023-07-05T17:19:00Z"/>
                <w:rFonts w:ascii="Arial Narrow" w:hAnsi="Arial Narrow" w:cs="Calibri"/>
                <w:color w:val="000000"/>
                <w:lang w:eastAsia="es-PE"/>
              </w:rPr>
            </w:pPr>
            <w:del w:id="285" w:author="GRAPURIMAC" w:date="2023-07-05T17:19:00Z">
              <w:r w:rsidRPr="002C11A5" w:rsidDel="007A3190">
                <w:rPr>
                  <w:rFonts w:ascii="Arial Narrow" w:hAnsi="Arial Narrow" w:cs="Calibri"/>
                  <w:color w:val="000000"/>
                </w:rPr>
                <w:delText>Callebamba</w:delText>
              </w:r>
            </w:del>
          </w:p>
        </w:tc>
        <w:tc>
          <w:tcPr>
            <w:tcW w:w="978" w:type="dxa"/>
            <w:vAlign w:val="center"/>
          </w:tcPr>
          <w:p w14:paraId="4E97438B" w14:textId="12931865" w:rsidR="002C11A5" w:rsidRPr="002C11A5" w:rsidDel="007A3190" w:rsidRDefault="002C11A5" w:rsidP="00956A7F">
            <w:pPr>
              <w:rPr>
                <w:del w:id="286" w:author="GRAPURIMAC" w:date="2023-07-05T17:19:00Z"/>
                <w:rFonts w:ascii="Arial Narrow" w:hAnsi="Arial Narrow" w:cs="Calibri"/>
                <w:color w:val="000000"/>
                <w:lang w:eastAsia="es-PE"/>
              </w:rPr>
            </w:pPr>
            <w:del w:id="287" w:author="GRAPURIMAC" w:date="2023-07-05T17:19:00Z">
              <w:r w:rsidRPr="002C11A5" w:rsidDel="007A3190">
                <w:rPr>
                  <w:rFonts w:ascii="Arial Narrow" w:hAnsi="Arial Narrow" w:cs="Calibri"/>
                  <w:color w:val="000000"/>
                </w:rPr>
                <w:delText>1331586</w:delText>
              </w:r>
            </w:del>
          </w:p>
        </w:tc>
        <w:tc>
          <w:tcPr>
            <w:tcW w:w="2764" w:type="dxa"/>
            <w:shd w:val="clear" w:color="auto" w:fill="auto"/>
            <w:vAlign w:val="center"/>
            <w:hideMark/>
          </w:tcPr>
          <w:p w14:paraId="1C070ACF" w14:textId="301BA1BA" w:rsidR="002C11A5" w:rsidRPr="002C11A5" w:rsidDel="007A3190" w:rsidRDefault="002C11A5" w:rsidP="00956A7F">
            <w:pPr>
              <w:rPr>
                <w:del w:id="288" w:author="GRAPURIMAC" w:date="2023-07-05T17:19:00Z"/>
                <w:rFonts w:ascii="Arial Narrow" w:hAnsi="Arial Narrow" w:cs="Calibri"/>
                <w:color w:val="000000"/>
                <w:lang w:eastAsia="es-PE"/>
              </w:rPr>
            </w:pPr>
            <w:del w:id="289" w:author="GRAPURIMAC" w:date="2023-07-05T17:19:00Z">
              <w:r w:rsidRPr="002C11A5" w:rsidDel="007A3190">
                <w:rPr>
                  <w:rFonts w:ascii="Arial Narrow" w:hAnsi="Arial Narrow" w:cs="Calibri"/>
                  <w:color w:val="000000"/>
                  <w:lang w:eastAsia="es-PE"/>
                </w:rPr>
                <w:delText>I.E  San Juan Bautista</w:delText>
              </w:r>
            </w:del>
          </w:p>
        </w:tc>
      </w:tr>
      <w:tr w:rsidR="002C11A5" w:rsidRPr="002C11A5" w:rsidDel="007A3190" w14:paraId="29A176D9" w14:textId="7D2DB71B" w:rsidTr="002C11A5">
        <w:trPr>
          <w:trHeight w:val="34"/>
          <w:del w:id="290" w:author="GRAPURIMAC" w:date="2023-07-05T17:19:00Z"/>
        </w:trPr>
        <w:tc>
          <w:tcPr>
            <w:tcW w:w="492" w:type="dxa"/>
            <w:shd w:val="clear" w:color="auto" w:fill="auto"/>
            <w:noWrap/>
            <w:vAlign w:val="center"/>
            <w:hideMark/>
          </w:tcPr>
          <w:p w14:paraId="21866D6B" w14:textId="4A4BE119" w:rsidR="002C11A5" w:rsidRPr="002C11A5" w:rsidDel="007A3190" w:rsidRDefault="002C11A5" w:rsidP="00956A7F">
            <w:pPr>
              <w:jc w:val="center"/>
              <w:rPr>
                <w:del w:id="291" w:author="GRAPURIMAC" w:date="2023-07-05T17:19:00Z"/>
                <w:rFonts w:ascii="Arial Narrow" w:hAnsi="Arial Narrow" w:cs="Calibri"/>
                <w:color w:val="000000"/>
                <w:lang w:eastAsia="es-PE"/>
              </w:rPr>
            </w:pPr>
            <w:del w:id="292" w:author="GRAPURIMAC" w:date="2023-07-05T17:19:00Z">
              <w:r w:rsidRPr="002C11A5" w:rsidDel="007A3190">
                <w:rPr>
                  <w:rFonts w:ascii="Arial Narrow" w:hAnsi="Arial Narrow" w:cs="Calibri"/>
                  <w:color w:val="000000"/>
                  <w:lang w:eastAsia="es-PE"/>
                </w:rPr>
                <w:delText>8</w:delText>
              </w:r>
            </w:del>
          </w:p>
        </w:tc>
        <w:tc>
          <w:tcPr>
            <w:tcW w:w="1116" w:type="dxa"/>
            <w:vAlign w:val="center"/>
          </w:tcPr>
          <w:p w14:paraId="3D206515" w14:textId="21E2401D" w:rsidR="002C11A5" w:rsidRPr="002C11A5" w:rsidDel="007A3190" w:rsidRDefault="002C11A5" w:rsidP="00956A7F">
            <w:pPr>
              <w:rPr>
                <w:del w:id="293" w:author="GRAPURIMAC" w:date="2023-07-05T17:19:00Z"/>
                <w:rFonts w:ascii="Arial Narrow" w:hAnsi="Arial Narrow" w:cs="Calibri"/>
                <w:color w:val="000000"/>
                <w:lang w:eastAsia="es-PE"/>
              </w:rPr>
            </w:pPr>
            <w:del w:id="294" w:author="GRAPURIMAC" w:date="2023-07-05T17:19:00Z">
              <w:r w:rsidRPr="002C11A5" w:rsidDel="007A3190">
                <w:rPr>
                  <w:rFonts w:ascii="Arial Narrow" w:hAnsi="Arial Narrow" w:cs="Calibri"/>
                  <w:color w:val="000000"/>
                </w:rPr>
                <w:delText>Ongoy</w:delText>
              </w:r>
            </w:del>
          </w:p>
        </w:tc>
        <w:tc>
          <w:tcPr>
            <w:tcW w:w="1936" w:type="dxa"/>
            <w:vAlign w:val="center"/>
          </w:tcPr>
          <w:p w14:paraId="1ED2ADD9" w14:textId="4C8D6903" w:rsidR="002C11A5" w:rsidRPr="002C11A5" w:rsidDel="007A3190" w:rsidRDefault="002C11A5" w:rsidP="00956A7F">
            <w:pPr>
              <w:rPr>
                <w:del w:id="295" w:author="GRAPURIMAC" w:date="2023-07-05T17:19:00Z"/>
                <w:rFonts w:ascii="Arial Narrow" w:hAnsi="Arial Narrow" w:cs="Calibri"/>
                <w:color w:val="000000"/>
                <w:lang w:eastAsia="es-PE"/>
              </w:rPr>
            </w:pPr>
            <w:del w:id="296" w:author="GRAPURIMAC" w:date="2023-07-05T17:19:00Z">
              <w:r w:rsidRPr="002C11A5" w:rsidDel="007A3190">
                <w:rPr>
                  <w:rFonts w:ascii="Arial Narrow" w:hAnsi="Arial Narrow" w:cs="Calibri"/>
                  <w:color w:val="000000"/>
                </w:rPr>
                <w:delText>Ongoy</w:delText>
              </w:r>
            </w:del>
          </w:p>
        </w:tc>
        <w:tc>
          <w:tcPr>
            <w:tcW w:w="978" w:type="dxa"/>
            <w:vAlign w:val="center"/>
          </w:tcPr>
          <w:p w14:paraId="136421CC" w14:textId="42B99389" w:rsidR="002C11A5" w:rsidRPr="002C11A5" w:rsidDel="007A3190" w:rsidRDefault="002C11A5" w:rsidP="00956A7F">
            <w:pPr>
              <w:rPr>
                <w:del w:id="297" w:author="GRAPURIMAC" w:date="2023-07-05T17:19:00Z"/>
                <w:rFonts w:ascii="Arial Narrow" w:hAnsi="Arial Narrow" w:cs="Calibri"/>
                <w:color w:val="000000"/>
                <w:lang w:eastAsia="es-PE"/>
              </w:rPr>
            </w:pPr>
            <w:del w:id="298" w:author="GRAPURIMAC" w:date="2023-07-05T17:19:00Z">
              <w:r w:rsidRPr="002C11A5" w:rsidDel="007A3190">
                <w:rPr>
                  <w:rFonts w:ascii="Arial Narrow" w:hAnsi="Arial Narrow" w:cs="Calibri"/>
                  <w:color w:val="000000"/>
                </w:rPr>
                <w:delText>1205954</w:delText>
              </w:r>
            </w:del>
          </w:p>
        </w:tc>
        <w:tc>
          <w:tcPr>
            <w:tcW w:w="2764" w:type="dxa"/>
            <w:shd w:val="clear" w:color="auto" w:fill="auto"/>
            <w:vAlign w:val="center"/>
            <w:hideMark/>
          </w:tcPr>
          <w:p w14:paraId="037138EC" w14:textId="645DCA7B" w:rsidR="002C11A5" w:rsidRPr="002C11A5" w:rsidDel="007A3190" w:rsidRDefault="002C11A5" w:rsidP="00956A7F">
            <w:pPr>
              <w:rPr>
                <w:del w:id="299" w:author="GRAPURIMAC" w:date="2023-07-05T17:19:00Z"/>
                <w:rFonts w:ascii="Arial Narrow" w:hAnsi="Arial Narrow" w:cs="Calibri"/>
                <w:color w:val="000000"/>
                <w:lang w:eastAsia="es-PE"/>
              </w:rPr>
            </w:pPr>
            <w:del w:id="300" w:author="GRAPURIMAC" w:date="2023-07-05T17:19:00Z">
              <w:r w:rsidRPr="002C11A5" w:rsidDel="007A3190">
                <w:rPr>
                  <w:rFonts w:ascii="Arial Narrow" w:hAnsi="Arial Narrow" w:cs="Calibri"/>
                  <w:color w:val="000000"/>
                  <w:lang w:eastAsia="es-PE"/>
                </w:rPr>
                <w:delText>I.E  Luis Alberto Sánchez</w:delText>
              </w:r>
            </w:del>
          </w:p>
        </w:tc>
      </w:tr>
      <w:tr w:rsidR="002C11A5" w:rsidRPr="002C11A5" w:rsidDel="007A3190" w14:paraId="13E0CAA2" w14:textId="1DEA8931" w:rsidTr="002C11A5">
        <w:trPr>
          <w:trHeight w:val="34"/>
          <w:del w:id="301" w:author="GRAPURIMAC" w:date="2023-07-05T17:19:00Z"/>
        </w:trPr>
        <w:tc>
          <w:tcPr>
            <w:tcW w:w="492" w:type="dxa"/>
            <w:shd w:val="clear" w:color="auto" w:fill="auto"/>
            <w:noWrap/>
            <w:vAlign w:val="center"/>
            <w:hideMark/>
          </w:tcPr>
          <w:p w14:paraId="325936C1" w14:textId="5DD692A0" w:rsidR="002C11A5" w:rsidRPr="002C11A5" w:rsidDel="007A3190" w:rsidRDefault="002C11A5" w:rsidP="00956A7F">
            <w:pPr>
              <w:jc w:val="center"/>
              <w:rPr>
                <w:del w:id="302" w:author="GRAPURIMAC" w:date="2023-07-05T17:19:00Z"/>
                <w:rFonts w:ascii="Arial Narrow" w:hAnsi="Arial Narrow" w:cs="Calibri"/>
                <w:color w:val="000000"/>
                <w:lang w:eastAsia="es-PE"/>
              </w:rPr>
            </w:pPr>
            <w:del w:id="303" w:author="GRAPURIMAC" w:date="2023-07-05T17:19:00Z">
              <w:r w:rsidRPr="002C11A5" w:rsidDel="007A3190">
                <w:rPr>
                  <w:rFonts w:ascii="Arial Narrow" w:hAnsi="Arial Narrow" w:cs="Calibri"/>
                  <w:color w:val="000000"/>
                  <w:lang w:eastAsia="es-PE"/>
                </w:rPr>
                <w:delText>9</w:delText>
              </w:r>
            </w:del>
          </w:p>
        </w:tc>
        <w:tc>
          <w:tcPr>
            <w:tcW w:w="1116" w:type="dxa"/>
            <w:vAlign w:val="center"/>
          </w:tcPr>
          <w:p w14:paraId="23964E60" w14:textId="73D6A205" w:rsidR="002C11A5" w:rsidRPr="002C11A5" w:rsidDel="007A3190" w:rsidRDefault="002C11A5" w:rsidP="00956A7F">
            <w:pPr>
              <w:rPr>
                <w:del w:id="304" w:author="GRAPURIMAC" w:date="2023-07-05T17:19:00Z"/>
                <w:rFonts w:ascii="Arial Narrow" w:hAnsi="Arial Narrow" w:cs="Calibri"/>
                <w:color w:val="000000"/>
                <w:lang w:eastAsia="es-PE"/>
              </w:rPr>
            </w:pPr>
            <w:del w:id="305" w:author="GRAPURIMAC" w:date="2023-07-05T17:19:00Z">
              <w:r w:rsidRPr="002C11A5" w:rsidDel="007A3190">
                <w:rPr>
                  <w:rFonts w:ascii="Arial Narrow" w:hAnsi="Arial Narrow" w:cs="Calibri"/>
                  <w:color w:val="000000"/>
                </w:rPr>
                <w:delText>Ongoy</w:delText>
              </w:r>
            </w:del>
          </w:p>
        </w:tc>
        <w:tc>
          <w:tcPr>
            <w:tcW w:w="1936" w:type="dxa"/>
            <w:vAlign w:val="center"/>
          </w:tcPr>
          <w:p w14:paraId="58497E8F" w14:textId="40A5C3D2" w:rsidR="002C11A5" w:rsidRPr="002C11A5" w:rsidDel="007A3190" w:rsidRDefault="002C11A5" w:rsidP="00956A7F">
            <w:pPr>
              <w:rPr>
                <w:del w:id="306" w:author="GRAPURIMAC" w:date="2023-07-05T17:19:00Z"/>
                <w:rFonts w:ascii="Arial Narrow" w:hAnsi="Arial Narrow" w:cs="Calibri"/>
                <w:color w:val="000000"/>
                <w:lang w:eastAsia="es-PE"/>
              </w:rPr>
            </w:pPr>
            <w:del w:id="307" w:author="GRAPURIMAC" w:date="2023-07-05T17:19:00Z">
              <w:r w:rsidRPr="002C11A5" w:rsidDel="007A3190">
                <w:rPr>
                  <w:rFonts w:ascii="Arial Narrow" w:hAnsi="Arial Narrow" w:cs="Calibri"/>
                  <w:color w:val="000000"/>
                </w:rPr>
                <w:delText>Comunpampa</w:delText>
              </w:r>
            </w:del>
          </w:p>
        </w:tc>
        <w:tc>
          <w:tcPr>
            <w:tcW w:w="978" w:type="dxa"/>
            <w:vAlign w:val="center"/>
          </w:tcPr>
          <w:p w14:paraId="16890AF2" w14:textId="30AAEF2F" w:rsidR="002C11A5" w:rsidRPr="002C11A5" w:rsidDel="007A3190" w:rsidRDefault="002C11A5" w:rsidP="00956A7F">
            <w:pPr>
              <w:rPr>
                <w:del w:id="308" w:author="GRAPURIMAC" w:date="2023-07-05T17:19:00Z"/>
                <w:rFonts w:ascii="Arial Narrow" w:hAnsi="Arial Narrow" w:cs="Calibri"/>
                <w:color w:val="000000"/>
                <w:lang w:eastAsia="es-PE"/>
              </w:rPr>
            </w:pPr>
            <w:del w:id="309" w:author="GRAPURIMAC" w:date="2023-07-05T17:19:00Z">
              <w:r w:rsidRPr="002C11A5" w:rsidDel="007A3190">
                <w:rPr>
                  <w:rFonts w:ascii="Arial Narrow" w:hAnsi="Arial Narrow" w:cs="Calibri"/>
                  <w:color w:val="000000"/>
                </w:rPr>
                <w:delText>1266063</w:delText>
              </w:r>
            </w:del>
          </w:p>
        </w:tc>
        <w:tc>
          <w:tcPr>
            <w:tcW w:w="2764" w:type="dxa"/>
            <w:shd w:val="clear" w:color="auto" w:fill="auto"/>
            <w:vAlign w:val="center"/>
            <w:hideMark/>
          </w:tcPr>
          <w:p w14:paraId="227594F9" w14:textId="28A6B13F" w:rsidR="002C11A5" w:rsidRPr="002C11A5" w:rsidDel="007A3190" w:rsidRDefault="002C11A5" w:rsidP="00956A7F">
            <w:pPr>
              <w:rPr>
                <w:del w:id="310" w:author="GRAPURIMAC" w:date="2023-07-05T17:19:00Z"/>
                <w:rFonts w:ascii="Arial Narrow" w:hAnsi="Arial Narrow" w:cs="Calibri"/>
                <w:color w:val="000000"/>
                <w:lang w:eastAsia="es-PE"/>
              </w:rPr>
            </w:pPr>
            <w:del w:id="311" w:author="GRAPURIMAC" w:date="2023-07-05T17:19:00Z">
              <w:r w:rsidRPr="002C11A5" w:rsidDel="007A3190">
                <w:rPr>
                  <w:rFonts w:ascii="Arial Narrow" w:hAnsi="Arial Narrow" w:cs="Calibri"/>
                  <w:color w:val="000000"/>
                  <w:lang w:eastAsia="es-PE"/>
                </w:rPr>
                <w:delText>I.E Técnico Industrial</w:delText>
              </w:r>
            </w:del>
          </w:p>
        </w:tc>
      </w:tr>
      <w:tr w:rsidR="002C11A5" w:rsidRPr="002C11A5" w:rsidDel="007A3190" w14:paraId="614EC425" w14:textId="28519D82" w:rsidTr="002C11A5">
        <w:trPr>
          <w:trHeight w:val="34"/>
          <w:del w:id="312" w:author="GRAPURIMAC" w:date="2023-07-05T17:19:00Z"/>
        </w:trPr>
        <w:tc>
          <w:tcPr>
            <w:tcW w:w="492" w:type="dxa"/>
            <w:shd w:val="clear" w:color="auto" w:fill="auto"/>
            <w:noWrap/>
            <w:vAlign w:val="center"/>
            <w:hideMark/>
          </w:tcPr>
          <w:p w14:paraId="31CA68D7" w14:textId="499DE555" w:rsidR="002C11A5" w:rsidRPr="002C11A5" w:rsidDel="007A3190" w:rsidRDefault="002C11A5" w:rsidP="00956A7F">
            <w:pPr>
              <w:jc w:val="center"/>
              <w:rPr>
                <w:del w:id="313" w:author="GRAPURIMAC" w:date="2023-07-05T17:19:00Z"/>
                <w:rFonts w:ascii="Arial Narrow" w:hAnsi="Arial Narrow" w:cs="Calibri"/>
                <w:color w:val="000000"/>
                <w:lang w:eastAsia="es-PE"/>
              </w:rPr>
            </w:pPr>
            <w:del w:id="314" w:author="GRAPURIMAC" w:date="2023-07-05T17:19:00Z">
              <w:r w:rsidRPr="002C11A5" w:rsidDel="007A3190">
                <w:rPr>
                  <w:rFonts w:ascii="Arial Narrow" w:hAnsi="Arial Narrow" w:cs="Calibri"/>
                  <w:color w:val="000000"/>
                  <w:lang w:eastAsia="es-PE"/>
                </w:rPr>
                <w:delText>10</w:delText>
              </w:r>
            </w:del>
          </w:p>
        </w:tc>
        <w:tc>
          <w:tcPr>
            <w:tcW w:w="1116" w:type="dxa"/>
            <w:vAlign w:val="center"/>
          </w:tcPr>
          <w:p w14:paraId="3D24DE97" w14:textId="78C4BAE5" w:rsidR="002C11A5" w:rsidRPr="002C11A5" w:rsidDel="007A3190" w:rsidRDefault="002C11A5" w:rsidP="00956A7F">
            <w:pPr>
              <w:rPr>
                <w:del w:id="315" w:author="GRAPURIMAC" w:date="2023-07-05T17:19:00Z"/>
                <w:rFonts w:ascii="Arial Narrow" w:hAnsi="Arial Narrow" w:cs="Calibri"/>
                <w:color w:val="000000"/>
                <w:lang w:eastAsia="es-PE"/>
              </w:rPr>
            </w:pPr>
            <w:del w:id="316" w:author="GRAPURIMAC" w:date="2023-07-05T17:19:00Z">
              <w:r w:rsidRPr="002C11A5" w:rsidDel="007A3190">
                <w:rPr>
                  <w:rFonts w:ascii="Arial Narrow" w:hAnsi="Arial Narrow" w:cs="Calibri"/>
                  <w:color w:val="000000"/>
                </w:rPr>
                <w:delText>Ongoy</w:delText>
              </w:r>
            </w:del>
          </w:p>
        </w:tc>
        <w:tc>
          <w:tcPr>
            <w:tcW w:w="1936" w:type="dxa"/>
            <w:vAlign w:val="center"/>
          </w:tcPr>
          <w:p w14:paraId="4A7C2291" w14:textId="53E4506D" w:rsidR="002C11A5" w:rsidRPr="002C11A5" w:rsidDel="007A3190" w:rsidRDefault="002C11A5" w:rsidP="00956A7F">
            <w:pPr>
              <w:rPr>
                <w:del w:id="317" w:author="GRAPURIMAC" w:date="2023-07-05T17:19:00Z"/>
                <w:rFonts w:ascii="Arial Narrow" w:hAnsi="Arial Narrow" w:cs="Calibri"/>
                <w:color w:val="000000"/>
                <w:lang w:eastAsia="es-PE"/>
              </w:rPr>
            </w:pPr>
            <w:del w:id="318" w:author="GRAPURIMAC" w:date="2023-07-05T17:19:00Z">
              <w:r w:rsidRPr="002C11A5" w:rsidDel="007A3190">
                <w:rPr>
                  <w:rFonts w:ascii="Arial Narrow" w:hAnsi="Arial Narrow" w:cs="Calibri"/>
                  <w:color w:val="000000"/>
                </w:rPr>
                <w:delText>Callapayocc</w:delText>
              </w:r>
            </w:del>
          </w:p>
        </w:tc>
        <w:tc>
          <w:tcPr>
            <w:tcW w:w="978" w:type="dxa"/>
            <w:vAlign w:val="center"/>
          </w:tcPr>
          <w:p w14:paraId="1746FB1B" w14:textId="66666478" w:rsidR="002C11A5" w:rsidRPr="002C11A5" w:rsidDel="007A3190" w:rsidRDefault="002C11A5" w:rsidP="00956A7F">
            <w:pPr>
              <w:rPr>
                <w:del w:id="319" w:author="GRAPURIMAC" w:date="2023-07-05T17:19:00Z"/>
                <w:rFonts w:ascii="Arial Narrow" w:hAnsi="Arial Narrow" w:cs="Calibri"/>
                <w:color w:val="000000"/>
                <w:lang w:eastAsia="es-PE"/>
              </w:rPr>
            </w:pPr>
            <w:del w:id="320" w:author="GRAPURIMAC" w:date="2023-07-05T17:19:00Z">
              <w:r w:rsidRPr="002C11A5" w:rsidDel="007A3190">
                <w:rPr>
                  <w:rFonts w:ascii="Arial Narrow" w:hAnsi="Arial Narrow" w:cs="Calibri"/>
                  <w:color w:val="000000"/>
                </w:rPr>
                <w:delText>1377274</w:delText>
              </w:r>
            </w:del>
          </w:p>
        </w:tc>
        <w:tc>
          <w:tcPr>
            <w:tcW w:w="2764" w:type="dxa"/>
            <w:shd w:val="clear" w:color="auto" w:fill="auto"/>
            <w:vAlign w:val="center"/>
            <w:hideMark/>
          </w:tcPr>
          <w:p w14:paraId="191BF9E7" w14:textId="01294BE7" w:rsidR="002C11A5" w:rsidRPr="002C11A5" w:rsidDel="007A3190" w:rsidRDefault="002C11A5" w:rsidP="00956A7F">
            <w:pPr>
              <w:rPr>
                <w:del w:id="321" w:author="GRAPURIMAC" w:date="2023-07-05T17:19:00Z"/>
                <w:rFonts w:ascii="Arial Narrow" w:hAnsi="Arial Narrow" w:cs="Calibri"/>
                <w:color w:val="000000"/>
                <w:lang w:eastAsia="es-PE"/>
              </w:rPr>
            </w:pPr>
            <w:del w:id="322" w:author="GRAPURIMAC" w:date="2023-07-05T17:19:00Z">
              <w:r w:rsidRPr="002C11A5" w:rsidDel="007A3190">
                <w:rPr>
                  <w:rFonts w:ascii="Arial Narrow" w:hAnsi="Arial Narrow" w:cs="Calibri"/>
                  <w:color w:val="000000"/>
                  <w:lang w:eastAsia="es-PE"/>
                </w:rPr>
                <w:delText>I.E  Los Mártires</w:delText>
              </w:r>
            </w:del>
          </w:p>
        </w:tc>
      </w:tr>
      <w:tr w:rsidR="002C11A5" w:rsidRPr="002C11A5" w:rsidDel="007A3190" w14:paraId="2C4DC768" w14:textId="43652ED8" w:rsidTr="002C11A5">
        <w:trPr>
          <w:trHeight w:val="34"/>
          <w:del w:id="323" w:author="GRAPURIMAC" w:date="2023-07-05T17:19:00Z"/>
        </w:trPr>
        <w:tc>
          <w:tcPr>
            <w:tcW w:w="492" w:type="dxa"/>
            <w:shd w:val="clear" w:color="auto" w:fill="auto"/>
            <w:noWrap/>
            <w:vAlign w:val="center"/>
            <w:hideMark/>
          </w:tcPr>
          <w:p w14:paraId="25C7A63F" w14:textId="5E144DBB" w:rsidR="002C11A5" w:rsidRPr="002C11A5" w:rsidDel="007A3190" w:rsidRDefault="002C11A5" w:rsidP="00956A7F">
            <w:pPr>
              <w:jc w:val="center"/>
              <w:rPr>
                <w:del w:id="324" w:author="GRAPURIMAC" w:date="2023-07-05T17:19:00Z"/>
                <w:rFonts w:ascii="Arial Narrow" w:hAnsi="Arial Narrow" w:cs="Calibri"/>
                <w:color w:val="000000"/>
                <w:lang w:eastAsia="es-PE"/>
              </w:rPr>
            </w:pPr>
            <w:del w:id="325" w:author="GRAPURIMAC" w:date="2023-07-05T17:19:00Z">
              <w:r w:rsidRPr="002C11A5" w:rsidDel="007A3190">
                <w:rPr>
                  <w:rFonts w:ascii="Arial Narrow" w:hAnsi="Arial Narrow" w:cs="Calibri"/>
                  <w:color w:val="000000"/>
                  <w:lang w:eastAsia="es-PE"/>
                </w:rPr>
                <w:delText>11</w:delText>
              </w:r>
            </w:del>
          </w:p>
        </w:tc>
        <w:tc>
          <w:tcPr>
            <w:tcW w:w="1116" w:type="dxa"/>
            <w:vAlign w:val="center"/>
          </w:tcPr>
          <w:p w14:paraId="77417A74" w14:textId="5AB7052B" w:rsidR="002C11A5" w:rsidRPr="002C11A5" w:rsidDel="007A3190" w:rsidRDefault="002C11A5" w:rsidP="00956A7F">
            <w:pPr>
              <w:rPr>
                <w:del w:id="326" w:author="GRAPURIMAC" w:date="2023-07-05T17:19:00Z"/>
                <w:rFonts w:ascii="Arial Narrow" w:hAnsi="Arial Narrow" w:cs="Calibri"/>
                <w:color w:val="000000"/>
                <w:lang w:eastAsia="es-PE"/>
              </w:rPr>
            </w:pPr>
            <w:del w:id="327" w:author="GRAPURIMAC" w:date="2023-07-05T17:19:00Z">
              <w:r w:rsidRPr="002C11A5" w:rsidDel="007A3190">
                <w:rPr>
                  <w:rFonts w:ascii="Arial Narrow" w:hAnsi="Arial Narrow" w:cs="Calibri"/>
                  <w:color w:val="000000"/>
                </w:rPr>
                <w:delText>Huaccana</w:delText>
              </w:r>
            </w:del>
          </w:p>
        </w:tc>
        <w:tc>
          <w:tcPr>
            <w:tcW w:w="1936" w:type="dxa"/>
            <w:vAlign w:val="center"/>
          </w:tcPr>
          <w:p w14:paraId="26039D7E" w14:textId="61956D50" w:rsidR="002C11A5" w:rsidRPr="002C11A5" w:rsidDel="007A3190" w:rsidRDefault="002C11A5" w:rsidP="00956A7F">
            <w:pPr>
              <w:rPr>
                <w:del w:id="328" w:author="GRAPURIMAC" w:date="2023-07-05T17:19:00Z"/>
                <w:rFonts w:ascii="Arial Narrow" w:hAnsi="Arial Narrow" w:cs="Calibri"/>
                <w:color w:val="000000"/>
                <w:lang w:eastAsia="es-PE"/>
              </w:rPr>
            </w:pPr>
            <w:del w:id="329" w:author="GRAPURIMAC" w:date="2023-07-05T17:19:00Z">
              <w:r w:rsidRPr="002C11A5" w:rsidDel="007A3190">
                <w:rPr>
                  <w:rFonts w:ascii="Arial Narrow" w:hAnsi="Arial Narrow" w:cs="Calibri"/>
                  <w:color w:val="000000"/>
                </w:rPr>
                <w:delText>Pumachuco</w:delText>
              </w:r>
            </w:del>
          </w:p>
        </w:tc>
        <w:tc>
          <w:tcPr>
            <w:tcW w:w="978" w:type="dxa"/>
            <w:vAlign w:val="center"/>
          </w:tcPr>
          <w:p w14:paraId="73BDAD3B" w14:textId="696818B0" w:rsidR="002C11A5" w:rsidRPr="002C11A5" w:rsidDel="007A3190" w:rsidRDefault="002C11A5" w:rsidP="00956A7F">
            <w:pPr>
              <w:rPr>
                <w:del w:id="330" w:author="GRAPURIMAC" w:date="2023-07-05T17:19:00Z"/>
                <w:rFonts w:ascii="Arial Narrow" w:hAnsi="Arial Narrow" w:cs="Calibri"/>
                <w:color w:val="000000"/>
                <w:lang w:eastAsia="es-PE"/>
              </w:rPr>
            </w:pPr>
            <w:del w:id="331" w:author="GRAPURIMAC" w:date="2023-07-05T17:19:00Z">
              <w:r w:rsidRPr="002C11A5" w:rsidDel="007A3190">
                <w:rPr>
                  <w:rFonts w:ascii="Arial Narrow" w:hAnsi="Arial Narrow" w:cs="Calibri"/>
                  <w:color w:val="000000"/>
                </w:rPr>
                <w:delText>1205871</w:delText>
              </w:r>
            </w:del>
          </w:p>
        </w:tc>
        <w:tc>
          <w:tcPr>
            <w:tcW w:w="2764" w:type="dxa"/>
            <w:shd w:val="clear" w:color="auto" w:fill="auto"/>
            <w:vAlign w:val="center"/>
            <w:hideMark/>
          </w:tcPr>
          <w:p w14:paraId="4EABB50E" w14:textId="506164CF" w:rsidR="002C11A5" w:rsidRPr="002C11A5" w:rsidDel="007A3190" w:rsidRDefault="00956A7F" w:rsidP="00956A7F">
            <w:pPr>
              <w:rPr>
                <w:del w:id="332" w:author="GRAPURIMAC" w:date="2023-07-05T17:19:00Z"/>
                <w:rFonts w:ascii="Arial Narrow" w:hAnsi="Arial Narrow" w:cs="Calibri"/>
                <w:color w:val="000000"/>
                <w:lang w:eastAsia="es-PE"/>
              </w:rPr>
            </w:pPr>
            <w:del w:id="333" w:author="GRAPURIMAC" w:date="2023-07-05T17:19:00Z">
              <w:r w:rsidDel="007A3190">
                <w:rPr>
                  <w:rFonts w:ascii="Arial Narrow" w:hAnsi="Arial Narrow" w:cs="Calibri"/>
                  <w:color w:val="000000"/>
                  <w:lang w:eastAsia="es-PE"/>
                </w:rPr>
                <w:delText>I.E Cé</w:delText>
              </w:r>
              <w:r w:rsidR="002C11A5" w:rsidRPr="002C11A5" w:rsidDel="007A3190">
                <w:rPr>
                  <w:rFonts w:ascii="Arial Narrow" w:hAnsi="Arial Narrow" w:cs="Calibri"/>
                  <w:color w:val="000000"/>
                  <w:lang w:eastAsia="es-PE"/>
                </w:rPr>
                <w:delText>sar Vallejo</w:delText>
              </w:r>
            </w:del>
          </w:p>
        </w:tc>
      </w:tr>
      <w:tr w:rsidR="002C11A5" w:rsidRPr="00C7130C" w:rsidDel="007A3190" w14:paraId="78CE52B2" w14:textId="1BD15F8D" w:rsidTr="002C11A5">
        <w:trPr>
          <w:trHeight w:val="92"/>
          <w:del w:id="334" w:author="GRAPURIMAC" w:date="2023-07-05T17:19:00Z"/>
        </w:trPr>
        <w:tc>
          <w:tcPr>
            <w:tcW w:w="492" w:type="dxa"/>
            <w:shd w:val="clear" w:color="auto" w:fill="auto"/>
            <w:noWrap/>
            <w:vAlign w:val="center"/>
            <w:hideMark/>
          </w:tcPr>
          <w:p w14:paraId="3EE7BB25" w14:textId="1BC2DF8D" w:rsidR="002C11A5" w:rsidRPr="002C11A5" w:rsidDel="007A3190" w:rsidRDefault="002C11A5" w:rsidP="00956A7F">
            <w:pPr>
              <w:jc w:val="center"/>
              <w:rPr>
                <w:del w:id="335" w:author="GRAPURIMAC" w:date="2023-07-05T17:19:00Z"/>
                <w:rFonts w:ascii="Arial Narrow" w:hAnsi="Arial Narrow" w:cs="Calibri"/>
                <w:color w:val="000000"/>
                <w:lang w:eastAsia="es-PE"/>
              </w:rPr>
            </w:pPr>
            <w:del w:id="336" w:author="GRAPURIMAC" w:date="2023-07-05T17:19:00Z">
              <w:r w:rsidRPr="002C11A5" w:rsidDel="007A3190">
                <w:rPr>
                  <w:rFonts w:ascii="Arial Narrow" w:hAnsi="Arial Narrow" w:cs="Calibri"/>
                  <w:color w:val="000000"/>
                  <w:lang w:eastAsia="es-PE"/>
                </w:rPr>
                <w:delText>12</w:delText>
              </w:r>
            </w:del>
          </w:p>
        </w:tc>
        <w:tc>
          <w:tcPr>
            <w:tcW w:w="1116" w:type="dxa"/>
            <w:vAlign w:val="center"/>
          </w:tcPr>
          <w:p w14:paraId="5B035687" w14:textId="07937F72" w:rsidR="002C11A5" w:rsidRPr="00F71C70" w:rsidDel="007A3190" w:rsidRDefault="002C11A5" w:rsidP="00956A7F">
            <w:pPr>
              <w:rPr>
                <w:del w:id="337" w:author="GRAPURIMAC" w:date="2023-07-05T17:19:00Z"/>
                <w:rFonts w:ascii="Arial Narrow" w:hAnsi="Arial Narrow" w:cs="Calibri"/>
                <w:color w:val="000000"/>
                <w:lang w:eastAsia="es-PE"/>
                <w:rPrChange w:id="338" w:author="Manuel Raul Livano Luna" w:date="2023-07-05T18:38:00Z">
                  <w:rPr>
                    <w:del w:id="339" w:author="GRAPURIMAC" w:date="2023-07-05T17:19:00Z"/>
                    <w:rFonts w:ascii="Arial Narrow" w:hAnsi="Arial Narrow" w:cs="Calibri"/>
                    <w:color w:val="000000"/>
                    <w:lang w:val="en-US" w:eastAsia="es-PE"/>
                  </w:rPr>
                </w:rPrChange>
              </w:rPr>
            </w:pPr>
            <w:del w:id="340" w:author="GRAPURIMAC" w:date="2023-07-05T17:19:00Z">
              <w:r w:rsidRPr="002C11A5" w:rsidDel="007A3190">
                <w:rPr>
                  <w:rFonts w:ascii="Arial Narrow" w:hAnsi="Arial Narrow" w:cs="Calibri"/>
                  <w:color w:val="000000"/>
                </w:rPr>
                <w:delText>Huaccana</w:delText>
              </w:r>
            </w:del>
          </w:p>
        </w:tc>
        <w:tc>
          <w:tcPr>
            <w:tcW w:w="1936" w:type="dxa"/>
            <w:vAlign w:val="center"/>
          </w:tcPr>
          <w:p w14:paraId="2A1B5BF3" w14:textId="77F4EA80" w:rsidR="002C11A5" w:rsidRPr="00F71C70" w:rsidDel="007A3190" w:rsidRDefault="002C11A5" w:rsidP="00956A7F">
            <w:pPr>
              <w:rPr>
                <w:del w:id="341" w:author="GRAPURIMAC" w:date="2023-07-05T17:19:00Z"/>
                <w:rFonts w:ascii="Arial Narrow" w:hAnsi="Arial Narrow" w:cs="Calibri"/>
                <w:color w:val="000000"/>
                <w:lang w:eastAsia="es-PE"/>
                <w:rPrChange w:id="342" w:author="Manuel Raul Livano Luna" w:date="2023-07-05T18:38:00Z">
                  <w:rPr>
                    <w:del w:id="343" w:author="GRAPURIMAC" w:date="2023-07-05T17:19:00Z"/>
                    <w:rFonts w:ascii="Arial Narrow" w:hAnsi="Arial Narrow" w:cs="Calibri"/>
                    <w:color w:val="000000"/>
                    <w:lang w:val="en-US" w:eastAsia="es-PE"/>
                  </w:rPr>
                </w:rPrChange>
              </w:rPr>
            </w:pPr>
            <w:del w:id="344" w:author="GRAPURIMAC" w:date="2023-07-05T17:19:00Z">
              <w:r w:rsidRPr="002C11A5" w:rsidDel="007A3190">
                <w:rPr>
                  <w:rFonts w:ascii="Arial Narrow" w:hAnsi="Arial Narrow" w:cs="Calibri"/>
                  <w:color w:val="000000"/>
                </w:rPr>
                <w:delText>Maramara</w:delText>
              </w:r>
            </w:del>
          </w:p>
        </w:tc>
        <w:tc>
          <w:tcPr>
            <w:tcW w:w="978" w:type="dxa"/>
            <w:vAlign w:val="center"/>
          </w:tcPr>
          <w:p w14:paraId="76A34A1F" w14:textId="4F8F9F9B" w:rsidR="002C11A5" w:rsidRPr="00F71C70" w:rsidDel="007A3190" w:rsidRDefault="002C11A5" w:rsidP="00956A7F">
            <w:pPr>
              <w:rPr>
                <w:del w:id="345" w:author="GRAPURIMAC" w:date="2023-07-05T17:19:00Z"/>
                <w:rFonts w:ascii="Arial Narrow" w:hAnsi="Arial Narrow" w:cs="Calibri"/>
                <w:color w:val="000000"/>
                <w:lang w:eastAsia="es-PE"/>
                <w:rPrChange w:id="346" w:author="Manuel Raul Livano Luna" w:date="2023-07-05T18:38:00Z">
                  <w:rPr>
                    <w:del w:id="347" w:author="GRAPURIMAC" w:date="2023-07-05T17:19:00Z"/>
                    <w:rFonts w:ascii="Arial Narrow" w:hAnsi="Arial Narrow" w:cs="Calibri"/>
                    <w:color w:val="000000"/>
                    <w:lang w:val="en-US" w:eastAsia="es-PE"/>
                  </w:rPr>
                </w:rPrChange>
              </w:rPr>
            </w:pPr>
            <w:del w:id="348" w:author="GRAPURIMAC" w:date="2023-07-05T17:19:00Z">
              <w:r w:rsidRPr="002C11A5" w:rsidDel="007A3190">
                <w:rPr>
                  <w:rFonts w:ascii="Arial Narrow" w:hAnsi="Arial Narrow" w:cs="Calibri"/>
                  <w:color w:val="000000"/>
                </w:rPr>
                <w:delText>1205830</w:delText>
              </w:r>
            </w:del>
          </w:p>
        </w:tc>
        <w:tc>
          <w:tcPr>
            <w:tcW w:w="2764" w:type="dxa"/>
            <w:shd w:val="clear" w:color="auto" w:fill="auto"/>
            <w:vAlign w:val="center"/>
            <w:hideMark/>
          </w:tcPr>
          <w:p w14:paraId="715F8716" w14:textId="74988FCB" w:rsidR="002C11A5" w:rsidRPr="00F71C70" w:rsidDel="007A3190" w:rsidRDefault="002C11A5" w:rsidP="00956A7F">
            <w:pPr>
              <w:rPr>
                <w:del w:id="349" w:author="GRAPURIMAC" w:date="2023-07-05T17:19:00Z"/>
                <w:rFonts w:ascii="Arial Narrow" w:hAnsi="Arial Narrow" w:cs="Calibri"/>
                <w:color w:val="000000"/>
                <w:lang w:eastAsia="es-PE"/>
                <w:rPrChange w:id="350" w:author="Manuel Raul Livano Luna" w:date="2023-07-05T18:38:00Z">
                  <w:rPr>
                    <w:del w:id="351" w:author="GRAPURIMAC" w:date="2023-07-05T17:19:00Z"/>
                    <w:rFonts w:ascii="Arial Narrow" w:hAnsi="Arial Narrow" w:cs="Calibri"/>
                    <w:color w:val="000000"/>
                    <w:lang w:val="en-US" w:eastAsia="es-PE"/>
                  </w:rPr>
                </w:rPrChange>
              </w:rPr>
            </w:pPr>
            <w:del w:id="352" w:author="GRAPURIMAC" w:date="2023-07-05T17:19:00Z">
              <w:r w:rsidRPr="00F71C70" w:rsidDel="007A3190">
                <w:rPr>
                  <w:rFonts w:ascii="Arial Narrow" w:hAnsi="Arial Narrow" w:cs="Calibri"/>
                  <w:color w:val="000000"/>
                  <w:lang w:eastAsia="es-PE"/>
                  <w:rPrChange w:id="353" w:author="Manuel Raul Livano Luna" w:date="2023-07-05T18:38:00Z">
                    <w:rPr>
                      <w:rFonts w:ascii="Arial Narrow" w:hAnsi="Arial Narrow" w:cs="Calibri"/>
                      <w:color w:val="000000"/>
                      <w:lang w:val="en-US" w:eastAsia="es-PE"/>
                    </w:rPr>
                  </w:rPrChange>
                </w:rPr>
                <w:delText>I.E Jorge Basadre G</w:delText>
              </w:r>
              <w:r w:rsidR="00956A7F" w:rsidRPr="00F71C70" w:rsidDel="007A3190">
                <w:rPr>
                  <w:rFonts w:ascii="Arial Narrow" w:hAnsi="Arial Narrow" w:cs="Calibri"/>
                  <w:color w:val="000000"/>
                  <w:lang w:eastAsia="es-PE"/>
                  <w:rPrChange w:id="354" w:author="Manuel Raul Livano Luna" w:date="2023-07-05T18:38:00Z">
                    <w:rPr>
                      <w:rFonts w:ascii="Arial Narrow" w:hAnsi="Arial Narrow" w:cs="Calibri"/>
                      <w:color w:val="000000"/>
                      <w:lang w:val="en-US" w:eastAsia="es-PE"/>
                    </w:rPr>
                  </w:rPrChange>
                </w:rPr>
                <w:delText>r</w:delText>
              </w:r>
              <w:r w:rsidRPr="00F71C70" w:rsidDel="007A3190">
                <w:rPr>
                  <w:rFonts w:ascii="Arial Narrow" w:hAnsi="Arial Narrow" w:cs="Calibri"/>
                  <w:color w:val="000000"/>
                  <w:lang w:eastAsia="es-PE"/>
                  <w:rPrChange w:id="355" w:author="Manuel Raul Livano Luna" w:date="2023-07-05T18:38:00Z">
                    <w:rPr>
                      <w:rFonts w:ascii="Arial Narrow" w:hAnsi="Arial Narrow" w:cs="Calibri"/>
                      <w:color w:val="000000"/>
                      <w:lang w:val="en-US" w:eastAsia="es-PE"/>
                    </w:rPr>
                  </w:rPrChange>
                </w:rPr>
                <w:delText>ohmann</w:delText>
              </w:r>
            </w:del>
          </w:p>
        </w:tc>
      </w:tr>
      <w:tr w:rsidR="002C11A5" w:rsidRPr="002C11A5" w:rsidDel="007A3190" w14:paraId="39F63D23" w14:textId="33F29335" w:rsidTr="002C11A5">
        <w:trPr>
          <w:trHeight w:val="34"/>
          <w:del w:id="356" w:author="GRAPURIMAC" w:date="2023-07-05T17:19:00Z"/>
        </w:trPr>
        <w:tc>
          <w:tcPr>
            <w:tcW w:w="492" w:type="dxa"/>
            <w:shd w:val="clear" w:color="auto" w:fill="auto"/>
            <w:noWrap/>
            <w:vAlign w:val="center"/>
            <w:hideMark/>
          </w:tcPr>
          <w:p w14:paraId="1E4772AC" w14:textId="4A4B60FD" w:rsidR="002C11A5" w:rsidRPr="002C11A5" w:rsidDel="007A3190" w:rsidRDefault="002C11A5" w:rsidP="00956A7F">
            <w:pPr>
              <w:jc w:val="center"/>
              <w:rPr>
                <w:del w:id="357" w:author="GRAPURIMAC" w:date="2023-07-05T17:19:00Z"/>
                <w:rFonts w:ascii="Arial Narrow" w:hAnsi="Arial Narrow" w:cs="Calibri"/>
                <w:color w:val="000000"/>
                <w:lang w:eastAsia="es-PE"/>
              </w:rPr>
            </w:pPr>
            <w:del w:id="358" w:author="GRAPURIMAC" w:date="2023-07-05T17:19:00Z">
              <w:r w:rsidRPr="002C11A5" w:rsidDel="007A3190">
                <w:rPr>
                  <w:rFonts w:ascii="Arial Narrow" w:hAnsi="Arial Narrow" w:cs="Calibri"/>
                  <w:color w:val="000000"/>
                  <w:lang w:eastAsia="es-PE"/>
                </w:rPr>
                <w:delText>13</w:delText>
              </w:r>
            </w:del>
          </w:p>
        </w:tc>
        <w:tc>
          <w:tcPr>
            <w:tcW w:w="1116" w:type="dxa"/>
            <w:vAlign w:val="center"/>
          </w:tcPr>
          <w:p w14:paraId="3606FBA3" w14:textId="2263D9DC" w:rsidR="002C11A5" w:rsidRPr="002C11A5" w:rsidDel="007A3190" w:rsidRDefault="002C11A5" w:rsidP="00956A7F">
            <w:pPr>
              <w:rPr>
                <w:del w:id="359" w:author="GRAPURIMAC" w:date="2023-07-05T17:19:00Z"/>
                <w:rFonts w:ascii="Arial Narrow" w:hAnsi="Arial Narrow" w:cs="Calibri"/>
                <w:color w:val="000000"/>
                <w:lang w:eastAsia="es-PE"/>
              </w:rPr>
            </w:pPr>
            <w:del w:id="360" w:author="GRAPURIMAC" w:date="2023-07-05T17:19:00Z">
              <w:r w:rsidRPr="002C11A5" w:rsidDel="007A3190">
                <w:rPr>
                  <w:rFonts w:ascii="Arial Narrow" w:hAnsi="Arial Narrow" w:cs="Calibri"/>
                  <w:color w:val="000000"/>
                </w:rPr>
                <w:delText>Huaccana</w:delText>
              </w:r>
            </w:del>
          </w:p>
        </w:tc>
        <w:tc>
          <w:tcPr>
            <w:tcW w:w="1936" w:type="dxa"/>
            <w:vAlign w:val="center"/>
          </w:tcPr>
          <w:p w14:paraId="44F07D2C" w14:textId="65E83E97" w:rsidR="002C11A5" w:rsidRPr="002C11A5" w:rsidDel="007A3190" w:rsidRDefault="002C11A5" w:rsidP="00956A7F">
            <w:pPr>
              <w:rPr>
                <w:del w:id="361" w:author="GRAPURIMAC" w:date="2023-07-05T17:19:00Z"/>
                <w:rFonts w:ascii="Arial Narrow" w:hAnsi="Arial Narrow" w:cs="Calibri"/>
                <w:color w:val="000000"/>
                <w:lang w:eastAsia="es-PE"/>
              </w:rPr>
            </w:pPr>
            <w:del w:id="362" w:author="GRAPURIMAC" w:date="2023-07-05T17:19:00Z">
              <w:r w:rsidRPr="002C11A5" w:rsidDel="007A3190">
                <w:rPr>
                  <w:rFonts w:ascii="Arial Narrow" w:hAnsi="Arial Narrow" w:cs="Calibri"/>
                  <w:color w:val="000000"/>
                </w:rPr>
                <w:delText>Huaccana</w:delText>
              </w:r>
            </w:del>
          </w:p>
        </w:tc>
        <w:tc>
          <w:tcPr>
            <w:tcW w:w="978" w:type="dxa"/>
            <w:vAlign w:val="center"/>
          </w:tcPr>
          <w:p w14:paraId="58FEDC78" w14:textId="767EFBBF" w:rsidR="002C11A5" w:rsidRPr="002C11A5" w:rsidDel="007A3190" w:rsidRDefault="002C11A5" w:rsidP="00956A7F">
            <w:pPr>
              <w:rPr>
                <w:del w:id="363" w:author="GRAPURIMAC" w:date="2023-07-05T17:19:00Z"/>
                <w:rFonts w:ascii="Arial Narrow" w:hAnsi="Arial Narrow" w:cs="Calibri"/>
                <w:color w:val="000000"/>
                <w:lang w:eastAsia="es-PE"/>
              </w:rPr>
            </w:pPr>
            <w:del w:id="364" w:author="GRAPURIMAC" w:date="2023-07-05T17:19:00Z">
              <w:r w:rsidRPr="002C11A5" w:rsidDel="007A3190">
                <w:rPr>
                  <w:rFonts w:ascii="Arial Narrow" w:hAnsi="Arial Narrow" w:cs="Calibri"/>
                  <w:color w:val="000000"/>
                </w:rPr>
                <w:delText>1090380</w:delText>
              </w:r>
            </w:del>
          </w:p>
        </w:tc>
        <w:tc>
          <w:tcPr>
            <w:tcW w:w="2764" w:type="dxa"/>
            <w:shd w:val="clear" w:color="auto" w:fill="auto"/>
            <w:vAlign w:val="center"/>
            <w:hideMark/>
          </w:tcPr>
          <w:p w14:paraId="445CDF7B" w14:textId="008CC873" w:rsidR="002C11A5" w:rsidRPr="002C11A5" w:rsidDel="007A3190" w:rsidRDefault="002C11A5" w:rsidP="00956A7F">
            <w:pPr>
              <w:rPr>
                <w:del w:id="365" w:author="GRAPURIMAC" w:date="2023-07-05T17:19:00Z"/>
                <w:rFonts w:ascii="Arial Narrow" w:hAnsi="Arial Narrow" w:cs="Calibri"/>
                <w:color w:val="000000"/>
                <w:lang w:eastAsia="es-PE"/>
              </w:rPr>
            </w:pPr>
            <w:del w:id="366" w:author="GRAPURIMAC" w:date="2023-07-05T17:19:00Z">
              <w:r w:rsidRPr="002C11A5" w:rsidDel="007A3190">
                <w:rPr>
                  <w:rFonts w:ascii="Arial Narrow" w:hAnsi="Arial Narrow" w:cs="Calibri"/>
                  <w:color w:val="000000"/>
                  <w:lang w:eastAsia="es-PE"/>
                </w:rPr>
                <w:delText>I.E José María Flores</w:delText>
              </w:r>
            </w:del>
          </w:p>
        </w:tc>
      </w:tr>
      <w:tr w:rsidR="002C11A5" w:rsidRPr="002C11A5" w:rsidDel="007A3190" w14:paraId="274E0A8C" w14:textId="6C605CE0" w:rsidTr="002C11A5">
        <w:trPr>
          <w:trHeight w:val="34"/>
          <w:del w:id="367" w:author="GRAPURIMAC" w:date="2023-07-05T17:19:00Z"/>
        </w:trPr>
        <w:tc>
          <w:tcPr>
            <w:tcW w:w="492" w:type="dxa"/>
            <w:shd w:val="clear" w:color="auto" w:fill="auto"/>
            <w:noWrap/>
            <w:vAlign w:val="center"/>
            <w:hideMark/>
          </w:tcPr>
          <w:p w14:paraId="36943E2F" w14:textId="7C063144" w:rsidR="002C11A5" w:rsidRPr="002C11A5" w:rsidDel="007A3190" w:rsidRDefault="002C11A5" w:rsidP="00956A7F">
            <w:pPr>
              <w:jc w:val="center"/>
              <w:rPr>
                <w:del w:id="368" w:author="GRAPURIMAC" w:date="2023-07-05T17:19:00Z"/>
                <w:rFonts w:ascii="Arial Narrow" w:hAnsi="Arial Narrow" w:cs="Calibri"/>
                <w:color w:val="000000"/>
                <w:lang w:eastAsia="es-PE"/>
              </w:rPr>
            </w:pPr>
            <w:del w:id="369" w:author="GRAPURIMAC" w:date="2023-07-05T17:19:00Z">
              <w:r w:rsidRPr="002C11A5" w:rsidDel="007A3190">
                <w:rPr>
                  <w:rFonts w:ascii="Arial Narrow" w:hAnsi="Arial Narrow" w:cs="Calibri"/>
                  <w:color w:val="000000"/>
                  <w:lang w:eastAsia="es-PE"/>
                </w:rPr>
                <w:delText>14</w:delText>
              </w:r>
            </w:del>
          </w:p>
        </w:tc>
        <w:tc>
          <w:tcPr>
            <w:tcW w:w="1116" w:type="dxa"/>
            <w:vAlign w:val="center"/>
          </w:tcPr>
          <w:p w14:paraId="70225C13" w14:textId="6648492E" w:rsidR="002C11A5" w:rsidRPr="002C11A5" w:rsidDel="007A3190" w:rsidRDefault="002C11A5" w:rsidP="00956A7F">
            <w:pPr>
              <w:rPr>
                <w:del w:id="370" w:author="GRAPURIMAC" w:date="2023-07-05T17:19:00Z"/>
                <w:rFonts w:ascii="Arial Narrow" w:hAnsi="Arial Narrow" w:cs="Calibri"/>
                <w:color w:val="000000"/>
                <w:lang w:eastAsia="es-PE"/>
              </w:rPr>
            </w:pPr>
            <w:del w:id="371" w:author="GRAPURIMAC" w:date="2023-07-05T17:19:00Z">
              <w:r w:rsidRPr="002C11A5" w:rsidDel="007A3190">
                <w:rPr>
                  <w:rFonts w:ascii="Arial Narrow" w:hAnsi="Arial Narrow" w:cs="Calibri"/>
                  <w:color w:val="000000"/>
                </w:rPr>
                <w:delText>Huaccana</w:delText>
              </w:r>
            </w:del>
          </w:p>
        </w:tc>
        <w:tc>
          <w:tcPr>
            <w:tcW w:w="1936" w:type="dxa"/>
            <w:vAlign w:val="center"/>
          </w:tcPr>
          <w:p w14:paraId="71333E49" w14:textId="054D5132" w:rsidR="002C11A5" w:rsidRPr="002C11A5" w:rsidDel="007A3190" w:rsidRDefault="002C11A5" w:rsidP="00956A7F">
            <w:pPr>
              <w:rPr>
                <w:del w:id="372" w:author="GRAPURIMAC" w:date="2023-07-05T17:19:00Z"/>
                <w:rFonts w:ascii="Arial Narrow" w:hAnsi="Arial Narrow" w:cs="Calibri"/>
                <w:color w:val="000000"/>
                <w:lang w:eastAsia="es-PE"/>
              </w:rPr>
            </w:pPr>
            <w:del w:id="373" w:author="GRAPURIMAC" w:date="2023-07-05T17:19:00Z">
              <w:r w:rsidRPr="002C11A5" w:rsidDel="007A3190">
                <w:rPr>
                  <w:rFonts w:ascii="Arial Narrow" w:hAnsi="Arial Narrow" w:cs="Calibri"/>
                  <w:color w:val="000000"/>
                </w:rPr>
                <w:delText>Alaypampa</w:delText>
              </w:r>
            </w:del>
          </w:p>
        </w:tc>
        <w:tc>
          <w:tcPr>
            <w:tcW w:w="978" w:type="dxa"/>
            <w:vAlign w:val="center"/>
          </w:tcPr>
          <w:p w14:paraId="55E95A40" w14:textId="20FA6BF5" w:rsidR="002C11A5" w:rsidRPr="002C11A5" w:rsidDel="007A3190" w:rsidRDefault="002C11A5" w:rsidP="00956A7F">
            <w:pPr>
              <w:rPr>
                <w:del w:id="374" w:author="GRAPURIMAC" w:date="2023-07-05T17:19:00Z"/>
                <w:rFonts w:ascii="Arial Narrow" w:hAnsi="Arial Narrow" w:cs="Calibri"/>
                <w:color w:val="000000"/>
                <w:lang w:eastAsia="es-PE"/>
              </w:rPr>
            </w:pPr>
            <w:del w:id="375" w:author="GRAPURIMAC" w:date="2023-07-05T17:19:00Z">
              <w:r w:rsidRPr="002C11A5" w:rsidDel="007A3190">
                <w:rPr>
                  <w:rFonts w:ascii="Arial Narrow" w:hAnsi="Arial Narrow" w:cs="Calibri"/>
                  <w:color w:val="000000"/>
                </w:rPr>
                <w:delText>1313360</w:delText>
              </w:r>
            </w:del>
          </w:p>
        </w:tc>
        <w:tc>
          <w:tcPr>
            <w:tcW w:w="2764" w:type="dxa"/>
            <w:shd w:val="clear" w:color="auto" w:fill="auto"/>
            <w:vAlign w:val="center"/>
            <w:hideMark/>
          </w:tcPr>
          <w:p w14:paraId="74381A18" w14:textId="420C492F" w:rsidR="002C11A5" w:rsidRPr="002C11A5" w:rsidDel="007A3190" w:rsidRDefault="002C11A5" w:rsidP="00956A7F">
            <w:pPr>
              <w:rPr>
                <w:del w:id="376" w:author="GRAPURIMAC" w:date="2023-07-05T17:19:00Z"/>
                <w:rFonts w:ascii="Arial Narrow" w:hAnsi="Arial Narrow" w:cs="Calibri"/>
                <w:color w:val="000000"/>
                <w:lang w:eastAsia="es-PE"/>
              </w:rPr>
            </w:pPr>
            <w:del w:id="377" w:author="GRAPURIMAC" w:date="2023-07-05T17:19:00Z">
              <w:r w:rsidRPr="002C11A5" w:rsidDel="007A3190">
                <w:rPr>
                  <w:rFonts w:ascii="Arial Narrow" w:hAnsi="Arial Narrow" w:cs="Calibri"/>
                  <w:color w:val="000000"/>
                  <w:lang w:eastAsia="es-PE"/>
                </w:rPr>
                <w:delText>I.E  Alaypampa</w:delText>
              </w:r>
            </w:del>
          </w:p>
        </w:tc>
      </w:tr>
      <w:tr w:rsidR="002C11A5" w:rsidRPr="002C11A5" w:rsidDel="007A3190" w14:paraId="46348893" w14:textId="0F43C0F5" w:rsidTr="002C11A5">
        <w:trPr>
          <w:trHeight w:val="34"/>
          <w:del w:id="378" w:author="GRAPURIMAC" w:date="2023-07-05T17:19:00Z"/>
        </w:trPr>
        <w:tc>
          <w:tcPr>
            <w:tcW w:w="492" w:type="dxa"/>
            <w:shd w:val="clear" w:color="auto" w:fill="auto"/>
            <w:noWrap/>
            <w:vAlign w:val="center"/>
            <w:hideMark/>
          </w:tcPr>
          <w:p w14:paraId="77F77233" w14:textId="47D7DE2F" w:rsidR="002C11A5" w:rsidRPr="002C11A5" w:rsidDel="007A3190" w:rsidRDefault="002C11A5" w:rsidP="00956A7F">
            <w:pPr>
              <w:jc w:val="center"/>
              <w:rPr>
                <w:del w:id="379" w:author="GRAPURIMAC" w:date="2023-07-05T17:19:00Z"/>
                <w:rFonts w:ascii="Arial Narrow" w:hAnsi="Arial Narrow" w:cs="Calibri"/>
                <w:color w:val="000000"/>
                <w:lang w:eastAsia="es-PE"/>
              </w:rPr>
            </w:pPr>
            <w:del w:id="380" w:author="GRAPURIMAC" w:date="2023-07-05T17:19:00Z">
              <w:r w:rsidRPr="002C11A5" w:rsidDel="007A3190">
                <w:rPr>
                  <w:rFonts w:ascii="Arial Narrow" w:hAnsi="Arial Narrow" w:cs="Calibri"/>
                  <w:color w:val="000000"/>
                  <w:lang w:eastAsia="es-PE"/>
                </w:rPr>
                <w:delText>15</w:delText>
              </w:r>
            </w:del>
          </w:p>
        </w:tc>
        <w:tc>
          <w:tcPr>
            <w:tcW w:w="1116" w:type="dxa"/>
            <w:vAlign w:val="center"/>
          </w:tcPr>
          <w:p w14:paraId="6AE50A75" w14:textId="4CCD99E3" w:rsidR="002C11A5" w:rsidRPr="002C11A5" w:rsidDel="007A3190" w:rsidRDefault="002C11A5" w:rsidP="00956A7F">
            <w:pPr>
              <w:rPr>
                <w:del w:id="381" w:author="GRAPURIMAC" w:date="2023-07-05T17:19:00Z"/>
                <w:rFonts w:ascii="Arial Narrow" w:hAnsi="Arial Narrow" w:cs="Calibri"/>
                <w:color w:val="000000"/>
                <w:lang w:eastAsia="es-PE"/>
              </w:rPr>
            </w:pPr>
            <w:del w:id="382" w:author="GRAPURIMAC" w:date="2023-07-05T17:19:00Z">
              <w:r w:rsidRPr="002C11A5" w:rsidDel="007A3190">
                <w:rPr>
                  <w:rFonts w:ascii="Arial Narrow" w:hAnsi="Arial Narrow" w:cs="Calibri"/>
                  <w:color w:val="000000"/>
                </w:rPr>
                <w:delText>Huaccana</w:delText>
              </w:r>
            </w:del>
          </w:p>
        </w:tc>
        <w:tc>
          <w:tcPr>
            <w:tcW w:w="1936" w:type="dxa"/>
            <w:vAlign w:val="center"/>
          </w:tcPr>
          <w:p w14:paraId="6FCF1520" w14:textId="31F060EB" w:rsidR="002C11A5" w:rsidRPr="002C11A5" w:rsidDel="007A3190" w:rsidRDefault="002C11A5" w:rsidP="00956A7F">
            <w:pPr>
              <w:rPr>
                <w:del w:id="383" w:author="GRAPURIMAC" w:date="2023-07-05T17:19:00Z"/>
                <w:rFonts w:ascii="Arial Narrow" w:hAnsi="Arial Narrow" w:cs="Calibri"/>
                <w:color w:val="000000"/>
                <w:lang w:eastAsia="es-PE"/>
              </w:rPr>
            </w:pPr>
            <w:del w:id="384" w:author="GRAPURIMAC" w:date="2023-07-05T17:19:00Z">
              <w:r w:rsidRPr="002C11A5" w:rsidDel="007A3190">
                <w:rPr>
                  <w:rFonts w:ascii="Arial Narrow" w:hAnsi="Arial Narrow" w:cs="Calibri"/>
                  <w:color w:val="000000"/>
                </w:rPr>
                <w:delText>Huarapari</w:delText>
              </w:r>
            </w:del>
          </w:p>
        </w:tc>
        <w:tc>
          <w:tcPr>
            <w:tcW w:w="978" w:type="dxa"/>
            <w:vAlign w:val="center"/>
          </w:tcPr>
          <w:p w14:paraId="766A58BE" w14:textId="68E08AFB" w:rsidR="002C11A5" w:rsidRPr="002C11A5" w:rsidDel="007A3190" w:rsidRDefault="002C11A5" w:rsidP="00956A7F">
            <w:pPr>
              <w:rPr>
                <w:del w:id="385" w:author="GRAPURIMAC" w:date="2023-07-05T17:19:00Z"/>
                <w:rFonts w:ascii="Arial Narrow" w:hAnsi="Arial Narrow" w:cs="Calibri"/>
                <w:color w:val="000000"/>
                <w:lang w:eastAsia="es-PE"/>
              </w:rPr>
            </w:pPr>
            <w:del w:id="386" w:author="GRAPURIMAC" w:date="2023-07-05T17:19:00Z">
              <w:r w:rsidRPr="002C11A5" w:rsidDel="007A3190">
                <w:rPr>
                  <w:rFonts w:ascii="Arial Narrow" w:hAnsi="Arial Narrow" w:cs="Calibri"/>
                  <w:color w:val="000000"/>
                </w:rPr>
                <w:delText>1141225</w:delText>
              </w:r>
            </w:del>
          </w:p>
        </w:tc>
        <w:tc>
          <w:tcPr>
            <w:tcW w:w="2764" w:type="dxa"/>
            <w:shd w:val="clear" w:color="auto" w:fill="auto"/>
            <w:vAlign w:val="center"/>
            <w:hideMark/>
          </w:tcPr>
          <w:p w14:paraId="68DB756B" w14:textId="09409FEB" w:rsidR="002C11A5" w:rsidRPr="002C11A5" w:rsidDel="007A3190" w:rsidRDefault="002C11A5" w:rsidP="00956A7F">
            <w:pPr>
              <w:rPr>
                <w:del w:id="387" w:author="GRAPURIMAC" w:date="2023-07-05T17:19:00Z"/>
                <w:rFonts w:ascii="Arial Narrow" w:hAnsi="Arial Narrow" w:cs="Calibri"/>
                <w:color w:val="000000"/>
                <w:lang w:eastAsia="es-PE"/>
              </w:rPr>
            </w:pPr>
            <w:del w:id="388" w:author="GRAPURIMAC" w:date="2023-07-05T17:19:00Z">
              <w:r w:rsidRPr="002C11A5" w:rsidDel="007A3190">
                <w:rPr>
                  <w:rFonts w:ascii="Arial Narrow" w:hAnsi="Arial Narrow" w:cs="Calibri"/>
                  <w:color w:val="000000"/>
                  <w:lang w:eastAsia="es-PE"/>
                </w:rPr>
                <w:delText>I.E  Andrés Avelino Cáceres</w:delText>
              </w:r>
            </w:del>
          </w:p>
        </w:tc>
      </w:tr>
    </w:tbl>
    <w:p w14:paraId="654896F2" w14:textId="135BBB60" w:rsidR="00D4598E" w:rsidRPr="002C11A5" w:rsidDel="007A3190" w:rsidRDefault="00D4598E" w:rsidP="00D4598E">
      <w:pPr>
        <w:tabs>
          <w:tab w:val="left" w:pos="142"/>
          <w:tab w:val="left" w:pos="1276"/>
        </w:tabs>
        <w:autoSpaceDE w:val="0"/>
        <w:autoSpaceDN w:val="0"/>
        <w:adjustRightInd w:val="0"/>
        <w:ind w:left="709"/>
        <w:jc w:val="both"/>
        <w:rPr>
          <w:del w:id="389" w:author="GRAPURIMAC" w:date="2023-07-05T17:19:00Z"/>
          <w:rFonts w:ascii="Arial Narrow" w:hAnsi="Arial Narrow" w:cs="Arial"/>
          <w:sz w:val="16"/>
          <w:szCs w:val="22"/>
        </w:rPr>
      </w:pPr>
      <w:del w:id="390" w:author="GRAPURIMAC" w:date="2023-07-05T17:19:00Z">
        <w:r w:rsidRPr="002C11A5" w:rsidDel="007A3190">
          <w:rPr>
            <w:rFonts w:ascii="Arial Narrow" w:hAnsi="Arial Narrow" w:cs="Arial"/>
            <w:b/>
            <w:sz w:val="16"/>
            <w:szCs w:val="22"/>
          </w:rPr>
          <w:delText>Fuente</w:delText>
        </w:r>
        <w:r w:rsidRPr="002C11A5" w:rsidDel="007A3190">
          <w:rPr>
            <w:rFonts w:ascii="Arial Narrow" w:hAnsi="Arial Narrow" w:cs="Arial"/>
            <w:sz w:val="16"/>
            <w:szCs w:val="22"/>
          </w:rPr>
          <w:delText>: Oficio n.° 123-2023-GRAP/11/GRDS, de 4 de abril de 2023.</w:delText>
        </w:r>
      </w:del>
    </w:p>
    <w:p w14:paraId="2CD3B2D5" w14:textId="1309E80B" w:rsidR="00D4598E" w:rsidRPr="002C11A5" w:rsidDel="007A3190" w:rsidRDefault="00D4598E" w:rsidP="00D4598E">
      <w:pPr>
        <w:tabs>
          <w:tab w:val="left" w:pos="142"/>
          <w:tab w:val="left" w:pos="1276"/>
        </w:tabs>
        <w:autoSpaceDE w:val="0"/>
        <w:autoSpaceDN w:val="0"/>
        <w:adjustRightInd w:val="0"/>
        <w:ind w:left="709"/>
        <w:jc w:val="both"/>
        <w:rPr>
          <w:del w:id="391" w:author="GRAPURIMAC" w:date="2023-07-05T17:19:00Z"/>
          <w:rFonts w:ascii="Arial Narrow" w:hAnsi="Arial Narrow" w:cs="Arial"/>
          <w:bCs/>
          <w:sz w:val="22"/>
          <w:szCs w:val="22"/>
        </w:rPr>
      </w:pPr>
      <w:del w:id="392" w:author="GRAPURIMAC" w:date="2023-07-05T17:19:00Z">
        <w:r w:rsidRPr="002C11A5" w:rsidDel="007A3190">
          <w:rPr>
            <w:rFonts w:ascii="Arial Narrow" w:hAnsi="Arial Narrow" w:cs="Arial"/>
            <w:b/>
            <w:bCs/>
            <w:sz w:val="16"/>
            <w:szCs w:val="22"/>
          </w:rPr>
          <w:delText>Elaborado por:</w:delText>
        </w:r>
        <w:r w:rsidRPr="002C11A5" w:rsidDel="007A3190">
          <w:rPr>
            <w:rFonts w:ascii="Arial Narrow" w:hAnsi="Arial Narrow" w:cs="Arial"/>
            <w:bCs/>
            <w:sz w:val="16"/>
            <w:szCs w:val="22"/>
          </w:rPr>
          <w:delText xml:space="preserve"> Comisión de Control</w:delText>
        </w:r>
        <w:r w:rsidRPr="002C11A5" w:rsidDel="007A3190">
          <w:rPr>
            <w:rFonts w:ascii="Arial Narrow" w:hAnsi="Arial Narrow" w:cs="Arial"/>
            <w:bCs/>
            <w:sz w:val="22"/>
            <w:szCs w:val="22"/>
          </w:rPr>
          <w:delText>.</w:delText>
        </w:r>
      </w:del>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 xml:space="preserve">en las Instituciones </w:t>
      </w:r>
      <w:proofErr w:type="spellStart"/>
      <w:r w:rsidRPr="004B38CE">
        <w:rPr>
          <w:rFonts w:ascii="Arial Narrow" w:hAnsi="Arial Narrow" w:cs="Arial"/>
          <w:bCs/>
          <w:sz w:val="22"/>
          <w:szCs w:val="22"/>
        </w:rPr>
        <w:t>Eduativas</w:t>
      </w:r>
      <w:proofErr w:type="spellEnd"/>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Pr="005132B3"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393"/>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9F1F32"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w:t>
      </w:r>
      <w:proofErr w:type="spellStart"/>
      <w:r w:rsidR="0083009D" w:rsidRPr="005132B3">
        <w:rPr>
          <w:rFonts w:ascii="Arial Narrow" w:hAnsi="Arial Narrow" w:cs="Arial"/>
          <w:b/>
          <w:bCs/>
          <w:sz w:val="22"/>
          <w:szCs w:val="22"/>
        </w:rPr>
        <w:t>n.°</w:t>
      </w:r>
      <w:proofErr w:type="spellEnd"/>
      <w:r w:rsidR="00BE01EE" w:rsidRPr="005132B3">
        <w:rPr>
          <w:rFonts w:ascii="Arial Narrow" w:hAnsi="Arial Narrow" w:cs="Arial"/>
          <w:b/>
          <w:bCs/>
          <w:sz w:val="22"/>
          <w:szCs w:val="22"/>
        </w:rPr>
        <w:t xml:space="preserve"> 467-2022-GR.APURIMAC/PR de 23 de diciembre del 2022.</w:t>
      </w:r>
      <w:commentRangeEnd w:id="393"/>
      <w:r w:rsidR="007A3190">
        <w:rPr>
          <w:rStyle w:val="Refdecomentario"/>
        </w:rPr>
        <w:commentReference w:id="393"/>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394" w:name="_Toc135836001"/>
      <w:r w:rsidRPr="005132B3">
        <w:rPr>
          <w:rFonts w:ascii="Arial Narrow" w:hAnsi="Arial Narrow" w:cs="Arial"/>
          <w:b/>
          <w:i/>
          <w:iCs/>
          <w:sz w:val="22"/>
          <w:szCs w:val="22"/>
        </w:rPr>
        <w:t>8.3.1. DISPOSICIONES GENERALES DE LA EJECUCIÓN DE INVERSIONES</w:t>
      </w:r>
      <w:bookmarkEnd w:id="394"/>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395" w:name="_Toc135836002"/>
      <w:r w:rsidRPr="005132B3">
        <w:rPr>
          <w:rFonts w:ascii="Arial Narrow" w:hAnsi="Arial Narrow" w:cs="Arial"/>
          <w:b/>
          <w:bCs/>
          <w:i/>
          <w:iCs/>
          <w:sz w:val="22"/>
          <w:szCs w:val="22"/>
        </w:rPr>
        <w:t>8.3.1.1. OBJETIVO</w:t>
      </w:r>
      <w:bookmarkEnd w:id="395"/>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CBD7211" w:rsidR="007A3190" w:rsidRPr="005132B3" w:rsidRDefault="007A3190">
      <w:pPr>
        <w:tabs>
          <w:tab w:val="left" w:pos="142"/>
          <w:tab w:val="left" w:pos="1276"/>
        </w:tabs>
        <w:autoSpaceDE w:val="0"/>
        <w:autoSpaceDN w:val="0"/>
        <w:adjustRightInd w:val="0"/>
        <w:jc w:val="both"/>
        <w:rPr>
          <w:rFonts w:ascii="Arial Narrow" w:hAnsi="Arial Narrow" w:cs="Arial"/>
          <w:bCs/>
          <w:i/>
          <w:iCs/>
          <w:sz w:val="22"/>
          <w:szCs w:val="22"/>
        </w:rPr>
        <w:pPrChange w:id="396" w:author="GRAPURIMAC" w:date="2023-07-05T17:27:00Z">
          <w:pPr>
            <w:tabs>
              <w:tab w:val="left" w:pos="142"/>
              <w:tab w:val="left" w:pos="1276"/>
            </w:tabs>
            <w:autoSpaceDE w:val="0"/>
            <w:autoSpaceDN w:val="0"/>
            <w:adjustRightInd w:val="0"/>
            <w:ind w:left="1276"/>
            <w:jc w:val="both"/>
          </w:pPr>
        </w:pPrChange>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397" w:name="_Toc135836003"/>
      <w:r w:rsidRPr="005132B3">
        <w:rPr>
          <w:rFonts w:ascii="Arial Narrow" w:hAnsi="Arial Narrow" w:cs="Arial"/>
          <w:b/>
          <w:i/>
          <w:iCs/>
          <w:sz w:val="22"/>
          <w:szCs w:val="22"/>
        </w:rPr>
        <w:t>8.3.1.2. FINALIDAD</w:t>
      </w:r>
      <w:bookmarkEnd w:id="397"/>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29A9813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lastRenderedPageBreak/>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del w:id="398" w:author="GRAPURIMAC" w:date="2023-07-05T17:24:00Z">
        <w:r w:rsidRPr="005132B3" w:rsidDel="007A3190">
          <w:rPr>
            <w:rFonts w:ascii="Arial Narrow" w:hAnsi="Arial Narrow" w:cs="Arial"/>
            <w:bCs/>
            <w:i/>
            <w:iCs/>
            <w:sz w:val="22"/>
            <w:szCs w:val="22"/>
          </w:rPr>
          <w:delText>inversiones,  afectando</w:delText>
        </w:r>
      </w:del>
      <w:ins w:id="399" w:author="GRAPURIMAC" w:date="2023-07-05T17:24:00Z">
        <w:r w:rsidR="007A3190" w:rsidRPr="005132B3">
          <w:rPr>
            <w:rFonts w:ascii="Arial Narrow" w:hAnsi="Arial Narrow" w:cs="Arial"/>
            <w:bCs/>
            <w:i/>
            <w:iCs/>
            <w:sz w:val="22"/>
            <w:szCs w:val="22"/>
          </w:rPr>
          <w:t>inversiones, afectando</w:t>
        </w:r>
      </w:ins>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ins w:id="400" w:author="Manuel Raul Livano Luna" w:date="2023-07-05T19:05:00Z"/>
          <w:rFonts w:ascii="Arial Narrow" w:hAnsi="Arial Narrow" w:cs="Arial"/>
          <w:b/>
          <w:bCs/>
        </w:rPr>
      </w:pPr>
    </w:p>
    <w:p w14:paraId="42DB4DBB" w14:textId="37D4013E" w:rsidR="005423F2" w:rsidRPr="0059769C" w:rsidRDefault="005423F2" w:rsidP="005423F2">
      <w:pPr>
        <w:pStyle w:val="Prrafodelista"/>
        <w:numPr>
          <w:ilvl w:val="0"/>
          <w:numId w:val="25"/>
        </w:numPr>
        <w:spacing w:line="240" w:lineRule="auto"/>
        <w:ind w:left="709"/>
        <w:jc w:val="both"/>
        <w:outlineLvl w:val="1"/>
        <w:rPr>
          <w:ins w:id="401" w:author="Manuel Raul Livano Luna" w:date="2023-07-05T19:05:00Z"/>
          <w:rFonts w:ascii="Arial Narrow" w:hAnsi="Arial Narrow" w:cs="Arial"/>
          <w:b/>
          <w:bCs/>
        </w:rPr>
        <w:pPrChange w:id="402" w:author="Manuel Raul Livano Luna" w:date="2023-07-05T19:06:00Z">
          <w:pPr>
            <w:pStyle w:val="Prrafodelista"/>
            <w:numPr>
              <w:numId w:val="25"/>
            </w:numPr>
            <w:spacing w:line="240" w:lineRule="auto"/>
            <w:ind w:left="360" w:hanging="360"/>
            <w:jc w:val="both"/>
            <w:outlineLvl w:val="1"/>
          </w:pPr>
        </w:pPrChange>
      </w:pPr>
      <w:bookmarkStart w:id="403" w:name="_Toc139476479"/>
      <w:moveToRangeStart w:id="404" w:author="Manuel Raul Livano Luna" w:date="2023-07-05T19:05:00Z" w:name="move139476368"/>
      <w:moveTo w:id="405" w:author="Manuel Raul Livano Luna" w:date="2023-07-05T19:05:00Z">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moveTo>
      <w:bookmarkEnd w:id="403"/>
      <w:moveToRangeEnd w:id="404"/>
    </w:p>
    <w:p w14:paraId="3E2894FF" w14:textId="5ABEC61A" w:rsidR="005423F2" w:rsidRPr="005132B3" w:rsidDel="005423F2" w:rsidRDefault="005423F2" w:rsidP="00AE74BE">
      <w:pPr>
        <w:tabs>
          <w:tab w:val="left" w:pos="142"/>
          <w:tab w:val="left" w:pos="1276"/>
        </w:tabs>
        <w:autoSpaceDE w:val="0"/>
        <w:autoSpaceDN w:val="0"/>
        <w:adjustRightInd w:val="0"/>
        <w:ind w:left="709"/>
        <w:jc w:val="both"/>
        <w:rPr>
          <w:del w:id="406" w:author="Manuel Raul Livano Luna" w:date="2023-07-05T19:06:00Z"/>
          <w:rFonts w:ascii="Arial Narrow" w:hAnsi="Arial Narrow" w:cs="Arial"/>
          <w:bCs/>
          <w:sz w:val="22"/>
          <w:szCs w:val="22"/>
        </w:rPr>
      </w:pPr>
    </w:p>
    <w:p w14:paraId="2B5EE4B0" w14:textId="14AE0253" w:rsidR="00C8431A" w:rsidRPr="00501D10" w:rsidDel="007114A4" w:rsidRDefault="00B201BE" w:rsidP="005423F2">
      <w:pPr>
        <w:pStyle w:val="Ttulo1"/>
        <w:rPr>
          <w:del w:id="407" w:author="GRAPURIMAC" w:date="2023-07-05T17:28:00Z"/>
          <w:rFonts w:ascii="Arial Narrow" w:hAnsi="Arial Narrow"/>
          <w:rPrChange w:id="408" w:author="Manuel Raul Livano Luna" w:date="2023-07-05T19:03:00Z">
            <w:rPr>
              <w:del w:id="409" w:author="GRAPURIMAC" w:date="2023-07-05T17:28:00Z"/>
            </w:rPr>
          </w:rPrChange>
        </w:rPr>
        <w:pPrChange w:id="410" w:author="Manuel Raul Livano Luna" w:date="2023-07-05T19:04:00Z">
          <w:pPr>
            <w:jc w:val="both"/>
          </w:pPr>
        </w:pPrChange>
      </w:pPr>
      <w:moveFromRangeStart w:id="411" w:author="Manuel Raul Livano Luna" w:date="2023-07-05T19:05:00Z" w:name="move139476368"/>
      <w:moveFrom w:id="412" w:author="Manuel Raul Livano Luna" w:date="2023-07-05T19:05:00Z">
        <w:r w:rsidRPr="00501D10" w:rsidDel="005423F2">
          <w:rPr>
            <w:rFonts w:ascii="Arial Narrow" w:hAnsi="Arial Narrow" w:cs="Arial"/>
            <w:rPrChange w:id="413" w:author="Manuel Raul Livano Luna" w:date="2023-07-05T19:03:00Z">
              <w:rPr>
                <w:rFonts w:eastAsia="Calibri"/>
              </w:rPr>
            </w:rPrChange>
          </w:rPr>
          <w:t>COMPUTADORAS PORTATILES (LAPTOPS)</w:t>
        </w:r>
        <w:r w:rsidR="00C8431A" w:rsidRPr="00501D10" w:rsidDel="005423F2">
          <w:rPr>
            <w:rFonts w:ascii="Arial Narrow" w:hAnsi="Arial Narrow" w:cs="Arial"/>
            <w:rPrChange w:id="414" w:author="Manuel Raul Livano Luna" w:date="2023-07-05T19:03:00Z">
              <w:rPr>
                <w:rFonts w:eastAsia="Calibri"/>
              </w:rPr>
            </w:rPrChange>
          </w:rPr>
          <w:t xml:space="preserve"> ENTREGADAS POR</w:t>
        </w:r>
        <w:r w:rsidRPr="00501D10" w:rsidDel="005423F2">
          <w:rPr>
            <w:rFonts w:ascii="Arial Narrow" w:hAnsi="Arial Narrow" w:cs="Arial"/>
            <w:rPrChange w:id="415" w:author="Manuel Raul Livano Luna" w:date="2023-07-05T19:03:00Z">
              <w:rPr>
                <w:rFonts w:eastAsia="Calibri"/>
              </w:rPr>
            </w:rPrChange>
          </w:rPr>
          <w:t xml:space="preserve"> EL</w:t>
        </w:r>
        <w:r w:rsidR="00C8431A" w:rsidRPr="00501D10" w:rsidDel="005423F2">
          <w:rPr>
            <w:rFonts w:ascii="Arial Narrow" w:hAnsi="Arial Narrow" w:cs="Arial"/>
            <w:rPrChange w:id="416" w:author="Manuel Raul Livano Luna" w:date="2023-07-05T19:03:00Z">
              <w:rPr>
                <w:rFonts w:eastAsia="Calibri"/>
              </w:rPr>
            </w:rPrChange>
          </w:rPr>
          <w:t xml:space="preserve"> PROYECTO A LA INSTITUCIÓN EDUCATIVA SAN JUAN BAUTISTA DE CALLABAMBA DEL DISTRITO DE CHINCHEROS NO VIENEN SIEN</w:t>
        </w:r>
        <w:r w:rsidRPr="00501D10" w:rsidDel="005423F2">
          <w:rPr>
            <w:rFonts w:ascii="Arial Narrow" w:hAnsi="Arial Narrow" w:cs="Arial"/>
            <w:rPrChange w:id="417" w:author="Manuel Raul Livano Luna" w:date="2023-07-05T19:03:00Z">
              <w:rPr>
                <w:rFonts w:eastAsia="Calibri"/>
              </w:rPr>
            </w:rPrChange>
          </w:rPr>
          <w:t>D</w:t>
        </w:r>
        <w:r w:rsidR="00C8431A" w:rsidRPr="00501D10" w:rsidDel="005423F2">
          <w:rPr>
            <w:rFonts w:ascii="Arial Narrow" w:hAnsi="Arial Narrow" w:cs="Arial"/>
            <w:rPrChange w:id="418" w:author="Manuel Raul Livano Luna" w:date="2023-07-05T19:03:00Z">
              <w:rPr>
                <w:rFonts w:eastAsia="Calibri"/>
              </w:rPr>
            </w:rPrChange>
          </w:rPr>
          <w:t>O UTILIZADAS POR FALTA DE LICENCIAS DEL SISTEMA OPERATIVO Y DE LA HERRAMIENTA DE OFIMÁTICA MICROSOFT OFFICE</w:t>
        </w:r>
        <w:ins w:id="419" w:author="GRAPURIMAC" w:date="2023-07-05T17:25:00Z">
          <w:r w:rsidR="007A3190" w:rsidRPr="00501D10" w:rsidDel="005423F2">
            <w:rPr>
              <w:rFonts w:ascii="Arial Narrow" w:hAnsi="Arial Narrow" w:cs="Arial"/>
              <w:rPrChange w:id="420" w:author="Manuel Raul Livano Luna" w:date="2023-07-05T19:03:00Z">
                <w:rPr>
                  <w:rFonts w:eastAsia="Calibri"/>
                </w:rPr>
              </w:rPrChange>
            </w:rPr>
            <w:t>, LO QUE</w:t>
          </w:r>
          <w:r w:rsidR="007A3190" w:rsidRPr="00501D10" w:rsidDel="007114A4">
            <w:rPr>
              <w:rFonts w:ascii="Arial Narrow" w:hAnsi="Arial Narrow" w:cs="Arial"/>
              <w:rPrChange w:id="421" w:author="Manuel Raul Livano Luna" w:date="2023-07-05T19:03:00Z">
                <w:rPr>
                  <w:rFonts w:eastAsia="Calibri"/>
                </w:rPr>
              </w:rPrChange>
            </w:rPr>
            <w:t xml:space="preserve"> </w:t>
          </w:r>
          <w:r w:rsidR="007A3190" w:rsidRPr="00501D10" w:rsidDel="005423F2">
            <w:rPr>
              <w:rFonts w:ascii="Arial Narrow" w:hAnsi="Arial Narrow" w:cs="Arial"/>
              <w:rPrChange w:id="422" w:author="Manuel Raul Livano Luna" w:date="2023-07-05T19:03:00Z">
                <w:rPr>
                  <w:rFonts w:eastAsia="Calibri"/>
                </w:rPr>
              </w:rPrChange>
            </w:rPr>
            <w:t>AFECTAR</w:t>
          </w:r>
        </w:ins>
        <w:ins w:id="423" w:author="GRAPURIMAC" w:date="2023-07-05T17:26:00Z">
          <w:r w:rsidR="007A3190" w:rsidRPr="00501D10" w:rsidDel="005423F2">
            <w:rPr>
              <w:rFonts w:ascii="Arial Narrow" w:hAnsi="Arial Narrow" w:cs="Arial"/>
              <w:rPrChange w:id="424" w:author="Manuel Raul Livano Luna" w:date="2023-07-05T19:03:00Z">
                <w:rPr>
                  <w:rFonts w:eastAsia="Calibri"/>
                </w:rPr>
              </w:rPrChange>
            </w:rPr>
            <w:t>ÍA EL CUMPLIMIENTO DE LOS OBJETIVOS DEL PROYECTO.</w:t>
          </w:r>
          <w:r w:rsidR="007A3190" w:rsidRPr="00501D10" w:rsidDel="005423F2">
            <w:rPr>
              <w:rFonts w:ascii="Arial Narrow" w:hAnsi="Arial Narrow"/>
              <w:rPrChange w:id="425" w:author="Manuel Raul Livano Luna" w:date="2023-07-05T19:03:00Z">
                <w:rPr/>
              </w:rPrChange>
            </w:rPr>
            <w:t xml:space="preserve"> </w:t>
          </w:r>
        </w:ins>
      </w:moveFrom>
      <w:moveFromRangeEnd w:id="411"/>
    </w:p>
    <w:p w14:paraId="3CEDE7CC" w14:textId="178718BE" w:rsidR="00F7162A" w:rsidRPr="00BE545A" w:rsidRDefault="00E1282D" w:rsidP="007114A4">
      <w:pPr>
        <w:jc w:val="both"/>
        <w:rPr>
          <w:rFonts w:ascii="Arial Narrow" w:eastAsia="Calibri" w:hAnsi="Arial Narrow" w:cs="Arial"/>
          <w:bCs/>
          <w:sz w:val="22"/>
          <w:szCs w:val="22"/>
          <w:lang w:eastAsia="en-US"/>
          <w:rPrChange w:id="426" w:author="GRAPURIMAC" w:date="2023-07-05T17:28:00Z">
            <w:rPr/>
          </w:rPrChange>
        </w:rPr>
        <w:pPrChange w:id="427" w:author="Manuel Raul Livano Luna" w:date="2023-07-05T18:57:00Z">
          <w:pPr>
            <w:ind w:left="709"/>
          </w:pPr>
        </w:pPrChange>
      </w:pPr>
      <w:r w:rsidRPr="005132B3">
        <w:rPr>
          <w:noProof/>
          <w:lang w:val="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ins w:id="428" w:author="GRAPURIMAC" w:date="2023-07-05T17:38:00Z"/>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 xml:space="preserve">acta de visita de control </w:t>
      </w:r>
      <w:proofErr w:type="spellStart"/>
      <w:r w:rsidR="00F7162A" w:rsidRPr="005132B3">
        <w:rPr>
          <w:rFonts w:ascii="Arial Narrow" w:hAnsi="Arial Narrow" w:cs="Arial"/>
          <w:bCs/>
          <w:sz w:val="22"/>
          <w:szCs w:val="22"/>
        </w:rPr>
        <w:t>n</w:t>
      </w:r>
      <w:r w:rsidR="00C317F8" w:rsidRPr="005132B3">
        <w:rPr>
          <w:rFonts w:ascii="Arial Narrow" w:hAnsi="Arial Narrow" w:cs="Arial"/>
          <w:bCs/>
          <w:sz w:val="22"/>
          <w:szCs w:val="22"/>
        </w:rPr>
        <w:t>.°</w:t>
      </w:r>
      <w:proofErr w:type="spellEnd"/>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 xml:space="preserve">San Juan Bautista de </w:t>
      </w:r>
      <w:proofErr w:type="spellStart"/>
      <w:r w:rsidR="001A3F72">
        <w:rPr>
          <w:rFonts w:ascii="Arial Narrow" w:hAnsi="Arial Narrow" w:cs="Arial"/>
          <w:bCs/>
          <w:sz w:val="22"/>
          <w:szCs w:val="22"/>
        </w:rPr>
        <w:t>Calla</w:t>
      </w:r>
      <w:r w:rsidR="00F7162A" w:rsidRPr="005132B3">
        <w:rPr>
          <w:rFonts w:ascii="Arial Narrow" w:hAnsi="Arial Narrow" w:cs="Arial"/>
          <w:bCs/>
          <w:sz w:val="22"/>
          <w:szCs w:val="22"/>
        </w:rPr>
        <w:t>bamba</w:t>
      </w:r>
      <w:proofErr w:type="spellEnd"/>
      <w:r w:rsidR="00F7162A" w:rsidRPr="005132B3">
        <w:rPr>
          <w:rFonts w:ascii="Arial Narrow" w:hAnsi="Arial Narrow" w:cs="Arial"/>
          <w:bCs/>
          <w:sz w:val="22"/>
          <w:szCs w:val="22"/>
        </w:rPr>
        <w:t xml:space="preserve">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ins w:id="429" w:author="GRAPURIMAC" w:date="2023-07-05T17:38:00Z"/>
          <w:rFonts w:ascii="Arial Narrow" w:hAnsi="Arial Narrow" w:cs="Arial"/>
          <w:bCs/>
          <w:sz w:val="22"/>
          <w:szCs w:val="22"/>
        </w:rPr>
      </w:pPr>
    </w:p>
    <w:p w14:paraId="30777455" w14:textId="4E67C9B6"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ins w:id="430" w:author="GRAPURIMAC" w:date="2023-07-05T17:39:00Z">
        <w:r w:rsidR="00F034D6">
          <w:rPr>
            <w:rFonts w:ascii="Arial Narrow" w:hAnsi="Arial Narrow" w:cs="Arial"/>
            <w:bCs/>
            <w:color w:val="FF0000"/>
            <w:sz w:val="22"/>
            <w:szCs w:val="22"/>
          </w:rPr>
          <w:t>,</w:t>
        </w:r>
      </w:ins>
      <w:del w:id="431" w:author="GRAPURIMAC" w:date="2023-07-05T17:39:00Z">
        <w:r w:rsidR="00BF63EF" w:rsidRPr="00F034D6" w:rsidDel="00F034D6">
          <w:rPr>
            <w:rFonts w:ascii="Arial Narrow" w:hAnsi="Arial Narrow" w:cs="Arial"/>
            <w:bCs/>
            <w:color w:val="FF0000"/>
            <w:sz w:val="22"/>
            <w:szCs w:val="22"/>
            <w:rPrChange w:id="432" w:author="GRAPURIMAC" w:date="2023-07-05T17:38:00Z">
              <w:rPr>
                <w:rFonts w:ascii="Arial Narrow" w:hAnsi="Arial Narrow" w:cs="Arial"/>
                <w:bCs/>
                <w:sz w:val="22"/>
                <w:szCs w:val="22"/>
              </w:rPr>
            </w:rPrChange>
          </w:rPr>
          <w:delText>,</w:delText>
        </w:r>
      </w:del>
      <w:r w:rsidR="00BF63EF" w:rsidRPr="00F034D6">
        <w:rPr>
          <w:rFonts w:ascii="Arial Narrow" w:hAnsi="Arial Narrow" w:cs="Arial"/>
          <w:bCs/>
          <w:color w:val="FF0000"/>
          <w:sz w:val="22"/>
          <w:szCs w:val="22"/>
          <w:rPrChange w:id="433" w:author="GRAPURIMAC" w:date="2023-07-05T17:38:00Z">
            <w:rPr>
              <w:rFonts w:ascii="Arial Narrow" w:hAnsi="Arial Narrow" w:cs="Arial"/>
              <w:bCs/>
              <w:sz w:val="22"/>
              <w:szCs w:val="22"/>
            </w:rPr>
          </w:rPrChange>
        </w:rPr>
        <w:t xml:space="preserve"> </w:t>
      </w:r>
      <w:ins w:id="434" w:author="GRAPURIMAC" w:date="2023-07-05T17:37:00Z">
        <w:r w:rsidR="00F034D6" w:rsidRPr="00F034D6">
          <w:rPr>
            <w:rFonts w:ascii="Arial Narrow" w:hAnsi="Arial Narrow" w:cs="Arial"/>
            <w:bCs/>
            <w:sz w:val="22"/>
            <w:szCs w:val="22"/>
          </w:rPr>
          <w:t xml:space="preserve">al estar almacenados en períodos prolongados, podría afectar la integridad de las </w:t>
        </w:r>
      </w:ins>
      <w:ins w:id="435" w:author="GRAPURIMAC" w:date="2023-07-05T17:38:00Z">
        <w:r w:rsidR="00F034D6" w:rsidRPr="00F034D6">
          <w:rPr>
            <w:rFonts w:ascii="Arial Narrow" w:hAnsi="Arial Narrow" w:cs="Arial"/>
            <w:bCs/>
            <w:sz w:val="22"/>
            <w:szCs w:val="22"/>
          </w:rPr>
          <w:t>baterías</w:t>
        </w:r>
      </w:ins>
      <w:ins w:id="436" w:author="GRAPURIMAC" w:date="2023-07-05T17:37:00Z">
        <w:r w:rsidR="00F034D6" w:rsidRPr="00F034D6">
          <w:rPr>
            <w:rFonts w:ascii="Arial Narrow" w:hAnsi="Arial Narrow" w:cs="Arial"/>
            <w:bCs/>
            <w:sz w:val="22"/>
            <w:szCs w:val="22"/>
          </w:rPr>
          <w:t xml:space="preserve"> </w:t>
        </w:r>
      </w:ins>
      <w:ins w:id="437" w:author="GRAPURIMAC" w:date="2023-07-05T17:38:00Z">
        <w:r w:rsidR="00F034D6">
          <w:rPr>
            <w:rFonts w:ascii="Arial Narrow" w:hAnsi="Arial Narrow" w:cs="Arial"/>
            <w:bCs/>
            <w:sz w:val="22"/>
            <w:szCs w:val="22"/>
          </w:rPr>
          <w:t xml:space="preserve">de litio, </w:t>
        </w:r>
      </w:ins>
      <w:ins w:id="438" w:author="GRAPURIMAC" w:date="2023-07-05T17:40:00Z">
        <w:r w:rsidR="00F034D6">
          <w:rPr>
            <w:rFonts w:ascii="Arial Narrow" w:hAnsi="Arial Narrow" w:cs="Arial"/>
            <w:bCs/>
            <w:sz w:val="22"/>
            <w:szCs w:val="22"/>
          </w:rPr>
          <w:t xml:space="preserve">lo que podría conllevar a que se deteriore </w:t>
        </w:r>
      </w:ins>
      <w:ins w:id="439" w:author="GRAPURIMAC" w:date="2023-07-05T17:39:00Z">
        <w:r w:rsidR="00F034D6">
          <w:rPr>
            <w:rFonts w:ascii="Arial Narrow" w:hAnsi="Arial Narrow" w:cs="Arial"/>
            <w:bCs/>
            <w:sz w:val="22"/>
            <w:szCs w:val="22"/>
          </w:rPr>
          <w:t>la placa madre de la laptop.</w:t>
        </w:r>
      </w:ins>
      <w:ins w:id="440" w:author="GRAPURIMAC" w:date="2023-07-05T17:40:00Z">
        <w:r w:rsidR="00F034D6">
          <w:rPr>
            <w:rFonts w:ascii="Arial Narrow" w:hAnsi="Arial Narrow" w:cs="Arial"/>
            <w:bCs/>
            <w:sz w:val="22"/>
            <w:szCs w:val="22"/>
          </w:rPr>
          <w:t xml:space="preserve"> Las laptops guardadas, se evidencian en las imágenes siguientes</w:t>
        </w:r>
      </w:ins>
      <w:ins w:id="441" w:author="GRAPURIMAC" w:date="2023-07-05T17:41:00Z">
        <w:r w:rsidR="00F034D6">
          <w:rPr>
            <w:rFonts w:ascii="Arial Narrow" w:hAnsi="Arial Narrow" w:cs="Arial"/>
            <w:bCs/>
            <w:sz w:val="22"/>
            <w:szCs w:val="22"/>
          </w:rPr>
          <w:t xml:space="preserve">: </w:t>
        </w:r>
      </w:ins>
      <w:del w:id="442" w:author="GRAPURIMAC" w:date="2023-07-05T17:41:00Z">
        <w:r w:rsidR="00BF63EF" w:rsidDel="00F034D6">
          <w:rPr>
            <w:rFonts w:ascii="Arial Narrow" w:hAnsi="Arial Narrow" w:cs="Arial"/>
            <w:bCs/>
            <w:sz w:val="22"/>
            <w:szCs w:val="22"/>
          </w:rPr>
          <w:delText>como se muestra en la imagen siguiente:</w:delText>
        </w:r>
      </w:del>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5624E83B"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443"/>
      <w:r w:rsidRPr="00F71C70">
        <w:rPr>
          <w:rFonts w:ascii="Arial Narrow" w:hAnsi="Arial Narrow" w:cs="Arial"/>
          <w:bCs/>
        </w:rPr>
        <w:t xml:space="preserve"> </w:t>
      </w:r>
      <w:r w:rsidR="00BF63EF" w:rsidRPr="00F71C70">
        <w:rPr>
          <w:rFonts w:ascii="Arial Narrow" w:hAnsi="Arial Narrow" w:cs="Arial"/>
          <w:b/>
          <w:bCs/>
          <w:sz w:val="20"/>
        </w:rPr>
        <w:t xml:space="preserve">Imagen </w:t>
      </w:r>
      <w:proofErr w:type="spellStart"/>
      <w:r w:rsidR="00BF63EF" w:rsidRPr="00F71C70">
        <w:rPr>
          <w:rFonts w:ascii="Arial Narrow" w:hAnsi="Arial Narrow" w:cs="Arial"/>
          <w:b/>
          <w:bCs/>
          <w:sz w:val="20"/>
        </w:rPr>
        <w:t>n.°</w:t>
      </w:r>
      <w:proofErr w:type="spellEnd"/>
      <w:r w:rsidR="00BF63EF" w:rsidRPr="00F71C70">
        <w:rPr>
          <w:rFonts w:ascii="Arial Narrow" w:hAnsi="Arial Narrow" w:cs="Arial"/>
          <w:b/>
          <w:bCs/>
          <w:sz w:val="20"/>
        </w:rPr>
        <w:t xml:space="preserve"> 7</w:t>
      </w:r>
    </w:p>
    <w:p w14:paraId="25CB553B" w14:textId="4318D433" w:rsidR="00BF63EF" w:rsidRPr="00F71C70" w:rsidRDefault="00BF63EF" w:rsidP="00BF63EF">
      <w:pPr>
        <w:tabs>
          <w:tab w:val="left" w:pos="142"/>
          <w:tab w:val="left" w:pos="1276"/>
        </w:tabs>
        <w:autoSpaceDE w:val="0"/>
        <w:autoSpaceDN w:val="0"/>
        <w:adjustRightInd w:val="0"/>
        <w:ind w:left="709"/>
        <w:jc w:val="both"/>
        <w:rPr>
          <w:ins w:id="444" w:author="Manuel Raul Livano Luna" w:date="2023-07-05T18:39:00Z"/>
          <w:rFonts w:ascii="Arial Narrow" w:hAnsi="Arial Narrow" w:cs="Arial"/>
          <w:bCs/>
          <w:szCs w:val="22"/>
        </w:rPr>
      </w:pPr>
      <w:r w:rsidRPr="00F71C70">
        <w:rPr>
          <w:rFonts w:ascii="Arial Narrow" w:hAnsi="Arial Narrow" w:cs="Arial"/>
          <w:b/>
          <w:bCs/>
          <w:szCs w:val="22"/>
        </w:rPr>
        <w:t>Laptops almacenadas en sus bolsas originales, que se encuentran en desuso por falta de licencias</w:t>
      </w:r>
      <w:commentRangeEnd w:id="443"/>
      <w:r w:rsidR="00BE545A" w:rsidRPr="00F71C70">
        <w:rPr>
          <w:rStyle w:val="Refdecomentario"/>
        </w:rPr>
        <w:commentReference w:id="443"/>
      </w:r>
      <w:r w:rsidRPr="00F71C70">
        <w:rPr>
          <w:rFonts w:ascii="Arial Narrow" w:hAnsi="Arial Narrow" w:cs="Arial"/>
          <w:bCs/>
          <w:szCs w:val="22"/>
        </w:rPr>
        <w:t>.</w:t>
      </w:r>
    </w:p>
    <w:p w14:paraId="34FF9488" w14:textId="7F99DA90" w:rsidR="00F71C70" w:rsidRPr="00BF63EF" w:rsidRDefault="00F71C70" w:rsidP="00BF63EF">
      <w:pPr>
        <w:tabs>
          <w:tab w:val="left" w:pos="142"/>
          <w:tab w:val="left" w:pos="1276"/>
        </w:tabs>
        <w:autoSpaceDE w:val="0"/>
        <w:autoSpaceDN w:val="0"/>
        <w:adjustRightInd w:val="0"/>
        <w:ind w:left="709"/>
        <w:jc w:val="both"/>
        <w:rPr>
          <w:rFonts w:ascii="Arial Narrow" w:hAnsi="Arial Narrow" w:cs="Arial"/>
          <w:bCs/>
          <w:szCs w:val="22"/>
        </w:rPr>
      </w:pPr>
      <w:ins w:id="445" w:author="Manuel Raul Livano Luna" w:date="2023-07-05T18:39:00Z">
        <w:r>
          <w:rPr>
            <w:noProof/>
          </w:rPr>
          <w:drawing>
            <wp:inline distT="0" distB="0" distL="0" distR="0" wp14:anchorId="7D2276A7" wp14:editId="65B6AA54">
              <wp:extent cx="4907089" cy="236982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0" cy="2379658"/>
                      </a:xfrm>
                      <a:prstGeom prst="rect">
                        <a:avLst/>
                      </a:prstGeom>
                      <a:noFill/>
                      <a:ln>
                        <a:noFill/>
                      </a:ln>
                    </pic:spPr>
                  </pic:pic>
                </a:graphicData>
              </a:graphic>
            </wp:inline>
          </w:drawing>
        </w:r>
      </w:ins>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lastRenderedPageBreak/>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62CC625D"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del w:id="446" w:author="GRAPURIMAC" w:date="2023-07-05T17:31:00Z">
        <w:r w:rsidR="00831BB4" w:rsidDel="00BE545A">
          <w:rPr>
            <w:rFonts w:ascii="Arial Narrow" w:hAnsi="Arial Narrow" w:cs="Arial"/>
            <w:sz w:val="22"/>
            <w:szCs w:val="22"/>
          </w:rPr>
          <w:delText>tambien</w:delText>
        </w:r>
      </w:del>
      <w:ins w:id="447" w:author="GRAPURIMAC" w:date="2023-07-05T17:31:00Z">
        <w:r w:rsidR="00BE545A">
          <w:rPr>
            <w:rFonts w:ascii="Arial Narrow" w:hAnsi="Arial Narrow" w:cs="Arial"/>
            <w:sz w:val="22"/>
            <w:szCs w:val="22"/>
          </w:rPr>
          <w:t>también</w:t>
        </w:r>
      </w:ins>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w:t>
      </w:r>
      <w:proofErr w:type="spellStart"/>
      <w:r w:rsidR="0027169A" w:rsidRPr="005132B3">
        <w:rPr>
          <w:rFonts w:ascii="Arial Narrow" w:hAnsi="Arial Narrow" w:cs="Arial"/>
          <w:sz w:val="22"/>
          <w:szCs w:val="22"/>
        </w:rPr>
        <w:t>MyViewBoard</w:t>
      </w:r>
      <w:proofErr w:type="spellEnd"/>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ins w:id="448" w:author="GRAPURIMAC" w:date="2023-07-05T17:31:00Z">
        <w:r w:rsidR="00BE545A">
          <w:rPr>
            <w:rFonts w:ascii="Arial Narrow" w:hAnsi="Arial Narrow" w:cs="Arial"/>
            <w:bCs/>
            <w:sz w:val="22"/>
            <w:szCs w:val="22"/>
          </w:rPr>
          <w:t>,</w:t>
        </w:r>
      </w:ins>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2E7D1F3A"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w:t>
      </w:r>
      <w:proofErr w:type="spellStart"/>
      <w:r w:rsidRPr="005132B3">
        <w:rPr>
          <w:rFonts w:ascii="Arial Narrow" w:hAnsi="Arial Narrow" w:cs="Arial"/>
          <w:b/>
          <w:bCs/>
          <w:sz w:val="20"/>
        </w:rPr>
        <w:t>n.°</w:t>
      </w:r>
      <w:proofErr w:type="spellEnd"/>
      <w:r w:rsidRPr="005132B3">
        <w:rPr>
          <w:rFonts w:ascii="Arial Narrow" w:hAnsi="Arial Narrow" w:cs="Arial"/>
          <w:b/>
          <w:bCs/>
          <w:sz w:val="20"/>
        </w:rPr>
        <w:t xml:space="preserve"> </w:t>
      </w:r>
      <w:r>
        <w:rPr>
          <w:rFonts w:ascii="Arial Narrow" w:hAnsi="Arial Narrow" w:cs="Arial"/>
          <w:b/>
          <w:bCs/>
          <w:sz w:val="20"/>
        </w:rPr>
        <w:t>8</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w:t>
      </w:r>
      <w:proofErr w:type="spellStart"/>
      <w:r w:rsidRPr="00BF63EF">
        <w:rPr>
          <w:rFonts w:ascii="Arial Narrow" w:hAnsi="Arial Narrow" w:cs="Arial"/>
          <w:b/>
          <w:bCs/>
          <w:szCs w:val="22"/>
        </w:rPr>
        <w:t>MyViewBoard</w:t>
      </w:r>
      <w:proofErr w:type="spellEnd"/>
      <w:r w:rsidRPr="00BF63EF">
        <w:rPr>
          <w:rFonts w:ascii="Arial Narrow" w:hAnsi="Arial Narrow" w:cs="Arial"/>
          <w:b/>
          <w:bCs/>
          <w:szCs w:val="22"/>
        </w:rPr>
        <w:t xml:space="preserve">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77777777"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7705FCB7"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00BF63EF">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/GR</w:t>
      </w:r>
      <w:ins w:id="449" w:author="GRAPURIMAC" w:date="2023-07-05T17:32:00Z">
        <w:r w:rsidR="00BE545A">
          <w:rPr>
            <w:rFonts w:ascii="Arial Narrow" w:hAnsi="Arial Narrow" w:cs="Arial"/>
            <w:b/>
            <w:bCs/>
            <w:sz w:val="22"/>
            <w:szCs w:val="22"/>
          </w:rPr>
          <w:t xml:space="preserve"> </w:t>
        </w:r>
      </w:ins>
      <w:del w:id="450" w:author="GRAPURIMAC" w:date="2023-07-05T17:32:00Z">
        <w:r w:rsidR="00FE09A4" w:rsidRPr="005132B3" w:rsidDel="00BE545A">
          <w:rPr>
            <w:rFonts w:ascii="Arial Narrow" w:hAnsi="Arial Narrow" w:cs="Arial"/>
            <w:b/>
            <w:bCs/>
            <w:sz w:val="22"/>
            <w:szCs w:val="22"/>
          </w:rPr>
          <w:delText xml:space="preserve"> </w:delText>
        </w:r>
      </w:del>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proofErr w:type="spellStart"/>
      <w:r w:rsidR="00BF63EF">
        <w:rPr>
          <w:rFonts w:ascii="Arial Narrow" w:hAnsi="Arial Narrow" w:cs="Arial"/>
          <w:b/>
          <w:bCs/>
          <w:sz w:val="22"/>
          <w:szCs w:val="22"/>
        </w:rPr>
        <w:t>n.°</w:t>
      </w:r>
      <w:proofErr w:type="spellEnd"/>
      <w:r w:rsidR="00BF63EF">
        <w:rPr>
          <w:rFonts w:ascii="Arial Narrow" w:hAnsi="Arial Narrow" w:cs="Arial"/>
          <w:b/>
          <w:bCs/>
          <w:sz w:val="22"/>
          <w:szCs w:val="22"/>
        </w:rPr>
        <w:t xml:space="preserve"> </w:t>
      </w:r>
      <w:r w:rsidR="00BE01EE" w:rsidRPr="005132B3">
        <w:rPr>
          <w:rFonts w:ascii="Arial Narrow" w:hAnsi="Arial Narrow" w:cs="Arial"/>
          <w:b/>
          <w:bCs/>
          <w:sz w:val="22"/>
          <w:szCs w:val="22"/>
        </w:rPr>
        <w:t>467-2022-</w:t>
      </w:r>
      <w:r w:rsidR="00C317F8" w:rsidRPr="005132B3">
        <w:rPr>
          <w:rFonts w:ascii="Arial Narrow" w:hAnsi="Arial Narrow" w:cs="Arial"/>
          <w:b/>
          <w:bCs/>
          <w:sz w:val="22"/>
          <w:szCs w:val="22"/>
        </w:rPr>
        <w:t>GR.APURIMAC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lastRenderedPageBreak/>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2929FD90"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inversiones, </w:t>
      </w:r>
      <w:del w:id="451" w:author="GRAPURIMAC" w:date="2023-07-05T17:31:00Z">
        <w:r w:rsidRPr="005132B3" w:rsidDel="00BE545A">
          <w:rPr>
            <w:rFonts w:ascii="Arial Narrow" w:hAnsi="Arial Narrow" w:cs="Arial"/>
            <w:bCs/>
            <w:i/>
            <w:iCs/>
            <w:sz w:val="22"/>
            <w:szCs w:val="22"/>
          </w:rPr>
          <w:delText xml:space="preserve"> </w:delText>
        </w:r>
      </w:del>
      <w:proofErr w:type="gramStart"/>
      <w:r w:rsidRPr="005132B3">
        <w:rPr>
          <w:rFonts w:ascii="Arial Narrow" w:hAnsi="Arial Narrow" w:cs="Arial"/>
          <w:bCs/>
          <w:i/>
          <w:iCs/>
          <w:sz w:val="22"/>
          <w:szCs w:val="22"/>
        </w:rPr>
        <w:t>afectando  su</w:t>
      </w:r>
      <w:proofErr w:type="gramEnd"/>
      <w:r w:rsidRPr="005132B3">
        <w:rPr>
          <w:rFonts w:ascii="Arial Narrow" w:hAnsi="Arial Narrow" w:cs="Arial"/>
          <w:bCs/>
          <w:i/>
          <w:iCs/>
          <w:sz w:val="22"/>
          <w:szCs w:val="22"/>
        </w:rPr>
        <w:t xml:space="preserve"> cronograma  de ejecución  previsto  y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635C3A98" w:rsidR="00F71C70" w:rsidRPr="00F71C70" w:rsidRDefault="00BE545A" w:rsidP="00F71C70">
      <w:pPr>
        <w:numPr>
          <w:ilvl w:val="0"/>
          <w:numId w:val="6"/>
        </w:numPr>
        <w:tabs>
          <w:tab w:val="left" w:pos="142"/>
          <w:tab w:val="left" w:pos="1276"/>
        </w:tabs>
        <w:autoSpaceDE w:val="0"/>
        <w:autoSpaceDN w:val="0"/>
        <w:adjustRightInd w:val="0"/>
        <w:ind w:left="1069"/>
        <w:jc w:val="both"/>
        <w:rPr>
          <w:ins w:id="452" w:author="GRAPURIMAC" w:date="2023-07-05T17:42:00Z"/>
          <w:rFonts w:ascii="Arial Narrow" w:hAnsi="Arial Narrow" w:cs="Arial"/>
          <w:b/>
          <w:bCs/>
          <w:i/>
          <w:iCs/>
          <w:sz w:val="22"/>
          <w:szCs w:val="22"/>
          <w:rPrChange w:id="453" w:author="Manuel Raul Livano Luna" w:date="2023-07-05T18:41:00Z">
            <w:rPr>
              <w:ins w:id="454" w:author="GRAPURIMAC" w:date="2023-07-05T17:42:00Z"/>
              <w:rFonts w:ascii="Arial Narrow" w:hAnsi="Arial Narrow" w:cs="Arial"/>
              <w:bCs/>
              <w:i/>
              <w:iCs/>
              <w:color w:val="FF0000"/>
              <w:sz w:val="22"/>
              <w:szCs w:val="22"/>
            </w:rPr>
          </w:rPrChange>
        </w:rPr>
        <w:pPrChange w:id="455" w:author="Manuel Raul Livano Luna" w:date="2023-07-05T18:41:00Z">
          <w:pPr>
            <w:tabs>
              <w:tab w:val="left" w:pos="142"/>
              <w:tab w:val="left" w:pos="1276"/>
            </w:tabs>
            <w:autoSpaceDE w:val="0"/>
            <w:autoSpaceDN w:val="0"/>
            <w:adjustRightInd w:val="0"/>
            <w:ind w:left="1276"/>
            <w:jc w:val="both"/>
          </w:pPr>
        </w:pPrChange>
      </w:pPr>
      <w:bookmarkStart w:id="456" w:name="_Hlk139475753"/>
      <w:ins w:id="457" w:author="GRAPURIMAC" w:date="2023-07-05T17:34:00Z">
        <w:del w:id="458" w:author="Manuel Raul Livano Luna" w:date="2023-07-05T18:41:00Z">
          <w:r w:rsidRPr="00F71C70" w:rsidDel="00F71C70">
            <w:rPr>
              <w:rFonts w:ascii="Arial Narrow" w:hAnsi="Arial Narrow" w:cs="Arial"/>
              <w:b/>
              <w:bCs/>
              <w:i/>
              <w:iCs/>
              <w:sz w:val="22"/>
              <w:szCs w:val="22"/>
              <w:rPrChange w:id="459" w:author="Manuel Raul Livano Luna" w:date="2023-07-05T18:41:00Z">
                <w:rPr>
                  <w:rFonts w:ascii="Arial Narrow" w:hAnsi="Arial Narrow" w:cs="Arial"/>
                  <w:bCs/>
                  <w:i/>
                  <w:iCs/>
                  <w:sz w:val="22"/>
                  <w:szCs w:val="22"/>
                </w:rPr>
              </w:rPrChange>
            </w:rPr>
            <w:delText>EXPEDIENTE TÉCNICO APROBADO MEDIANTE RESOLUCIÓN</w:delText>
          </w:r>
        </w:del>
      </w:ins>
      <w:ins w:id="460" w:author="GRAPURIMAC" w:date="2023-07-05T17:42:00Z">
        <w:del w:id="461" w:author="Manuel Raul Livano Luna" w:date="2023-07-05T18:41:00Z">
          <w:r w:rsidR="00F034D6" w:rsidRPr="00F71C70" w:rsidDel="00F71C70">
            <w:rPr>
              <w:rFonts w:ascii="Arial Narrow" w:hAnsi="Arial Narrow" w:cs="Arial"/>
              <w:b/>
              <w:bCs/>
              <w:i/>
              <w:iCs/>
              <w:sz w:val="22"/>
              <w:szCs w:val="22"/>
              <w:rPrChange w:id="462" w:author="Manuel Raul Livano Luna" w:date="2023-07-05T18:41:00Z">
                <w:rPr>
                  <w:rFonts w:ascii="Arial Narrow" w:hAnsi="Arial Narrow" w:cs="Arial"/>
                  <w:bCs/>
                  <w:i/>
                  <w:iCs/>
                  <w:color w:val="FF0000"/>
                  <w:sz w:val="22"/>
                  <w:szCs w:val="22"/>
                </w:rPr>
              </w:rPrChange>
            </w:rPr>
            <w:delText xml:space="preserve"> </w:delText>
          </w:r>
        </w:del>
      </w:ins>
      <w:ins w:id="463" w:author="Manuel Raul Livano Luna" w:date="2023-07-05T18:41:00Z">
        <w:r w:rsidR="00F71C70" w:rsidRPr="00F71C70">
          <w:rPr>
            <w:rFonts w:ascii="Arial Narrow" w:hAnsi="Arial Narrow" w:cs="Arial"/>
            <w:b/>
            <w:bCs/>
            <w:i/>
            <w:iCs/>
            <w:sz w:val="22"/>
            <w:szCs w:val="22"/>
            <w:rPrChange w:id="464" w:author="Manuel Raul Livano Luna" w:date="2023-07-05T18:41:00Z">
              <w:rPr>
                <w:rFonts w:ascii="Arial Narrow" w:hAnsi="Arial Narrow" w:cs="Arial"/>
                <w:bCs/>
                <w:i/>
                <w:iCs/>
                <w:color w:val="FF0000"/>
                <w:sz w:val="22"/>
                <w:szCs w:val="22"/>
              </w:rPr>
            </w:rPrChange>
          </w:rPr>
          <w:t xml:space="preserve">AMPLIACION DE PLAZO N°04 APROBADO MEDIANTE RESOLUCIÓN GERENCIAL GENERAL REGIONAL DE DESARROLLO SOCIAL </w:t>
        </w:r>
        <w:proofErr w:type="spellStart"/>
        <w:r w:rsidR="00F71C70" w:rsidRPr="00F71C70">
          <w:rPr>
            <w:rFonts w:ascii="Arial Narrow" w:hAnsi="Arial Narrow" w:cs="Arial"/>
            <w:b/>
            <w:bCs/>
            <w:i/>
            <w:iCs/>
            <w:sz w:val="22"/>
            <w:szCs w:val="22"/>
            <w:rPrChange w:id="465" w:author="Manuel Raul Livano Luna" w:date="2023-07-05T18:41:00Z">
              <w:rPr>
                <w:rFonts w:ascii="Arial Narrow" w:hAnsi="Arial Narrow" w:cs="Arial"/>
                <w:bCs/>
                <w:i/>
                <w:iCs/>
                <w:color w:val="FF0000"/>
                <w:sz w:val="22"/>
                <w:szCs w:val="22"/>
              </w:rPr>
            </w:rPrChange>
          </w:rPr>
          <w:t>N°</w:t>
        </w:r>
        <w:proofErr w:type="spellEnd"/>
        <w:r w:rsidR="00F71C70" w:rsidRPr="00F71C70">
          <w:rPr>
            <w:rFonts w:ascii="Arial Narrow" w:hAnsi="Arial Narrow" w:cs="Arial"/>
            <w:b/>
            <w:bCs/>
            <w:i/>
            <w:iCs/>
            <w:sz w:val="22"/>
            <w:szCs w:val="22"/>
            <w:rPrChange w:id="466" w:author="Manuel Raul Livano Luna" w:date="2023-07-05T18:41:00Z">
              <w:rPr>
                <w:rFonts w:ascii="Arial Narrow" w:hAnsi="Arial Narrow" w:cs="Arial"/>
                <w:bCs/>
                <w:i/>
                <w:iCs/>
                <w:color w:val="FF0000"/>
                <w:sz w:val="22"/>
                <w:szCs w:val="22"/>
              </w:rPr>
            </w:rPrChange>
          </w:rPr>
          <w:t>. 002-2023-</w:t>
        </w:r>
        <w:proofErr w:type="gramStart"/>
        <w:r w:rsidR="00F71C70" w:rsidRPr="00F71C70">
          <w:rPr>
            <w:rFonts w:ascii="Arial Narrow" w:hAnsi="Arial Narrow" w:cs="Arial"/>
            <w:b/>
            <w:bCs/>
            <w:i/>
            <w:iCs/>
            <w:sz w:val="22"/>
            <w:szCs w:val="22"/>
            <w:rPrChange w:id="467" w:author="Manuel Raul Livano Luna" w:date="2023-07-05T18:41:00Z">
              <w:rPr>
                <w:rFonts w:ascii="Arial Narrow" w:hAnsi="Arial Narrow" w:cs="Arial"/>
                <w:bCs/>
                <w:i/>
                <w:iCs/>
                <w:color w:val="FF0000"/>
                <w:sz w:val="22"/>
                <w:szCs w:val="22"/>
              </w:rPr>
            </w:rPrChange>
          </w:rPr>
          <w:t>GR.APURIMAC</w:t>
        </w:r>
        <w:proofErr w:type="gramEnd"/>
        <w:r w:rsidR="00F71C70" w:rsidRPr="00F71C70">
          <w:rPr>
            <w:rFonts w:ascii="Arial Narrow" w:hAnsi="Arial Narrow" w:cs="Arial"/>
            <w:b/>
            <w:bCs/>
            <w:i/>
            <w:iCs/>
            <w:sz w:val="22"/>
            <w:szCs w:val="22"/>
            <w:rPrChange w:id="468" w:author="Manuel Raul Livano Luna" w:date="2023-07-05T18:41:00Z">
              <w:rPr>
                <w:rFonts w:ascii="Arial Narrow" w:hAnsi="Arial Narrow" w:cs="Arial"/>
                <w:bCs/>
                <w:i/>
                <w:iCs/>
                <w:color w:val="FF0000"/>
                <w:sz w:val="22"/>
                <w:szCs w:val="22"/>
              </w:rPr>
            </w:rPrChange>
          </w:rPr>
          <w:t>/GRDS, DE FECHA 23/03/2023</w:t>
        </w:r>
      </w:ins>
    </w:p>
    <w:bookmarkEnd w:id="456"/>
    <w:p w14:paraId="48F320E3" w14:textId="77777777" w:rsidR="00F71C70" w:rsidRDefault="00F71C70" w:rsidP="00AE74BE">
      <w:pPr>
        <w:tabs>
          <w:tab w:val="left" w:pos="142"/>
          <w:tab w:val="left" w:pos="1276"/>
        </w:tabs>
        <w:autoSpaceDE w:val="0"/>
        <w:autoSpaceDN w:val="0"/>
        <w:adjustRightInd w:val="0"/>
        <w:ind w:left="1276"/>
        <w:jc w:val="both"/>
        <w:rPr>
          <w:ins w:id="469" w:author="Manuel Raul Livano Luna" w:date="2023-07-05T18:41:00Z"/>
          <w:rFonts w:ascii="Arial Narrow" w:hAnsi="Arial Narrow" w:cs="Arial"/>
          <w:bCs/>
          <w:i/>
          <w:iCs/>
          <w:color w:val="FF0000"/>
          <w:sz w:val="22"/>
          <w:szCs w:val="22"/>
        </w:rPr>
      </w:pPr>
    </w:p>
    <w:p w14:paraId="68E1D037" w14:textId="77777777" w:rsidR="00F71C70" w:rsidRPr="00F71C70" w:rsidRDefault="00F71C70" w:rsidP="00F71C70">
      <w:pPr>
        <w:numPr>
          <w:ilvl w:val="0"/>
          <w:numId w:val="17"/>
        </w:numPr>
        <w:spacing w:after="200" w:line="360" w:lineRule="auto"/>
        <w:ind w:left="1789"/>
        <w:contextualSpacing/>
        <w:jc w:val="both"/>
        <w:rPr>
          <w:ins w:id="470" w:author="Manuel Raul Livano Luna" w:date="2023-07-05T18:43:00Z"/>
          <w:rFonts w:ascii="Calibri" w:eastAsia="Calibri" w:hAnsi="Calibri" w:cs="Calibri"/>
          <w:b/>
          <w:i/>
          <w:iCs/>
          <w:sz w:val="22"/>
          <w:szCs w:val="22"/>
          <w:lang w:eastAsia="en-US"/>
          <w:rPrChange w:id="471" w:author="Manuel Raul Livano Luna" w:date="2023-07-05T18:44:00Z">
            <w:rPr>
              <w:ins w:id="472" w:author="Manuel Raul Livano Luna" w:date="2023-07-05T18:43:00Z"/>
              <w:rFonts w:ascii="Calibri" w:eastAsia="Calibri" w:hAnsi="Calibri" w:cs="Calibri"/>
              <w:b/>
              <w:sz w:val="22"/>
              <w:szCs w:val="22"/>
              <w:lang w:eastAsia="en-US"/>
            </w:rPr>
          </w:rPrChange>
        </w:rPr>
        <w:pPrChange w:id="473" w:author="Manuel Raul Livano Luna" w:date="2023-07-05T18:45:00Z">
          <w:pPr>
            <w:numPr>
              <w:numId w:val="17"/>
            </w:numPr>
            <w:spacing w:after="200" w:line="360" w:lineRule="auto"/>
            <w:ind w:left="1080" w:hanging="720"/>
            <w:contextualSpacing/>
            <w:jc w:val="both"/>
          </w:pPr>
        </w:pPrChange>
      </w:pPr>
      <w:ins w:id="474" w:author="Manuel Raul Livano Luna" w:date="2023-07-05T18:43:00Z">
        <w:r w:rsidRPr="00F71C70">
          <w:rPr>
            <w:rFonts w:ascii="Calibri" w:eastAsia="Calibri" w:hAnsi="Calibri" w:cs="Calibri"/>
            <w:b/>
            <w:i/>
            <w:iCs/>
            <w:sz w:val="22"/>
            <w:szCs w:val="22"/>
            <w:lang w:eastAsia="en-US"/>
            <w:rPrChange w:id="475" w:author="Manuel Raul Livano Luna" w:date="2023-07-05T18:44:00Z">
              <w:rPr>
                <w:rFonts w:ascii="Calibri" w:eastAsia="Calibri" w:hAnsi="Calibri" w:cs="Calibri"/>
                <w:b/>
                <w:sz w:val="22"/>
                <w:szCs w:val="22"/>
                <w:lang w:eastAsia="en-US"/>
              </w:rPr>
            </w:rPrChange>
          </w:rPr>
          <w:t>EQUIPAMIENTO E IMPLEMENTACIÓN DE INFRAESTRUCTURA TECNOLÓGICA</w:t>
        </w:r>
      </w:ins>
    </w:p>
    <w:p w14:paraId="39FDB35C" w14:textId="77777777" w:rsidR="00F71C70" w:rsidRPr="00F71C70" w:rsidRDefault="00F71C70" w:rsidP="00F71C70">
      <w:pPr>
        <w:numPr>
          <w:ilvl w:val="1"/>
          <w:numId w:val="16"/>
        </w:numPr>
        <w:spacing w:after="200" w:line="360" w:lineRule="auto"/>
        <w:ind w:left="879"/>
        <w:contextualSpacing/>
        <w:jc w:val="both"/>
        <w:rPr>
          <w:ins w:id="476" w:author="Manuel Raul Livano Luna" w:date="2023-07-05T18:43:00Z"/>
          <w:rFonts w:ascii="Calibri" w:eastAsia="Calibri" w:hAnsi="Calibri" w:cs="Calibri"/>
          <w:b/>
          <w:i/>
          <w:iCs/>
          <w:sz w:val="22"/>
          <w:szCs w:val="22"/>
          <w:lang w:eastAsia="en-US"/>
          <w:rPrChange w:id="477" w:author="Manuel Raul Livano Luna" w:date="2023-07-05T18:44:00Z">
            <w:rPr>
              <w:ins w:id="478" w:author="Manuel Raul Livano Luna" w:date="2023-07-05T18:43:00Z"/>
              <w:rFonts w:ascii="Calibri" w:eastAsia="Calibri" w:hAnsi="Calibri" w:cs="Calibri"/>
              <w:b/>
              <w:sz w:val="22"/>
              <w:szCs w:val="22"/>
              <w:lang w:eastAsia="en-US"/>
            </w:rPr>
          </w:rPrChange>
        </w:rPr>
        <w:pPrChange w:id="479" w:author="Manuel Raul Livano Luna" w:date="2023-07-05T18:45:00Z">
          <w:pPr>
            <w:numPr>
              <w:ilvl w:val="1"/>
              <w:numId w:val="16"/>
            </w:numPr>
            <w:spacing w:after="200" w:line="360" w:lineRule="auto"/>
            <w:ind w:left="170"/>
            <w:contextualSpacing/>
            <w:jc w:val="both"/>
          </w:pPr>
        </w:pPrChange>
      </w:pPr>
      <w:ins w:id="480" w:author="Manuel Raul Livano Luna" w:date="2023-07-05T18:43:00Z">
        <w:r w:rsidRPr="00F71C70">
          <w:rPr>
            <w:rFonts w:ascii="Calibri" w:eastAsia="Calibri" w:hAnsi="Calibri" w:cs="Calibri"/>
            <w:b/>
            <w:i/>
            <w:iCs/>
            <w:sz w:val="22"/>
            <w:szCs w:val="22"/>
            <w:lang w:eastAsia="en-US"/>
            <w:rPrChange w:id="481" w:author="Manuel Raul Livano Luna" w:date="2023-07-05T18:44:00Z">
              <w:rPr>
                <w:rFonts w:ascii="Calibri" w:eastAsia="Calibri" w:hAnsi="Calibri" w:cs="Calibri"/>
                <w:b/>
                <w:sz w:val="22"/>
                <w:szCs w:val="22"/>
                <w:lang w:eastAsia="en-US"/>
              </w:rPr>
            </w:rPrChange>
          </w:rPr>
          <w:t xml:space="preserve">ADQUISICIÓN E IMPLEMENTACIÓN DE COMPUTADORAS PORTÁTILES </w:t>
        </w:r>
      </w:ins>
    </w:p>
    <w:p w14:paraId="54D6A10B" w14:textId="77777777" w:rsidR="00F71C70" w:rsidRPr="00F71C70" w:rsidRDefault="00F71C70" w:rsidP="00F71C70">
      <w:pPr>
        <w:numPr>
          <w:ilvl w:val="2"/>
          <w:numId w:val="16"/>
        </w:numPr>
        <w:spacing w:after="200" w:line="360" w:lineRule="auto"/>
        <w:ind w:left="993"/>
        <w:contextualSpacing/>
        <w:jc w:val="both"/>
        <w:rPr>
          <w:ins w:id="482" w:author="Manuel Raul Livano Luna" w:date="2023-07-05T18:43:00Z"/>
          <w:rFonts w:ascii="Calibri" w:eastAsia="Calibri" w:hAnsi="Calibri" w:cs="Calibri"/>
          <w:b/>
          <w:i/>
          <w:iCs/>
          <w:sz w:val="22"/>
          <w:szCs w:val="22"/>
          <w:lang w:eastAsia="en-US"/>
          <w:rPrChange w:id="483" w:author="Manuel Raul Livano Luna" w:date="2023-07-05T18:44:00Z">
            <w:rPr>
              <w:ins w:id="484" w:author="Manuel Raul Livano Luna" w:date="2023-07-05T18:43:00Z"/>
              <w:rFonts w:ascii="Calibri" w:eastAsia="Calibri" w:hAnsi="Calibri" w:cs="Calibri"/>
              <w:b/>
              <w:sz w:val="22"/>
              <w:szCs w:val="22"/>
              <w:lang w:eastAsia="en-US"/>
            </w:rPr>
          </w:rPrChange>
        </w:rPr>
        <w:pPrChange w:id="485" w:author="Manuel Raul Livano Luna" w:date="2023-07-05T18:45:00Z">
          <w:pPr>
            <w:numPr>
              <w:ilvl w:val="2"/>
              <w:numId w:val="16"/>
            </w:numPr>
            <w:spacing w:after="200" w:line="360" w:lineRule="auto"/>
            <w:ind w:left="284" w:hanging="114"/>
            <w:contextualSpacing/>
            <w:jc w:val="both"/>
          </w:pPr>
        </w:pPrChange>
      </w:pPr>
      <w:ins w:id="486" w:author="Manuel Raul Livano Luna" w:date="2023-07-05T18:43:00Z">
        <w:r w:rsidRPr="00F71C70">
          <w:rPr>
            <w:rFonts w:ascii="Calibri" w:eastAsia="Calibri" w:hAnsi="Calibri" w:cs="Calibri"/>
            <w:b/>
            <w:i/>
            <w:iCs/>
            <w:sz w:val="22"/>
            <w:szCs w:val="22"/>
            <w:lang w:eastAsia="en-US"/>
            <w:rPrChange w:id="487" w:author="Manuel Raul Livano Luna" w:date="2023-07-05T18:44:00Z">
              <w:rPr>
                <w:rFonts w:ascii="Calibri" w:eastAsia="Calibri" w:hAnsi="Calibri" w:cs="Calibri"/>
                <w:b/>
                <w:sz w:val="22"/>
                <w:szCs w:val="22"/>
                <w:lang w:eastAsia="en-US"/>
              </w:rPr>
            </w:rPrChange>
          </w:rPr>
          <w:t xml:space="preserve"> COMPUTADORAS PORTATILES PARA ESTUDIANTES </w:t>
        </w:r>
      </w:ins>
    </w:p>
    <w:p w14:paraId="48ED0DEB" w14:textId="77777777" w:rsidR="00F71C70" w:rsidRPr="00F71C70" w:rsidRDefault="00F71C70" w:rsidP="00F71C70">
      <w:pPr>
        <w:spacing w:line="276" w:lineRule="auto"/>
        <w:ind w:left="1418"/>
        <w:contextualSpacing/>
        <w:jc w:val="both"/>
        <w:rPr>
          <w:ins w:id="488" w:author="Manuel Raul Livano Luna" w:date="2023-07-05T18:43:00Z"/>
          <w:rFonts w:ascii="Calibri" w:eastAsia="Calibri" w:hAnsi="Calibri" w:cs="Calibri"/>
          <w:b/>
          <w:i/>
          <w:iCs/>
          <w:sz w:val="22"/>
          <w:szCs w:val="22"/>
          <w:lang w:eastAsia="en-US"/>
          <w:rPrChange w:id="489" w:author="Manuel Raul Livano Luna" w:date="2023-07-05T18:44:00Z">
            <w:rPr>
              <w:ins w:id="490" w:author="Manuel Raul Livano Luna" w:date="2023-07-05T18:43:00Z"/>
              <w:rFonts w:ascii="Calibri" w:eastAsia="Calibri" w:hAnsi="Calibri" w:cs="Calibri"/>
              <w:b/>
              <w:sz w:val="22"/>
              <w:szCs w:val="22"/>
              <w:lang w:eastAsia="en-US"/>
            </w:rPr>
          </w:rPrChange>
        </w:rPr>
        <w:pPrChange w:id="491" w:author="Manuel Raul Livano Luna" w:date="2023-07-05T18:45:00Z">
          <w:pPr>
            <w:spacing w:line="276" w:lineRule="auto"/>
            <w:ind w:left="709"/>
            <w:contextualSpacing/>
            <w:jc w:val="both"/>
          </w:pPr>
        </w:pPrChange>
      </w:pPr>
      <w:ins w:id="492" w:author="Manuel Raul Livano Luna" w:date="2023-07-05T18:43:00Z">
        <w:r w:rsidRPr="00F71C70">
          <w:rPr>
            <w:rFonts w:ascii="Calibri" w:eastAsia="Calibri" w:hAnsi="Calibri" w:cs="Calibri"/>
            <w:i/>
            <w:iCs/>
            <w:sz w:val="22"/>
            <w:szCs w:val="22"/>
            <w:lang w:eastAsia="en-US"/>
            <w:rPrChange w:id="493" w:author="Manuel Raul Livano Luna" w:date="2023-07-05T18:44:00Z">
              <w:rPr>
                <w:rFonts w:ascii="Calibri" w:eastAsia="Calibri" w:hAnsi="Calibri" w:cs="Calibri"/>
                <w:sz w:val="22"/>
                <w:szCs w:val="22"/>
                <w:lang w:eastAsia="en-US"/>
              </w:rPr>
            </w:rPrChange>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F71C70">
          <w:rPr>
            <w:rFonts w:ascii="Calibri" w:eastAsia="Calibri" w:hAnsi="Calibri" w:cs="Calibri"/>
            <w:b/>
            <w:i/>
            <w:iCs/>
            <w:sz w:val="22"/>
            <w:szCs w:val="22"/>
            <w:lang w:eastAsia="en-US"/>
            <w:rPrChange w:id="494" w:author="Manuel Raul Livano Luna" w:date="2023-07-05T18:44:00Z">
              <w:rPr>
                <w:rFonts w:ascii="Calibri" w:eastAsia="Calibri" w:hAnsi="Calibri" w:cs="Calibri"/>
                <w:b/>
                <w:sz w:val="22"/>
                <w:szCs w:val="22"/>
                <w:lang w:eastAsia="en-US"/>
              </w:rPr>
            </w:rPrChange>
          </w:rPr>
          <w:t xml:space="preserve">. </w:t>
        </w:r>
        <w:r w:rsidRPr="00F71C70">
          <w:rPr>
            <w:rFonts w:ascii="Calibri" w:eastAsia="Calibri" w:hAnsi="Calibri" w:cs="Calibri"/>
            <w:i/>
            <w:iCs/>
            <w:sz w:val="22"/>
            <w:szCs w:val="22"/>
            <w:lang w:eastAsia="es-PE"/>
            <w:rPrChange w:id="495" w:author="Manuel Raul Livano Luna" w:date="2023-07-05T18:44:00Z">
              <w:rPr>
                <w:rFonts w:ascii="Calibri" w:eastAsia="Calibri" w:hAnsi="Calibri" w:cs="Calibri"/>
                <w:sz w:val="22"/>
                <w:szCs w:val="22"/>
                <w:lang w:eastAsia="es-PE"/>
              </w:rPr>
            </w:rPrChange>
          </w:rPr>
          <w:t>El </w:t>
        </w:r>
        <w:r w:rsidRPr="00F71C70">
          <w:rPr>
            <w:rFonts w:ascii="Calibri" w:eastAsia="Calibri" w:hAnsi="Calibri" w:cs="Calibri"/>
            <w:bCs/>
            <w:i/>
            <w:iCs/>
            <w:sz w:val="22"/>
            <w:szCs w:val="22"/>
            <w:lang w:eastAsia="es-PE"/>
            <w:rPrChange w:id="496" w:author="Manuel Raul Livano Luna" w:date="2023-07-05T18:44:00Z">
              <w:rPr>
                <w:rFonts w:ascii="Calibri" w:eastAsia="Calibri" w:hAnsi="Calibri" w:cs="Calibri"/>
                <w:bCs/>
                <w:sz w:val="22"/>
                <w:szCs w:val="22"/>
                <w:lang w:eastAsia="es-PE"/>
              </w:rPr>
            </w:rPrChange>
          </w:rPr>
          <w:t xml:space="preserve">equipo de cómputo </w:t>
        </w:r>
        <w:r w:rsidRPr="00F71C70">
          <w:rPr>
            <w:rFonts w:ascii="Calibri" w:eastAsia="Calibri" w:hAnsi="Calibri" w:cs="Calibri"/>
            <w:i/>
            <w:iCs/>
            <w:sz w:val="22"/>
            <w:szCs w:val="22"/>
            <w:lang w:eastAsia="es-PE"/>
            <w:rPrChange w:id="497" w:author="Manuel Raul Livano Luna" w:date="2023-07-05T18:44:00Z">
              <w:rPr>
                <w:rFonts w:ascii="Calibri" w:eastAsia="Calibri" w:hAnsi="Calibri" w:cs="Calibri"/>
                <w:sz w:val="22"/>
                <w:szCs w:val="22"/>
                <w:lang w:eastAsia="es-PE"/>
              </w:rPr>
            </w:rPrChange>
          </w:rPr>
          <w:t>está destinado a estudiantes.</w:t>
        </w:r>
      </w:ins>
    </w:p>
    <w:p w14:paraId="493BD1ED" w14:textId="77777777" w:rsidR="00F71C70" w:rsidRPr="00F71C70" w:rsidRDefault="00F71C70" w:rsidP="00F71C70">
      <w:pPr>
        <w:spacing w:line="276" w:lineRule="auto"/>
        <w:ind w:left="2476"/>
        <w:contextualSpacing/>
        <w:jc w:val="both"/>
        <w:rPr>
          <w:ins w:id="498" w:author="Manuel Raul Livano Luna" w:date="2023-07-05T18:43:00Z"/>
          <w:rFonts w:ascii="Calibri" w:eastAsia="Calibri" w:hAnsi="Calibri" w:cs="Calibri"/>
          <w:b/>
          <w:i/>
          <w:iCs/>
          <w:sz w:val="22"/>
          <w:szCs w:val="22"/>
          <w:lang w:eastAsia="en-US"/>
          <w:rPrChange w:id="499" w:author="Manuel Raul Livano Luna" w:date="2023-07-05T18:44:00Z">
            <w:rPr>
              <w:ins w:id="500" w:author="Manuel Raul Livano Luna" w:date="2023-07-05T18:43:00Z"/>
              <w:rFonts w:ascii="Calibri" w:eastAsia="Calibri" w:hAnsi="Calibri" w:cs="Calibri"/>
              <w:b/>
              <w:sz w:val="22"/>
              <w:szCs w:val="22"/>
              <w:lang w:eastAsia="en-US"/>
            </w:rPr>
          </w:rPrChange>
        </w:rPr>
        <w:pPrChange w:id="501" w:author="Manuel Raul Livano Luna" w:date="2023-07-05T18:44:00Z">
          <w:pPr>
            <w:spacing w:line="276" w:lineRule="auto"/>
            <w:ind w:left="709"/>
            <w:contextualSpacing/>
            <w:jc w:val="both"/>
          </w:pPr>
        </w:pPrChange>
      </w:pPr>
    </w:p>
    <w:p w14:paraId="16F15DF9" w14:textId="77777777" w:rsidR="00F71C70" w:rsidRPr="00F71C70" w:rsidRDefault="00F71C70" w:rsidP="00F71C70">
      <w:pPr>
        <w:tabs>
          <w:tab w:val="left" w:pos="284"/>
          <w:tab w:val="left" w:pos="709"/>
          <w:tab w:val="left" w:pos="2835"/>
          <w:tab w:val="left" w:pos="7088"/>
          <w:tab w:val="left" w:pos="7797"/>
        </w:tabs>
        <w:spacing w:line="276" w:lineRule="auto"/>
        <w:ind w:left="1767"/>
        <w:contextualSpacing/>
        <w:rPr>
          <w:ins w:id="502" w:author="Manuel Raul Livano Luna" w:date="2023-07-05T18:43:00Z"/>
          <w:rFonts w:ascii="Calibri" w:eastAsia="Calibri" w:hAnsi="Calibri" w:cs="Calibri"/>
          <w:i/>
          <w:iCs/>
          <w:sz w:val="22"/>
          <w:szCs w:val="22"/>
          <w:lang w:val="es-ES" w:eastAsia="en-US"/>
          <w:rPrChange w:id="503" w:author="Manuel Raul Livano Luna" w:date="2023-07-05T18:44:00Z">
            <w:rPr>
              <w:ins w:id="504" w:author="Manuel Raul Livano Luna" w:date="2023-07-05T18:43:00Z"/>
              <w:rFonts w:ascii="Calibri" w:eastAsia="Calibri" w:hAnsi="Calibri" w:cs="Calibri"/>
              <w:sz w:val="22"/>
              <w:szCs w:val="22"/>
              <w:lang w:val="es-ES" w:eastAsia="en-US"/>
            </w:rPr>
          </w:rPrChange>
        </w:rPr>
        <w:pPrChange w:id="505" w:author="Manuel Raul Livano Luna" w:date="2023-07-05T18:44:00Z">
          <w:pPr>
            <w:tabs>
              <w:tab w:val="left" w:pos="284"/>
              <w:tab w:val="left" w:pos="709"/>
              <w:tab w:val="left" w:pos="2835"/>
              <w:tab w:val="left" w:pos="7088"/>
              <w:tab w:val="left" w:pos="7797"/>
            </w:tabs>
            <w:spacing w:line="276" w:lineRule="auto"/>
            <w:contextualSpacing/>
          </w:pPr>
        </w:pPrChange>
      </w:pPr>
      <w:ins w:id="506" w:author="Manuel Raul Livano Luna" w:date="2023-07-05T18:43:00Z">
        <w:r w:rsidRPr="00F71C70">
          <w:rPr>
            <w:rFonts w:ascii="Calibri" w:eastAsia="Calibri" w:hAnsi="Calibri"/>
            <w:i/>
            <w:iCs/>
            <w:noProof/>
            <w:sz w:val="22"/>
            <w:szCs w:val="22"/>
            <w:lang w:eastAsia="es-PE"/>
            <w:rPrChange w:id="507" w:author="Manuel Raul Livano Luna" w:date="2023-07-05T18:44:00Z">
              <w:rPr>
                <w:rFonts w:ascii="Calibri" w:eastAsia="Calibri" w:hAnsi="Calibri"/>
                <w:noProof/>
                <w:sz w:val="22"/>
                <w:szCs w:val="22"/>
                <w:lang w:eastAsia="es-PE"/>
              </w:rPr>
            </w:rPrChange>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F71C70">
          <w:rPr>
            <w:rFonts w:ascii="Calibri" w:eastAsia="Calibri" w:hAnsi="Calibri" w:cs="Calibri"/>
            <w:i/>
            <w:iCs/>
            <w:sz w:val="22"/>
            <w:szCs w:val="22"/>
            <w:lang w:val="es-ES" w:eastAsia="en-US"/>
            <w:rPrChange w:id="508" w:author="Manuel Raul Livano Luna" w:date="2023-07-05T18:44:00Z">
              <w:rPr>
                <w:rFonts w:ascii="Calibri" w:eastAsia="Calibri" w:hAnsi="Calibri" w:cs="Calibri"/>
                <w:sz w:val="22"/>
                <w:szCs w:val="22"/>
                <w:lang w:val="es-ES" w:eastAsia="en-US"/>
              </w:rPr>
            </w:rPrChange>
          </w:rPr>
          <w:br w:type="textWrapping" w:clear="all"/>
        </w:r>
      </w:ins>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Change w:id="509" w:author="Manuel Raul Livano Luna" w:date="2023-07-05T18:45:00Z">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PrChange>
      </w:tblPr>
      <w:tblGrid>
        <w:gridCol w:w="1696"/>
        <w:gridCol w:w="6594"/>
        <w:gridCol w:w="8"/>
        <w:tblGridChange w:id="510">
          <w:tblGrid>
            <w:gridCol w:w="1058"/>
            <w:gridCol w:w="235"/>
            <w:gridCol w:w="6594"/>
            <w:gridCol w:w="1838"/>
          </w:tblGrid>
        </w:tblGridChange>
      </w:tblGrid>
      <w:tr w:rsidR="00F71C70" w:rsidRPr="00F71C70" w14:paraId="524EAB6B" w14:textId="77777777" w:rsidTr="00F71C70">
        <w:trPr>
          <w:trHeight w:val="110"/>
          <w:ins w:id="511" w:author="Manuel Raul Livano Luna" w:date="2023-07-05T18:43:00Z"/>
          <w:trPrChange w:id="512" w:author="Manuel Raul Livano Luna" w:date="2023-07-05T18:45:00Z">
            <w:trPr>
              <w:gridBefore w:val="1"/>
              <w:trHeight w:val="110"/>
            </w:trPr>
          </w:trPrChange>
        </w:trPr>
        <w:tc>
          <w:tcPr>
            <w:tcW w:w="5000" w:type="pct"/>
            <w:gridSpan w:val="3"/>
            <w:shd w:val="clear" w:color="auto" w:fill="FABF8F"/>
            <w:vAlign w:val="center"/>
            <w:tcPrChange w:id="513" w:author="Manuel Raul Livano Luna" w:date="2023-07-05T18:45:00Z">
              <w:tcPr>
                <w:tcW w:w="5000" w:type="pct"/>
                <w:gridSpan w:val="3"/>
                <w:shd w:val="clear" w:color="auto" w:fill="FABF8F"/>
                <w:vAlign w:val="center"/>
              </w:tcPr>
            </w:tcPrChange>
          </w:tcPr>
          <w:p w14:paraId="44AECA03" w14:textId="77777777" w:rsidR="00F71C70" w:rsidRPr="00F71C70" w:rsidRDefault="00F71C70" w:rsidP="00F71C70">
            <w:pPr>
              <w:spacing w:after="200" w:line="276" w:lineRule="auto"/>
              <w:jc w:val="center"/>
              <w:rPr>
                <w:ins w:id="514" w:author="Manuel Raul Livano Luna" w:date="2023-07-05T18:43:00Z"/>
                <w:rFonts w:ascii="Calibri" w:hAnsi="Calibri" w:cs="Calibri"/>
                <w:i/>
                <w:iCs/>
                <w:sz w:val="22"/>
                <w:szCs w:val="22"/>
                <w:rPrChange w:id="515" w:author="Manuel Raul Livano Luna" w:date="2023-07-05T18:44:00Z">
                  <w:rPr>
                    <w:ins w:id="516" w:author="Manuel Raul Livano Luna" w:date="2023-07-05T18:43:00Z"/>
                    <w:rFonts w:ascii="Calibri" w:hAnsi="Calibri" w:cs="Calibri"/>
                    <w:sz w:val="22"/>
                    <w:szCs w:val="22"/>
                  </w:rPr>
                </w:rPrChange>
              </w:rPr>
            </w:pPr>
            <w:ins w:id="517" w:author="Manuel Raul Livano Luna" w:date="2023-07-05T18:43:00Z">
              <w:r w:rsidRPr="00F71C70">
                <w:rPr>
                  <w:rFonts w:ascii="Calibri" w:hAnsi="Calibri" w:cs="Calibri"/>
                  <w:i/>
                  <w:iCs/>
                  <w:noProof/>
                  <w:sz w:val="22"/>
                  <w:szCs w:val="22"/>
                  <w:lang w:eastAsia="es-PE"/>
                  <w:rPrChange w:id="518" w:author="Manuel Raul Livano Luna" w:date="2023-07-05T18:44:00Z">
                    <w:rPr>
                      <w:rFonts w:ascii="Calibri" w:hAnsi="Calibri" w:cs="Calibri"/>
                      <w:noProof/>
                      <w:sz w:val="22"/>
                      <w:szCs w:val="22"/>
                      <w:lang w:eastAsia="es-PE"/>
                    </w:rPr>
                  </w:rPrChange>
                </w:rPr>
                <w:t>ESPECIFICACIONES TECNICAS MINIMAS DE LAPTOPS PARA ALUMNOS</w:t>
              </w:r>
            </w:ins>
          </w:p>
        </w:tc>
      </w:tr>
      <w:tr w:rsidR="00F71C70" w:rsidRPr="00F71C70" w14:paraId="5210BFF4" w14:textId="77777777" w:rsidTr="00F71C70">
        <w:tblPrEx>
          <w:tblPrExChange w:id="519" w:author="Manuel Raul Livano Luna" w:date="2023-07-05T18:45:00Z">
            <w:tblPrEx>
              <w:tblW w:w="4642" w:type="pct"/>
            </w:tblPrEx>
          </w:tblPrExChange>
        </w:tblPrEx>
        <w:trPr>
          <w:gridAfter w:val="1"/>
          <w:wAfter w:w="5" w:type="pct"/>
          <w:trHeight w:val="110"/>
          <w:ins w:id="520" w:author="Manuel Raul Livano Luna" w:date="2023-07-05T18:43:00Z"/>
          <w:trPrChange w:id="521" w:author="Manuel Raul Livano Luna" w:date="2023-07-05T18:45:00Z">
            <w:trPr>
              <w:gridAfter w:val="1"/>
              <w:trHeight w:val="110"/>
            </w:trPr>
          </w:trPrChange>
        </w:trPr>
        <w:tc>
          <w:tcPr>
            <w:tcW w:w="1022" w:type="pct"/>
            <w:noWrap/>
            <w:vAlign w:val="center"/>
            <w:hideMark/>
            <w:tcPrChange w:id="522" w:author="Manuel Raul Livano Luna" w:date="2023-07-05T18:45:00Z">
              <w:tcPr>
                <w:tcW w:w="820" w:type="pct"/>
                <w:gridSpan w:val="2"/>
                <w:noWrap/>
                <w:vAlign w:val="center"/>
                <w:hideMark/>
              </w:tcPr>
            </w:tcPrChange>
          </w:tcPr>
          <w:p w14:paraId="14F6C5CB" w14:textId="77777777" w:rsidR="00F71C70" w:rsidRPr="00F71C70" w:rsidRDefault="00F71C70" w:rsidP="00F71C70">
            <w:pPr>
              <w:keepNext/>
              <w:keepLines/>
              <w:shd w:val="clear" w:color="auto" w:fill="FFFFFF"/>
              <w:spacing w:line="276" w:lineRule="auto"/>
              <w:jc w:val="center"/>
              <w:outlineLvl w:val="3"/>
              <w:rPr>
                <w:ins w:id="523" w:author="Manuel Raul Livano Luna" w:date="2023-07-05T18:43:00Z"/>
                <w:rFonts w:ascii="Calibri" w:hAnsi="Calibri" w:cs="Calibri"/>
                <w:i/>
                <w:iCs/>
                <w:sz w:val="22"/>
                <w:szCs w:val="22"/>
                <w:lang w:eastAsia="es-AR"/>
                <w:rPrChange w:id="524" w:author="Manuel Raul Livano Luna" w:date="2023-07-05T18:44:00Z">
                  <w:rPr>
                    <w:ins w:id="525" w:author="Manuel Raul Livano Luna" w:date="2023-07-05T18:43:00Z"/>
                    <w:rFonts w:ascii="Calibri" w:hAnsi="Calibri" w:cs="Calibri"/>
                    <w:iCs/>
                    <w:sz w:val="22"/>
                    <w:szCs w:val="22"/>
                    <w:lang w:eastAsia="es-AR"/>
                  </w:rPr>
                </w:rPrChange>
              </w:rPr>
            </w:pPr>
            <w:ins w:id="526" w:author="Manuel Raul Livano Luna" w:date="2023-07-05T18:43:00Z">
              <w:r w:rsidRPr="00F71C70">
                <w:rPr>
                  <w:rFonts w:ascii="Calibri" w:hAnsi="Calibri" w:cs="Calibri"/>
                  <w:i/>
                  <w:iCs/>
                  <w:sz w:val="22"/>
                  <w:szCs w:val="22"/>
                  <w:rPrChange w:id="527" w:author="Manuel Raul Livano Luna" w:date="2023-07-05T18:44:00Z">
                    <w:rPr>
                      <w:rFonts w:ascii="Calibri" w:hAnsi="Calibri" w:cs="Calibri"/>
                      <w:sz w:val="22"/>
                      <w:szCs w:val="22"/>
                    </w:rPr>
                  </w:rPrChange>
                </w:rPr>
                <w:t>Procesador</w:t>
              </w:r>
            </w:ins>
          </w:p>
        </w:tc>
        <w:tc>
          <w:tcPr>
            <w:tcW w:w="3973" w:type="pct"/>
            <w:noWrap/>
            <w:vAlign w:val="center"/>
            <w:hideMark/>
            <w:tcPrChange w:id="528" w:author="Manuel Raul Livano Luna" w:date="2023-07-05T18:45:00Z">
              <w:tcPr>
                <w:tcW w:w="4180" w:type="pct"/>
                <w:noWrap/>
                <w:vAlign w:val="center"/>
                <w:hideMark/>
              </w:tcPr>
            </w:tcPrChange>
          </w:tcPr>
          <w:p w14:paraId="5A0EBC5C" w14:textId="77777777" w:rsidR="00F71C70" w:rsidRPr="00F71C70" w:rsidRDefault="00F71C70" w:rsidP="00F71C70">
            <w:pPr>
              <w:numPr>
                <w:ilvl w:val="0"/>
                <w:numId w:val="18"/>
              </w:numPr>
              <w:shd w:val="clear" w:color="auto" w:fill="FFFFFF"/>
              <w:spacing w:after="200" w:line="276" w:lineRule="auto"/>
              <w:contextualSpacing/>
              <w:jc w:val="both"/>
              <w:rPr>
                <w:ins w:id="529" w:author="Manuel Raul Livano Luna" w:date="2023-07-05T18:43:00Z"/>
                <w:rFonts w:ascii="Calibri" w:hAnsi="Calibri" w:cs="Calibri"/>
                <w:i/>
                <w:iCs/>
                <w:sz w:val="22"/>
                <w:szCs w:val="22"/>
                <w:rPrChange w:id="530" w:author="Manuel Raul Livano Luna" w:date="2023-07-05T18:44:00Z">
                  <w:rPr>
                    <w:ins w:id="531" w:author="Manuel Raul Livano Luna" w:date="2023-07-05T18:43:00Z"/>
                    <w:rFonts w:ascii="Calibri" w:hAnsi="Calibri" w:cs="Calibri"/>
                    <w:sz w:val="22"/>
                    <w:szCs w:val="22"/>
                  </w:rPr>
                </w:rPrChange>
              </w:rPr>
            </w:pPr>
            <w:ins w:id="532" w:author="Manuel Raul Livano Luna" w:date="2023-07-05T18:43:00Z">
              <w:r w:rsidRPr="00F71C70">
                <w:rPr>
                  <w:rFonts w:ascii="Calibri" w:hAnsi="Calibri" w:cs="Calibri"/>
                  <w:i/>
                  <w:iCs/>
                  <w:sz w:val="22"/>
                  <w:szCs w:val="22"/>
                  <w:rPrChange w:id="533" w:author="Manuel Raul Livano Luna" w:date="2023-07-05T18:44:00Z">
                    <w:rPr>
                      <w:rFonts w:ascii="Calibri" w:hAnsi="Calibri" w:cs="Calibri"/>
                      <w:sz w:val="22"/>
                      <w:szCs w:val="22"/>
                    </w:rPr>
                  </w:rPrChange>
                </w:rPr>
                <w:t>Intel Core i3 (Dos Núcleos físicos) / 04 subprocesos (octava generación)</w:t>
              </w:r>
            </w:ins>
          </w:p>
          <w:p w14:paraId="025D02EF" w14:textId="77777777" w:rsidR="00F71C70" w:rsidRPr="00F71C70" w:rsidRDefault="00F71C70" w:rsidP="00F71C70">
            <w:pPr>
              <w:numPr>
                <w:ilvl w:val="0"/>
                <w:numId w:val="18"/>
              </w:numPr>
              <w:shd w:val="clear" w:color="auto" w:fill="FFFFFF"/>
              <w:spacing w:after="200" w:line="276" w:lineRule="auto"/>
              <w:contextualSpacing/>
              <w:jc w:val="both"/>
              <w:rPr>
                <w:ins w:id="534" w:author="Manuel Raul Livano Luna" w:date="2023-07-05T18:43:00Z"/>
                <w:rFonts w:ascii="Calibri" w:hAnsi="Calibri" w:cs="Calibri"/>
                <w:i/>
                <w:iCs/>
                <w:sz w:val="22"/>
                <w:szCs w:val="22"/>
                <w:rPrChange w:id="535" w:author="Manuel Raul Livano Luna" w:date="2023-07-05T18:44:00Z">
                  <w:rPr>
                    <w:ins w:id="536" w:author="Manuel Raul Livano Luna" w:date="2023-07-05T18:43:00Z"/>
                    <w:rFonts w:ascii="Calibri" w:hAnsi="Calibri" w:cs="Calibri"/>
                    <w:sz w:val="22"/>
                    <w:szCs w:val="22"/>
                  </w:rPr>
                </w:rPrChange>
              </w:rPr>
            </w:pPr>
            <w:ins w:id="537" w:author="Manuel Raul Livano Luna" w:date="2023-07-05T18:43:00Z">
              <w:r w:rsidRPr="00F71C70">
                <w:rPr>
                  <w:rFonts w:ascii="Calibri" w:hAnsi="Calibri" w:cs="Calibri"/>
                  <w:i/>
                  <w:iCs/>
                  <w:sz w:val="22"/>
                  <w:szCs w:val="22"/>
                  <w:rPrChange w:id="538" w:author="Manuel Raul Livano Luna" w:date="2023-07-05T18:44:00Z">
                    <w:rPr>
                      <w:rFonts w:ascii="Calibri" w:hAnsi="Calibri" w:cs="Calibri"/>
                      <w:sz w:val="22"/>
                      <w:szCs w:val="22"/>
                    </w:rPr>
                  </w:rPrChange>
                </w:rPr>
                <w:lastRenderedPageBreak/>
                <w:t xml:space="preserve">Escala de integración: 14 nm </w:t>
              </w:r>
            </w:ins>
          </w:p>
          <w:p w14:paraId="45463D07" w14:textId="77777777" w:rsidR="00F71C70" w:rsidRPr="00F71C70" w:rsidRDefault="00F71C70" w:rsidP="00F71C70">
            <w:pPr>
              <w:numPr>
                <w:ilvl w:val="0"/>
                <w:numId w:val="18"/>
              </w:numPr>
              <w:shd w:val="clear" w:color="auto" w:fill="FFFFFF"/>
              <w:spacing w:after="200" w:line="276" w:lineRule="auto"/>
              <w:contextualSpacing/>
              <w:jc w:val="both"/>
              <w:rPr>
                <w:ins w:id="539" w:author="Manuel Raul Livano Luna" w:date="2023-07-05T18:43:00Z"/>
                <w:rFonts w:ascii="Calibri" w:hAnsi="Calibri" w:cs="Calibri"/>
                <w:i/>
                <w:iCs/>
                <w:sz w:val="22"/>
                <w:szCs w:val="22"/>
                <w:rPrChange w:id="540" w:author="Manuel Raul Livano Luna" w:date="2023-07-05T18:44:00Z">
                  <w:rPr>
                    <w:ins w:id="541" w:author="Manuel Raul Livano Luna" w:date="2023-07-05T18:43:00Z"/>
                    <w:rFonts w:ascii="Calibri" w:hAnsi="Calibri" w:cs="Calibri"/>
                    <w:sz w:val="22"/>
                    <w:szCs w:val="22"/>
                  </w:rPr>
                </w:rPrChange>
              </w:rPr>
            </w:pPr>
            <w:ins w:id="542" w:author="Manuel Raul Livano Luna" w:date="2023-07-05T18:43:00Z">
              <w:r w:rsidRPr="00F71C70">
                <w:rPr>
                  <w:rFonts w:ascii="Calibri" w:hAnsi="Calibri" w:cs="Calibri"/>
                  <w:i/>
                  <w:iCs/>
                  <w:sz w:val="22"/>
                  <w:szCs w:val="22"/>
                  <w:rPrChange w:id="543" w:author="Manuel Raul Livano Luna" w:date="2023-07-05T18:44:00Z">
                    <w:rPr>
                      <w:rFonts w:ascii="Calibri" w:hAnsi="Calibri" w:cs="Calibri"/>
                      <w:sz w:val="22"/>
                      <w:szCs w:val="22"/>
                    </w:rPr>
                  </w:rPrChange>
                </w:rPr>
                <w:t xml:space="preserve">Frecuencia de reloj: 3.9 0 GHz / 2.4 GHz </w:t>
              </w:r>
            </w:ins>
          </w:p>
          <w:p w14:paraId="32A003D9" w14:textId="77777777" w:rsidR="00F71C70" w:rsidRPr="00F71C70" w:rsidRDefault="00F71C70" w:rsidP="00F71C70">
            <w:pPr>
              <w:numPr>
                <w:ilvl w:val="0"/>
                <w:numId w:val="18"/>
              </w:numPr>
              <w:shd w:val="clear" w:color="auto" w:fill="FFFFFF"/>
              <w:spacing w:after="200" w:line="276" w:lineRule="auto"/>
              <w:contextualSpacing/>
              <w:jc w:val="both"/>
              <w:rPr>
                <w:ins w:id="544" w:author="Manuel Raul Livano Luna" w:date="2023-07-05T18:43:00Z"/>
                <w:rFonts w:ascii="Calibri" w:hAnsi="Calibri" w:cs="Calibri"/>
                <w:i/>
                <w:iCs/>
                <w:sz w:val="22"/>
                <w:szCs w:val="22"/>
                <w:rPrChange w:id="545" w:author="Manuel Raul Livano Luna" w:date="2023-07-05T18:44:00Z">
                  <w:rPr>
                    <w:ins w:id="546" w:author="Manuel Raul Livano Luna" w:date="2023-07-05T18:43:00Z"/>
                    <w:rFonts w:ascii="Calibri" w:hAnsi="Calibri" w:cs="Calibri"/>
                    <w:sz w:val="22"/>
                    <w:szCs w:val="22"/>
                  </w:rPr>
                </w:rPrChange>
              </w:rPr>
            </w:pPr>
            <w:ins w:id="547" w:author="Manuel Raul Livano Luna" w:date="2023-07-05T18:43:00Z">
              <w:r w:rsidRPr="00F71C70">
                <w:rPr>
                  <w:rFonts w:ascii="Calibri" w:hAnsi="Calibri" w:cs="Calibri"/>
                  <w:i/>
                  <w:iCs/>
                  <w:sz w:val="22"/>
                  <w:szCs w:val="22"/>
                  <w:rPrChange w:id="548" w:author="Manuel Raul Livano Luna" w:date="2023-07-05T18:44:00Z">
                    <w:rPr>
                      <w:rFonts w:ascii="Calibri" w:hAnsi="Calibri" w:cs="Calibri"/>
                      <w:sz w:val="22"/>
                      <w:szCs w:val="22"/>
                    </w:rPr>
                  </w:rPrChange>
                </w:rPr>
                <w:t xml:space="preserve">Memoria cache: 3 MB </w:t>
              </w:r>
            </w:ins>
          </w:p>
          <w:p w14:paraId="3FC05F31" w14:textId="77777777" w:rsidR="00F71C70" w:rsidRPr="00F71C70" w:rsidRDefault="00F71C70" w:rsidP="00F71C70">
            <w:pPr>
              <w:numPr>
                <w:ilvl w:val="0"/>
                <w:numId w:val="18"/>
              </w:numPr>
              <w:shd w:val="clear" w:color="auto" w:fill="FFFFFF"/>
              <w:spacing w:after="200" w:line="276" w:lineRule="auto"/>
              <w:contextualSpacing/>
              <w:jc w:val="both"/>
              <w:rPr>
                <w:ins w:id="549" w:author="Manuel Raul Livano Luna" w:date="2023-07-05T18:43:00Z"/>
                <w:rFonts w:ascii="Calibri" w:hAnsi="Calibri" w:cs="Calibri"/>
                <w:i/>
                <w:iCs/>
                <w:sz w:val="22"/>
                <w:szCs w:val="22"/>
                <w:rPrChange w:id="550" w:author="Manuel Raul Livano Luna" w:date="2023-07-05T18:44:00Z">
                  <w:rPr>
                    <w:ins w:id="551" w:author="Manuel Raul Livano Luna" w:date="2023-07-05T18:43:00Z"/>
                    <w:rFonts w:ascii="Calibri" w:hAnsi="Calibri" w:cs="Calibri"/>
                    <w:sz w:val="22"/>
                    <w:szCs w:val="22"/>
                  </w:rPr>
                </w:rPrChange>
              </w:rPr>
            </w:pPr>
            <w:ins w:id="552" w:author="Manuel Raul Livano Luna" w:date="2023-07-05T18:43:00Z">
              <w:r w:rsidRPr="00F71C70">
                <w:rPr>
                  <w:rFonts w:ascii="Calibri" w:hAnsi="Calibri" w:cs="Calibri"/>
                  <w:i/>
                  <w:iCs/>
                  <w:sz w:val="22"/>
                  <w:szCs w:val="22"/>
                  <w:rPrChange w:id="553" w:author="Manuel Raul Livano Luna" w:date="2023-07-05T18:44:00Z">
                    <w:rPr>
                      <w:rFonts w:ascii="Calibri" w:hAnsi="Calibri" w:cs="Calibri"/>
                      <w:sz w:val="22"/>
                      <w:szCs w:val="22"/>
                    </w:rPr>
                  </w:rPrChange>
                </w:rPr>
                <w:t>Arquitectura: 64 bits</w:t>
              </w:r>
            </w:ins>
          </w:p>
        </w:tc>
      </w:tr>
      <w:tr w:rsidR="00F71C70" w:rsidRPr="00F71C70" w14:paraId="02D0316D" w14:textId="77777777" w:rsidTr="00F71C70">
        <w:tblPrEx>
          <w:tblPrExChange w:id="554" w:author="Manuel Raul Livano Luna" w:date="2023-07-05T18:45:00Z">
            <w:tblPrEx>
              <w:tblW w:w="4642" w:type="pct"/>
            </w:tblPrEx>
          </w:tblPrExChange>
        </w:tblPrEx>
        <w:trPr>
          <w:gridAfter w:val="1"/>
          <w:wAfter w:w="5" w:type="pct"/>
          <w:trHeight w:val="110"/>
          <w:ins w:id="555" w:author="Manuel Raul Livano Luna" w:date="2023-07-05T18:43:00Z"/>
          <w:trPrChange w:id="556" w:author="Manuel Raul Livano Luna" w:date="2023-07-05T18:45:00Z">
            <w:trPr>
              <w:gridAfter w:val="1"/>
              <w:trHeight w:val="110"/>
            </w:trPr>
          </w:trPrChange>
        </w:trPr>
        <w:tc>
          <w:tcPr>
            <w:tcW w:w="1022" w:type="pct"/>
            <w:noWrap/>
            <w:vAlign w:val="center"/>
            <w:hideMark/>
            <w:tcPrChange w:id="557" w:author="Manuel Raul Livano Luna" w:date="2023-07-05T18:45:00Z">
              <w:tcPr>
                <w:tcW w:w="820" w:type="pct"/>
                <w:gridSpan w:val="2"/>
                <w:noWrap/>
                <w:vAlign w:val="center"/>
                <w:hideMark/>
              </w:tcPr>
            </w:tcPrChange>
          </w:tcPr>
          <w:p w14:paraId="67A0D5B8" w14:textId="77777777" w:rsidR="00F71C70" w:rsidRPr="00F71C70" w:rsidRDefault="00F71C70" w:rsidP="00F71C70">
            <w:pPr>
              <w:keepNext/>
              <w:keepLines/>
              <w:shd w:val="clear" w:color="auto" w:fill="FFFFFF"/>
              <w:spacing w:line="276" w:lineRule="auto"/>
              <w:jc w:val="center"/>
              <w:outlineLvl w:val="3"/>
              <w:rPr>
                <w:ins w:id="558" w:author="Manuel Raul Livano Luna" w:date="2023-07-05T18:43:00Z"/>
                <w:rFonts w:ascii="Calibri" w:hAnsi="Calibri" w:cs="Calibri"/>
                <w:i/>
                <w:iCs/>
                <w:sz w:val="22"/>
                <w:szCs w:val="22"/>
                <w:lang w:eastAsia="es-AR"/>
              </w:rPr>
            </w:pPr>
            <w:ins w:id="559" w:author="Manuel Raul Livano Luna" w:date="2023-07-05T18:43:00Z">
              <w:r w:rsidRPr="00F71C70">
                <w:rPr>
                  <w:rFonts w:ascii="Calibri" w:hAnsi="Calibri" w:cs="Calibri"/>
                  <w:i/>
                  <w:iCs/>
                  <w:sz w:val="22"/>
                  <w:szCs w:val="22"/>
                  <w:rPrChange w:id="560" w:author="Manuel Raul Livano Luna" w:date="2023-07-05T18:44:00Z">
                    <w:rPr>
                      <w:rFonts w:ascii="Calibri" w:hAnsi="Calibri" w:cs="Calibri"/>
                      <w:sz w:val="22"/>
                      <w:szCs w:val="22"/>
                    </w:rPr>
                  </w:rPrChange>
                </w:rPr>
                <w:lastRenderedPageBreak/>
                <w:t>Memoria RAM</w:t>
              </w:r>
            </w:ins>
          </w:p>
        </w:tc>
        <w:tc>
          <w:tcPr>
            <w:tcW w:w="3973" w:type="pct"/>
            <w:noWrap/>
            <w:vAlign w:val="center"/>
            <w:hideMark/>
            <w:tcPrChange w:id="561" w:author="Manuel Raul Livano Luna" w:date="2023-07-05T18:45:00Z">
              <w:tcPr>
                <w:tcW w:w="4180" w:type="pct"/>
                <w:noWrap/>
                <w:vAlign w:val="center"/>
                <w:hideMark/>
              </w:tcPr>
            </w:tcPrChange>
          </w:tcPr>
          <w:p w14:paraId="2033EB22" w14:textId="77777777" w:rsidR="00F71C70" w:rsidRPr="00F71C70" w:rsidRDefault="00F71C70" w:rsidP="00F71C70">
            <w:pPr>
              <w:numPr>
                <w:ilvl w:val="0"/>
                <w:numId w:val="19"/>
              </w:numPr>
              <w:shd w:val="clear" w:color="auto" w:fill="FFFFFF"/>
              <w:spacing w:after="200" w:line="276" w:lineRule="auto"/>
              <w:contextualSpacing/>
              <w:jc w:val="both"/>
              <w:rPr>
                <w:ins w:id="562" w:author="Manuel Raul Livano Luna" w:date="2023-07-05T18:43:00Z"/>
                <w:rFonts w:ascii="Calibri" w:hAnsi="Calibri" w:cs="Calibri"/>
                <w:i/>
                <w:iCs/>
                <w:sz w:val="22"/>
                <w:szCs w:val="22"/>
                <w:rPrChange w:id="563" w:author="Manuel Raul Livano Luna" w:date="2023-07-05T18:44:00Z">
                  <w:rPr>
                    <w:ins w:id="564" w:author="Manuel Raul Livano Luna" w:date="2023-07-05T18:43:00Z"/>
                    <w:rFonts w:ascii="Calibri" w:hAnsi="Calibri" w:cs="Calibri"/>
                    <w:sz w:val="22"/>
                    <w:szCs w:val="22"/>
                  </w:rPr>
                </w:rPrChange>
              </w:rPr>
            </w:pPr>
            <w:ins w:id="565" w:author="Manuel Raul Livano Luna" w:date="2023-07-05T18:43:00Z">
              <w:r w:rsidRPr="00F71C70">
                <w:rPr>
                  <w:rFonts w:ascii="Calibri" w:hAnsi="Calibri" w:cs="Calibri"/>
                  <w:i/>
                  <w:iCs/>
                  <w:sz w:val="22"/>
                  <w:szCs w:val="22"/>
                  <w:rPrChange w:id="566" w:author="Manuel Raul Livano Luna" w:date="2023-07-05T18:44:00Z">
                    <w:rPr>
                      <w:rFonts w:ascii="Calibri" w:hAnsi="Calibri" w:cs="Calibri"/>
                      <w:sz w:val="22"/>
                      <w:szCs w:val="22"/>
                    </w:rPr>
                  </w:rPrChange>
                </w:rPr>
                <w:t xml:space="preserve">04 GB DDR3L 1600 MHz </w:t>
              </w:r>
              <w:proofErr w:type="gramStart"/>
              <w:r w:rsidRPr="00F71C70">
                <w:rPr>
                  <w:rFonts w:ascii="Calibri" w:hAnsi="Calibri" w:cs="Calibri"/>
                  <w:i/>
                  <w:iCs/>
                  <w:sz w:val="22"/>
                  <w:szCs w:val="22"/>
                  <w:rPrChange w:id="567" w:author="Manuel Raul Livano Luna" w:date="2023-07-05T18:44:00Z">
                    <w:rPr>
                      <w:rFonts w:ascii="Calibri" w:hAnsi="Calibri" w:cs="Calibri"/>
                      <w:sz w:val="22"/>
                      <w:szCs w:val="22"/>
                    </w:rPr>
                  </w:rPrChange>
                </w:rPr>
                <w:t>( DDR</w:t>
              </w:r>
              <w:proofErr w:type="gramEnd"/>
              <w:r w:rsidRPr="00F71C70">
                <w:rPr>
                  <w:rFonts w:ascii="Calibri" w:hAnsi="Calibri" w:cs="Calibri"/>
                  <w:i/>
                  <w:iCs/>
                  <w:sz w:val="22"/>
                  <w:szCs w:val="22"/>
                  <w:rPrChange w:id="568" w:author="Manuel Raul Livano Luna" w:date="2023-07-05T18:44:00Z">
                    <w:rPr>
                      <w:rFonts w:ascii="Calibri" w:hAnsi="Calibri" w:cs="Calibri"/>
                      <w:sz w:val="22"/>
                      <w:szCs w:val="22"/>
                    </w:rPr>
                  </w:rPrChange>
                </w:rPr>
                <w:t>4)</w:t>
              </w:r>
            </w:ins>
          </w:p>
        </w:tc>
      </w:tr>
      <w:tr w:rsidR="00F71C70" w:rsidRPr="00F71C70" w14:paraId="64AB5A93" w14:textId="77777777" w:rsidTr="00F71C70">
        <w:tblPrEx>
          <w:tblPrExChange w:id="569" w:author="Manuel Raul Livano Luna" w:date="2023-07-05T18:45:00Z">
            <w:tblPrEx>
              <w:tblW w:w="4642" w:type="pct"/>
            </w:tblPrEx>
          </w:tblPrExChange>
        </w:tblPrEx>
        <w:trPr>
          <w:gridAfter w:val="1"/>
          <w:wAfter w:w="5" w:type="pct"/>
          <w:trHeight w:val="110"/>
          <w:ins w:id="570" w:author="Manuel Raul Livano Luna" w:date="2023-07-05T18:43:00Z"/>
          <w:trPrChange w:id="571" w:author="Manuel Raul Livano Luna" w:date="2023-07-05T18:45:00Z">
            <w:trPr>
              <w:gridAfter w:val="1"/>
              <w:trHeight w:val="110"/>
            </w:trPr>
          </w:trPrChange>
        </w:trPr>
        <w:tc>
          <w:tcPr>
            <w:tcW w:w="1022" w:type="pct"/>
            <w:noWrap/>
            <w:vAlign w:val="center"/>
            <w:tcPrChange w:id="572" w:author="Manuel Raul Livano Luna" w:date="2023-07-05T18:45:00Z">
              <w:tcPr>
                <w:tcW w:w="820" w:type="pct"/>
                <w:gridSpan w:val="2"/>
                <w:noWrap/>
                <w:vAlign w:val="center"/>
              </w:tcPr>
            </w:tcPrChange>
          </w:tcPr>
          <w:p w14:paraId="0804CD4F" w14:textId="77777777" w:rsidR="00F71C70" w:rsidRPr="00F71C70" w:rsidRDefault="00F71C70" w:rsidP="00F71C70">
            <w:pPr>
              <w:keepNext/>
              <w:keepLines/>
              <w:shd w:val="clear" w:color="auto" w:fill="FFFFFF"/>
              <w:spacing w:line="276" w:lineRule="auto"/>
              <w:jc w:val="center"/>
              <w:outlineLvl w:val="3"/>
              <w:rPr>
                <w:ins w:id="573" w:author="Manuel Raul Livano Luna" w:date="2023-07-05T18:43:00Z"/>
                <w:rFonts w:ascii="Calibri" w:hAnsi="Calibri" w:cs="Calibri"/>
                <w:i/>
                <w:iCs/>
                <w:sz w:val="22"/>
                <w:szCs w:val="22"/>
                <w:rPrChange w:id="574" w:author="Manuel Raul Livano Luna" w:date="2023-07-05T18:44:00Z">
                  <w:rPr>
                    <w:ins w:id="575" w:author="Manuel Raul Livano Luna" w:date="2023-07-05T18:43:00Z"/>
                    <w:rFonts w:ascii="Calibri" w:hAnsi="Calibri" w:cs="Calibri"/>
                    <w:sz w:val="22"/>
                    <w:szCs w:val="22"/>
                  </w:rPr>
                </w:rPrChange>
              </w:rPr>
            </w:pPr>
            <w:ins w:id="576" w:author="Manuel Raul Livano Luna" w:date="2023-07-05T18:43:00Z">
              <w:r w:rsidRPr="00F71C70">
                <w:rPr>
                  <w:rFonts w:ascii="Calibri" w:hAnsi="Calibri" w:cs="Calibri"/>
                  <w:i/>
                  <w:iCs/>
                  <w:sz w:val="22"/>
                  <w:szCs w:val="22"/>
                  <w:rPrChange w:id="577" w:author="Manuel Raul Livano Luna" w:date="2023-07-05T18:44:00Z">
                    <w:rPr>
                      <w:rFonts w:ascii="Calibri" w:hAnsi="Calibri" w:cs="Calibri"/>
                      <w:sz w:val="22"/>
                      <w:szCs w:val="22"/>
                    </w:rPr>
                  </w:rPrChange>
                </w:rPr>
                <w:t>Almacenamiento</w:t>
              </w:r>
            </w:ins>
          </w:p>
        </w:tc>
        <w:tc>
          <w:tcPr>
            <w:tcW w:w="3973" w:type="pct"/>
            <w:noWrap/>
            <w:vAlign w:val="center"/>
            <w:tcPrChange w:id="578" w:author="Manuel Raul Livano Luna" w:date="2023-07-05T18:45:00Z">
              <w:tcPr>
                <w:tcW w:w="4180" w:type="pct"/>
                <w:noWrap/>
                <w:vAlign w:val="center"/>
              </w:tcPr>
            </w:tcPrChange>
          </w:tcPr>
          <w:p w14:paraId="3B4517B5" w14:textId="77777777" w:rsidR="00F71C70" w:rsidRPr="00F71C70" w:rsidRDefault="00F71C70" w:rsidP="00F71C70">
            <w:pPr>
              <w:numPr>
                <w:ilvl w:val="0"/>
                <w:numId w:val="19"/>
              </w:numPr>
              <w:shd w:val="clear" w:color="auto" w:fill="FFFFFF"/>
              <w:spacing w:after="200" w:line="276" w:lineRule="auto"/>
              <w:contextualSpacing/>
              <w:jc w:val="both"/>
              <w:rPr>
                <w:ins w:id="579" w:author="Manuel Raul Livano Luna" w:date="2023-07-05T18:43:00Z"/>
                <w:rFonts w:ascii="Calibri" w:hAnsi="Calibri" w:cs="Calibri"/>
                <w:i/>
                <w:iCs/>
                <w:sz w:val="22"/>
                <w:szCs w:val="22"/>
                <w:rPrChange w:id="580" w:author="Manuel Raul Livano Luna" w:date="2023-07-05T18:44:00Z">
                  <w:rPr>
                    <w:ins w:id="581" w:author="Manuel Raul Livano Luna" w:date="2023-07-05T18:43:00Z"/>
                    <w:rFonts w:ascii="Calibri" w:hAnsi="Calibri" w:cs="Calibri"/>
                    <w:sz w:val="22"/>
                    <w:szCs w:val="22"/>
                  </w:rPr>
                </w:rPrChange>
              </w:rPr>
            </w:pPr>
            <w:ins w:id="582" w:author="Manuel Raul Livano Luna" w:date="2023-07-05T18:43:00Z">
              <w:r w:rsidRPr="00F71C70">
                <w:rPr>
                  <w:rFonts w:ascii="Calibri" w:hAnsi="Calibri" w:cs="Calibri"/>
                  <w:i/>
                  <w:iCs/>
                  <w:sz w:val="22"/>
                  <w:szCs w:val="22"/>
                  <w:rPrChange w:id="583" w:author="Manuel Raul Livano Luna" w:date="2023-07-05T18:44:00Z">
                    <w:rPr>
                      <w:rFonts w:ascii="Calibri" w:hAnsi="Calibri" w:cs="Calibri"/>
                      <w:sz w:val="22"/>
                      <w:szCs w:val="22"/>
                    </w:rPr>
                  </w:rPrChange>
                </w:rPr>
                <w:t>Disco Duro SATA de 500 GB, 5400 rpm. con sistema de protección de caídas</w:t>
              </w:r>
            </w:ins>
          </w:p>
        </w:tc>
      </w:tr>
      <w:tr w:rsidR="00F71C70" w:rsidRPr="00F71C70" w14:paraId="4DD4B51D" w14:textId="77777777" w:rsidTr="00F71C70">
        <w:tblPrEx>
          <w:tblPrExChange w:id="584" w:author="Manuel Raul Livano Luna" w:date="2023-07-05T18:45:00Z">
            <w:tblPrEx>
              <w:tblW w:w="4642" w:type="pct"/>
            </w:tblPrEx>
          </w:tblPrExChange>
        </w:tblPrEx>
        <w:trPr>
          <w:gridAfter w:val="1"/>
          <w:wAfter w:w="5" w:type="pct"/>
          <w:trHeight w:val="110"/>
          <w:ins w:id="585" w:author="Manuel Raul Livano Luna" w:date="2023-07-05T18:43:00Z"/>
          <w:trPrChange w:id="586" w:author="Manuel Raul Livano Luna" w:date="2023-07-05T18:45:00Z">
            <w:trPr>
              <w:gridAfter w:val="1"/>
              <w:trHeight w:val="110"/>
            </w:trPr>
          </w:trPrChange>
        </w:trPr>
        <w:tc>
          <w:tcPr>
            <w:tcW w:w="1022" w:type="pct"/>
            <w:vAlign w:val="center"/>
            <w:hideMark/>
            <w:tcPrChange w:id="587" w:author="Manuel Raul Livano Luna" w:date="2023-07-05T18:45:00Z">
              <w:tcPr>
                <w:tcW w:w="820" w:type="pct"/>
                <w:gridSpan w:val="2"/>
                <w:vAlign w:val="center"/>
                <w:hideMark/>
              </w:tcPr>
            </w:tcPrChange>
          </w:tcPr>
          <w:p w14:paraId="1CBEB689" w14:textId="77777777" w:rsidR="00F71C70" w:rsidRPr="00F71C70" w:rsidRDefault="00F71C70" w:rsidP="00F71C70">
            <w:pPr>
              <w:spacing w:after="200" w:line="276" w:lineRule="auto"/>
              <w:jc w:val="center"/>
              <w:rPr>
                <w:ins w:id="588" w:author="Manuel Raul Livano Luna" w:date="2023-07-05T18:43:00Z"/>
                <w:rFonts w:ascii="Calibri" w:hAnsi="Calibri" w:cs="Calibri"/>
                <w:i/>
                <w:iCs/>
                <w:sz w:val="22"/>
                <w:szCs w:val="22"/>
                <w:rPrChange w:id="589" w:author="Manuel Raul Livano Luna" w:date="2023-07-05T18:44:00Z">
                  <w:rPr>
                    <w:ins w:id="590" w:author="Manuel Raul Livano Luna" w:date="2023-07-05T18:43:00Z"/>
                    <w:rFonts w:ascii="Calibri" w:hAnsi="Calibri" w:cs="Calibri"/>
                    <w:sz w:val="22"/>
                    <w:szCs w:val="22"/>
                  </w:rPr>
                </w:rPrChange>
              </w:rPr>
            </w:pPr>
            <w:ins w:id="591" w:author="Manuel Raul Livano Luna" w:date="2023-07-05T18:43:00Z">
              <w:r w:rsidRPr="00F71C70">
                <w:rPr>
                  <w:rFonts w:ascii="Calibri" w:hAnsi="Calibri" w:cs="Calibri"/>
                  <w:i/>
                  <w:iCs/>
                  <w:sz w:val="22"/>
                  <w:szCs w:val="22"/>
                  <w:rPrChange w:id="592" w:author="Manuel Raul Livano Luna" w:date="2023-07-05T18:44:00Z">
                    <w:rPr>
                      <w:rFonts w:ascii="Calibri" w:hAnsi="Calibri" w:cs="Calibri"/>
                      <w:sz w:val="22"/>
                      <w:szCs w:val="22"/>
                    </w:rPr>
                  </w:rPrChange>
                </w:rPr>
                <w:t xml:space="preserve">Pantalla </w:t>
              </w:r>
            </w:ins>
          </w:p>
        </w:tc>
        <w:tc>
          <w:tcPr>
            <w:tcW w:w="3973" w:type="pct"/>
            <w:noWrap/>
            <w:vAlign w:val="center"/>
            <w:tcPrChange w:id="593" w:author="Manuel Raul Livano Luna" w:date="2023-07-05T18:45:00Z">
              <w:tcPr>
                <w:tcW w:w="4180" w:type="pct"/>
                <w:noWrap/>
                <w:vAlign w:val="center"/>
              </w:tcPr>
            </w:tcPrChange>
          </w:tcPr>
          <w:p w14:paraId="5B6D6648" w14:textId="77777777" w:rsidR="00F71C70" w:rsidRPr="00F71C70" w:rsidRDefault="00F71C70" w:rsidP="00F71C70">
            <w:pPr>
              <w:numPr>
                <w:ilvl w:val="0"/>
                <w:numId w:val="19"/>
              </w:numPr>
              <w:shd w:val="clear" w:color="auto" w:fill="FFFFFF"/>
              <w:spacing w:after="200" w:line="276" w:lineRule="auto"/>
              <w:contextualSpacing/>
              <w:jc w:val="both"/>
              <w:rPr>
                <w:ins w:id="594" w:author="Manuel Raul Livano Luna" w:date="2023-07-05T18:43:00Z"/>
                <w:rFonts w:ascii="Calibri" w:hAnsi="Calibri" w:cs="Calibri"/>
                <w:i/>
                <w:iCs/>
                <w:sz w:val="22"/>
                <w:szCs w:val="22"/>
                <w:rPrChange w:id="595" w:author="Manuel Raul Livano Luna" w:date="2023-07-05T18:44:00Z">
                  <w:rPr>
                    <w:ins w:id="596" w:author="Manuel Raul Livano Luna" w:date="2023-07-05T18:43:00Z"/>
                    <w:rFonts w:ascii="Calibri" w:hAnsi="Calibri" w:cs="Calibri"/>
                    <w:sz w:val="22"/>
                    <w:szCs w:val="22"/>
                  </w:rPr>
                </w:rPrChange>
              </w:rPr>
            </w:pPr>
            <w:ins w:id="597" w:author="Manuel Raul Livano Luna" w:date="2023-07-05T18:43:00Z">
              <w:r w:rsidRPr="00F71C70">
                <w:rPr>
                  <w:rFonts w:ascii="Calibri" w:hAnsi="Calibri" w:cs="Calibri"/>
                  <w:i/>
                  <w:iCs/>
                  <w:sz w:val="22"/>
                  <w:szCs w:val="22"/>
                  <w:rPrChange w:id="598" w:author="Manuel Raul Livano Luna" w:date="2023-07-05T18:44:00Z">
                    <w:rPr>
                      <w:rFonts w:ascii="Calibri" w:hAnsi="Calibri" w:cs="Calibri"/>
                      <w:sz w:val="22"/>
                      <w:szCs w:val="22"/>
                    </w:rPr>
                  </w:rPrChange>
                </w:rPr>
                <w:t xml:space="preserve">Pantalla 14.1", IPS LCD a color  </w:t>
              </w:r>
            </w:ins>
          </w:p>
          <w:p w14:paraId="0EF9C10F" w14:textId="77777777" w:rsidR="00F71C70" w:rsidRPr="00F71C70" w:rsidRDefault="00F71C70" w:rsidP="00F71C70">
            <w:pPr>
              <w:numPr>
                <w:ilvl w:val="0"/>
                <w:numId w:val="19"/>
              </w:numPr>
              <w:shd w:val="clear" w:color="auto" w:fill="FFFFFF"/>
              <w:spacing w:after="200" w:line="276" w:lineRule="auto"/>
              <w:contextualSpacing/>
              <w:jc w:val="both"/>
              <w:rPr>
                <w:ins w:id="599" w:author="Manuel Raul Livano Luna" w:date="2023-07-05T18:43:00Z"/>
                <w:rFonts w:ascii="Calibri" w:hAnsi="Calibri" w:cs="Calibri"/>
                <w:i/>
                <w:iCs/>
                <w:sz w:val="22"/>
                <w:szCs w:val="22"/>
                <w:rPrChange w:id="600" w:author="Manuel Raul Livano Luna" w:date="2023-07-05T18:44:00Z">
                  <w:rPr>
                    <w:ins w:id="601" w:author="Manuel Raul Livano Luna" w:date="2023-07-05T18:43:00Z"/>
                    <w:rFonts w:ascii="Calibri" w:hAnsi="Calibri" w:cs="Calibri"/>
                    <w:sz w:val="22"/>
                    <w:szCs w:val="22"/>
                  </w:rPr>
                </w:rPrChange>
              </w:rPr>
            </w:pPr>
            <w:ins w:id="602" w:author="Manuel Raul Livano Luna" w:date="2023-07-05T18:43:00Z">
              <w:r w:rsidRPr="00F71C70">
                <w:rPr>
                  <w:rFonts w:ascii="Calibri" w:hAnsi="Calibri" w:cs="Calibri"/>
                  <w:i/>
                  <w:iCs/>
                  <w:sz w:val="22"/>
                  <w:szCs w:val="22"/>
                  <w:rPrChange w:id="603" w:author="Manuel Raul Livano Luna" w:date="2023-07-05T18:44:00Z">
                    <w:rPr>
                      <w:rFonts w:ascii="Calibri" w:hAnsi="Calibri" w:cs="Calibri"/>
                      <w:sz w:val="22"/>
                      <w:szCs w:val="22"/>
                    </w:rPr>
                  </w:rPrChange>
                </w:rPr>
                <w:t xml:space="preserve">Resolución nativa de 1,366 x 768 pixeles,  </w:t>
              </w:r>
            </w:ins>
          </w:p>
          <w:p w14:paraId="1E701B51" w14:textId="77777777" w:rsidR="00F71C70" w:rsidRPr="00F71C70" w:rsidRDefault="00F71C70" w:rsidP="00F71C70">
            <w:pPr>
              <w:numPr>
                <w:ilvl w:val="0"/>
                <w:numId w:val="19"/>
              </w:numPr>
              <w:shd w:val="clear" w:color="auto" w:fill="FFFFFF"/>
              <w:spacing w:after="200" w:line="276" w:lineRule="auto"/>
              <w:contextualSpacing/>
              <w:jc w:val="both"/>
              <w:rPr>
                <w:ins w:id="604" w:author="Manuel Raul Livano Luna" w:date="2023-07-05T18:43:00Z"/>
                <w:rFonts w:ascii="Calibri" w:hAnsi="Calibri" w:cs="Calibri"/>
                <w:i/>
                <w:iCs/>
                <w:sz w:val="22"/>
                <w:szCs w:val="22"/>
                <w:rPrChange w:id="605" w:author="Manuel Raul Livano Luna" w:date="2023-07-05T18:44:00Z">
                  <w:rPr>
                    <w:ins w:id="606" w:author="Manuel Raul Livano Luna" w:date="2023-07-05T18:43:00Z"/>
                    <w:rFonts w:ascii="Calibri" w:hAnsi="Calibri" w:cs="Calibri"/>
                    <w:sz w:val="22"/>
                    <w:szCs w:val="22"/>
                  </w:rPr>
                </w:rPrChange>
              </w:rPr>
            </w:pPr>
            <w:ins w:id="607" w:author="Manuel Raul Livano Luna" w:date="2023-07-05T18:43:00Z">
              <w:r w:rsidRPr="00F71C70">
                <w:rPr>
                  <w:rFonts w:ascii="Calibri" w:hAnsi="Calibri" w:cs="Calibri"/>
                  <w:i/>
                  <w:iCs/>
                  <w:sz w:val="22"/>
                  <w:szCs w:val="22"/>
                  <w:rPrChange w:id="608" w:author="Manuel Raul Livano Luna" w:date="2023-07-05T18:44:00Z">
                    <w:rPr>
                      <w:rFonts w:ascii="Calibri" w:hAnsi="Calibri" w:cs="Calibri"/>
                      <w:sz w:val="22"/>
                      <w:szCs w:val="22"/>
                    </w:rPr>
                  </w:rPrChange>
                </w:rPr>
                <w:t>300nits</w:t>
              </w:r>
            </w:ins>
          </w:p>
        </w:tc>
      </w:tr>
      <w:tr w:rsidR="00F71C70" w:rsidRPr="00F71C70" w14:paraId="68283DDE" w14:textId="77777777" w:rsidTr="00F71C70">
        <w:tblPrEx>
          <w:tblPrExChange w:id="609" w:author="Manuel Raul Livano Luna" w:date="2023-07-05T18:45:00Z">
            <w:tblPrEx>
              <w:tblW w:w="4642" w:type="pct"/>
            </w:tblPrEx>
          </w:tblPrExChange>
        </w:tblPrEx>
        <w:trPr>
          <w:gridAfter w:val="1"/>
          <w:wAfter w:w="5" w:type="pct"/>
          <w:trHeight w:val="110"/>
          <w:ins w:id="610" w:author="Manuel Raul Livano Luna" w:date="2023-07-05T18:43:00Z"/>
          <w:trPrChange w:id="611" w:author="Manuel Raul Livano Luna" w:date="2023-07-05T18:45:00Z">
            <w:trPr>
              <w:gridAfter w:val="1"/>
              <w:trHeight w:val="110"/>
            </w:trPr>
          </w:trPrChange>
        </w:trPr>
        <w:tc>
          <w:tcPr>
            <w:tcW w:w="1022" w:type="pct"/>
            <w:noWrap/>
            <w:vAlign w:val="center"/>
            <w:hideMark/>
            <w:tcPrChange w:id="612" w:author="Manuel Raul Livano Luna" w:date="2023-07-05T18:45:00Z">
              <w:tcPr>
                <w:tcW w:w="820" w:type="pct"/>
                <w:gridSpan w:val="2"/>
                <w:noWrap/>
                <w:vAlign w:val="center"/>
                <w:hideMark/>
              </w:tcPr>
            </w:tcPrChange>
          </w:tcPr>
          <w:p w14:paraId="7434E655" w14:textId="77777777" w:rsidR="00F71C70" w:rsidRPr="00F71C70" w:rsidRDefault="00F71C70" w:rsidP="00F71C70">
            <w:pPr>
              <w:keepNext/>
              <w:keepLines/>
              <w:shd w:val="clear" w:color="auto" w:fill="FFFFFF"/>
              <w:spacing w:line="276" w:lineRule="auto"/>
              <w:jc w:val="center"/>
              <w:outlineLvl w:val="3"/>
              <w:rPr>
                <w:ins w:id="613" w:author="Manuel Raul Livano Luna" w:date="2023-07-05T18:43:00Z"/>
                <w:rFonts w:ascii="Calibri" w:hAnsi="Calibri" w:cs="Calibri"/>
                <w:i/>
                <w:iCs/>
                <w:sz w:val="22"/>
                <w:szCs w:val="22"/>
                <w:lang w:eastAsia="es-AR"/>
              </w:rPr>
            </w:pPr>
            <w:ins w:id="614" w:author="Manuel Raul Livano Luna" w:date="2023-07-05T18:43:00Z">
              <w:r w:rsidRPr="00F71C70">
                <w:rPr>
                  <w:rFonts w:ascii="Calibri" w:hAnsi="Calibri" w:cs="Calibri"/>
                  <w:i/>
                  <w:iCs/>
                  <w:sz w:val="22"/>
                  <w:szCs w:val="22"/>
                  <w:rPrChange w:id="615" w:author="Manuel Raul Livano Luna" w:date="2023-07-05T18:44:00Z">
                    <w:rPr>
                      <w:rFonts w:ascii="Calibri" w:hAnsi="Calibri" w:cs="Calibri"/>
                      <w:sz w:val="22"/>
                      <w:szCs w:val="22"/>
                    </w:rPr>
                  </w:rPrChange>
                </w:rPr>
                <w:t>Rigurosidad</w:t>
              </w:r>
            </w:ins>
          </w:p>
        </w:tc>
        <w:tc>
          <w:tcPr>
            <w:tcW w:w="3973" w:type="pct"/>
            <w:noWrap/>
            <w:vAlign w:val="center"/>
            <w:hideMark/>
            <w:tcPrChange w:id="616" w:author="Manuel Raul Livano Luna" w:date="2023-07-05T18:45:00Z">
              <w:tcPr>
                <w:tcW w:w="4180" w:type="pct"/>
                <w:noWrap/>
                <w:vAlign w:val="center"/>
                <w:hideMark/>
              </w:tcPr>
            </w:tcPrChange>
          </w:tcPr>
          <w:p w14:paraId="2C75520D" w14:textId="77777777" w:rsidR="00F71C70" w:rsidRPr="00F71C70" w:rsidRDefault="00F71C70" w:rsidP="00F71C70">
            <w:pPr>
              <w:numPr>
                <w:ilvl w:val="0"/>
                <w:numId w:val="20"/>
              </w:numPr>
              <w:shd w:val="clear" w:color="auto" w:fill="FFFFFF"/>
              <w:spacing w:after="200" w:line="276" w:lineRule="auto"/>
              <w:contextualSpacing/>
              <w:jc w:val="both"/>
              <w:rPr>
                <w:ins w:id="617" w:author="Manuel Raul Livano Luna" w:date="2023-07-05T18:43:00Z"/>
                <w:rFonts w:ascii="Calibri" w:hAnsi="Calibri" w:cs="Calibri"/>
                <w:i/>
                <w:iCs/>
                <w:sz w:val="22"/>
                <w:szCs w:val="22"/>
                <w:rPrChange w:id="618" w:author="Manuel Raul Livano Luna" w:date="2023-07-05T18:44:00Z">
                  <w:rPr>
                    <w:ins w:id="619" w:author="Manuel Raul Livano Luna" w:date="2023-07-05T18:43:00Z"/>
                    <w:rFonts w:ascii="Calibri" w:hAnsi="Calibri" w:cs="Calibri"/>
                    <w:sz w:val="22"/>
                    <w:szCs w:val="22"/>
                  </w:rPr>
                </w:rPrChange>
              </w:rPr>
            </w:pPr>
            <w:ins w:id="620" w:author="Manuel Raul Livano Luna" w:date="2023-07-05T18:43:00Z">
              <w:r w:rsidRPr="00F71C70">
                <w:rPr>
                  <w:rFonts w:ascii="Calibri" w:hAnsi="Calibri" w:cs="Calibri"/>
                  <w:i/>
                  <w:iCs/>
                  <w:sz w:val="22"/>
                  <w:szCs w:val="22"/>
                  <w:rPrChange w:id="621" w:author="Manuel Raul Livano Luna" w:date="2023-07-05T18:44:00Z">
                    <w:rPr>
                      <w:rFonts w:ascii="Calibri" w:hAnsi="Calibri" w:cs="Calibri"/>
                      <w:sz w:val="22"/>
                      <w:szCs w:val="22"/>
                    </w:rPr>
                  </w:rPrChange>
                </w:rPr>
                <w:t xml:space="preserve">Resistente a caídas desde una altura aproximada de 50 cm en modo apagado </w:t>
              </w:r>
            </w:ins>
          </w:p>
          <w:p w14:paraId="2BD98A46" w14:textId="77777777" w:rsidR="00F71C70" w:rsidRPr="00F71C70" w:rsidRDefault="00F71C70" w:rsidP="00F71C70">
            <w:pPr>
              <w:numPr>
                <w:ilvl w:val="0"/>
                <w:numId w:val="20"/>
              </w:numPr>
              <w:shd w:val="clear" w:color="auto" w:fill="FFFFFF"/>
              <w:spacing w:after="200" w:line="276" w:lineRule="auto"/>
              <w:contextualSpacing/>
              <w:jc w:val="both"/>
              <w:rPr>
                <w:ins w:id="622" w:author="Manuel Raul Livano Luna" w:date="2023-07-05T18:43:00Z"/>
                <w:rFonts w:ascii="Calibri" w:hAnsi="Calibri" w:cs="Calibri"/>
                <w:i/>
                <w:iCs/>
                <w:sz w:val="22"/>
                <w:szCs w:val="22"/>
                <w:rPrChange w:id="623" w:author="Manuel Raul Livano Luna" w:date="2023-07-05T18:44:00Z">
                  <w:rPr>
                    <w:ins w:id="624" w:author="Manuel Raul Livano Luna" w:date="2023-07-05T18:43:00Z"/>
                    <w:rFonts w:ascii="Calibri" w:hAnsi="Calibri" w:cs="Calibri"/>
                    <w:sz w:val="22"/>
                    <w:szCs w:val="22"/>
                  </w:rPr>
                </w:rPrChange>
              </w:rPr>
            </w:pPr>
            <w:ins w:id="625" w:author="Manuel Raul Livano Luna" w:date="2023-07-05T18:43:00Z">
              <w:r w:rsidRPr="00F71C70">
                <w:rPr>
                  <w:rFonts w:ascii="Calibri" w:hAnsi="Calibri" w:cs="Calibri"/>
                  <w:i/>
                  <w:iCs/>
                  <w:sz w:val="22"/>
                  <w:szCs w:val="22"/>
                  <w:rPrChange w:id="626" w:author="Manuel Raul Livano Luna" w:date="2023-07-05T18:44:00Z">
                    <w:rPr>
                      <w:rFonts w:ascii="Calibri" w:hAnsi="Calibri" w:cs="Calibri"/>
                      <w:sz w:val="22"/>
                      <w:szCs w:val="22"/>
                    </w:rPr>
                  </w:rPrChange>
                </w:rPr>
                <w:t xml:space="preserve">Teclado y panel táctil resistente al derrame de líquidos (agua / 100cc) </w:t>
              </w:r>
            </w:ins>
          </w:p>
          <w:p w14:paraId="539A7931" w14:textId="77777777" w:rsidR="00F71C70" w:rsidRPr="00F71C70" w:rsidRDefault="00F71C70" w:rsidP="00F71C70">
            <w:pPr>
              <w:numPr>
                <w:ilvl w:val="0"/>
                <w:numId w:val="20"/>
              </w:numPr>
              <w:shd w:val="clear" w:color="auto" w:fill="FFFFFF"/>
              <w:spacing w:after="200" w:line="276" w:lineRule="auto"/>
              <w:contextualSpacing/>
              <w:jc w:val="both"/>
              <w:rPr>
                <w:ins w:id="627" w:author="Manuel Raul Livano Luna" w:date="2023-07-05T18:43:00Z"/>
                <w:rFonts w:ascii="Calibri" w:hAnsi="Calibri" w:cs="Calibri"/>
                <w:i/>
                <w:iCs/>
                <w:sz w:val="22"/>
                <w:szCs w:val="22"/>
                <w:rPrChange w:id="628" w:author="Manuel Raul Livano Luna" w:date="2023-07-05T18:44:00Z">
                  <w:rPr>
                    <w:ins w:id="629" w:author="Manuel Raul Livano Luna" w:date="2023-07-05T18:43:00Z"/>
                    <w:rFonts w:ascii="Calibri" w:hAnsi="Calibri" w:cs="Calibri"/>
                    <w:sz w:val="22"/>
                    <w:szCs w:val="22"/>
                  </w:rPr>
                </w:rPrChange>
              </w:rPr>
            </w:pPr>
            <w:ins w:id="630" w:author="Manuel Raul Livano Luna" w:date="2023-07-05T18:43:00Z">
              <w:r w:rsidRPr="00F71C70">
                <w:rPr>
                  <w:rFonts w:ascii="Calibri" w:hAnsi="Calibri" w:cs="Calibri"/>
                  <w:i/>
                  <w:iCs/>
                  <w:sz w:val="22"/>
                  <w:szCs w:val="22"/>
                  <w:rPrChange w:id="631" w:author="Manuel Raul Livano Luna" w:date="2023-07-05T18:44:00Z">
                    <w:rPr>
                      <w:rFonts w:ascii="Calibri" w:hAnsi="Calibri" w:cs="Calibri"/>
                      <w:sz w:val="22"/>
                      <w:szCs w:val="22"/>
                    </w:rPr>
                  </w:rPrChange>
                </w:rPr>
                <w:t>Resistente a la humedad</w:t>
              </w:r>
            </w:ins>
          </w:p>
        </w:tc>
      </w:tr>
      <w:tr w:rsidR="00F71C70" w:rsidRPr="00F71C70" w14:paraId="5DEF82D9" w14:textId="77777777" w:rsidTr="00F71C70">
        <w:tblPrEx>
          <w:tblPrExChange w:id="632" w:author="Manuel Raul Livano Luna" w:date="2023-07-05T18:45:00Z">
            <w:tblPrEx>
              <w:tblW w:w="4642" w:type="pct"/>
            </w:tblPrEx>
          </w:tblPrExChange>
        </w:tblPrEx>
        <w:trPr>
          <w:gridAfter w:val="1"/>
          <w:wAfter w:w="5" w:type="pct"/>
          <w:trHeight w:val="110"/>
          <w:ins w:id="633" w:author="Manuel Raul Livano Luna" w:date="2023-07-05T18:43:00Z"/>
          <w:trPrChange w:id="634" w:author="Manuel Raul Livano Luna" w:date="2023-07-05T18:45:00Z">
            <w:trPr>
              <w:gridAfter w:val="1"/>
              <w:trHeight w:val="110"/>
            </w:trPr>
          </w:trPrChange>
        </w:trPr>
        <w:tc>
          <w:tcPr>
            <w:tcW w:w="1022" w:type="pct"/>
            <w:vAlign w:val="center"/>
            <w:hideMark/>
            <w:tcPrChange w:id="635" w:author="Manuel Raul Livano Luna" w:date="2023-07-05T18:45:00Z">
              <w:tcPr>
                <w:tcW w:w="820" w:type="pct"/>
                <w:gridSpan w:val="2"/>
                <w:vAlign w:val="center"/>
                <w:hideMark/>
              </w:tcPr>
            </w:tcPrChange>
          </w:tcPr>
          <w:p w14:paraId="6ADA4B28" w14:textId="77777777" w:rsidR="00F71C70" w:rsidRPr="00F71C70" w:rsidRDefault="00F71C70" w:rsidP="00F71C70">
            <w:pPr>
              <w:keepNext/>
              <w:keepLines/>
              <w:shd w:val="clear" w:color="auto" w:fill="FFFFFF"/>
              <w:spacing w:line="276" w:lineRule="auto"/>
              <w:jc w:val="center"/>
              <w:outlineLvl w:val="3"/>
              <w:rPr>
                <w:ins w:id="636" w:author="Manuel Raul Livano Luna" w:date="2023-07-05T18:43:00Z"/>
                <w:rFonts w:ascii="Calibri" w:hAnsi="Calibri" w:cs="Calibri"/>
                <w:i/>
                <w:iCs/>
                <w:sz w:val="22"/>
                <w:szCs w:val="22"/>
                <w:rPrChange w:id="637" w:author="Manuel Raul Livano Luna" w:date="2023-07-05T18:44:00Z">
                  <w:rPr>
                    <w:ins w:id="638" w:author="Manuel Raul Livano Luna" w:date="2023-07-05T18:43:00Z"/>
                    <w:rFonts w:ascii="Calibri" w:hAnsi="Calibri" w:cs="Calibri"/>
                    <w:sz w:val="22"/>
                    <w:szCs w:val="22"/>
                  </w:rPr>
                </w:rPrChange>
              </w:rPr>
            </w:pPr>
            <w:ins w:id="639" w:author="Manuel Raul Livano Luna" w:date="2023-07-05T18:43:00Z">
              <w:r w:rsidRPr="00F71C70">
                <w:rPr>
                  <w:rFonts w:ascii="Calibri" w:hAnsi="Calibri" w:cs="Calibri"/>
                  <w:i/>
                  <w:iCs/>
                  <w:sz w:val="22"/>
                  <w:szCs w:val="22"/>
                  <w:rPrChange w:id="640" w:author="Manuel Raul Livano Luna" w:date="2023-07-05T18:44:00Z">
                    <w:rPr>
                      <w:rFonts w:ascii="Calibri" w:hAnsi="Calibri" w:cs="Calibri"/>
                      <w:sz w:val="22"/>
                      <w:szCs w:val="22"/>
                    </w:rPr>
                  </w:rPrChange>
                </w:rPr>
                <w:t>Teclado</w:t>
              </w:r>
            </w:ins>
          </w:p>
        </w:tc>
        <w:tc>
          <w:tcPr>
            <w:tcW w:w="3973" w:type="pct"/>
            <w:vAlign w:val="center"/>
            <w:hideMark/>
            <w:tcPrChange w:id="641" w:author="Manuel Raul Livano Luna" w:date="2023-07-05T18:45:00Z">
              <w:tcPr>
                <w:tcW w:w="4180" w:type="pct"/>
                <w:vAlign w:val="center"/>
                <w:hideMark/>
              </w:tcPr>
            </w:tcPrChange>
          </w:tcPr>
          <w:p w14:paraId="538231BF" w14:textId="77777777" w:rsidR="00F71C70" w:rsidRPr="00F71C70" w:rsidRDefault="00F71C70" w:rsidP="00F71C70">
            <w:pPr>
              <w:numPr>
                <w:ilvl w:val="0"/>
                <w:numId w:val="21"/>
              </w:numPr>
              <w:shd w:val="clear" w:color="auto" w:fill="FFFFFF"/>
              <w:spacing w:after="200" w:line="276" w:lineRule="auto"/>
              <w:contextualSpacing/>
              <w:jc w:val="both"/>
              <w:rPr>
                <w:ins w:id="642" w:author="Manuel Raul Livano Luna" w:date="2023-07-05T18:43:00Z"/>
                <w:rFonts w:ascii="Calibri" w:hAnsi="Calibri" w:cs="Calibri"/>
                <w:i/>
                <w:iCs/>
                <w:sz w:val="22"/>
                <w:szCs w:val="22"/>
                <w:lang w:val="en-US"/>
                <w:rPrChange w:id="643" w:author="Manuel Raul Livano Luna" w:date="2023-07-05T18:44:00Z">
                  <w:rPr>
                    <w:ins w:id="644" w:author="Manuel Raul Livano Luna" w:date="2023-07-05T18:43:00Z"/>
                    <w:rFonts w:ascii="Calibri" w:hAnsi="Calibri" w:cs="Calibri"/>
                    <w:sz w:val="22"/>
                    <w:szCs w:val="22"/>
                    <w:lang w:val="en-US"/>
                  </w:rPr>
                </w:rPrChange>
              </w:rPr>
            </w:pPr>
            <w:ins w:id="645" w:author="Manuel Raul Livano Luna" w:date="2023-07-05T18:43:00Z">
              <w:r w:rsidRPr="00F71C70">
                <w:rPr>
                  <w:rFonts w:ascii="Calibri" w:hAnsi="Calibri" w:cs="Calibri"/>
                  <w:i/>
                  <w:iCs/>
                  <w:sz w:val="22"/>
                  <w:szCs w:val="22"/>
                  <w:rPrChange w:id="646" w:author="Manuel Raul Livano Luna" w:date="2023-07-05T18:44:00Z">
                    <w:rPr>
                      <w:rFonts w:ascii="Calibri" w:hAnsi="Calibri" w:cs="Calibri"/>
                      <w:sz w:val="22"/>
                      <w:szCs w:val="22"/>
                    </w:rPr>
                  </w:rPrChange>
                </w:rPr>
                <w:t xml:space="preserve">QWERTY español ergonómico  </w:t>
              </w:r>
            </w:ins>
          </w:p>
          <w:p w14:paraId="44BB3BBC" w14:textId="77777777" w:rsidR="00F71C70" w:rsidRPr="00F71C70" w:rsidRDefault="00F71C70" w:rsidP="00F71C70">
            <w:pPr>
              <w:numPr>
                <w:ilvl w:val="0"/>
                <w:numId w:val="21"/>
              </w:numPr>
              <w:shd w:val="clear" w:color="auto" w:fill="FFFFFF"/>
              <w:spacing w:after="200" w:line="276" w:lineRule="auto"/>
              <w:contextualSpacing/>
              <w:jc w:val="both"/>
              <w:rPr>
                <w:ins w:id="647" w:author="Manuel Raul Livano Luna" w:date="2023-07-05T18:43:00Z"/>
                <w:rFonts w:ascii="Calibri" w:hAnsi="Calibri" w:cs="Calibri"/>
                <w:i/>
                <w:iCs/>
                <w:sz w:val="22"/>
                <w:szCs w:val="22"/>
                <w:lang w:val="es-PE"/>
                <w:rPrChange w:id="648" w:author="Manuel Raul Livano Luna" w:date="2023-07-05T18:44:00Z">
                  <w:rPr>
                    <w:ins w:id="649" w:author="Manuel Raul Livano Luna" w:date="2023-07-05T18:43:00Z"/>
                    <w:rFonts w:ascii="Calibri" w:hAnsi="Calibri" w:cs="Calibri"/>
                    <w:sz w:val="22"/>
                    <w:szCs w:val="22"/>
                    <w:lang w:val="en-US"/>
                  </w:rPr>
                </w:rPrChange>
              </w:rPr>
            </w:pPr>
            <w:ins w:id="650" w:author="Manuel Raul Livano Luna" w:date="2023-07-05T18:43:00Z">
              <w:r w:rsidRPr="00F71C70">
                <w:rPr>
                  <w:rFonts w:ascii="Calibri" w:hAnsi="Calibri" w:cs="Calibri"/>
                  <w:i/>
                  <w:iCs/>
                  <w:sz w:val="22"/>
                  <w:szCs w:val="22"/>
                  <w:rPrChange w:id="651" w:author="Manuel Raul Livano Luna" w:date="2023-07-05T18:44:00Z">
                    <w:rPr>
                      <w:rFonts w:ascii="Calibri" w:hAnsi="Calibri" w:cs="Calibri"/>
                      <w:sz w:val="22"/>
                      <w:szCs w:val="22"/>
                    </w:rPr>
                  </w:rPrChange>
                </w:rPr>
                <w:t>Sistema anti derrame y Touchpad con botones derecho e Izquierdo.</w:t>
              </w:r>
            </w:ins>
          </w:p>
        </w:tc>
      </w:tr>
      <w:tr w:rsidR="00F71C70" w:rsidRPr="00F71C70" w14:paraId="097779C5" w14:textId="77777777" w:rsidTr="00F71C70">
        <w:tblPrEx>
          <w:tblPrExChange w:id="652" w:author="Manuel Raul Livano Luna" w:date="2023-07-05T18:45:00Z">
            <w:tblPrEx>
              <w:tblW w:w="4642" w:type="pct"/>
            </w:tblPrEx>
          </w:tblPrExChange>
        </w:tblPrEx>
        <w:trPr>
          <w:gridAfter w:val="1"/>
          <w:wAfter w:w="5" w:type="pct"/>
          <w:trHeight w:val="110"/>
          <w:ins w:id="653" w:author="Manuel Raul Livano Luna" w:date="2023-07-05T18:43:00Z"/>
          <w:trPrChange w:id="654" w:author="Manuel Raul Livano Luna" w:date="2023-07-05T18:45:00Z">
            <w:trPr>
              <w:gridAfter w:val="1"/>
              <w:trHeight w:val="110"/>
            </w:trPr>
          </w:trPrChange>
        </w:trPr>
        <w:tc>
          <w:tcPr>
            <w:tcW w:w="1022" w:type="pct"/>
            <w:noWrap/>
            <w:vAlign w:val="center"/>
            <w:tcPrChange w:id="655" w:author="Manuel Raul Livano Luna" w:date="2023-07-05T18:45:00Z">
              <w:tcPr>
                <w:tcW w:w="820" w:type="pct"/>
                <w:gridSpan w:val="2"/>
                <w:noWrap/>
                <w:vAlign w:val="center"/>
              </w:tcPr>
            </w:tcPrChange>
          </w:tcPr>
          <w:p w14:paraId="487B99B8" w14:textId="77777777" w:rsidR="00F71C70" w:rsidRPr="00F71C70" w:rsidRDefault="00F71C70" w:rsidP="00F71C70">
            <w:pPr>
              <w:keepNext/>
              <w:keepLines/>
              <w:shd w:val="clear" w:color="auto" w:fill="FFFFFF"/>
              <w:spacing w:line="276" w:lineRule="auto"/>
              <w:jc w:val="center"/>
              <w:outlineLvl w:val="3"/>
              <w:rPr>
                <w:ins w:id="656" w:author="Manuel Raul Livano Luna" w:date="2023-07-05T18:43:00Z"/>
                <w:rFonts w:ascii="Calibri" w:hAnsi="Calibri" w:cs="Calibri"/>
                <w:i/>
                <w:iCs/>
                <w:sz w:val="22"/>
                <w:szCs w:val="22"/>
                <w:rPrChange w:id="657" w:author="Manuel Raul Livano Luna" w:date="2023-07-05T18:44:00Z">
                  <w:rPr>
                    <w:ins w:id="658" w:author="Manuel Raul Livano Luna" w:date="2023-07-05T18:43:00Z"/>
                    <w:rFonts w:ascii="Calibri" w:hAnsi="Calibri" w:cs="Calibri"/>
                    <w:sz w:val="22"/>
                    <w:szCs w:val="22"/>
                  </w:rPr>
                </w:rPrChange>
              </w:rPr>
            </w:pPr>
            <w:ins w:id="659" w:author="Manuel Raul Livano Luna" w:date="2023-07-05T18:43:00Z">
              <w:r w:rsidRPr="00F71C70">
                <w:rPr>
                  <w:rFonts w:ascii="Calibri" w:hAnsi="Calibri" w:cs="Calibri"/>
                  <w:i/>
                  <w:iCs/>
                  <w:sz w:val="22"/>
                  <w:szCs w:val="22"/>
                  <w:rPrChange w:id="660" w:author="Manuel Raul Livano Luna" w:date="2023-07-05T18:44:00Z">
                    <w:rPr>
                      <w:rFonts w:ascii="Calibri" w:hAnsi="Calibri" w:cs="Calibri"/>
                      <w:sz w:val="22"/>
                      <w:szCs w:val="22"/>
                    </w:rPr>
                  </w:rPrChange>
                </w:rPr>
                <w:t>E/S de Sistema</w:t>
              </w:r>
            </w:ins>
          </w:p>
        </w:tc>
        <w:tc>
          <w:tcPr>
            <w:tcW w:w="3973" w:type="pct"/>
            <w:noWrap/>
            <w:vAlign w:val="center"/>
            <w:tcPrChange w:id="661" w:author="Manuel Raul Livano Luna" w:date="2023-07-05T18:45:00Z">
              <w:tcPr>
                <w:tcW w:w="4180" w:type="pct"/>
                <w:noWrap/>
                <w:vAlign w:val="center"/>
              </w:tcPr>
            </w:tcPrChange>
          </w:tcPr>
          <w:p w14:paraId="48C50E58" w14:textId="77777777" w:rsidR="00F71C70" w:rsidRPr="00F71C70" w:rsidRDefault="00F71C70" w:rsidP="00F71C70">
            <w:pPr>
              <w:numPr>
                <w:ilvl w:val="0"/>
                <w:numId w:val="22"/>
              </w:numPr>
              <w:shd w:val="clear" w:color="auto" w:fill="FFFFFF"/>
              <w:spacing w:after="200" w:line="276" w:lineRule="auto"/>
              <w:contextualSpacing/>
              <w:jc w:val="both"/>
              <w:rPr>
                <w:ins w:id="662" w:author="Manuel Raul Livano Luna" w:date="2023-07-05T18:43:00Z"/>
                <w:rFonts w:ascii="Calibri" w:hAnsi="Calibri" w:cs="Calibri"/>
                <w:i/>
                <w:iCs/>
                <w:sz w:val="22"/>
                <w:szCs w:val="22"/>
                <w:rPrChange w:id="663" w:author="Manuel Raul Livano Luna" w:date="2023-07-05T18:44:00Z">
                  <w:rPr>
                    <w:ins w:id="664" w:author="Manuel Raul Livano Luna" w:date="2023-07-05T18:43:00Z"/>
                    <w:rFonts w:ascii="Calibri" w:hAnsi="Calibri" w:cs="Calibri"/>
                    <w:sz w:val="22"/>
                    <w:szCs w:val="22"/>
                  </w:rPr>
                </w:rPrChange>
              </w:rPr>
            </w:pPr>
            <w:ins w:id="665" w:author="Manuel Raul Livano Luna" w:date="2023-07-05T18:43:00Z">
              <w:r w:rsidRPr="00F71C70">
                <w:rPr>
                  <w:rFonts w:ascii="Calibri" w:hAnsi="Calibri" w:cs="Calibri"/>
                  <w:i/>
                  <w:iCs/>
                  <w:sz w:val="22"/>
                  <w:szCs w:val="22"/>
                  <w:rPrChange w:id="666" w:author="Manuel Raul Livano Luna" w:date="2023-07-05T18:44:00Z">
                    <w:rPr>
                      <w:rFonts w:ascii="Calibri" w:hAnsi="Calibri" w:cs="Calibri"/>
                      <w:sz w:val="22"/>
                      <w:szCs w:val="22"/>
                    </w:rPr>
                  </w:rPrChange>
                </w:rPr>
                <w:t>01 USB 3.1 tipo C</w:t>
              </w:r>
            </w:ins>
          </w:p>
          <w:p w14:paraId="4AC43264" w14:textId="77777777" w:rsidR="00F71C70" w:rsidRPr="00F71C70" w:rsidRDefault="00F71C70" w:rsidP="00F71C70">
            <w:pPr>
              <w:numPr>
                <w:ilvl w:val="0"/>
                <w:numId w:val="22"/>
              </w:numPr>
              <w:shd w:val="clear" w:color="auto" w:fill="FFFFFF"/>
              <w:spacing w:after="200" w:line="276" w:lineRule="auto"/>
              <w:contextualSpacing/>
              <w:jc w:val="both"/>
              <w:rPr>
                <w:ins w:id="667" w:author="Manuel Raul Livano Luna" w:date="2023-07-05T18:43:00Z"/>
                <w:rFonts w:ascii="Calibri" w:hAnsi="Calibri" w:cs="Calibri"/>
                <w:i/>
                <w:iCs/>
                <w:sz w:val="22"/>
                <w:szCs w:val="22"/>
                <w:rPrChange w:id="668" w:author="Manuel Raul Livano Luna" w:date="2023-07-05T18:44:00Z">
                  <w:rPr>
                    <w:ins w:id="669" w:author="Manuel Raul Livano Luna" w:date="2023-07-05T18:43:00Z"/>
                    <w:rFonts w:ascii="Calibri" w:hAnsi="Calibri" w:cs="Calibri"/>
                    <w:sz w:val="22"/>
                    <w:szCs w:val="22"/>
                  </w:rPr>
                </w:rPrChange>
              </w:rPr>
            </w:pPr>
            <w:ins w:id="670" w:author="Manuel Raul Livano Luna" w:date="2023-07-05T18:43:00Z">
              <w:r w:rsidRPr="00F71C70">
                <w:rPr>
                  <w:rFonts w:ascii="Calibri" w:hAnsi="Calibri" w:cs="Calibri"/>
                  <w:i/>
                  <w:iCs/>
                  <w:sz w:val="22"/>
                  <w:szCs w:val="22"/>
                  <w:rPrChange w:id="671" w:author="Manuel Raul Livano Luna" w:date="2023-07-05T18:44:00Z">
                    <w:rPr>
                      <w:rFonts w:ascii="Calibri" w:hAnsi="Calibri" w:cs="Calibri"/>
                      <w:sz w:val="22"/>
                      <w:szCs w:val="22"/>
                    </w:rPr>
                  </w:rPrChange>
                </w:rPr>
                <w:t xml:space="preserve">02 USB 3.0 </w:t>
              </w:r>
            </w:ins>
          </w:p>
          <w:p w14:paraId="63CDF9CC" w14:textId="77777777" w:rsidR="00F71C70" w:rsidRPr="00F71C70" w:rsidRDefault="00F71C70" w:rsidP="00F71C70">
            <w:pPr>
              <w:numPr>
                <w:ilvl w:val="0"/>
                <w:numId w:val="22"/>
              </w:numPr>
              <w:shd w:val="clear" w:color="auto" w:fill="FFFFFF"/>
              <w:spacing w:after="200" w:line="276" w:lineRule="auto"/>
              <w:contextualSpacing/>
              <w:jc w:val="both"/>
              <w:rPr>
                <w:ins w:id="672" w:author="Manuel Raul Livano Luna" w:date="2023-07-05T18:43:00Z"/>
                <w:rFonts w:ascii="Calibri" w:hAnsi="Calibri" w:cs="Calibri"/>
                <w:i/>
                <w:iCs/>
                <w:sz w:val="22"/>
                <w:szCs w:val="22"/>
                <w:rPrChange w:id="673" w:author="Manuel Raul Livano Luna" w:date="2023-07-05T18:44:00Z">
                  <w:rPr>
                    <w:ins w:id="674" w:author="Manuel Raul Livano Luna" w:date="2023-07-05T18:43:00Z"/>
                    <w:rFonts w:ascii="Calibri" w:hAnsi="Calibri" w:cs="Calibri"/>
                    <w:sz w:val="22"/>
                    <w:szCs w:val="22"/>
                  </w:rPr>
                </w:rPrChange>
              </w:rPr>
            </w:pPr>
            <w:ins w:id="675" w:author="Manuel Raul Livano Luna" w:date="2023-07-05T18:43:00Z">
              <w:r w:rsidRPr="00F71C70">
                <w:rPr>
                  <w:rFonts w:ascii="Calibri" w:hAnsi="Calibri" w:cs="Calibri"/>
                  <w:i/>
                  <w:iCs/>
                  <w:sz w:val="22"/>
                  <w:szCs w:val="22"/>
                  <w:rPrChange w:id="676" w:author="Manuel Raul Livano Luna" w:date="2023-07-05T18:44:00Z">
                    <w:rPr>
                      <w:rFonts w:ascii="Calibri" w:hAnsi="Calibri" w:cs="Calibri"/>
                      <w:sz w:val="22"/>
                      <w:szCs w:val="22"/>
                    </w:rPr>
                  </w:rPrChange>
                </w:rPr>
                <w:t xml:space="preserve">01 RJ45 LAN </w:t>
              </w:r>
            </w:ins>
          </w:p>
          <w:p w14:paraId="6FF4EE48" w14:textId="77777777" w:rsidR="00F71C70" w:rsidRPr="00F71C70" w:rsidRDefault="00F71C70" w:rsidP="00F71C70">
            <w:pPr>
              <w:numPr>
                <w:ilvl w:val="0"/>
                <w:numId w:val="22"/>
              </w:numPr>
              <w:shd w:val="clear" w:color="auto" w:fill="FFFFFF"/>
              <w:spacing w:after="200" w:line="276" w:lineRule="auto"/>
              <w:contextualSpacing/>
              <w:jc w:val="both"/>
              <w:rPr>
                <w:ins w:id="677" w:author="Manuel Raul Livano Luna" w:date="2023-07-05T18:43:00Z"/>
                <w:rFonts w:ascii="Calibri" w:hAnsi="Calibri" w:cs="Calibri"/>
                <w:i/>
                <w:iCs/>
                <w:sz w:val="22"/>
                <w:szCs w:val="22"/>
                <w:rPrChange w:id="678" w:author="Manuel Raul Livano Luna" w:date="2023-07-05T18:44:00Z">
                  <w:rPr>
                    <w:ins w:id="679" w:author="Manuel Raul Livano Luna" w:date="2023-07-05T18:43:00Z"/>
                    <w:rFonts w:ascii="Calibri" w:hAnsi="Calibri" w:cs="Calibri"/>
                    <w:sz w:val="22"/>
                    <w:szCs w:val="22"/>
                  </w:rPr>
                </w:rPrChange>
              </w:rPr>
            </w:pPr>
            <w:ins w:id="680" w:author="Manuel Raul Livano Luna" w:date="2023-07-05T18:43:00Z">
              <w:r w:rsidRPr="00F71C70">
                <w:rPr>
                  <w:rFonts w:ascii="Calibri" w:hAnsi="Calibri" w:cs="Calibri"/>
                  <w:i/>
                  <w:iCs/>
                  <w:sz w:val="22"/>
                  <w:szCs w:val="22"/>
                  <w:rPrChange w:id="681" w:author="Manuel Raul Livano Luna" w:date="2023-07-05T18:44:00Z">
                    <w:rPr>
                      <w:rFonts w:ascii="Calibri" w:hAnsi="Calibri" w:cs="Calibri"/>
                      <w:sz w:val="22"/>
                      <w:szCs w:val="22"/>
                    </w:rPr>
                  </w:rPrChange>
                </w:rPr>
                <w:t xml:space="preserve">01 x Audio combo Jack </w:t>
              </w:r>
            </w:ins>
          </w:p>
          <w:p w14:paraId="226644EE" w14:textId="77777777" w:rsidR="00F71C70" w:rsidRPr="00F71C70" w:rsidRDefault="00F71C70" w:rsidP="00F71C70">
            <w:pPr>
              <w:numPr>
                <w:ilvl w:val="0"/>
                <w:numId w:val="22"/>
              </w:numPr>
              <w:shd w:val="clear" w:color="auto" w:fill="FFFFFF"/>
              <w:spacing w:after="200" w:line="276" w:lineRule="auto"/>
              <w:contextualSpacing/>
              <w:jc w:val="both"/>
              <w:rPr>
                <w:ins w:id="682" w:author="Manuel Raul Livano Luna" w:date="2023-07-05T18:43:00Z"/>
                <w:rFonts w:ascii="Calibri" w:hAnsi="Calibri" w:cs="Calibri"/>
                <w:i/>
                <w:iCs/>
                <w:sz w:val="22"/>
                <w:szCs w:val="22"/>
                <w:rPrChange w:id="683" w:author="Manuel Raul Livano Luna" w:date="2023-07-05T18:44:00Z">
                  <w:rPr>
                    <w:ins w:id="684" w:author="Manuel Raul Livano Luna" w:date="2023-07-05T18:43:00Z"/>
                    <w:rFonts w:ascii="Calibri" w:hAnsi="Calibri" w:cs="Calibri"/>
                    <w:sz w:val="22"/>
                    <w:szCs w:val="22"/>
                  </w:rPr>
                </w:rPrChange>
              </w:rPr>
            </w:pPr>
            <w:ins w:id="685" w:author="Manuel Raul Livano Luna" w:date="2023-07-05T18:43:00Z">
              <w:r w:rsidRPr="00F71C70">
                <w:rPr>
                  <w:rFonts w:ascii="Calibri" w:hAnsi="Calibri" w:cs="Calibri"/>
                  <w:i/>
                  <w:iCs/>
                  <w:sz w:val="22"/>
                  <w:szCs w:val="22"/>
                  <w:rPrChange w:id="686" w:author="Manuel Raul Livano Luna" w:date="2023-07-05T18:44:00Z">
                    <w:rPr>
                      <w:rFonts w:ascii="Calibri" w:hAnsi="Calibri" w:cs="Calibri"/>
                      <w:sz w:val="22"/>
                      <w:szCs w:val="22"/>
                    </w:rPr>
                  </w:rPrChange>
                </w:rPr>
                <w:t xml:space="preserve">01 </w:t>
              </w:r>
              <w:proofErr w:type="gramStart"/>
              <w:r w:rsidRPr="00F71C70">
                <w:rPr>
                  <w:rFonts w:ascii="Calibri" w:hAnsi="Calibri" w:cs="Calibri"/>
                  <w:i/>
                  <w:iCs/>
                  <w:sz w:val="22"/>
                  <w:szCs w:val="22"/>
                  <w:rPrChange w:id="687" w:author="Manuel Raul Livano Luna" w:date="2023-07-05T18:44:00Z">
                    <w:rPr>
                      <w:rFonts w:ascii="Calibri" w:hAnsi="Calibri" w:cs="Calibri"/>
                      <w:sz w:val="22"/>
                      <w:szCs w:val="22"/>
                    </w:rPr>
                  </w:rPrChange>
                </w:rPr>
                <w:t>Micro</w:t>
              </w:r>
              <w:proofErr w:type="gramEnd"/>
              <w:r w:rsidRPr="00F71C70">
                <w:rPr>
                  <w:rFonts w:ascii="Calibri" w:hAnsi="Calibri" w:cs="Calibri"/>
                  <w:i/>
                  <w:iCs/>
                  <w:sz w:val="22"/>
                  <w:szCs w:val="22"/>
                  <w:rPrChange w:id="688" w:author="Manuel Raul Livano Luna" w:date="2023-07-05T18:44:00Z">
                    <w:rPr>
                      <w:rFonts w:ascii="Calibri" w:hAnsi="Calibri" w:cs="Calibri"/>
                      <w:sz w:val="22"/>
                      <w:szCs w:val="22"/>
                    </w:rPr>
                  </w:rPrChange>
                </w:rPr>
                <w:t xml:space="preserve"> SD </w:t>
              </w:r>
              <w:proofErr w:type="spellStart"/>
              <w:r w:rsidRPr="00F71C70">
                <w:rPr>
                  <w:rFonts w:ascii="Calibri" w:hAnsi="Calibri" w:cs="Calibri"/>
                  <w:i/>
                  <w:iCs/>
                  <w:sz w:val="22"/>
                  <w:szCs w:val="22"/>
                  <w:rPrChange w:id="689" w:author="Manuel Raul Livano Luna" w:date="2023-07-05T18:44:00Z">
                    <w:rPr>
                      <w:rFonts w:ascii="Calibri" w:hAnsi="Calibri" w:cs="Calibri"/>
                      <w:sz w:val="22"/>
                      <w:szCs w:val="22"/>
                    </w:rPr>
                  </w:rPrChange>
                </w:rPr>
                <w:t>Card</w:t>
              </w:r>
              <w:proofErr w:type="spellEnd"/>
              <w:r w:rsidRPr="00F71C70">
                <w:rPr>
                  <w:rFonts w:ascii="Calibri" w:hAnsi="Calibri" w:cs="Calibri"/>
                  <w:i/>
                  <w:iCs/>
                  <w:sz w:val="22"/>
                  <w:szCs w:val="22"/>
                  <w:rPrChange w:id="690" w:author="Manuel Raul Livano Luna" w:date="2023-07-05T18:44:00Z">
                    <w:rPr>
                      <w:rFonts w:ascii="Calibri" w:hAnsi="Calibri" w:cs="Calibri"/>
                      <w:sz w:val="22"/>
                      <w:szCs w:val="22"/>
                    </w:rPr>
                  </w:rPrChange>
                </w:rPr>
                <w:t xml:space="preserve"> </w:t>
              </w:r>
            </w:ins>
          </w:p>
          <w:p w14:paraId="486F3334" w14:textId="77777777" w:rsidR="00F71C70" w:rsidRPr="00F71C70" w:rsidRDefault="00F71C70" w:rsidP="00F71C70">
            <w:pPr>
              <w:numPr>
                <w:ilvl w:val="0"/>
                <w:numId w:val="22"/>
              </w:numPr>
              <w:shd w:val="clear" w:color="auto" w:fill="FFFFFF"/>
              <w:spacing w:after="200" w:line="276" w:lineRule="auto"/>
              <w:contextualSpacing/>
              <w:jc w:val="both"/>
              <w:rPr>
                <w:ins w:id="691" w:author="Manuel Raul Livano Luna" w:date="2023-07-05T18:43:00Z"/>
                <w:rFonts w:ascii="Calibri" w:hAnsi="Calibri" w:cs="Calibri"/>
                <w:i/>
                <w:iCs/>
                <w:sz w:val="22"/>
                <w:szCs w:val="22"/>
                <w:rPrChange w:id="692" w:author="Manuel Raul Livano Luna" w:date="2023-07-05T18:44:00Z">
                  <w:rPr>
                    <w:ins w:id="693" w:author="Manuel Raul Livano Luna" w:date="2023-07-05T18:43:00Z"/>
                    <w:rFonts w:ascii="Calibri" w:hAnsi="Calibri" w:cs="Calibri"/>
                    <w:sz w:val="22"/>
                    <w:szCs w:val="22"/>
                  </w:rPr>
                </w:rPrChange>
              </w:rPr>
            </w:pPr>
            <w:ins w:id="694" w:author="Manuel Raul Livano Luna" w:date="2023-07-05T18:43:00Z">
              <w:r w:rsidRPr="00F71C70">
                <w:rPr>
                  <w:rFonts w:ascii="Calibri" w:hAnsi="Calibri" w:cs="Calibri"/>
                  <w:i/>
                  <w:iCs/>
                  <w:sz w:val="22"/>
                  <w:szCs w:val="22"/>
                  <w:rPrChange w:id="695" w:author="Manuel Raul Livano Luna" w:date="2023-07-05T18:44:00Z">
                    <w:rPr>
                      <w:rFonts w:ascii="Calibri" w:hAnsi="Calibri" w:cs="Calibri"/>
                      <w:sz w:val="22"/>
                      <w:szCs w:val="22"/>
                    </w:rPr>
                  </w:rPrChange>
                </w:rPr>
                <w:t xml:space="preserve">01 DC-In Jack </w:t>
              </w:r>
            </w:ins>
          </w:p>
          <w:p w14:paraId="6D0C3C70" w14:textId="77777777" w:rsidR="00F71C70" w:rsidRPr="00F71C70" w:rsidRDefault="00F71C70" w:rsidP="00F71C70">
            <w:pPr>
              <w:numPr>
                <w:ilvl w:val="0"/>
                <w:numId w:val="22"/>
              </w:numPr>
              <w:shd w:val="clear" w:color="auto" w:fill="FFFFFF"/>
              <w:spacing w:after="200" w:line="276" w:lineRule="auto"/>
              <w:contextualSpacing/>
              <w:jc w:val="both"/>
              <w:rPr>
                <w:ins w:id="696" w:author="Manuel Raul Livano Luna" w:date="2023-07-05T18:43:00Z"/>
                <w:rFonts w:ascii="Calibri" w:hAnsi="Calibri" w:cs="Calibri"/>
                <w:i/>
                <w:iCs/>
                <w:sz w:val="22"/>
                <w:szCs w:val="22"/>
                <w:rPrChange w:id="697" w:author="Manuel Raul Livano Luna" w:date="2023-07-05T18:44:00Z">
                  <w:rPr>
                    <w:ins w:id="698" w:author="Manuel Raul Livano Luna" w:date="2023-07-05T18:43:00Z"/>
                    <w:rFonts w:ascii="Calibri" w:hAnsi="Calibri" w:cs="Calibri"/>
                    <w:sz w:val="22"/>
                    <w:szCs w:val="22"/>
                  </w:rPr>
                </w:rPrChange>
              </w:rPr>
            </w:pPr>
            <w:ins w:id="699" w:author="Manuel Raul Livano Luna" w:date="2023-07-05T18:43:00Z">
              <w:r w:rsidRPr="00F71C70">
                <w:rPr>
                  <w:rFonts w:ascii="Calibri" w:hAnsi="Calibri" w:cs="Calibri"/>
                  <w:i/>
                  <w:iCs/>
                  <w:sz w:val="22"/>
                  <w:szCs w:val="22"/>
                  <w:rPrChange w:id="700" w:author="Manuel Raul Livano Luna" w:date="2023-07-05T18:44:00Z">
                    <w:rPr>
                      <w:rFonts w:ascii="Calibri" w:hAnsi="Calibri" w:cs="Calibri"/>
                      <w:sz w:val="22"/>
                      <w:szCs w:val="22"/>
                    </w:rPr>
                  </w:rPrChange>
                </w:rPr>
                <w:t xml:space="preserve">01 Kensington </w:t>
              </w:r>
              <w:proofErr w:type="spellStart"/>
              <w:r w:rsidRPr="00F71C70">
                <w:rPr>
                  <w:rFonts w:ascii="Calibri" w:hAnsi="Calibri" w:cs="Calibri"/>
                  <w:i/>
                  <w:iCs/>
                  <w:sz w:val="22"/>
                  <w:szCs w:val="22"/>
                  <w:rPrChange w:id="701" w:author="Manuel Raul Livano Luna" w:date="2023-07-05T18:44:00Z">
                    <w:rPr>
                      <w:rFonts w:ascii="Calibri" w:hAnsi="Calibri" w:cs="Calibri"/>
                      <w:sz w:val="22"/>
                      <w:szCs w:val="22"/>
                    </w:rPr>
                  </w:rPrChange>
                </w:rPr>
                <w:t>Lock</w:t>
              </w:r>
              <w:proofErr w:type="spellEnd"/>
            </w:ins>
          </w:p>
        </w:tc>
      </w:tr>
      <w:tr w:rsidR="00F71C70" w:rsidRPr="00F71C70" w14:paraId="549BFA19" w14:textId="77777777" w:rsidTr="00F71C70">
        <w:tblPrEx>
          <w:tblPrExChange w:id="702" w:author="Manuel Raul Livano Luna" w:date="2023-07-05T18:45:00Z">
            <w:tblPrEx>
              <w:tblW w:w="4642" w:type="pct"/>
            </w:tblPrEx>
          </w:tblPrExChange>
        </w:tblPrEx>
        <w:trPr>
          <w:gridAfter w:val="1"/>
          <w:wAfter w:w="5" w:type="pct"/>
          <w:trHeight w:val="110"/>
          <w:ins w:id="703" w:author="Manuel Raul Livano Luna" w:date="2023-07-05T18:43:00Z"/>
          <w:trPrChange w:id="704" w:author="Manuel Raul Livano Luna" w:date="2023-07-05T18:45:00Z">
            <w:trPr>
              <w:gridAfter w:val="1"/>
              <w:trHeight w:val="110"/>
            </w:trPr>
          </w:trPrChange>
        </w:trPr>
        <w:tc>
          <w:tcPr>
            <w:tcW w:w="1022" w:type="pct"/>
            <w:noWrap/>
            <w:vAlign w:val="center"/>
            <w:tcPrChange w:id="705" w:author="Manuel Raul Livano Luna" w:date="2023-07-05T18:45:00Z">
              <w:tcPr>
                <w:tcW w:w="820" w:type="pct"/>
                <w:gridSpan w:val="2"/>
                <w:noWrap/>
                <w:vAlign w:val="center"/>
              </w:tcPr>
            </w:tcPrChange>
          </w:tcPr>
          <w:p w14:paraId="47872F64" w14:textId="77777777" w:rsidR="00F71C70" w:rsidRPr="00F71C70" w:rsidRDefault="00F71C70" w:rsidP="00F71C70">
            <w:pPr>
              <w:keepNext/>
              <w:keepLines/>
              <w:shd w:val="clear" w:color="auto" w:fill="FFFFFF"/>
              <w:spacing w:line="276" w:lineRule="auto"/>
              <w:jc w:val="center"/>
              <w:outlineLvl w:val="3"/>
              <w:rPr>
                <w:ins w:id="706" w:author="Manuel Raul Livano Luna" w:date="2023-07-05T18:43:00Z"/>
                <w:rFonts w:ascii="Calibri" w:hAnsi="Calibri" w:cs="Calibri"/>
                <w:i/>
                <w:iCs/>
                <w:sz w:val="22"/>
                <w:szCs w:val="22"/>
                <w:rPrChange w:id="707" w:author="Manuel Raul Livano Luna" w:date="2023-07-05T18:44:00Z">
                  <w:rPr>
                    <w:ins w:id="708" w:author="Manuel Raul Livano Luna" w:date="2023-07-05T18:43:00Z"/>
                    <w:rFonts w:ascii="Calibri" w:hAnsi="Calibri" w:cs="Calibri"/>
                    <w:sz w:val="22"/>
                    <w:szCs w:val="22"/>
                  </w:rPr>
                </w:rPrChange>
              </w:rPr>
            </w:pPr>
            <w:ins w:id="709" w:author="Manuel Raul Livano Luna" w:date="2023-07-05T18:43:00Z">
              <w:r w:rsidRPr="00F71C70">
                <w:rPr>
                  <w:rFonts w:ascii="Calibri" w:hAnsi="Calibri" w:cs="Calibri"/>
                  <w:i/>
                  <w:iCs/>
                  <w:sz w:val="22"/>
                  <w:szCs w:val="22"/>
                  <w:rPrChange w:id="710" w:author="Manuel Raul Livano Luna" w:date="2023-07-05T18:44:00Z">
                    <w:rPr>
                      <w:rFonts w:ascii="Calibri" w:hAnsi="Calibri" w:cs="Calibri"/>
                      <w:sz w:val="22"/>
                      <w:szCs w:val="22"/>
                    </w:rPr>
                  </w:rPrChange>
                </w:rPr>
                <w:t>Conectividad</w:t>
              </w:r>
            </w:ins>
          </w:p>
        </w:tc>
        <w:tc>
          <w:tcPr>
            <w:tcW w:w="3973" w:type="pct"/>
            <w:noWrap/>
            <w:vAlign w:val="center"/>
            <w:tcPrChange w:id="711" w:author="Manuel Raul Livano Luna" w:date="2023-07-05T18:45:00Z">
              <w:tcPr>
                <w:tcW w:w="4180" w:type="pct"/>
                <w:noWrap/>
                <w:vAlign w:val="center"/>
              </w:tcPr>
            </w:tcPrChange>
          </w:tcPr>
          <w:p w14:paraId="2831EB58" w14:textId="77777777" w:rsidR="00F71C70" w:rsidRPr="00F71C70" w:rsidRDefault="00F71C70" w:rsidP="00F71C70">
            <w:pPr>
              <w:numPr>
                <w:ilvl w:val="0"/>
                <w:numId w:val="22"/>
              </w:numPr>
              <w:shd w:val="clear" w:color="auto" w:fill="FFFFFF"/>
              <w:spacing w:after="200" w:line="276" w:lineRule="auto"/>
              <w:contextualSpacing/>
              <w:jc w:val="both"/>
              <w:rPr>
                <w:ins w:id="712" w:author="Manuel Raul Livano Luna" w:date="2023-07-05T18:43:00Z"/>
                <w:rFonts w:ascii="Calibri" w:hAnsi="Calibri" w:cs="Calibri"/>
                <w:i/>
                <w:iCs/>
                <w:sz w:val="22"/>
                <w:szCs w:val="22"/>
                <w:rPrChange w:id="713" w:author="Manuel Raul Livano Luna" w:date="2023-07-05T18:44:00Z">
                  <w:rPr>
                    <w:ins w:id="714" w:author="Manuel Raul Livano Luna" w:date="2023-07-05T18:43:00Z"/>
                    <w:rFonts w:ascii="Calibri" w:hAnsi="Calibri" w:cs="Calibri"/>
                    <w:sz w:val="22"/>
                    <w:szCs w:val="22"/>
                  </w:rPr>
                </w:rPrChange>
              </w:rPr>
            </w:pPr>
            <w:ins w:id="715" w:author="Manuel Raul Livano Luna" w:date="2023-07-05T18:43:00Z">
              <w:r w:rsidRPr="00F71C70">
                <w:rPr>
                  <w:rFonts w:ascii="Calibri" w:hAnsi="Calibri" w:cs="Calibri"/>
                  <w:i/>
                  <w:iCs/>
                  <w:sz w:val="22"/>
                  <w:szCs w:val="22"/>
                  <w:rPrChange w:id="716" w:author="Manuel Raul Livano Luna" w:date="2023-07-05T18:44:00Z">
                    <w:rPr>
                      <w:rFonts w:ascii="Calibri" w:hAnsi="Calibri" w:cs="Calibri"/>
                      <w:sz w:val="22"/>
                      <w:szCs w:val="22"/>
                    </w:rPr>
                  </w:rPrChange>
                </w:rPr>
                <w:t xml:space="preserve">10/100 Mb Ethernet  </w:t>
              </w:r>
            </w:ins>
          </w:p>
          <w:p w14:paraId="1E1E448B" w14:textId="77777777" w:rsidR="00F71C70" w:rsidRPr="00F71C70" w:rsidRDefault="00F71C70" w:rsidP="00F71C70">
            <w:pPr>
              <w:numPr>
                <w:ilvl w:val="0"/>
                <w:numId w:val="22"/>
              </w:numPr>
              <w:shd w:val="clear" w:color="auto" w:fill="FFFFFF"/>
              <w:spacing w:after="200" w:line="276" w:lineRule="auto"/>
              <w:contextualSpacing/>
              <w:jc w:val="both"/>
              <w:rPr>
                <w:ins w:id="717" w:author="Manuel Raul Livano Luna" w:date="2023-07-05T18:43:00Z"/>
                <w:rFonts w:ascii="Calibri" w:hAnsi="Calibri" w:cs="Calibri"/>
                <w:i/>
                <w:iCs/>
                <w:sz w:val="22"/>
                <w:szCs w:val="22"/>
                <w:lang w:val="en-US"/>
                <w:rPrChange w:id="718" w:author="Manuel Raul Livano Luna" w:date="2023-07-05T18:44:00Z">
                  <w:rPr>
                    <w:ins w:id="719" w:author="Manuel Raul Livano Luna" w:date="2023-07-05T18:43:00Z"/>
                    <w:rFonts w:ascii="Calibri" w:hAnsi="Calibri" w:cs="Calibri"/>
                    <w:sz w:val="22"/>
                    <w:szCs w:val="22"/>
                  </w:rPr>
                </w:rPrChange>
              </w:rPr>
            </w:pPr>
            <w:ins w:id="720" w:author="Manuel Raul Livano Luna" w:date="2023-07-05T18:43:00Z">
              <w:r w:rsidRPr="00F71C70">
                <w:rPr>
                  <w:rFonts w:ascii="Calibri" w:hAnsi="Calibri" w:cs="Calibri"/>
                  <w:i/>
                  <w:iCs/>
                  <w:sz w:val="22"/>
                  <w:szCs w:val="22"/>
                  <w:lang w:val="en-US"/>
                  <w:rPrChange w:id="721" w:author="Manuel Raul Livano Luna" w:date="2023-07-05T18:44:00Z">
                    <w:rPr>
                      <w:rFonts w:ascii="Calibri" w:hAnsi="Calibri" w:cs="Calibri"/>
                      <w:sz w:val="22"/>
                      <w:szCs w:val="22"/>
                    </w:rPr>
                  </w:rPrChange>
                </w:rPr>
                <w:t xml:space="preserve">Wi-Fi 802.11 a / b / g / n / ac 2x2  </w:t>
              </w:r>
            </w:ins>
          </w:p>
          <w:p w14:paraId="0A385D78" w14:textId="77777777" w:rsidR="00F71C70" w:rsidRPr="00F71C70" w:rsidRDefault="00F71C70" w:rsidP="00F71C70">
            <w:pPr>
              <w:numPr>
                <w:ilvl w:val="0"/>
                <w:numId w:val="22"/>
              </w:numPr>
              <w:shd w:val="clear" w:color="auto" w:fill="FFFFFF"/>
              <w:spacing w:after="200" w:line="276" w:lineRule="auto"/>
              <w:contextualSpacing/>
              <w:jc w:val="both"/>
              <w:rPr>
                <w:ins w:id="722" w:author="Manuel Raul Livano Luna" w:date="2023-07-05T18:43:00Z"/>
                <w:rFonts w:ascii="Calibri" w:hAnsi="Calibri" w:cs="Calibri"/>
                <w:i/>
                <w:iCs/>
                <w:sz w:val="22"/>
                <w:szCs w:val="22"/>
                <w:rPrChange w:id="723" w:author="Manuel Raul Livano Luna" w:date="2023-07-05T18:44:00Z">
                  <w:rPr>
                    <w:ins w:id="724" w:author="Manuel Raul Livano Luna" w:date="2023-07-05T18:43:00Z"/>
                    <w:rFonts w:ascii="Calibri" w:hAnsi="Calibri" w:cs="Calibri"/>
                    <w:sz w:val="22"/>
                    <w:szCs w:val="22"/>
                  </w:rPr>
                </w:rPrChange>
              </w:rPr>
            </w:pPr>
            <w:ins w:id="725" w:author="Manuel Raul Livano Luna" w:date="2023-07-05T18:43:00Z">
              <w:r w:rsidRPr="00F71C70">
                <w:rPr>
                  <w:rFonts w:ascii="Calibri" w:hAnsi="Calibri" w:cs="Calibri"/>
                  <w:i/>
                  <w:iCs/>
                  <w:sz w:val="22"/>
                  <w:szCs w:val="22"/>
                  <w:rPrChange w:id="726" w:author="Manuel Raul Livano Luna" w:date="2023-07-05T18:44:00Z">
                    <w:rPr>
                      <w:rFonts w:ascii="Calibri" w:hAnsi="Calibri" w:cs="Calibri"/>
                      <w:sz w:val="22"/>
                      <w:szCs w:val="22"/>
                    </w:rPr>
                  </w:rPrChange>
                </w:rPr>
                <w:t xml:space="preserve">Bluetooth 4.0  </w:t>
              </w:r>
            </w:ins>
          </w:p>
          <w:p w14:paraId="2F667752" w14:textId="77777777" w:rsidR="00F71C70" w:rsidRPr="00F71C70" w:rsidRDefault="00F71C70" w:rsidP="00F71C70">
            <w:pPr>
              <w:numPr>
                <w:ilvl w:val="0"/>
                <w:numId w:val="22"/>
              </w:numPr>
              <w:shd w:val="clear" w:color="auto" w:fill="FFFFFF"/>
              <w:spacing w:after="200" w:line="276" w:lineRule="auto"/>
              <w:contextualSpacing/>
              <w:jc w:val="both"/>
              <w:rPr>
                <w:ins w:id="727" w:author="Manuel Raul Livano Luna" w:date="2023-07-05T18:43:00Z"/>
                <w:rFonts w:ascii="Calibri" w:hAnsi="Calibri" w:cs="Calibri"/>
                <w:i/>
                <w:iCs/>
                <w:sz w:val="22"/>
                <w:szCs w:val="22"/>
                <w:rPrChange w:id="728" w:author="Manuel Raul Livano Luna" w:date="2023-07-05T18:44:00Z">
                  <w:rPr>
                    <w:ins w:id="729" w:author="Manuel Raul Livano Luna" w:date="2023-07-05T18:43:00Z"/>
                    <w:rFonts w:ascii="Calibri" w:hAnsi="Calibri" w:cs="Calibri"/>
                    <w:sz w:val="22"/>
                    <w:szCs w:val="22"/>
                  </w:rPr>
                </w:rPrChange>
              </w:rPr>
            </w:pPr>
            <w:ins w:id="730" w:author="Manuel Raul Livano Luna" w:date="2023-07-05T18:43:00Z">
              <w:r w:rsidRPr="00F71C70">
                <w:rPr>
                  <w:rFonts w:ascii="Calibri" w:hAnsi="Calibri" w:cs="Calibri"/>
                  <w:i/>
                  <w:iCs/>
                  <w:sz w:val="22"/>
                  <w:szCs w:val="22"/>
                  <w:rPrChange w:id="731" w:author="Manuel Raul Livano Luna" w:date="2023-07-05T18:44:00Z">
                    <w:rPr>
                      <w:rFonts w:ascii="Calibri" w:hAnsi="Calibri" w:cs="Calibri"/>
                      <w:sz w:val="22"/>
                      <w:szCs w:val="22"/>
                    </w:rPr>
                  </w:rPrChange>
                </w:rPr>
                <w:t xml:space="preserve">Soporte 3G (opcional) </w:t>
              </w:r>
            </w:ins>
          </w:p>
          <w:p w14:paraId="08FC5D82" w14:textId="77777777" w:rsidR="00F71C70" w:rsidRPr="00F71C70" w:rsidRDefault="00F71C70" w:rsidP="00F71C70">
            <w:pPr>
              <w:numPr>
                <w:ilvl w:val="0"/>
                <w:numId w:val="22"/>
              </w:numPr>
              <w:shd w:val="clear" w:color="auto" w:fill="FFFFFF"/>
              <w:spacing w:after="200" w:line="276" w:lineRule="auto"/>
              <w:contextualSpacing/>
              <w:jc w:val="both"/>
              <w:rPr>
                <w:ins w:id="732" w:author="Manuel Raul Livano Luna" w:date="2023-07-05T18:43:00Z"/>
                <w:rFonts w:ascii="Calibri" w:hAnsi="Calibri" w:cs="Calibri"/>
                <w:i/>
                <w:iCs/>
                <w:sz w:val="22"/>
                <w:szCs w:val="22"/>
                <w:rPrChange w:id="733" w:author="Manuel Raul Livano Luna" w:date="2023-07-05T18:44:00Z">
                  <w:rPr>
                    <w:ins w:id="734" w:author="Manuel Raul Livano Luna" w:date="2023-07-05T18:43:00Z"/>
                    <w:rFonts w:ascii="Calibri" w:hAnsi="Calibri" w:cs="Calibri"/>
                    <w:sz w:val="22"/>
                    <w:szCs w:val="22"/>
                  </w:rPr>
                </w:rPrChange>
              </w:rPr>
            </w:pPr>
            <w:ins w:id="735" w:author="Manuel Raul Livano Luna" w:date="2023-07-05T18:43:00Z">
              <w:r w:rsidRPr="00F71C70">
                <w:rPr>
                  <w:rFonts w:ascii="Calibri" w:hAnsi="Calibri" w:cs="Calibri"/>
                  <w:i/>
                  <w:iCs/>
                  <w:sz w:val="22"/>
                  <w:szCs w:val="22"/>
                  <w:rPrChange w:id="736" w:author="Manuel Raul Livano Luna" w:date="2023-07-05T18:44:00Z">
                    <w:rPr>
                      <w:rFonts w:ascii="Calibri" w:hAnsi="Calibri" w:cs="Calibri"/>
                      <w:sz w:val="22"/>
                      <w:szCs w:val="22"/>
                    </w:rPr>
                  </w:rPrChange>
                </w:rPr>
                <w:t>HDMI</w:t>
              </w:r>
            </w:ins>
          </w:p>
        </w:tc>
      </w:tr>
      <w:tr w:rsidR="00F71C70" w:rsidRPr="00F71C70" w14:paraId="59A3B8AE" w14:textId="77777777" w:rsidTr="00F71C70">
        <w:tblPrEx>
          <w:tblPrExChange w:id="737" w:author="Manuel Raul Livano Luna" w:date="2023-07-05T18:45:00Z">
            <w:tblPrEx>
              <w:tblW w:w="4642" w:type="pct"/>
            </w:tblPrEx>
          </w:tblPrExChange>
        </w:tblPrEx>
        <w:trPr>
          <w:gridAfter w:val="1"/>
          <w:wAfter w:w="5" w:type="pct"/>
          <w:trHeight w:val="110"/>
          <w:ins w:id="738" w:author="Manuel Raul Livano Luna" w:date="2023-07-05T18:43:00Z"/>
          <w:trPrChange w:id="739" w:author="Manuel Raul Livano Luna" w:date="2023-07-05T18:45:00Z">
            <w:trPr>
              <w:gridAfter w:val="1"/>
              <w:trHeight w:val="110"/>
            </w:trPr>
          </w:trPrChange>
        </w:trPr>
        <w:tc>
          <w:tcPr>
            <w:tcW w:w="1022" w:type="pct"/>
            <w:noWrap/>
            <w:vAlign w:val="center"/>
            <w:tcPrChange w:id="740" w:author="Manuel Raul Livano Luna" w:date="2023-07-05T18:45:00Z">
              <w:tcPr>
                <w:tcW w:w="820" w:type="pct"/>
                <w:gridSpan w:val="2"/>
                <w:noWrap/>
                <w:vAlign w:val="center"/>
              </w:tcPr>
            </w:tcPrChange>
          </w:tcPr>
          <w:p w14:paraId="7ED681EC" w14:textId="77777777" w:rsidR="00F71C70" w:rsidRPr="00F71C70" w:rsidRDefault="00F71C70" w:rsidP="00F71C70">
            <w:pPr>
              <w:shd w:val="clear" w:color="auto" w:fill="FFFFFF"/>
              <w:spacing w:after="200" w:line="276" w:lineRule="auto"/>
              <w:jc w:val="center"/>
              <w:rPr>
                <w:ins w:id="741" w:author="Manuel Raul Livano Luna" w:date="2023-07-05T18:43:00Z"/>
                <w:rFonts w:ascii="Calibri" w:hAnsi="Calibri" w:cs="Calibri"/>
                <w:i/>
                <w:iCs/>
                <w:sz w:val="22"/>
                <w:szCs w:val="22"/>
                <w:rPrChange w:id="742" w:author="Manuel Raul Livano Luna" w:date="2023-07-05T18:44:00Z">
                  <w:rPr>
                    <w:ins w:id="743" w:author="Manuel Raul Livano Luna" w:date="2023-07-05T18:43:00Z"/>
                    <w:rFonts w:ascii="Calibri" w:hAnsi="Calibri" w:cs="Calibri"/>
                    <w:sz w:val="22"/>
                    <w:szCs w:val="22"/>
                  </w:rPr>
                </w:rPrChange>
              </w:rPr>
            </w:pPr>
            <w:ins w:id="744" w:author="Manuel Raul Livano Luna" w:date="2023-07-05T18:43:00Z">
              <w:r w:rsidRPr="00F71C70">
                <w:rPr>
                  <w:rFonts w:ascii="Calibri" w:hAnsi="Calibri" w:cs="Calibri"/>
                  <w:i/>
                  <w:iCs/>
                  <w:sz w:val="22"/>
                  <w:szCs w:val="22"/>
                  <w:rPrChange w:id="745" w:author="Manuel Raul Livano Luna" w:date="2023-07-05T18:44:00Z">
                    <w:rPr>
                      <w:rFonts w:ascii="Calibri" w:hAnsi="Calibri" w:cs="Calibri"/>
                      <w:sz w:val="22"/>
                      <w:szCs w:val="22"/>
                    </w:rPr>
                  </w:rPrChange>
                </w:rPr>
                <w:t>Condiciones ambientales</w:t>
              </w:r>
            </w:ins>
          </w:p>
        </w:tc>
        <w:tc>
          <w:tcPr>
            <w:tcW w:w="3973" w:type="pct"/>
            <w:noWrap/>
            <w:vAlign w:val="center"/>
            <w:tcPrChange w:id="746" w:author="Manuel Raul Livano Luna" w:date="2023-07-05T18:45:00Z">
              <w:tcPr>
                <w:tcW w:w="4180" w:type="pct"/>
                <w:noWrap/>
                <w:vAlign w:val="center"/>
              </w:tcPr>
            </w:tcPrChange>
          </w:tcPr>
          <w:p w14:paraId="064329B5" w14:textId="77777777" w:rsidR="00F71C70" w:rsidRPr="00F71C70" w:rsidRDefault="00F71C70" w:rsidP="00F71C70">
            <w:pPr>
              <w:numPr>
                <w:ilvl w:val="0"/>
                <w:numId w:val="23"/>
              </w:numPr>
              <w:shd w:val="clear" w:color="auto" w:fill="FFFFFF"/>
              <w:spacing w:after="200" w:line="276" w:lineRule="auto"/>
              <w:contextualSpacing/>
              <w:jc w:val="both"/>
              <w:rPr>
                <w:ins w:id="747" w:author="Manuel Raul Livano Luna" w:date="2023-07-05T18:43:00Z"/>
                <w:rFonts w:ascii="Calibri" w:hAnsi="Calibri" w:cs="Calibri"/>
                <w:i/>
                <w:iCs/>
                <w:sz w:val="22"/>
                <w:szCs w:val="22"/>
                <w:rPrChange w:id="748" w:author="Manuel Raul Livano Luna" w:date="2023-07-05T18:44:00Z">
                  <w:rPr>
                    <w:ins w:id="749" w:author="Manuel Raul Livano Luna" w:date="2023-07-05T18:43:00Z"/>
                    <w:rFonts w:ascii="Calibri" w:hAnsi="Calibri" w:cs="Calibri"/>
                    <w:sz w:val="22"/>
                    <w:szCs w:val="22"/>
                  </w:rPr>
                </w:rPrChange>
              </w:rPr>
            </w:pPr>
            <w:ins w:id="750" w:author="Manuel Raul Livano Luna" w:date="2023-07-05T18:43:00Z">
              <w:r w:rsidRPr="00F71C70">
                <w:rPr>
                  <w:rFonts w:ascii="Calibri" w:hAnsi="Calibri" w:cs="Calibri"/>
                  <w:i/>
                  <w:iCs/>
                  <w:sz w:val="22"/>
                  <w:szCs w:val="22"/>
                  <w:rPrChange w:id="751" w:author="Manuel Raul Livano Luna" w:date="2023-07-05T18:44:00Z">
                    <w:rPr>
                      <w:rFonts w:ascii="Calibri" w:hAnsi="Calibri" w:cs="Calibri"/>
                      <w:sz w:val="22"/>
                      <w:szCs w:val="22"/>
                    </w:rPr>
                  </w:rPrChange>
                </w:rPr>
                <w:t>Temperatura ambiental: 0°C a 40°C</w:t>
              </w:r>
            </w:ins>
          </w:p>
        </w:tc>
      </w:tr>
      <w:tr w:rsidR="00F71C70" w:rsidRPr="00F71C70" w14:paraId="2EB8CE0C" w14:textId="77777777" w:rsidTr="00F71C70">
        <w:tblPrEx>
          <w:tblPrExChange w:id="752" w:author="Manuel Raul Livano Luna" w:date="2023-07-05T18:45:00Z">
            <w:tblPrEx>
              <w:tblW w:w="4642" w:type="pct"/>
            </w:tblPrEx>
          </w:tblPrExChange>
        </w:tblPrEx>
        <w:trPr>
          <w:gridAfter w:val="1"/>
          <w:wAfter w:w="5" w:type="pct"/>
          <w:trHeight w:val="110"/>
          <w:ins w:id="753" w:author="Manuel Raul Livano Luna" w:date="2023-07-05T18:43:00Z"/>
          <w:trPrChange w:id="754" w:author="Manuel Raul Livano Luna" w:date="2023-07-05T18:45:00Z">
            <w:trPr>
              <w:gridAfter w:val="1"/>
              <w:trHeight w:val="110"/>
            </w:trPr>
          </w:trPrChange>
        </w:trPr>
        <w:tc>
          <w:tcPr>
            <w:tcW w:w="1022" w:type="pct"/>
            <w:noWrap/>
            <w:vAlign w:val="center"/>
            <w:tcPrChange w:id="755" w:author="Manuel Raul Livano Luna" w:date="2023-07-05T18:45:00Z">
              <w:tcPr>
                <w:tcW w:w="820" w:type="pct"/>
                <w:gridSpan w:val="2"/>
                <w:noWrap/>
                <w:vAlign w:val="center"/>
              </w:tcPr>
            </w:tcPrChange>
          </w:tcPr>
          <w:p w14:paraId="78F0C054" w14:textId="77777777" w:rsidR="00F71C70" w:rsidRPr="00F71C70" w:rsidRDefault="00F71C70" w:rsidP="00F71C70">
            <w:pPr>
              <w:spacing w:after="200" w:line="276" w:lineRule="auto"/>
              <w:ind w:left="14"/>
              <w:jc w:val="center"/>
              <w:rPr>
                <w:ins w:id="756" w:author="Manuel Raul Livano Luna" w:date="2023-07-05T18:43:00Z"/>
                <w:rFonts w:ascii="Calibri" w:hAnsi="Calibri" w:cs="Calibri"/>
                <w:i/>
                <w:iCs/>
                <w:sz w:val="22"/>
                <w:szCs w:val="22"/>
                <w:lang w:eastAsia="it-IT"/>
                <w:rPrChange w:id="757" w:author="Manuel Raul Livano Luna" w:date="2023-07-05T18:44:00Z">
                  <w:rPr>
                    <w:ins w:id="758" w:author="Manuel Raul Livano Luna" w:date="2023-07-05T18:43:00Z"/>
                    <w:rFonts w:ascii="Calibri" w:hAnsi="Calibri" w:cs="Calibri"/>
                    <w:sz w:val="22"/>
                    <w:szCs w:val="22"/>
                    <w:lang w:eastAsia="it-IT"/>
                  </w:rPr>
                </w:rPrChange>
              </w:rPr>
            </w:pPr>
            <w:ins w:id="759" w:author="Manuel Raul Livano Luna" w:date="2023-07-05T18:43:00Z">
              <w:r w:rsidRPr="00F71C70">
                <w:rPr>
                  <w:rFonts w:ascii="Calibri" w:hAnsi="Calibri" w:cs="Calibri"/>
                  <w:i/>
                  <w:iCs/>
                  <w:sz w:val="22"/>
                  <w:szCs w:val="22"/>
                  <w:lang w:eastAsia="it-IT"/>
                  <w:rPrChange w:id="760" w:author="Manuel Raul Livano Luna" w:date="2023-07-05T18:44:00Z">
                    <w:rPr>
                      <w:rFonts w:ascii="Calibri" w:hAnsi="Calibri" w:cs="Calibri"/>
                      <w:sz w:val="22"/>
                      <w:szCs w:val="22"/>
                      <w:lang w:eastAsia="it-IT"/>
                    </w:rPr>
                  </w:rPrChange>
                </w:rPr>
                <w:t>Batería</w:t>
              </w:r>
            </w:ins>
          </w:p>
        </w:tc>
        <w:tc>
          <w:tcPr>
            <w:tcW w:w="3973" w:type="pct"/>
            <w:noWrap/>
            <w:vAlign w:val="center"/>
            <w:tcPrChange w:id="761" w:author="Manuel Raul Livano Luna" w:date="2023-07-05T18:45:00Z">
              <w:tcPr>
                <w:tcW w:w="4180" w:type="pct"/>
                <w:noWrap/>
                <w:vAlign w:val="center"/>
              </w:tcPr>
            </w:tcPrChange>
          </w:tcPr>
          <w:p w14:paraId="470F3D8B" w14:textId="77777777" w:rsidR="00F71C70" w:rsidRPr="00F71C70" w:rsidRDefault="00F71C70" w:rsidP="00F71C70">
            <w:pPr>
              <w:numPr>
                <w:ilvl w:val="0"/>
                <w:numId w:val="23"/>
              </w:numPr>
              <w:spacing w:after="200" w:line="276" w:lineRule="auto"/>
              <w:contextualSpacing/>
              <w:jc w:val="both"/>
              <w:rPr>
                <w:ins w:id="762" w:author="Manuel Raul Livano Luna" w:date="2023-07-05T18:43:00Z"/>
                <w:rFonts w:ascii="Calibri" w:hAnsi="Calibri" w:cs="Calibri"/>
                <w:i/>
                <w:iCs/>
                <w:sz w:val="22"/>
                <w:szCs w:val="22"/>
                <w:lang w:eastAsia="it-IT"/>
                <w:rPrChange w:id="763" w:author="Manuel Raul Livano Luna" w:date="2023-07-05T18:44:00Z">
                  <w:rPr>
                    <w:ins w:id="764" w:author="Manuel Raul Livano Luna" w:date="2023-07-05T18:43:00Z"/>
                    <w:rFonts w:ascii="Calibri" w:hAnsi="Calibri" w:cs="Calibri"/>
                    <w:sz w:val="22"/>
                    <w:szCs w:val="22"/>
                    <w:lang w:eastAsia="it-IT"/>
                  </w:rPr>
                </w:rPrChange>
              </w:rPr>
            </w:pPr>
            <w:ins w:id="765" w:author="Manuel Raul Livano Luna" w:date="2023-07-05T18:43:00Z">
              <w:r w:rsidRPr="00F71C70">
                <w:rPr>
                  <w:rFonts w:ascii="Calibri" w:hAnsi="Calibri" w:cs="Calibri"/>
                  <w:i/>
                  <w:iCs/>
                  <w:sz w:val="22"/>
                  <w:szCs w:val="22"/>
                  <w:lang w:eastAsia="it-IT"/>
                  <w:rPrChange w:id="766" w:author="Manuel Raul Livano Luna" w:date="2023-07-05T18:44:00Z">
                    <w:rPr>
                      <w:rFonts w:ascii="Calibri" w:hAnsi="Calibri" w:cs="Calibri"/>
                      <w:sz w:val="22"/>
                      <w:szCs w:val="22"/>
                      <w:lang w:eastAsia="it-IT"/>
                    </w:rPr>
                  </w:rPrChange>
                </w:rPr>
                <w:t>Polímero 2 Celdas (5000 mAh) duración 8 horas.</w:t>
              </w:r>
            </w:ins>
          </w:p>
        </w:tc>
      </w:tr>
      <w:tr w:rsidR="00F71C70" w:rsidRPr="00F71C70" w14:paraId="13B77B29" w14:textId="77777777" w:rsidTr="00F71C70">
        <w:tblPrEx>
          <w:tblPrExChange w:id="767" w:author="Manuel Raul Livano Luna" w:date="2023-07-05T18:45:00Z">
            <w:tblPrEx>
              <w:tblW w:w="4642" w:type="pct"/>
            </w:tblPrEx>
          </w:tblPrExChange>
        </w:tblPrEx>
        <w:trPr>
          <w:gridAfter w:val="1"/>
          <w:wAfter w:w="5" w:type="pct"/>
          <w:trHeight w:val="110"/>
          <w:ins w:id="768" w:author="Manuel Raul Livano Luna" w:date="2023-07-05T18:43:00Z"/>
          <w:trPrChange w:id="769" w:author="Manuel Raul Livano Luna" w:date="2023-07-05T18:45:00Z">
            <w:trPr>
              <w:gridAfter w:val="1"/>
              <w:trHeight w:val="110"/>
            </w:trPr>
          </w:trPrChange>
        </w:trPr>
        <w:tc>
          <w:tcPr>
            <w:tcW w:w="1022" w:type="pct"/>
            <w:noWrap/>
            <w:vAlign w:val="center"/>
            <w:tcPrChange w:id="770" w:author="Manuel Raul Livano Luna" w:date="2023-07-05T18:45:00Z">
              <w:tcPr>
                <w:tcW w:w="820" w:type="pct"/>
                <w:gridSpan w:val="2"/>
                <w:noWrap/>
                <w:vAlign w:val="center"/>
              </w:tcPr>
            </w:tcPrChange>
          </w:tcPr>
          <w:p w14:paraId="02C55FF4" w14:textId="77777777" w:rsidR="00F71C70" w:rsidRPr="00F71C70" w:rsidRDefault="00F71C70" w:rsidP="00F71C70">
            <w:pPr>
              <w:spacing w:after="200" w:line="276" w:lineRule="auto"/>
              <w:ind w:left="14"/>
              <w:jc w:val="center"/>
              <w:rPr>
                <w:ins w:id="771" w:author="Manuel Raul Livano Luna" w:date="2023-07-05T18:43:00Z"/>
                <w:rFonts w:ascii="Calibri" w:hAnsi="Calibri" w:cs="Calibri"/>
                <w:i/>
                <w:iCs/>
                <w:sz w:val="22"/>
                <w:szCs w:val="22"/>
                <w:lang w:eastAsia="it-IT"/>
                <w:rPrChange w:id="772" w:author="Manuel Raul Livano Luna" w:date="2023-07-05T18:44:00Z">
                  <w:rPr>
                    <w:ins w:id="773" w:author="Manuel Raul Livano Luna" w:date="2023-07-05T18:43:00Z"/>
                    <w:rFonts w:ascii="Calibri" w:hAnsi="Calibri" w:cs="Calibri"/>
                    <w:sz w:val="22"/>
                    <w:szCs w:val="22"/>
                    <w:lang w:eastAsia="it-IT"/>
                  </w:rPr>
                </w:rPrChange>
              </w:rPr>
            </w:pPr>
            <w:ins w:id="774" w:author="Manuel Raul Livano Luna" w:date="2023-07-05T18:43:00Z">
              <w:r w:rsidRPr="00F71C70">
                <w:rPr>
                  <w:rFonts w:ascii="Calibri" w:hAnsi="Calibri" w:cs="Calibri"/>
                  <w:i/>
                  <w:iCs/>
                  <w:sz w:val="22"/>
                  <w:szCs w:val="22"/>
                  <w:lang w:eastAsia="it-IT"/>
                  <w:rPrChange w:id="775" w:author="Manuel Raul Livano Luna" w:date="2023-07-05T18:44:00Z">
                    <w:rPr>
                      <w:rFonts w:ascii="Calibri" w:hAnsi="Calibri" w:cs="Calibri"/>
                      <w:sz w:val="22"/>
                      <w:szCs w:val="22"/>
                      <w:lang w:eastAsia="it-IT"/>
                    </w:rPr>
                  </w:rPrChange>
                </w:rPr>
                <w:t>Sonido</w:t>
              </w:r>
            </w:ins>
          </w:p>
        </w:tc>
        <w:tc>
          <w:tcPr>
            <w:tcW w:w="3973" w:type="pct"/>
            <w:noWrap/>
            <w:vAlign w:val="center"/>
            <w:tcPrChange w:id="776" w:author="Manuel Raul Livano Luna" w:date="2023-07-05T18:45:00Z">
              <w:tcPr>
                <w:tcW w:w="4180" w:type="pct"/>
                <w:noWrap/>
                <w:vAlign w:val="center"/>
              </w:tcPr>
            </w:tcPrChange>
          </w:tcPr>
          <w:p w14:paraId="68FED2F4" w14:textId="77777777" w:rsidR="00F71C70" w:rsidRPr="00F71C70" w:rsidRDefault="00F71C70" w:rsidP="00F71C70">
            <w:pPr>
              <w:numPr>
                <w:ilvl w:val="0"/>
                <w:numId w:val="23"/>
              </w:numPr>
              <w:spacing w:after="200" w:line="276" w:lineRule="auto"/>
              <w:contextualSpacing/>
              <w:jc w:val="both"/>
              <w:rPr>
                <w:ins w:id="777" w:author="Manuel Raul Livano Luna" w:date="2023-07-05T18:43:00Z"/>
                <w:rFonts w:ascii="Calibri" w:hAnsi="Calibri" w:cs="Calibri"/>
                <w:i/>
                <w:iCs/>
                <w:sz w:val="22"/>
                <w:szCs w:val="22"/>
                <w:lang w:eastAsia="it-IT"/>
                <w:rPrChange w:id="778" w:author="Manuel Raul Livano Luna" w:date="2023-07-05T18:44:00Z">
                  <w:rPr>
                    <w:ins w:id="779" w:author="Manuel Raul Livano Luna" w:date="2023-07-05T18:43:00Z"/>
                    <w:rFonts w:ascii="Calibri" w:hAnsi="Calibri" w:cs="Calibri"/>
                    <w:sz w:val="22"/>
                    <w:szCs w:val="22"/>
                    <w:lang w:eastAsia="it-IT"/>
                  </w:rPr>
                </w:rPrChange>
              </w:rPr>
            </w:pPr>
            <w:ins w:id="780" w:author="Manuel Raul Livano Luna" w:date="2023-07-05T18:43:00Z">
              <w:r w:rsidRPr="00F71C70">
                <w:rPr>
                  <w:rFonts w:ascii="Calibri" w:hAnsi="Calibri" w:cs="Calibri"/>
                  <w:i/>
                  <w:iCs/>
                  <w:sz w:val="22"/>
                  <w:szCs w:val="22"/>
                  <w:lang w:eastAsia="it-IT"/>
                  <w:rPrChange w:id="781" w:author="Manuel Raul Livano Luna" w:date="2023-07-05T18:44:00Z">
                    <w:rPr>
                      <w:rFonts w:ascii="Calibri" w:hAnsi="Calibri" w:cs="Calibri"/>
                      <w:sz w:val="22"/>
                      <w:szCs w:val="22"/>
                      <w:lang w:eastAsia="it-IT"/>
                    </w:rPr>
                  </w:rPrChange>
                </w:rPr>
                <w:t xml:space="preserve">Integrado, Altavoz incorporado y micrófono. </w:t>
              </w:r>
            </w:ins>
          </w:p>
          <w:p w14:paraId="12EFC724" w14:textId="77777777" w:rsidR="00F71C70" w:rsidRPr="00F71C70" w:rsidRDefault="00F71C70" w:rsidP="00F71C70">
            <w:pPr>
              <w:numPr>
                <w:ilvl w:val="0"/>
                <w:numId w:val="23"/>
              </w:numPr>
              <w:spacing w:after="200" w:line="276" w:lineRule="auto"/>
              <w:contextualSpacing/>
              <w:jc w:val="both"/>
              <w:rPr>
                <w:ins w:id="782" w:author="Manuel Raul Livano Luna" w:date="2023-07-05T18:43:00Z"/>
                <w:rFonts w:ascii="Calibri" w:hAnsi="Calibri" w:cs="Calibri"/>
                <w:i/>
                <w:iCs/>
                <w:sz w:val="22"/>
                <w:szCs w:val="22"/>
                <w:lang w:eastAsia="it-IT"/>
                <w:rPrChange w:id="783" w:author="Manuel Raul Livano Luna" w:date="2023-07-05T18:44:00Z">
                  <w:rPr>
                    <w:ins w:id="784" w:author="Manuel Raul Livano Luna" w:date="2023-07-05T18:43:00Z"/>
                    <w:rFonts w:ascii="Calibri" w:hAnsi="Calibri" w:cs="Calibri"/>
                    <w:sz w:val="22"/>
                    <w:szCs w:val="22"/>
                    <w:lang w:eastAsia="it-IT"/>
                  </w:rPr>
                </w:rPrChange>
              </w:rPr>
            </w:pPr>
            <w:ins w:id="785" w:author="Manuel Raul Livano Luna" w:date="2023-07-05T18:43:00Z">
              <w:r w:rsidRPr="00F71C70">
                <w:rPr>
                  <w:rFonts w:ascii="Calibri" w:hAnsi="Calibri" w:cs="Calibri"/>
                  <w:i/>
                  <w:iCs/>
                  <w:sz w:val="22"/>
                  <w:szCs w:val="22"/>
                  <w:lang w:eastAsia="it-IT"/>
                  <w:rPrChange w:id="786" w:author="Manuel Raul Livano Luna" w:date="2023-07-05T18:44:00Z">
                    <w:rPr>
                      <w:rFonts w:ascii="Calibri" w:hAnsi="Calibri" w:cs="Calibri"/>
                      <w:sz w:val="22"/>
                      <w:szCs w:val="22"/>
                      <w:lang w:eastAsia="it-IT"/>
                    </w:rPr>
                  </w:rPrChange>
                </w:rPr>
                <w:t>Conector para salida externa de audio y entrada de micrófono.</w:t>
              </w:r>
            </w:ins>
          </w:p>
        </w:tc>
      </w:tr>
      <w:tr w:rsidR="00F71C70" w:rsidRPr="00F71C70" w14:paraId="4379CD3F" w14:textId="77777777" w:rsidTr="00F71C70">
        <w:tblPrEx>
          <w:tblPrExChange w:id="787" w:author="Manuel Raul Livano Luna" w:date="2023-07-05T18:45:00Z">
            <w:tblPrEx>
              <w:tblW w:w="4642" w:type="pct"/>
            </w:tblPrEx>
          </w:tblPrExChange>
        </w:tblPrEx>
        <w:trPr>
          <w:gridAfter w:val="1"/>
          <w:wAfter w:w="5" w:type="pct"/>
          <w:trHeight w:val="110"/>
          <w:ins w:id="788" w:author="Manuel Raul Livano Luna" w:date="2023-07-05T18:43:00Z"/>
          <w:trPrChange w:id="789" w:author="Manuel Raul Livano Luna" w:date="2023-07-05T18:45:00Z">
            <w:trPr>
              <w:gridAfter w:val="1"/>
              <w:trHeight w:val="110"/>
            </w:trPr>
          </w:trPrChange>
        </w:trPr>
        <w:tc>
          <w:tcPr>
            <w:tcW w:w="1022" w:type="pct"/>
            <w:noWrap/>
            <w:vAlign w:val="center"/>
            <w:tcPrChange w:id="790" w:author="Manuel Raul Livano Luna" w:date="2023-07-05T18:45:00Z">
              <w:tcPr>
                <w:tcW w:w="820" w:type="pct"/>
                <w:gridSpan w:val="2"/>
                <w:noWrap/>
                <w:vAlign w:val="center"/>
              </w:tcPr>
            </w:tcPrChange>
          </w:tcPr>
          <w:p w14:paraId="00FC8786" w14:textId="77777777" w:rsidR="00F71C70" w:rsidRPr="00F71C70" w:rsidRDefault="00F71C70" w:rsidP="00F71C70">
            <w:pPr>
              <w:spacing w:after="200" w:line="276" w:lineRule="auto"/>
              <w:ind w:left="14"/>
              <w:jc w:val="center"/>
              <w:rPr>
                <w:ins w:id="791" w:author="Manuel Raul Livano Luna" w:date="2023-07-05T18:43:00Z"/>
                <w:rFonts w:ascii="Calibri" w:hAnsi="Calibri" w:cs="Calibri"/>
                <w:i/>
                <w:iCs/>
                <w:sz w:val="22"/>
                <w:szCs w:val="22"/>
                <w:lang w:eastAsia="it-IT"/>
                <w:rPrChange w:id="792" w:author="Manuel Raul Livano Luna" w:date="2023-07-05T18:44:00Z">
                  <w:rPr>
                    <w:ins w:id="793" w:author="Manuel Raul Livano Luna" w:date="2023-07-05T18:43:00Z"/>
                    <w:rFonts w:ascii="Calibri" w:hAnsi="Calibri" w:cs="Calibri"/>
                    <w:sz w:val="22"/>
                    <w:szCs w:val="22"/>
                    <w:lang w:eastAsia="it-IT"/>
                  </w:rPr>
                </w:rPrChange>
              </w:rPr>
            </w:pPr>
            <w:ins w:id="794" w:author="Manuel Raul Livano Luna" w:date="2023-07-05T18:43:00Z">
              <w:r w:rsidRPr="00F71C70">
                <w:rPr>
                  <w:rFonts w:ascii="Calibri" w:hAnsi="Calibri" w:cs="Calibri"/>
                  <w:i/>
                  <w:iCs/>
                  <w:sz w:val="22"/>
                  <w:szCs w:val="22"/>
                  <w:lang w:eastAsia="it-IT"/>
                  <w:rPrChange w:id="795" w:author="Manuel Raul Livano Luna" w:date="2023-07-05T18:44:00Z">
                    <w:rPr>
                      <w:rFonts w:ascii="Calibri" w:hAnsi="Calibri" w:cs="Calibri"/>
                      <w:sz w:val="22"/>
                      <w:szCs w:val="22"/>
                      <w:lang w:eastAsia="it-IT"/>
                    </w:rPr>
                  </w:rPrChange>
                </w:rPr>
                <w:t>Parlantes integrados</w:t>
              </w:r>
            </w:ins>
          </w:p>
        </w:tc>
        <w:tc>
          <w:tcPr>
            <w:tcW w:w="3973" w:type="pct"/>
            <w:noWrap/>
            <w:vAlign w:val="center"/>
            <w:tcPrChange w:id="796" w:author="Manuel Raul Livano Luna" w:date="2023-07-05T18:45:00Z">
              <w:tcPr>
                <w:tcW w:w="4180" w:type="pct"/>
                <w:noWrap/>
                <w:vAlign w:val="center"/>
              </w:tcPr>
            </w:tcPrChange>
          </w:tcPr>
          <w:p w14:paraId="72E7D8EC" w14:textId="77777777" w:rsidR="00F71C70" w:rsidRPr="00F71C70" w:rsidRDefault="00F71C70" w:rsidP="00F71C70">
            <w:pPr>
              <w:numPr>
                <w:ilvl w:val="0"/>
                <w:numId w:val="24"/>
              </w:numPr>
              <w:spacing w:after="200" w:line="276" w:lineRule="auto"/>
              <w:contextualSpacing/>
              <w:jc w:val="both"/>
              <w:rPr>
                <w:ins w:id="797" w:author="Manuel Raul Livano Luna" w:date="2023-07-05T18:43:00Z"/>
                <w:rFonts w:ascii="Calibri" w:hAnsi="Calibri" w:cs="Calibri"/>
                <w:i/>
                <w:iCs/>
                <w:sz w:val="22"/>
                <w:szCs w:val="22"/>
                <w:lang w:eastAsia="it-IT"/>
                <w:rPrChange w:id="798" w:author="Manuel Raul Livano Luna" w:date="2023-07-05T18:44:00Z">
                  <w:rPr>
                    <w:ins w:id="799" w:author="Manuel Raul Livano Luna" w:date="2023-07-05T18:43:00Z"/>
                    <w:rFonts w:ascii="Calibri" w:hAnsi="Calibri" w:cs="Calibri"/>
                    <w:sz w:val="22"/>
                    <w:szCs w:val="22"/>
                    <w:lang w:eastAsia="it-IT"/>
                  </w:rPr>
                </w:rPrChange>
              </w:rPr>
            </w:pPr>
            <w:ins w:id="800" w:author="Manuel Raul Livano Luna" w:date="2023-07-05T18:43:00Z">
              <w:r w:rsidRPr="00F71C70">
                <w:rPr>
                  <w:rFonts w:ascii="Calibri" w:hAnsi="Calibri" w:cs="Calibri"/>
                  <w:i/>
                  <w:iCs/>
                  <w:sz w:val="22"/>
                  <w:szCs w:val="22"/>
                  <w:lang w:eastAsia="it-IT"/>
                  <w:rPrChange w:id="801" w:author="Manuel Raul Livano Luna" w:date="2023-07-05T18:44:00Z">
                    <w:rPr>
                      <w:rFonts w:ascii="Calibri" w:hAnsi="Calibri" w:cs="Calibri"/>
                      <w:sz w:val="22"/>
                      <w:szCs w:val="22"/>
                      <w:lang w:eastAsia="it-IT"/>
                    </w:rPr>
                  </w:rPrChange>
                </w:rPr>
                <w:t xml:space="preserve">2 x 1w  </w:t>
              </w:r>
            </w:ins>
          </w:p>
        </w:tc>
      </w:tr>
      <w:tr w:rsidR="00F71C70" w:rsidRPr="00F71C70" w14:paraId="318FAED2" w14:textId="77777777" w:rsidTr="00F71C70">
        <w:tblPrEx>
          <w:tblPrExChange w:id="802" w:author="Manuel Raul Livano Luna" w:date="2023-07-05T18:45:00Z">
            <w:tblPrEx>
              <w:tblW w:w="4642" w:type="pct"/>
            </w:tblPrEx>
          </w:tblPrExChange>
        </w:tblPrEx>
        <w:trPr>
          <w:gridAfter w:val="1"/>
          <w:wAfter w:w="5" w:type="pct"/>
          <w:trHeight w:val="110"/>
          <w:ins w:id="803" w:author="Manuel Raul Livano Luna" w:date="2023-07-05T18:43:00Z"/>
          <w:trPrChange w:id="804" w:author="Manuel Raul Livano Luna" w:date="2023-07-05T18:45:00Z">
            <w:trPr>
              <w:gridAfter w:val="1"/>
              <w:trHeight w:val="110"/>
            </w:trPr>
          </w:trPrChange>
        </w:trPr>
        <w:tc>
          <w:tcPr>
            <w:tcW w:w="1022" w:type="pct"/>
            <w:noWrap/>
            <w:vAlign w:val="center"/>
            <w:tcPrChange w:id="805" w:author="Manuel Raul Livano Luna" w:date="2023-07-05T18:45:00Z">
              <w:tcPr>
                <w:tcW w:w="820" w:type="pct"/>
                <w:gridSpan w:val="2"/>
                <w:noWrap/>
                <w:vAlign w:val="center"/>
              </w:tcPr>
            </w:tcPrChange>
          </w:tcPr>
          <w:p w14:paraId="32C3C47A" w14:textId="77777777" w:rsidR="00F71C70" w:rsidRPr="00F71C70" w:rsidRDefault="00F71C70" w:rsidP="00F71C70">
            <w:pPr>
              <w:spacing w:after="200" w:line="276" w:lineRule="auto"/>
              <w:ind w:left="14"/>
              <w:jc w:val="center"/>
              <w:rPr>
                <w:ins w:id="806" w:author="Manuel Raul Livano Luna" w:date="2023-07-05T18:43:00Z"/>
                <w:rFonts w:ascii="Calibri" w:hAnsi="Calibri" w:cs="Calibri"/>
                <w:i/>
                <w:iCs/>
                <w:sz w:val="22"/>
                <w:szCs w:val="22"/>
                <w:lang w:eastAsia="it-IT"/>
                <w:rPrChange w:id="807" w:author="Manuel Raul Livano Luna" w:date="2023-07-05T18:44:00Z">
                  <w:rPr>
                    <w:ins w:id="808" w:author="Manuel Raul Livano Luna" w:date="2023-07-05T18:43:00Z"/>
                    <w:rFonts w:ascii="Calibri" w:hAnsi="Calibri" w:cs="Calibri"/>
                    <w:sz w:val="22"/>
                    <w:szCs w:val="22"/>
                    <w:lang w:eastAsia="it-IT"/>
                  </w:rPr>
                </w:rPrChange>
              </w:rPr>
            </w:pPr>
            <w:ins w:id="809" w:author="Manuel Raul Livano Luna" w:date="2023-07-05T18:43:00Z">
              <w:r w:rsidRPr="00F71C70">
                <w:rPr>
                  <w:rFonts w:ascii="Calibri" w:hAnsi="Calibri" w:cs="Calibri"/>
                  <w:i/>
                  <w:iCs/>
                  <w:sz w:val="22"/>
                  <w:szCs w:val="22"/>
                  <w:lang w:eastAsia="it-IT"/>
                  <w:rPrChange w:id="810" w:author="Manuel Raul Livano Luna" w:date="2023-07-05T18:44:00Z">
                    <w:rPr>
                      <w:rFonts w:ascii="Calibri" w:hAnsi="Calibri" w:cs="Calibri"/>
                      <w:sz w:val="22"/>
                      <w:szCs w:val="22"/>
                      <w:lang w:eastAsia="it-IT"/>
                    </w:rPr>
                  </w:rPrChange>
                </w:rPr>
                <w:t>Cámara</w:t>
              </w:r>
            </w:ins>
          </w:p>
        </w:tc>
        <w:tc>
          <w:tcPr>
            <w:tcW w:w="3973" w:type="pct"/>
            <w:noWrap/>
            <w:vAlign w:val="center"/>
            <w:tcPrChange w:id="811" w:author="Manuel Raul Livano Luna" w:date="2023-07-05T18:45:00Z">
              <w:tcPr>
                <w:tcW w:w="4180" w:type="pct"/>
                <w:noWrap/>
                <w:vAlign w:val="center"/>
              </w:tcPr>
            </w:tcPrChange>
          </w:tcPr>
          <w:p w14:paraId="1B5546F4" w14:textId="77777777" w:rsidR="00F71C70" w:rsidRPr="00F71C70" w:rsidRDefault="00F71C70" w:rsidP="00F71C70">
            <w:pPr>
              <w:numPr>
                <w:ilvl w:val="0"/>
                <w:numId w:val="24"/>
              </w:numPr>
              <w:spacing w:after="200" w:line="276" w:lineRule="auto"/>
              <w:contextualSpacing/>
              <w:jc w:val="both"/>
              <w:rPr>
                <w:ins w:id="812" w:author="Manuel Raul Livano Luna" w:date="2023-07-05T18:43:00Z"/>
                <w:rFonts w:ascii="Calibri" w:hAnsi="Calibri" w:cs="Calibri"/>
                <w:i/>
                <w:iCs/>
                <w:sz w:val="22"/>
                <w:szCs w:val="22"/>
                <w:lang w:eastAsia="it-IT"/>
                <w:rPrChange w:id="813" w:author="Manuel Raul Livano Luna" w:date="2023-07-05T18:44:00Z">
                  <w:rPr>
                    <w:ins w:id="814" w:author="Manuel Raul Livano Luna" w:date="2023-07-05T18:43:00Z"/>
                    <w:rFonts w:ascii="Calibri" w:hAnsi="Calibri" w:cs="Calibri"/>
                    <w:sz w:val="22"/>
                    <w:szCs w:val="22"/>
                    <w:lang w:eastAsia="it-IT"/>
                  </w:rPr>
                </w:rPrChange>
              </w:rPr>
            </w:pPr>
            <w:ins w:id="815" w:author="Manuel Raul Livano Luna" w:date="2023-07-05T18:43:00Z">
              <w:r w:rsidRPr="00F71C70">
                <w:rPr>
                  <w:rFonts w:ascii="Calibri" w:hAnsi="Calibri" w:cs="Calibri"/>
                  <w:i/>
                  <w:iCs/>
                  <w:sz w:val="22"/>
                  <w:szCs w:val="22"/>
                  <w:lang w:eastAsia="it-IT"/>
                  <w:rPrChange w:id="816" w:author="Manuel Raul Livano Luna" w:date="2023-07-05T18:44:00Z">
                    <w:rPr>
                      <w:rFonts w:ascii="Calibri" w:hAnsi="Calibri" w:cs="Calibri"/>
                      <w:sz w:val="22"/>
                      <w:szCs w:val="22"/>
                      <w:lang w:eastAsia="it-IT"/>
                    </w:rPr>
                  </w:rPrChange>
                </w:rPr>
                <w:t>1 MP</w:t>
              </w:r>
            </w:ins>
          </w:p>
        </w:tc>
      </w:tr>
      <w:tr w:rsidR="00F71C70" w:rsidRPr="00F71C70" w14:paraId="36BF5D57" w14:textId="77777777" w:rsidTr="00F71C70">
        <w:tblPrEx>
          <w:tblPrExChange w:id="817" w:author="Manuel Raul Livano Luna" w:date="2023-07-05T18:45:00Z">
            <w:tblPrEx>
              <w:tblW w:w="4642" w:type="pct"/>
            </w:tblPrEx>
          </w:tblPrExChange>
        </w:tblPrEx>
        <w:trPr>
          <w:gridAfter w:val="1"/>
          <w:wAfter w:w="5" w:type="pct"/>
          <w:trHeight w:val="110"/>
          <w:ins w:id="818" w:author="Manuel Raul Livano Luna" w:date="2023-07-05T18:43:00Z"/>
          <w:trPrChange w:id="819" w:author="Manuel Raul Livano Luna" w:date="2023-07-05T18:45:00Z">
            <w:trPr>
              <w:gridAfter w:val="1"/>
              <w:trHeight w:val="110"/>
            </w:trPr>
          </w:trPrChange>
        </w:trPr>
        <w:tc>
          <w:tcPr>
            <w:tcW w:w="1022" w:type="pct"/>
            <w:noWrap/>
            <w:vAlign w:val="center"/>
            <w:tcPrChange w:id="820" w:author="Manuel Raul Livano Luna" w:date="2023-07-05T18:45:00Z">
              <w:tcPr>
                <w:tcW w:w="820" w:type="pct"/>
                <w:gridSpan w:val="2"/>
                <w:noWrap/>
                <w:vAlign w:val="center"/>
              </w:tcPr>
            </w:tcPrChange>
          </w:tcPr>
          <w:p w14:paraId="70328042" w14:textId="77777777" w:rsidR="00F71C70" w:rsidRPr="00F71C70" w:rsidRDefault="00F71C70" w:rsidP="00F71C70">
            <w:pPr>
              <w:spacing w:after="200" w:line="276" w:lineRule="auto"/>
              <w:ind w:left="14"/>
              <w:jc w:val="center"/>
              <w:rPr>
                <w:ins w:id="821" w:author="Manuel Raul Livano Luna" w:date="2023-07-05T18:43:00Z"/>
                <w:rFonts w:ascii="Calibri" w:hAnsi="Calibri" w:cs="Calibri"/>
                <w:i/>
                <w:iCs/>
                <w:sz w:val="22"/>
                <w:szCs w:val="22"/>
                <w:lang w:eastAsia="it-IT"/>
                <w:rPrChange w:id="822" w:author="Manuel Raul Livano Luna" w:date="2023-07-05T18:44:00Z">
                  <w:rPr>
                    <w:ins w:id="823" w:author="Manuel Raul Livano Luna" w:date="2023-07-05T18:43:00Z"/>
                    <w:rFonts w:ascii="Calibri" w:hAnsi="Calibri" w:cs="Calibri"/>
                    <w:sz w:val="22"/>
                    <w:szCs w:val="22"/>
                    <w:lang w:eastAsia="it-IT"/>
                  </w:rPr>
                </w:rPrChange>
              </w:rPr>
            </w:pPr>
            <w:ins w:id="824" w:author="Manuel Raul Livano Luna" w:date="2023-07-05T18:43:00Z">
              <w:r w:rsidRPr="00F71C70">
                <w:rPr>
                  <w:rFonts w:ascii="Calibri" w:hAnsi="Calibri" w:cs="Calibri"/>
                  <w:i/>
                  <w:iCs/>
                  <w:sz w:val="22"/>
                  <w:szCs w:val="22"/>
                  <w:lang w:eastAsia="it-IT"/>
                  <w:rPrChange w:id="825" w:author="Manuel Raul Livano Luna" w:date="2023-07-05T18:44:00Z">
                    <w:rPr>
                      <w:rFonts w:ascii="Calibri" w:hAnsi="Calibri" w:cs="Calibri"/>
                      <w:sz w:val="22"/>
                      <w:szCs w:val="22"/>
                      <w:lang w:eastAsia="it-IT"/>
                    </w:rPr>
                  </w:rPrChange>
                </w:rPr>
                <w:lastRenderedPageBreak/>
                <w:t>Adaptador Energía</w:t>
              </w:r>
            </w:ins>
          </w:p>
        </w:tc>
        <w:tc>
          <w:tcPr>
            <w:tcW w:w="3973" w:type="pct"/>
            <w:noWrap/>
            <w:vAlign w:val="center"/>
            <w:tcPrChange w:id="826" w:author="Manuel Raul Livano Luna" w:date="2023-07-05T18:45:00Z">
              <w:tcPr>
                <w:tcW w:w="4180" w:type="pct"/>
                <w:noWrap/>
                <w:vAlign w:val="center"/>
              </w:tcPr>
            </w:tcPrChange>
          </w:tcPr>
          <w:p w14:paraId="5C6F593D" w14:textId="77777777" w:rsidR="00F71C70" w:rsidRPr="00F71C70" w:rsidRDefault="00F71C70" w:rsidP="00F71C70">
            <w:pPr>
              <w:numPr>
                <w:ilvl w:val="0"/>
                <w:numId w:val="24"/>
              </w:numPr>
              <w:spacing w:after="200" w:line="276" w:lineRule="auto"/>
              <w:contextualSpacing/>
              <w:jc w:val="both"/>
              <w:rPr>
                <w:ins w:id="827" w:author="Manuel Raul Livano Luna" w:date="2023-07-05T18:43:00Z"/>
                <w:rFonts w:ascii="Calibri" w:hAnsi="Calibri" w:cs="Calibri"/>
                <w:i/>
                <w:iCs/>
                <w:sz w:val="22"/>
                <w:szCs w:val="22"/>
                <w:lang w:eastAsia="it-IT"/>
                <w:rPrChange w:id="828" w:author="Manuel Raul Livano Luna" w:date="2023-07-05T18:44:00Z">
                  <w:rPr>
                    <w:ins w:id="829" w:author="Manuel Raul Livano Luna" w:date="2023-07-05T18:43:00Z"/>
                    <w:rFonts w:ascii="Calibri" w:hAnsi="Calibri" w:cs="Calibri"/>
                    <w:sz w:val="22"/>
                    <w:szCs w:val="22"/>
                    <w:lang w:eastAsia="it-IT"/>
                  </w:rPr>
                </w:rPrChange>
              </w:rPr>
            </w:pPr>
            <w:ins w:id="830" w:author="Manuel Raul Livano Luna" w:date="2023-07-05T18:43:00Z">
              <w:r w:rsidRPr="00F71C70">
                <w:rPr>
                  <w:rFonts w:ascii="Calibri" w:hAnsi="Calibri" w:cs="Calibri"/>
                  <w:i/>
                  <w:iCs/>
                  <w:sz w:val="22"/>
                  <w:szCs w:val="22"/>
                  <w:lang w:eastAsia="it-IT"/>
                  <w:rPrChange w:id="831" w:author="Manuel Raul Livano Luna" w:date="2023-07-05T18:44:00Z">
                    <w:rPr>
                      <w:rFonts w:ascii="Calibri" w:hAnsi="Calibri" w:cs="Calibri"/>
                      <w:sz w:val="22"/>
                      <w:szCs w:val="22"/>
                      <w:lang w:eastAsia="it-IT"/>
                    </w:rPr>
                  </w:rPrChange>
                </w:rPr>
                <w:t xml:space="preserve">01 adaptador, </w:t>
              </w:r>
              <w:proofErr w:type="spellStart"/>
              <w:r w:rsidRPr="00F71C70">
                <w:rPr>
                  <w:rFonts w:ascii="Calibri" w:hAnsi="Calibri" w:cs="Calibri"/>
                  <w:i/>
                  <w:iCs/>
                  <w:sz w:val="22"/>
                  <w:szCs w:val="22"/>
                  <w:lang w:eastAsia="it-IT"/>
                  <w:rPrChange w:id="832" w:author="Manuel Raul Livano Luna" w:date="2023-07-05T18:44:00Z">
                    <w:rPr>
                      <w:rFonts w:ascii="Calibri" w:hAnsi="Calibri" w:cs="Calibri"/>
                      <w:sz w:val="22"/>
                      <w:szCs w:val="22"/>
                      <w:lang w:eastAsia="it-IT"/>
                    </w:rPr>
                  </w:rPrChange>
                </w:rPr>
                <w:t>Autoswitch</w:t>
              </w:r>
              <w:proofErr w:type="spellEnd"/>
              <w:r w:rsidRPr="00F71C70">
                <w:rPr>
                  <w:rFonts w:ascii="Calibri" w:hAnsi="Calibri" w:cs="Calibri"/>
                  <w:i/>
                  <w:iCs/>
                  <w:sz w:val="22"/>
                  <w:szCs w:val="22"/>
                  <w:lang w:eastAsia="it-IT"/>
                  <w:rPrChange w:id="833" w:author="Manuel Raul Livano Luna" w:date="2023-07-05T18:44:00Z">
                    <w:rPr>
                      <w:rFonts w:ascii="Calibri" w:hAnsi="Calibri" w:cs="Calibri"/>
                      <w:sz w:val="22"/>
                      <w:szCs w:val="22"/>
                      <w:lang w:eastAsia="it-IT"/>
                    </w:rPr>
                  </w:rPrChange>
                </w:rPr>
                <w:t xml:space="preserve"> 100/240V 50-60Hz</w:t>
              </w:r>
            </w:ins>
          </w:p>
        </w:tc>
      </w:tr>
      <w:tr w:rsidR="00F71C70" w:rsidRPr="00F71C70" w14:paraId="10E51696" w14:textId="77777777" w:rsidTr="00F71C70">
        <w:tblPrEx>
          <w:tblPrExChange w:id="834" w:author="Manuel Raul Livano Luna" w:date="2023-07-05T18:45:00Z">
            <w:tblPrEx>
              <w:tblW w:w="4642" w:type="pct"/>
            </w:tblPrEx>
          </w:tblPrExChange>
        </w:tblPrEx>
        <w:trPr>
          <w:gridAfter w:val="1"/>
          <w:wAfter w:w="5" w:type="pct"/>
          <w:trHeight w:val="110"/>
          <w:ins w:id="835" w:author="Manuel Raul Livano Luna" w:date="2023-07-05T18:43:00Z"/>
          <w:trPrChange w:id="836" w:author="Manuel Raul Livano Luna" w:date="2023-07-05T18:45:00Z">
            <w:trPr>
              <w:gridAfter w:val="1"/>
              <w:trHeight w:val="110"/>
            </w:trPr>
          </w:trPrChange>
        </w:trPr>
        <w:tc>
          <w:tcPr>
            <w:tcW w:w="1022" w:type="pct"/>
            <w:noWrap/>
            <w:vAlign w:val="center"/>
            <w:tcPrChange w:id="837" w:author="Manuel Raul Livano Luna" w:date="2023-07-05T18:45:00Z">
              <w:tcPr>
                <w:tcW w:w="820" w:type="pct"/>
                <w:gridSpan w:val="2"/>
                <w:noWrap/>
                <w:vAlign w:val="center"/>
              </w:tcPr>
            </w:tcPrChange>
          </w:tcPr>
          <w:p w14:paraId="666CA6D3" w14:textId="77777777" w:rsidR="00F71C70" w:rsidRPr="00F71C70" w:rsidRDefault="00F71C70" w:rsidP="00F71C70">
            <w:pPr>
              <w:spacing w:after="200" w:line="276" w:lineRule="auto"/>
              <w:ind w:left="14"/>
              <w:jc w:val="center"/>
              <w:rPr>
                <w:ins w:id="838" w:author="Manuel Raul Livano Luna" w:date="2023-07-05T18:43:00Z"/>
                <w:rFonts w:ascii="Calibri" w:hAnsi="Calibri" w:cs="Calibri"/>
                <w:i/>
                <w:iCs/>
                <w:sz w:val="22"/>
                <w:szCs w:val="22"/>
                <w:lang w:eastAsia="it-IT"/>
                <w:rPrChange w:id="839" w:author="Manuel Raul Livano Luna" w:date="2023-07-05T18:44:00Z">
                  <w:rPr>
                    <w:ins w:id="840" w:author="Manuel Raul Livano Luna" w:date="2023-07-05T18:43:00Z"/>
                    <w:rFonts w:ascii="Calibri" w:hAnsi="Calibri" w:cs="Calibri"/>
                    <w:sz w:val="22"/>
                    <w:szCs w:val="22"/>
                    <w:lang w:eastAsia="it-IT"/>
                  </w:rPr>
                </w:rPrChange>
              </w:rPr>
            </w:pPr>
            <w:ins w:id="841" w:author="Manuel Raul Livano Luna" w:date="2023-07-05T18:43:00Z">
              <w:r w:rsidRPr="00F71C70">
                <w:rPr>
                  <w:rFonts w:ascii="Calibri" w:hAnsi="Calibri" w:cs="Calibri"/>
                  <w:i/>
                  <w:iCs/>
                  <w:sz w:val="22"/>
                  <w:szCs w:val="22"/>
                  <w:lang w:eastAsia="it-IT"/>
                  <w:rPrChange w:id="842" w:author="Manuel Raul Livano Luna" w:date="2023-07-05T18:44:00Z">
                    <w:rPr>
                      <w:rFonts w:ascii="Calibri" w:hAnsi="Calibri" w:cs="Calibri"/>
                      <w:sz w:val="22"/>
                      <w:szCs w:val="22"/>
                      <w:lang w:eastAsia="it-IT"/>
                    </w:rPr>
                  </w:rPrChange>
                </w:rPr>
                <w:t>Seguridad</w:t>
              </w:r>
            </w:ins>
          </w:p>
        </w:tc>
        <w:tc>
          <w:tcPr>
            <w:tcW w:w="3973" w:type="pct"/>
            <w:noWrap/>
            <w:vAlign w:val="center"/>
            <w:tcPrChange w:id="843" w:author="Manuel Raul Livano Luna" w:date="2023-07-05T18:45:00Z">
              <w:tcPr>
                <w:tcW w:w="4180" w:type="pct"/>
                <w:noWrap/>
                <w:vAlign w:val="center"/>
              </w:tcPr>
            </w:tcPrChange>
          </w:tcPr>
          <w:p w14:paraId="7148CCC8" w14:textId="77777777" w:rsidR="00F71C70" w:rsidRPr="00F71C70" w:rsidRDefault="00F71C70" w:rsidP="00F71C70">
            <w:pPr>
              <w:numPr>
                <w:ilvl w:val="0"/>
                <w:numId w:val="24"/>
              </w:numPr>
              <w:spacing w:after="200" w:line="276" w:lineRule="auto"/>
              <w:contextualSpacing/>
              <w:jc w:val="both"/>
              <w:rPr>
                <w:ins w:id="844" w:author="Manuel Raul Livano Luna" w:date="2023-07-05T18:43:00Z"/>
                <w:rFonts w:ascii="Calibri" w:hAnsi="Calibri" w:cs="Calibri"/>
                <w:i/>
                <w:iCs/>
                <w:sz w:val="22"/>
                <w:szCs w:val="22"/>
                <w:lang w:eastAsia="it-IT"/>
                <w:rPrChange w:id="845" w:author="Manuel Raul Livano Luna" w:date="2023-07-05T18:44:00Z">
                  <w:rPr>
                    <w:ins w:id="846" w:author="Manuel Raul Livano Luna" w:date="2023-07-05T18:43:00Z"/>
                    <w:rFonts w:ascii="Calibri" w:hAnsi="Calibri" w:cs="Calibri"/>
                    <w:sz w:val="22"/>
                    <w:szCs w:val="22"/>
                    <w:lang w:eastAsia="it-IT"/>
                  </w:rPr>
                </w:rPrChange>
              </w:rPr>
            </w:pPr>
            <w:ins w:id="847" w:author="Manuel Raul Livano Luna" w:date="2023-07-05T18:43:00Z">
              <w:r w:rsidRPr="00F71C70">
                <w:rPr>
                  <w:rFonts w:ascii="Calibri" w:hAnsi="Calibri" w:cs="Calibri"/>
                  <w:i/>
                  <w:iCs/>
                  <w:sz w:val="22"/>
                  <w:szCs w:val="22"/>
                  <w:lang w:eastAsia="it-IT"/>
                  <w:rPrChange w:id="848" w:author="Manuel Raul Livano Luna" w:date="2023-07-05T18:44:00Z">
                    <w:rPr>
                      <w:rFonts w:ascii="Calibri" w:hAnsi="Calibri" w:cs="Calibri"/>
                      <w:sz w:val="22"/>
                      <w:szCs w:val="22"/>
                      <w:lang w:eastAsia="it-IT"/>
                    </w:rPr>
                  </w:rPrChange>
                </w:rPr>
                <w:t xml:space="preserve">TPM tecnología antirrobo  </w:t>
              </w:r>
            </w:ins>
          </w:p>
        </w:tc>
      </w:tr>
      <w:tr w:rsidR="00F71C70" w:rsidRPr="00F71C70" w14:paraId="4CAE8C57" w14:textId="77777777" w:rsidTr="00F71C70">
        <w:tblPrEx>
          <w:tblPrExChange w:id="849" w:author="Manuel Raul Livano Luna" w:date="2023-07-05T18:45:00Z">
            <w:tblPrEx>
              <w:tblW w:w="4642" w:type="pct"/>
            </w:tblPrEx>
          </w:tblPrExChange>
        </w:tblPrEx>
        <w:trPr>
          <w:gridAfter w:val="1"/>
          <w:wAfter w:w="5" w:type="pct"/>
          <w:trHeight w:val="110"/>
          <w:ins w:id="850" w:author="Manuel Raul Livano Luna" w:date="2023-07-05T18:43:00Z"/>
          <w:trPrChange w:id="851" w:author="Manuel Raul Livano Luna" w:date="2023-07-05T18:45:00Z">
            <w:trPr>
              <w:gridAfter w:val="1"/>
              <w:trHeight w:val="110"/>
            </w:trPr>
          </w:trPrChange>
        </w:trPr>
        <w:tc>
          <w:tcPr>
            <w:tcW w:w="1022" w:type="pct"/>
            <w:noWrap/>
            <w:vAlign w:val="center"/>
            <w:tcPrChange w:id="852" w:author="Manuel Raul Livano Luna" w:date="2023-07-05T18:45:00Z">
              <w:tcPr>
                <w:tcW w:w="820" w:type="pct"/>
                <w:gridSpan w:val="2"/>
                <w:noWrap/>
                <w:vAlign w:val="center"/>
              </w:tcPr>
            </w:tcPrChange>
          </w:tcPr>
          <w:p w14:paraId="3FA02AC5" w14:textId="77777777" w:rsidR="00F71C70" w:rsidRPr="00F71C70" w:rsidRDefault="00F71C70" w:rsidP="00F71C70">
            <w:pPr>
              <w:spacing w:after="200" w:line="276" w:lineRule="auto"/>
              <w:ind w:left="14"/>
              <w:jc w:val="center"/>
              <w:rPr>
                <w:ins w:id="853" w:author="Manuel Raul Livano Luna" w:date="2023-07-05T18:43:00Z"/>
                <w:rFonts w:ascii="Calibri" w:hAnsi="Calibri" w:cs="Calibri"/>
                <w:i/>
                <w:iCs/>
                <w:sz w:val="22"/>
                <w:szCs w:val="22"/>
                <w:lang w:eastAsia="it-IT"/>
                <w:rPrChange w:id="854" w:author="Manuel Raul Livano Luna" w:date="2023-07-05T18:44:00Z">
                  <w:rPr>
                    <w:ins w:id="855" w:author="Manuel Raul Livano Luna" w:date="2023-07-05T18:43:00Z"/>
                    <w:rFonts w:ascii="Calibri" w:hAnsi="Calibri" w:cs="Calibri"/>
                    <w:sz w:val="22"/>
                    <w:szCs w:val="22"/>
                    <w:lang w:eastAsia="it-IT"/>
                  </w:rPr>
                </w:rPrChange>
              </w:rPr>
            </w:pPr>
            <w:ins w:id="856" w:author="Manuel Raul Livano Luna" w:date="2023-07-05T18:43:00Z">
              <w:r w:rsidRPr="00F71C70">
                <w:rPr>
                  <w:rFonts w:ascii="Calibri" w:hAnsi="Calibri" w:cs="Calibri"/>
                  <w:i/>
                  <w:iCs/>
                  <w:sz w:val="22"/>
                  <w:szCs w:val="22"/>
                  <w:lang w:eastAsia="it-IT"/>
                  <w:rPrChange w:id="857" w:author="Manuel Raul Livano Luna" w:date="2023-07-05T18:44:00Z">
                    <w:rPr>
                      <w:rFonts w:ascii="Calibri" w:hAnsi="Calibri" w:cs="Calibri"/>
                      <w:sz w:val="22"/>
                      <w:szCs w:val="22"/>
                      <w:lang w:eastAsia="it-IT"/>
                    </w:rPr>
                  </w:rPrChange>
                </w:rPr>
                <w:t>Garantía</w:t>
              </w:r>
            </w:ins>
          </w:p>
        </w:tc>
        <w:tc>
          <w:tcPr>
            <w:tcW w:w="3973" w:type="pct"/>
            <w:noWrap/>
            <w:vAlign w:val="center"/>
            <w:tcPrChange w:id="858" w:author="Manuel Raul Livano Luna" w:date="2023-07-05T18:45:00Z">
              <w:tcPr>
                <w:tcW w:w="4180" w:type="pct"/>
                <w:noWrap/>
                <w:vAlign w:val="center"/>
              </w:tcPr>
            </w:tcPrChange>
          </w:tcPr>
          <w:p w14:paraId="7E959CD5" w14:textId="77777777" w:rsidR="00F71C70" w:rsidRPr="00F71C70" w:rsidRDefault="00F71C70" w:rsidP="00F71C70">
            <w:pPr>
              <w:numPr>
                <w:ilvl w:val="0"/>
                <w:numId w:val="24"/>
              </w:numPr>
              <w:spacing w:after="200" w:line="276" w:lineRule="auto"/>
              <w:contextualSpacing/>
              <w:jc w:val="both"/>
              <w:rPr>
                <w:ins w:id="859" w:author="Manuel Raul Livano Luna" w:date="2023-07-05T18:43:00Z"/>
                <w:rFonts w:ascii="Calibri" w:hAnsi="Calibri" w:cs="Calibri"/>
                <w:i/>
                <w:iCs/>
                <w:sz w:val="22"/>
                <w:szCs w:val="22"/>
                <w:lang w:eastAsia="it-IT"/>
                <w:rPrChange w:id="860" w:author="Manuel Raul Livano Luna" w:date="2023-07-05T18:44:00Z">
                  <w:rPr>
                    <w:ins w:id="861" w:author="Manuel Raul Livano Luna" w:date="2023-07-05T18:43:00Z"/>
                    <w:rFonts w:ascii="Calibri" w:hAnsi="Calibri" w:cs="Calibri"/>
                    <w:sz w:val="22"/>
                    <w:szCs w:val="22"/>
                    <w:lang w:eastAsia="it-IT"/>
                  </w:rPr>
                </w:rPrChange>
              </w:rPr>
            </w:pPr>
            <w:ins w:id="862" w:author="Manuel Raul Livano Luna" w:date="2023-07-05T18:43:00Z">
              <w:r w:rsidRPr="00F71C70">
                <w:rPr>
                  <w:rFonts w:ascii="Calibri" w:hAnsi="Calibri" w:cs="Calibri"/>
                  <w:i/>
                  <w:iCs/>
                  <w:sz w:val="22"/>
                  <w:szCs w:val="22"/>
                  <w:lang w:eastAsia="it-IT"/>
                  <w:rPrChange w:id="863" w:author="Manuel Raul Livano Luna" w:date="2023-07-05T18:44:00Z">
                    <w:rPr>
                      <w:rFonts w:ascii="Calibri" w:hAnsi="Calibri" w:cs="Calibri"/>
                      <w:sz w:val="22"/>
                      <w:szCs w:val="22"/>
                      <w:lang w:eastAsia="it-IT"/>
                    </w:rPr>
                  </w:rPrChange>
                </w:rPr>
                <w:t xml:space="preserve">1 años contra defectos de fabricación  </w:t>
              </w:r>
            </w:ins>
          </w:p>
        </w:tc>
      </w:tr>
      <w:tr w:rsidR="00F71C70" w:rsidRPr="00F71C70" w14:paraId="54BE6622" w14:textId="77777777" w:rsidTr="00F71C70">
        <w:tblPrEx>
          <w:tblPrExChange w:id="864" w:author="Manuel Raul Livano Luna" w:date="2023-07-05T18:45:00Z">
            <w:tblPrEx>
              <w:tblW w:w="4642" w:type="pct"/>
            </w:tblPrEx>
          </w:tblPrExChange>
        </w:tblPrEx>
        <w:trPr>
          <w:trHeight w:val="110"/>
          <w:ins w:id="865" w:author="Manuel Raul Livano Luna" w:date="2023-07-05T18:43:00Z"/>
          <w:trPrChange w:id="866" w:author="Manuel Raul Livano Luna" w:date="2023-07-05T18:45:00Z">
            <w:trPr>
              <w:gridAfter w:val="0"/>
              <w:trHeight w:val="110"/>
            </w:trPr>
          </w:trPrChange>
        </w:trPr>
        <w:tc>
          <w:tcPr>
            <w:tcW w:w="5000" w:type="pct"/>
            <w:gridSpan w:val="3"/>
            <w:noWrap/>
            <w:vAlign w:val="center"/>
            <w:tcPrChange w:id="867" w:author="Manuel Raul Livano Luna" w:date="2023-07-05T18:45:00Z">
              <w:tcPr>
                <w:tcW w:w="5000" w:type="pct"/>
                <w:gridSpan w:val="3"/>
                <w:noWrap/>
                <w:vAlign w:val="center"/>
              </w:tcPr>
            </w:tcPrChange>
          </w:tcPr>
          <w:p w14:paraId="5F4AD446" w14:textId="77777777" w:rsidR="00F71C70" w:rsidRPr="00F71C70" w:rsidRDefault="00F71C70" w:rsidP="00F71C70">
            <w:pPr>
              <w:spacing w:after="200" w:line="276" w:lineRule="auto"/>
              <w:jc w:val="both"/>
              <w:rPr>
                <w:ins w:id="868" w:author="Manuel Raul Livano Luna" w:date="2023-07-05T18:43:00Z"/>
                <w:rFonts w:ascii="Calibri" w:hAnsi="Calibri" w:cs="Calibri"/>
                <w:i/>
                <w:iCs/>
                <w:sz w:val="22"/>
                <w:szCs w:val="22"/>
                <w:lang w:eastAsia="it-IT"/>
                <w:rPrChange w:id="869" w:author="Manuel Raul Livano Luna" w:date="2023-07-05T18:44:00Z">
                  <w:rPr>
                    <w:ins w:id="870" w:author="Manuel Raul Livano Luna" w:date="2023-07-05T18:43:00Z"/>
                    <w:rFonts w:ascii="Calibri" w:hAnsi="Calibri" w:cs="Calibri"/>
                    <w:sz w:val="22"/>
                    <w:szCs w:val="22"/>
                    <w:lang w:eastAsia="it-IT"/>
                  </w:rPr>
                </w:rPrChange>
              </w:rPr>
            </w:pPr>
            <w:ins w:id="871" w:author="Manuel Raul Livano Luna" w:date="2023-07-05T18:43:00Z">
              <w:r w:rsidRPr="00F71C70">
                <w:rPr>
                  <w:rFonts w:ascii="Calibri" w:hAnsi="Calibri" w:cs="Calibri"/>
                  <w:i/>
                  <w:iCs/>
                  <w:sz w:val="22"/>
                  <w:szCs w:val="22"/>
                  <w:lang w:eastAsia="it-IT"/>
                  <w:rPrChange w:id="872" w:author="Manuel Raul Livano Luna" w:date="2023-07-05T18:44:00Z">
                    <w:rPr>
                      <w:rFonts w:ascii="Calibri" w:hAnsi="Calibri" w:cs="Calibri"/>
                      <w:sz w:val="22"/>
                      <w:szCs w:val="22"/>
                      <w:lang w:eastAsia="it-IT"/>
                    </w:rPr>
                  </w:rPrChange>
                </w:rPr>
                <w:t>SOFTWARE</w:t>
              </w:r>
            </w:ins>
          </w:p>
        </w:tc>
      </w:tr>
      <w:tr w:rsidR="00F71C70" w:rsidRPr="00F71C70" w14:paraId="094B595A" w14:textId="77777777" w:rsidTr="00F71C70">
        <w:tblPrEx>
          <w:tblPrExChange w:id="873" w:author="Manuel Raul Livano Luna" w:date="2023-07-05T18:45:00Z">
            <w:tblPrEx>
              <w:tblW w:w="4642" w:type="pct"/>
            </w:tblPrEx>
          </w:tblPrExChange>
        </w:tblPrEx>
        <w:trPr>
          <w:gridAfter w:val="1"/>
          <w:wAfter w:w="5" w:type="pct"/>
          <w:trHeight w:val="110"/>
          <w:ins w:id="874" w:author="Manuel Raul Livano Luna" w:date="2023-07-05T18:43:00Z"/>
          <w:trPrChange w:id="875" w:author="Manuel Raul Livano Luna" w:date="2023-07-05T18:45:00Z">
            <w:trPr>
              <w:gridAfter w:val="1"/>
              <w:trHeight w:val="110"/>
            </w:trPr>
          </w:trPrChange>
        </w:trPr>
        <w:tc>
          <w:tcPr>
            <w:tcW w:w="1022" w:type="pct"/>
            <w:noWrap/>
            <w:vAlign w:val="center"/>
            <w:tcPrChange w:id="876" w:author="Manuel Raul Livano Luna" w:date="2023-07-05T18:45:00Z">
              <w:tcPr>
                <w:tcW w:w="820" w:type="pct"/>
                <w:gridSpan w:val="2"/>
                <w:noWrap/>
                <w:vAlign w:val="center"/>
              </w:tcPr>
            </w:tcPrChange>
          </w:tcPr>
          <w:p w14:paraId="276104FD" w14:textId="77777777" w:rsidR="00F71C70" w:rsidRPr="00F71C70" w:rsidRDefault="00F71C70" w:rsidP="00F71C70">
            <w:pPr>
              <w:spacing w:after="200" w:line="276" w:lineRule="auto"/>
              <w:ind w:left="14"/>
              <w:jc w:val="center"/>
              <w:rPr>
                <w:ins w:id="877" w:author="Manuel Raul Livano Luna" w:date="2023-07-05T18:43:00Z"/>
                <w:rFonts w:ascii="Calibri" w:hAnsi="Calibri" w:cs="Calibri"/>
                <w:i/>
                <w:iCs/>
                <w:sz w:val="22"/>
                <w:szCs w:val="22"/>
                <w:lang w:eastAsia="it-IT"/>
                <w:rPrChange w:id="878" w:author="Manuel Raul Livano Luna" w:date="2023-07-05T18:44:00Z">
                  <w:rPr>
                    <w:ins w:id="879" w:author="Manuel Raul Livano Luna" w:date="2023-07-05T18:43:00Z"/>
                    <w:rFonts w:ascii="Calibri" w:hAnsi="Calibri" w:cs="Calibri"/>
                    <w:sz w:val="22"/>
                    <w:szCs w:val="22"/>
                    <w:lang w:eastAsia="it-IT"/>
                  </w:rPr>
                </w:rPrChange>
              </w:rPr>
            </w:pPr>
            <w:ins w:id="880" w:author="Manuel Raul Livano Luna" w:date="2023-07-05T18:43:00Z">
              <w:r w:rsidRPr="00F71C70">
                <w:rPr>
                  <w:rFonts w:ascii="Calibri" w:hAnsi="Calibri" w:cs="Calibri"/>
                  <w:i/>
                  <w:iCs/>
                  <w:sz w:val="22"/>
                  <w:szCs w:val="22"/>
                  <w:lang w:eastAsia="it-IT"/>
                  <w:rPrChange w:id="881" w:author="Manuel Raul Livano Luna" w:date="2023-07-05T18:44:00Z">
                    <w:rPr>
                      <w:rFonts w:ascii="Calibri" w:hAnsi="Calibri" w:cs="Calibri"/>
                      <w:sz w:val="22"/>
                      <w:szCs w:val="22"/>
                      <w:lang w:eastAsia="it-IT"/>
                    </w:rPr>
                  </w:rPrChange>
                </w:rPr>
                <w:t>Sistema Operativo</w:t>
              </w:r>
            </w:ins>
          </w:p>
        </w:tc>
        <w:tc>
          <w:tcPr>
            <w:tcW w:w="3973" w:type="pct"/>
            <w:noWrap/>
            <w:vAlign w:val="center"/>
            <w:tcPrChange w:id="882" w:author="Manuel Raul Livano Luna" w:date="2023-07-05T18:45:00Z">
              <w:tcPr>
                <w:tcW w:w="4180" w:type="pct"/>
                <w:noWrap/>
                <w:vAlign w:val="center"/>
              </w:tcPr>
            </w:tcPrChange>
          </w:tcPr>
          <w:p w14:paraId="50092132" w14:textId="77777777" w:rsidR="00F71C70" w:rsidRPr="00F71C70" w:rsidRDefault="00F71C70" w:rsidP="00F71C70">
            <w:pPr>
              <w:numPr>
                <w:ilvl w:val="0"/>
                <w:numId w:val="24"/>
              </w:numPr>
              <w:spacing w:after="200" w:line="276" w:lineRule="auto"/>
              <w:contextualSpacing/>
              <w:jc w:val="both"/>
              <w:rPr>
                <w:ins w:id="883" w:author="Manuel Raul Livano Luna" w:date="2023-07-05T18:43:00Z"/>
                <w:rFonts w:ascii="Calibri" w:hAnsi="Calibri" w:cs="Calibri"/>
                <w:b/>
                <w:bCs/>
                <w:i/>
                <w:iCs/>
                <w:sz w:val="22"/>
                <w:szCs w:val="22"/>
                <w:lang w:eastAsia="it-IT"/>
                <w:rPrChange w:id="884" w:author="Manuel Raul Livano Luna" w:date="2023-07-05T18:46:00Z">
                  <w:rPr>
                    <w:ins w:id="885" w:author="Manuel Raul Livano Luna" w:date="2023-07-05T18:43:00Z"/>
                    <w:rFonts w:ascii="Calibri" w:hAnsi="Calibri" w:cs="Calibri"/>
                    <w:sz w:val="22"/>
                    <w:szCs w:val="22"/>
                    <w:lang w:eastAsia="it-IT"/>
                  </w:rPr>
                </w:rPrChange>
              </w:rPr>
            </w:pPr>
            <w:ins w:id="886" w:author="Manuel Raul Livano Luna" w:date="2023-07-05T18:43:00Z">
              <w:r w:rsidRPr="00F71C70">
                <w:rPr>
                  <w:rFonts w:ascii="Calibri" w:hAnsi="Calibri" w:cs="Calibri"/>
                  <w:b/>
                  <w:bCs/>
                  <w:i/>
                  <w:iCs/>
                  <w:sz w:val="22"/>
                  <w:szCs w:val="22"/>
                  <w:lang w:eastAsia="it-IT"/>
                  <w:rPrChange w:id="887" w:author="Manuel Raul Livano Luna" w:date="2023-07-05T18:46:00Z">
                    <w:rPr>
                      <w:rFonts w:ascii="Calibri" w:hAnsi="Calibri" w:cs="Calibri"/>
                      <w:sz w:val="22"/>
                      <w:szCs w:val="22"/>
                      <w:lang w:eastAsia="it-IT"/>
                    </w:rPr>
                  </w:rPrChange>
                </w:rPr>
                <w:t xml:space="preserve">MS Windows 10 32/64 </w:t>
              </w:r>
              <w:proofErr w:type="gramStart"/>
              <w:r w:rsidRPr="00F71C70">
                <w:rPr>
                  <w:rFonts w:ascii="Calibri" w:hAnsi="Calibri" w:cs="Calibri"/>
                  <w:b/>
                  <w:bCs/>
                  <w:i/>
                  <w:iCs/>
                  <w:sz w:val="22"/>
                  <w:szCs w:val="22"/>
                  <w:lang w:eastAsia="it-IT"/>
                  <w:rPrChange w:id="888" w:author="Manuel Raul Livano Luna" w:date="2023-07-05T18:46:00Z">
                    <w:rPr>
                      <w:rFonts w:ascii="Calibri" w:hAnsi="Calibri" w:cs="Calibri"/>
                      <w:sz w:val="22"/>
                      <w:szCs w:val="22"/>
                      <w:lang w:eastAsia="it-IT"/>
                    </w:rPr>
                  </w:rPrChange>
                </w:rPr>
                <w:t>Bits  Español</w:t>
              </w:r>
              <w:proofErr w:type="gramEnd"/>
              <w:r w:rsidRPr="00F71C70">
                <w:rPr>
                  <w:rFonts w:ascii="Calibri" w:hAnsi="Calibri" w:cs="Calibri"/>
                  <w:b/>
                  <w:bCs/>
                  <w:i/>
                  <w:iCs/>
                  <w:sz w:val="22"/>
                  <w:szCs w:val="22"/>
                  <w:lang w:eastAsia="it-IT"/>
                  <w:rPrChange w:id="889" w:author="Manuel Raul Livano Luna" w:date="2023-07-05T18:46:00Z">
                    <w:rPr>
                      <w:rFonts w:ascii="Calibri" w:hAnsi="Calibri" w:cs="Calibri"/>
                      <w:sz w:val="22"/>
                      <w:szCs w:val="22"/>
                      <w:lang w:eastAsia="it-IT"/>
                    </w:rPr>
                  </w:rPrChange>
                </w:rPr>
                <w:t xml:space="preserve"> con licencia perpetua</w:t>
              </w:r>
            </w:ins>
          </w:p>
        </w:tc>
      </w:tr>
      <w:tr w:rsidR="00F71C70" w:rsidRPr="00F71C70" w14:paraId="3A2BD861" w14:textId="77777777" w:rsidTr="00F71C70">
        <w:tblPrEx>
          <w:tblPrExChange w:id="890" w:author="Manuel Raul Livano Luna" w:date="2023-07-05T18:45:00Z">
            <w:tblPrEx>
              <w:tblW w:w="4642" w:type="pct"/>
            </w:tblPrEx>
          </w:tblPrExChange>
        </w:tblPrEx>
        <w:trPr>
          <w:gridAfter w:val="1"/>
          <w:wAfter w:w="5" w:type="pct"/>
          <w:trHeight w:val="110"/>
          <w:ins w:id="891" w:author="Manuel Raul Livano Luna" w:date="2023-07-05T18:43:00Z"/>
          <w:trPrChange w:id="892" w:author="Manuel Raul Livano Luna" w:date="2023-07-05T18:45:00Z">
            <w:trPr>
              <w:gridAfter w:val="1"/>
              <w:trHeight w:val="110"/>
            </w:trPr>
          </w:trPrChange>
        </w:trPr>
        <w:tc>
          <w:tcPr>
            <w:tcW w:w="1022" w:type="pct"/>
            <w:noWrap/>
            <w:vAlign w:val="center"/>
            <w:tcPrChange w:id="893" w:author="Manuel Raul Livano Luna" w:date="2023-07-05T18:45:00Z">
              <w:tcPr>
                <w:tcW w:w="820" w:type="pct"/>
                <w:gridSpan w:val="2"/>
                <w:noWrap/>
                <w:vAlign w:val="center"/>
              </w:tcPr>
            </w:tcPrChange>
          </w:tcPr>
          <w:p w14:paraId="2AAF9189" w14:textId="77777777" w:rsidR="00F71C70" w:rsidRPr="00F71C70" w:rsidRDefault="00F71C70" w:rsidP="00F71C70">
            <w:pPr>
              <w:spacing w:after="200" w:line="276" w:lineRule="auto"/>
              <w:ind w:left="14"/>
              <w:jc w:val="center"/>
              <w:rPr>
                <w:ins w:id="894" w:author="Manuel Raul Livano Luna" w:date="2023-07-05T18:43:00Z"/>
                <w:rFonts w:ascii="Calibri" w:hAnsi="Calibri" w:cs="Calibri"/>
                <w:i/>
                <w:iCs/>
                <w:sz w:val="22"/>
                <w:szCs w:val="22"/>
                <w:lang w:eastAsia="it-IT"/>
                <w:rPrChange w:id="895" w:author="Manuel Raul Livano Luna" w:date="2023-07-05T18:44:00Z">
                  <w:rPr>
                    <w:ins w:id="896" w:author="Manuel Raul Livano Luna" w:date="2023-07-05T18:43:00Z"/>
                    <w:rFonts w:ascii="Calibri" w:hAnsi="Calibri" w:cs="Calibri"/>
                    <w:sz w:val="22"/>
                    <w:szCs w:val="22"/>
                    <w:lang w:eastAsia="it-IT"/>
                  </w:rPr>
                </w:rPrChange>
              </w:rPr>
            </w:pPr>
            <w:ins w:id="897" w:author="Manuel Raul Livano Luna" w:date="2023-07-05T18:43:00Z">
              <w:r w:rsidRPr="00F71C70">
                <w:rPr>
                  <w:rFonts w:ascii="Calibri" w:hAnsi="Calibri" w:cs="Calibri"/>
                  <w:i/>
                  <w:iCs/>
                  <w:sz w:val="22"/>
                  <w:szCs w:val="22"/>
                  <w:lang w:eastAsia="it-IT"/>
                  <w:rPrChange w:id="898" w:author="Manuel Raul Livano Luna" w:date="2023-07-05T18:44:00Z">
                    <w:rPr>
                      <w:rFonts w:ascii="Calibri" w:hAnsi="Calibri" w:cs="Calibri"/>
                      <w:sz w:val="22"/>
                      <w:szCs w:val="22"/>
                      <w:lang w:eastAsia="it-IT"/>
                    </w:rPr>
                  </w:rPrChange>
                </w:rPr>
                <w:t>Programa de Ofimática</w:t>
              </w:r>
            </w:ins>
          </w:p>
        </w:tc>
        <w:tc>
          <w:tcPr>
            <w:tcW w:w="3973" w:type="pct"/>
            <w:noWrap/>
            <w:vAlign w:val="center"/>
            <w:tcPrChange w:id="899" w:author="Manuel Raul Livano Luna" w:date="2023-07-05T18:45:00Z">
              <w:tcPr>
                <w:tcW w:w="4180" w:type="pct"/>
                <w:noWrap/>
                <w:vAlign w:val="center"/>
              </w:tcPr>
            </w:tcPrChange>
          </w:tcPr>
          <w:p w14:paraId="2C6F0552" w14:textId="77777777" w:rsidR="00F71C70" w:rsidRPr="00F71C70" w:rsidRDefault="00F71C70" w:rsidP="00F71C70">
            <w:pPr>
              <w:numPr>
                <w:ilvl w:val="0"/>
                <w:numId w:val="24"/>
              </w:numPr>
              <w:spacing w:after="200" w:line="276" w:lineRule="auto"/>
              <w:contextualSpacing/>
              <w:jc w:val="both"/>
              <w:rPr>
                <w:ins w:id="900" w:author="Manuel Raul Livano Luna" w:date="2023-07-05T18:43:00Z"/>
                <w:rFonts w:ascii="Calibri" w:hAnsi="Calibri" w:cs="Calibri"/>
                <w:i/>
                <w:iCs/>
                <w:sz w:val="22"/>
                <w:szCs w:val="22"/>
                <w:lang w:eastAsia="it-IT"/>
                <w:rPrChange w:id="901" w:author="Manuel Raul Livano Luna" w:date="2023-07-05T18:44:00Z">
                  <w:rPr>
                    <w:ins w:id="902" w:author="Manuel Raul Livano Luna" w:date="2023-07-05T18:43:00Z"/>
                    <w:rFonts w:ascii="Calibri" w:hAnsi="Calibri" w:cs="Calibri"/>
                    <w:sz w:val="22"/>
                    <w:szCs w:val="22"/>
                    <w:lang w:eastAsia="it-IT"/>
                  </w:rPr>
                </w:rPrChange>
              </w:rPr>
            </w:pPr>
            <w:ins w:id="903" w:author="Manuel Raul Livano Luna" w:date="2023-07-05T18:43:00Z">
              <w:r w:rsidRPr="00F71C70">
                <w:rPr>
                  <w:rFonts w:ascii="Calibri" w:hAnsi="Calibri" w:cs="Calibri"/>
                  <w:i/>
                  <w:iCs/>
                  <w:sz w:val="22"/>
                  <w:szCs w:val="22"/>
                  <w:lang w:eastAsia="it-IT"/>
                  <w:rPrChange w:id="904" w:author="Manuel Raul Livano Luna" w:date="2023-07-05T18:44:00Z">
                    <w:rPr>
                      <w:rFonts w:ascii="Calibri" w:hAnsi="Calibri" w:cs="Calibri"/>
                      <w:sz w:val="22"/>
                      <w:szCs w:val="22"/>
                      <w:lang w:eastAsia="it-IT"/>
                    </w:rPr>
                  </w:rPrChange>
                </w:rPr>
                <w:t xml:space="preserve">Aplicaciones y herramientas en español- Software Libre  </w:t>
              </w:r>
            </w:ins>
          </w:p>
        </w:tc>
      </w:tr>
      <w:tr w:rsidR="00F71C70" w:rsidRPr="00F71C70" w14:paraId="2177AE4E" w14:textId="77777777" w:rsidTr="00F71C70">
        <w:tblPrEx>
          <w:tblPrExChange w:id="905" w:author="Manuel Raul Livano Luna" w:date="2023-07-05T18:45:00Z">
            <w:tblPrEx>
              <w:tblW w:w="4642" w:type="pct"/>
            </w:tblPrEx>
          </w:tblPrExChange>
        </w:tblPrEx>
        <w:trPr>
          <w:gridAfter w:val="1"/>
          <w:wAfter w:w="5" w:type="pct"/>
          <w:trHeight w:val="110"/>
          <w:ins w:id="906" w:author="Manuel Raul Livano Luna" w:date="2023-07-05T18:43:00Z"/>
          <w:trPrChange w:id="907" w:author="Manuel Raul Livano Luna" w:date="2023-07-05T18:45:00Z">
            <w:trPr>
              <w:gridAfter w:val="1"/>
              <w:trHeight w:val="110"/>
            </w:trPr>
          </w:trPrChange>
        </w:trPr>
        <w:tc>
          <w:tcPr>
            <w:tcW w:w="1022" w:type="pct"/>
            <w:noWrap/>
            <w:vAlign w:val="center"/>
            <w:tcPrChange w:id="908" w:author="Manuel Raul Livano Luna" w:date="2023-07-05T18:45:00Z">
              <w:tcPr>
                <w:tcW w:w="820" w:type="pct"/>
                <w:gridSpan w:val="2"/>
                <w:noWrap/>
                <w:vAlign w:val="center"/>
              </w:tcPr>
            </w:tcPrChange>
          </w:tcPr>
          <w:p w14:paraId="3F18E6EB" w14:textId="77777777" w:rsidR="00F71C70" w:rsidRPr="00F71C70" w:rsidRDefault="00F71C70" w:rsidP="00F71C70">
            <w:pPr>
              <w:spacing w:after="200" w:line="276" w:lineRule="auto"/>
              <w:ind w:left="14"/>
              <w:jc w:val="center"/>
              <w:rPr>
                <w:ins w:id="909" w:author="Manuel Raul Livano Luna" w:date="2023-07-05T18:43:00Z"/>
                <w:rFonts w:ascii="Calibri" w:hAnsi="Calibri" w:cs="Calibri"/>
                <w:i/>
                <w:iCs/>
                <w:sz w:val="22"/>
                <w:szCs w:val="22"/>
                <w:lang w:eastAsia="it-IT"/>
                <w:rPrChange w:id="910" w:author="Manuel Raul Livano Luna" w:date="2023-07-05T18:44:00Z">
                  <w:rPr>
                    <w:ins w:id="911" w:author="Manuel Raul Livano Luna" w:date="2023-07-05T18:43:00Z"/>
                    <w:rFonts w:ascii="Calibri" w:hAnsi="Calibri" w:cs="Calibri"/>
                    <w:sz w:val="22"/>
                    <w:szCs w:val="22"/>
                    <w:lang w:eastAsia="it-IT"/>
                  </w:rPr>
                </w:rPrChange>
              </w:rPr>
            </w:pPr>
            <w:ins w:id="912" w:author="Manuel Raul Livano Luna" w:date="2023-07-05T18:43:00Z">
              <w:r w:rsidRPr="00F71C70">
                <w:rPr>
                  <w:rFonts w:ascii="Calibri" w:hAnsi="Calibri" w:cs="Calibri"/>
                  <w:i/>
                  <w:iCs/>
                  <w:sz w:val="22"/>
                  <w:szCs w:val="22"/>
                  <w:lang w:eastAsia="it-IT"/>
                  <w:rPrChange w:id="913" w:author="Manuel Raul Livano Luna" w:date="2023-07-05T18:44:00Z">
                    <w:rPr>
                      <w:rFonts w:ascii="Calibri" w:hAnsi="Calibri" w:cs="Calibri"/>
                      <w:sz w:val="22"/>
                      <w:szCs w:val="22"/>
                      <w:lang w:eastAsia="it-IT"/>
                    </w:rPr>
                  </w:rPrChange>
                </w:rPr>
                <w:t>Antivirus</w:t>
              </w:r>
            </w:ins>
          </w:p>
        </w:tc>
        <w:tc>
          <w:tcPr>
            <w:tcW w:w="3973" w:type="pct"/>
            <w:noWrap/>
            <w:vAlign w:val="center"/>
            <w:tcPrChange w:id="914" w:author="Manuel Raul Livano Luna" w:date="2023-07-05T18:45:00Z">
              <w:tcPr>
                <w:tcW w:w="4180" w:type="pct"/>
                <w:noWrap/>
                <w:vAlign w:val="center"/>
              </w:tcPr>
            </w:tcPrChange>
          </w:tcPr>
          <w:p w14:paraId="395F8B81" w14:textId="77777777" w:rsidR="00F71C70" w:rsidRPr="00F71C70" w:rsidRDefault="00F71C70" w:rsidP="00F71C70">
            <w:pPr>
              <w:numPr>
                <w:ilvl w:val="0"/>
                <w:numId w:val="24"/>
              </w:numPr>
              <w:spacing w:after="200" w:line="276" w:lineRule="auto"/>
              <w:contextualSpacing/>
              <w:jc w:val="both"/>
              <w:rPr>
                <w:ins w:id="915" w:author="Manuel Raul Livano Luna" w:date="2023-07-05T18:43:00Z"/>
                <w:rFonts w:ascii="Calibri" w:hAnsi="Calibri" w:cs="Calibri"/>
                <w:b/>
                <w:bCs/>
                <w:i/>
                <w:iCs/>
                <w:sz w:val="22"/>
                <w:szCs w:val="22"/>
                <w:lang w:eastAsia="it-IT"/>
                <w:rPrChange w:id="916" w:author="Manuel Raul Livano Luna" w:date="2023-07-05T18:46:00Z">
                  <w:rPr>
                    <w:ins w:id="917" w:author="Manuel Raul Livano Luna" w:date="2023-07-05T18:43:00Z"/>
                    <w:rFonts w:ascii="Calibri" w:hAnsi="Calibri" w:cs="Calibri"/>
                    <w:sz w:val="22"/>
                    <w:szCs w:val="22"/>
                    <w:lang w:eastAsia="it-IT"/>
                  </w:rPr>
                </w:rPrChange>
              </w:rPr>
            </w:pPr>
            <w:ins w:id="918" w:author="Manuel Raul Livano Luna" w:date="2023-07-05T18:43:00Z">
              <w:r w:rsidRPr="00F71C70">
                <w:rPr>
                  <w:rFonts w:ascii="Calibri" w:hAnsi="Calibri" w:cs="Calibri"/>
                  <w:b/>
                  <w:bCs/>
                  <w:i/>
                  <w:iCs/>
                  <w:sz w:val="22"/>
                  <w:szCs w:val="22"/>
                  <w:lang w:eastAsia="it-IT"/>
                  <w:rPrChange w:id="919" w:author="Manuel Raul Livano Luna" w:date="2023-07-05T18:46:00Z">
                    <w:rPr>
                      <w:rFonts w:ascii="Calibri" w:hAnsi="Calibri" w:cs="Calibri"/>
                      <w:sz w:val="22"/>
                      <w:szCs w:val="22"/>
                      <w:lang w:eastAsia="it-IT"/>
                    </w:rPr>
                  </w:rPrChange>
                </w:rPr>
                <w:t xml:space="preserve">Antivirus, para MS </w:t>
              </w:r>
              <w:proofErr w:type="gramStart"/>
              <w:r w:rsidRPr="00F71C70">
                <w:rPr>
                  <w:rFonts w:ascii="Calibri" w:hAnsi="Calibri" w:cs="Calibri"/>
                  <w:b/>
                  <w:bCs/>
                  <w:i/>
                  <w:iCs/>
                  <w:sz w:val="22"/>
                  <w:szCs w:val="22"/>
                  <w:lang w:eastAsia="it-IT"/>
                  <w:rPrChange w:id="920" w:author="Manuel Raul Livano Luna" w:date="2023-07-05T18:46:00Z">
                    <w:rPr>
                      <w:rFonts w:ascii="Calibri" w:hAnsi="Calibri" w:cs="Calibri"/>
                      <w:sz w:val="22"/>
                      <w:szCs w:val="22"/>
                      <w:lang w:eastAsia="it-IT"/>
                    </w:rPr>
                  </w:rPrChange>
                </w:rPr>
                <w:t>Windows  con</w:t>
              </w:r>
              <w:proofErr w:type="gramEnd"/>
              <w:r w:rsidRPr="00F71C70">
                <w:rPr>
                  <w:rFonts w:ascii="Calibri" w:hAnsi="Calibri" w:cs="Calibri"/>
                  <w:b/>
                  <w:bCs/>
                  <w:i/>
                  <w:iCs/>
                  <w:sz w:val="22"/>
                  <w:szCs w:val="22"/>
                  <w:lang w:eastAsia="it-IT"/>
                  <w:rPrChange w:id="921" w:author="Manuel Raul Livano Luna" w:date="2023-07-05T18:46:00Z">
                    <w:rPr>
                      <w:rFonts w:ascii="Calibri" w:hAnsi="Calibri" w:cs="Calibri"/>
                      <w:sz w:val="22"/>
                      <w:szCs w:val="22"/>
                      <w:lang w:eastAsia="it-IT"/>
                    </w:rPr>
                  </w:rPrChange>
                </w:rPr>
                <w:t xml:space="preserve"> licencia perpetua con actualizaciones de versiones de forma gratuita durante el periodo de garantía  del equipo</w:t>
              </w:r>
            </w:ins>
          </w:p>
        </w:tc>
      </w:tr>
      <w:tr w:rsidR="00F71C70" w:rsidRPr="00F71C70" w14:paraId="70B8FCE1" w14:textId="77777777" w:rsidTr="00F71C70">
        <w:tblPrEx>
          <w:tblPrExChange w:id="922" w:author="Manuel Raul Livano Luna" w:date="2023-07-05T18:45:00Z">
            <w:tblPrEx>
              <w:tblW w:w="4642" w:type="pct"/>
            </w:tblPrEx>
          </w:tblPrExChange>
        </w:tblPrEx>
        <w:trPr>
          <w:gridAfter w:val="1"/>
          <w:wAfter w:w="5" w:type="pct"/>
          <w:trHeight w:val="110"/>
          <w:ins w:id="923" w:author="Manuel Raul Livano Luna" w:date="2023-07-05T18:43:00Z"/>
          <w:trPrChange w:id="924" w:author="Manuel Raul Livano Luna" w:date="2023-07-05T18:45:00Z">
            <w:trPr>
              <w:gridAfter w:val="1"/>
              <w:trHeight w:val="110"/>
            </w:trPr>
          </w:trPrChange>
        </w:trPr>
        <w:tc>
          <w:tcPr>
            <w:tcW w:w="1022" w:type="pct"/>
            <w:noWrap/>
            <w:vAlign w:val="center"/>
            <w:tcPrChange w:id="925" w:author="Manuel Raul Livano Luna" w:date="2023-07-05T18:45:00Z">
              <w:tcPr>
                <w:tcW w:w="820" w:type="pct"/>
                <w:gridSpan w:val="2"/>
                <w:noWrap/>
                <w:vAlign w:val="center"/>
              </w:tcPr>
            </w:tcPrChange>
          </w:tcPr>
          <w:p w14:paraId="0766A308" w14:textId="77777777" w:rsidR="00F71C70" w:rsidRPr="00F71C70" w:rsidRDefault="00F71C70" w:rsidP="00F71C70">
            <w:pPr>
              <w:spacing w:after="200" w:line="276" w:lineRule="auto"/>
              <w:ind w:left="14"/>
              <w:jc w:val="center"/>
              <w:rPr>
                <w:ins w:id="926" w:author="Manuel Raul Livano Luna" w:date="2023-07-05T18:43:00Z"/>
                <w:rFonts w:ascii="Calibri" w:hAnsi="Calibri" w:cs="Calibri"/>
                <w:i/>
                <w:iCs/>
                <w:sz w:val="22"/>
                <w:szCs w:val="22"/>
                <w:lang w:eastAsia="it-IT"/>
                <w:rPrChange w:id="927" w:author="Manuel Raul Livano Luna" w:date="2023-07-05T18:44:00Z">
                  <w:rPr>
                    <w:ins w:id="928" w:author="Manuel Raul Livano Luna" w:date="2023-07-05T18:43:00Z"/>
                    <w:rFonts w:ascii="Calibri" w:hAnsi="Calibri" w:cs="Calibri"/>
                    <w:sz w:val="22"/>
                    <w:szCs w:val="22"/>
                    <w:lang w:eastAsia="it-IT"/>
                  </w:rPr>
                </w:rPrChange>
              </w:rPr>
            </w:pPr>
            <w:ins w:id="929" w:author="Manuel Raul Livano Luna" w:date="2023-07-05T18:43:00Z">
              <w:r w:rsidRPr="00F71C70">
                <w:rPr>
                  <w:rFonts w:ascii="Calibri" w:hAnsi="Calibri" w:cs="Calibri"/>
                  <w:i/>
                  <w:iCs/>
                  <w:sz w:val="22"/>
                  <w:szCs w:val="22"/>
                  <w:lang w:eastAsia="it-IT"/>
                  <w:rPrChange w:id="930" w:author="Manuel Raul Livano Luna" w:date="2023-07-05T18:44:00Z">
                    <w:rPr>
                      <w:rFonts w:ascii="Calibri" w:hAnsi="Calibri" w:cs="Calibri"/>
                      <w:sz w:val="22"/>
                      <w:szCs w:val="22"/>
                      <w:lang w:eastAsia="it-IT"/>
                    </w:rPr>
                  </w:rPrChange>
                </w:rPr>
                <w:t>Software de Administración</w:t>
              </w:r>
            </w:ins>
          </w:p>
        </w:tc>
        <w:tc>
          <w:tcPr>
            <w:tcW w:w="3973" w:type="pct"/>
            <w:noWrap/>
            <w:vAlign w:val="center"/>
            <w:tcPrChange w:id="931" w:author="Manuel Raul Livano Luna" w:date="2023-07-05T18:45:00Z">
              <w:tcPr>
                <w:tcW w:w="4180" w:type="pct"/>
                <w:noWrap/>
                <w:vAlign w:val="center"/>
              </w:tcPr>
            </w:tcPrChange>
          </w:tcPr>
          <w:p w14:paraId="07892255" w14:textId="77777777" w:rsidR="00F71C70" w:rsidRPr="00F71C70" w:rsidRDefault="00F71C70" w:rsidP="00F71C70">
            <w:pPr>
              <w:numPr>
                <w:ilvl w:val="0"/>
                <w:numId w:val="24"/>
              </w:numPr>
              <w:spacing w:after="200" w:line="276" w:lineRule="auto"/>
              <w:contextualSpacing/>
              <w:jc w:val="both"/>
              <w:rPr>
                <w:ins w:id="932" w:author="Manuel Raul Livano Luna" w:date="2023-07-05T18:43:00Z"/>
                <w:rFonts w:ascii="Calibri" w:hAnsi="Calibri" w:cs="Calibri"/>
                <w:i/>
                <w:iCs/>
                <w:sz w:val="22"/>
                <w:szCs w:val="22"/>
                <w:lang w:eastAsia="it-IT"/>
                <w:rPrChange w:id="933" w:author="Manuel Raul Livano Luna" w:date="2023-07-05T18:44:00Z">
                  <w:rPr>
                    <w:ins w:id="934" w:author="Manuel Raul Livano Luna" w:date="2023-07-05T18:43:00Z"/>
                    <w:rFonts w:ascii="Calibri" w:hAnsi="Calibri" w:cs="Calibri"/>
                    <w:sz w:val="22"/>
                    <w:szCs w:val="22"/>
                    <w:lang w:eastAsia="it-IT"/>
                  </w:rPr>
                </w:rPrChange>
              </w:rPr>
            </w:pPr>
            <w:ins w:id="935" w:author="Manuel Raul Livano Luna" w:date="2023-07-05T18:43:00Z">
              <w:r w:rsidRPr="00F71C70">
                <w:rPr>
                  <w:rFonts w:ascii="Calibri" w:hAnsi="Calibri" w:cs="Calibri"/>
                  <w:i/>
                  <w:iCs/>
                  <w:sz w:val="22"/>
                  <w:szCs w:val="22"/>
                  <w:lang w:eastAsia="it-IT"/>
                  <w:rPrChange w:id="936" w:author="Manuel Raul Livano Luna" w:date="2023-07-05T18:44:00Z">
                    <w:rPr>
                      <w:rFonts w:ascii="Calibri" w:hAnsi="Calibri" w:cs="Calibri"/>
                      <w:sz w:val="22"/>
                      <w:szCs w:val="22"/>
                      <w:lang w:eastAsia="it-IT"/>
                    </w:rPr>
                  </w:rPrChange>
                </w:rPr>
                <w:t xml:space="preserve">Administración, Control y seguridad de la computadora portátil  </w:t>
              </w:r>
            </w:ins>
          </w:p>
        </w:tc>
      </w:tr>
      <w:tr w:rsidR="00F71C70" w:rsidRPr="00F71C70" w14:paraId="7EDD060E" w14:textId="77777777" w:rsidTr="00F71C70">
        <w:tblPrEx>
          <w:tblPrExChange w:id="937" w:author="Manuel Raul Livano Luna" w:date="2023-07-05T18:45:00Z">
            <w:tblPrEx>
              <w:tblW w:w="4642" w:type="pct"/>
            </w:tblPrEx>
          </w:tblPrExChange>
        </w:tblPrEx>
        <w:trPr>
          <w:trHeight w:val="110"/>
          <w:ins w:id="938" w:author="Manuel Raul Livano Luna" w:date="2023-07-05T18:43:00Z"/>
          <w:trPrChange w:id="939" w:author="Manuel Raul Livano Luna" w:date="2023-07-05T18:45:00Z">
            <w:trPr>
              <w:gridAfter w:val="0"/>
              <w:trHeight w:val="110"/>
            </w:trPr>
          </w:trPrChange>
        </w:trPr>
        <w:tc>
          <w:tcPr>
            <w:tcW w:w="5000" w:type="pct"/>
            <w:gridSpan w:val="3"/>
            <w:noWrap/>
            <w:vAlign w:val="center"/>
            <w:tcPrChange w:id="940" w:author="Manuel Raul Livano Luna" w:date="2023-07-05T18:45:00Z">
              <w:tcPr>
                <w:tcW w:w="5000" w:type="pct"/>
                <w:gridSpan w:val="3"/>
                <w:noWrap/>
                <w:vAlign w:val="center"/>
              </w:tcPr>
            </w:tcPrChange>
          </w:tcPr>
          <w:p w14:paraId="3F73459A" w14:textId="77777777" w:rsidR="00F71C70" w:rsidRPr="00F71C70" w:rsidRDefault="00F71C70" w:rsidP="00F71C70">
            <w:pPr>
              <w:spacing w:after="200" w:line="276" w:lineRule="auto"/>
              <w:jc w:val="both"/>
              <w:rPr>
                <w:ins w:id="941" w:author="Manuel Raul Livano Luna" w:date="2023-07-05T18:43:00Z"/>
                <w:rFonts w:ascii="Calibri" w:hAnsi="Calibri" w:cs="Calibri"/>
                <w:i/>
                <w:iCs/>
                <w:sz w:val="22"/>
                <w:szCs w:val="22"/>
                <w:lang w:eastAsia="it-IT"/>
                <w:rPrChange w:id="942" w:author="Manuel Raul Livano Luna" w:date="2023-07-05T18:44:00Z">
                  <w:rPr>
                    <w:ins w:id="943" w:author="Manuel Raul Livano Luna" w:date="2023-07-05T18:43:00Z"/>
                    <w:rFonts w:ascii="Calibri" w:hAnsi="Calibri" w:cs="Calibri"/>
                    <w:sz w:val="22"/>
                    <w:szCs w:val="22"/>
                    <w:lang w:eastAsia="it-IT"/>
                  </w:rPr>
                </w:rPrChange>
              </w:rPr>
            </w:pPr>
            <w:ins w:id="944" w:author="Manuel Raul Livano Luna" w:date="2023-07-05T18:43:00Z">
              <w:r w:rsidRPr="00F71C70">
                <w:rPr>
                  <w:rFonts w:ascii="Calibri" w:hAnsi="Calibri" w:cs="Calibri"/>
                  <w:i/>
                  <w:iCs/>
                  <w:sz w:val="22"/>
                  <w:szCs w:val="22"/>
                  <w:lang w:eastAsia="it-IT"/>
                  <w:rPrChange w:id="945" w:author="Manuel Raul Livano Luna" w:date="2023-07-05T18:44:00Z">
                    <w:rPr>
                      <w:rFonts w:ascii="Calibri" w:hAnsi="Calibri" w:cs="Calibri"/>
                      <w:sz w:val="22"/>
                      <w:szCs w:val="22"/>
                      <w:lang w:eastAsia="it-IT"/>
                    </w:rPr>
                  </w:rPrChange>
                </w:rPr>
                <w:t>ACCESORIOS Y APLICATIVOS COMPLEMENTARIOS</w:t>
              </w:r>
            </w:ins>
          </w:p>
        </w:tc>
      </w:tr>
      <w:tr w:rsidR="00F71C70" w:rsidRPr="00F71C70" w14:paraId="571C0032" w14:textId="77777777" w:rsidTr="00F71C70">
        <w:tblPrEx>
          <w:tblPrExChange w:id="946" w:author="Manuel Raul Livano Luna" w:date="2023-07-05T18:45:00Z">
            <w:tblPrEx>
              <w:tblW w:w="4642" w:type="pct"/>
            </w:tblPrEx>
          </w:tblPrExChange>
        </w:tblPrEx>
        <w:trPr>
          <w:gridAfter w:val="1"/>
          <w:wAfter w:w="5" w:type="pct"/>
          <w:trHeight w:val="110"/>
          <w:ins w:id="947" w:author="Manuel Raul Livano Luna" w:date="2023-07-05T18:43:00Z"/>
          <w:trPrChange w:id="948" w:author="Manuel Raul Livano Luna" w:date="2023-07-05T18:45:00Z">
            <w:trPr>
              <w:gridAfter w:val="1"/>
              <w:trHeight w:val="110"/>
            </w:trPr>
          </w:trPrChange>
        </w:trPr>
        <w:tc>
          <w:tcPr>
            <w:tcW w:w="1022" w:type="pct"/>
            <w:noWrap/>
            <w:vAlign w:val="center"/>
            <w:tcPrChange w:id="949" w:author="Manuel Raul Livano Luna" w:date="2023-07-05T18:45:00Z">
              <w:tcPr>
                <w:tcW w:w="820" w:type="pct"/>
                <w:gridSpan w:val="2"/>
                <w:noWrap/>
                <w:vAlign w:val="center"/>
              </w:tcPr>
            </w:tcPrChange>
          </w:tcPr>
          <w:p w14:paraId="34CF400F" w14:textId="77777777" w:rsidR="00F71C70" w:rsidRPr="00F71C70" w:rsidRDefault="00F71C70" w:rsidP="00F71C70">
            <w:pPr>
              <w:spacing w:after="200" w:line="276" w:lineRule="auto"/>
              <w:ind w:left="14"/>
              <w:jc w:val="center"/>
              <w:rPr>
                <w:ins w:id="950" w:author="Manuel Raul Livano Luna" w:date="2023-07-05T18:43:00Z"/>
                <w:rFonts w:ascii="Calibri" w:hAnsi="Calibri" w:cs="Calibri"/>
                <w:i/>
                <w:iCs/>
                <w:sz w:val="22"/>
                <w:szCs w:val="22"/>
                <w:lang w:eastAsia="it-IT"/>
                <w:rPrChange w:id="951" w:author="Manuel Raul Livano Luna" w:date="2023-07-05T18:44:00Z">
                  <w:rPr>
                    <w:ins w:id="952" w:author="Manuel Raul Livano Luna" w:date="2023-07-05T18:43:00Z"/>
                    <w:rFonts w:ascii="Calibri" w:hAnsi="Calibri" w:cs="Calibri"/>
                    <w:sz w:val="22"/>
                    <w:szCs w:val="22"/>
                    <w:lang w:eastAsia="it-IT"/>
                  </w:rPr>
                </w:rPrChange>
              </w:rPr>
            </w:pPr>
            <w:ins w:id="953" w:author="Manuel Raul Livano Luna" w:date="2023-07-05T18:43:00Z">
              <w:r w:rsidRPr="00F71C70">
                <w:rPr>
                  <w:rFonts w:ascii="Calibri" w:hAnsi="Calibri" w:cs="Calibri"/>
                  <w:i/>
                  <w:iCs/>
                  <w:sz w:val="22"/>
                  <w:szCs w:val="22"/>
                  <w:lang w:eastAsia="it-IT"/>
                  <w:rPrChange w:id="954" w:author="Manuel Raul Livano Luna" w:date="2023-07-05T18:44:00Z">
                    <w:rPr>
                      <w:rFonts w:ascii="Calibri" w:hAnsi="Calibri" w:cs="Calibri"/>
                      <w:sz w:val="22"/>
                      <w:szCs w:val="22"/>
                      <w:lang w:eastAsia="it-IT"/>
                    </w:rPr>
                  </w:rPrChange>
                </w:rPr>
                <w:t>Logotipo</w:t>
              </w:r>
            </w:ins>
          </w:p>
        </w:tc>
        <w:tc>
          <w:tcPr>
            <w:tcW w:w="3973" w:type="pct"/>
            <w:noWrap/>
            <w:vAlign w:val="center"/>
            <w:tcPrChange w:id="955" w:author="Manuel Raul Livano Luna" w:date="2023-07-05T18:45:00Z">
              <w:tcPr>
                <w:tcW w:w="4180" w:type="pct"/>
                <w:noWrap/>
                <w:vAlign w:val="center"/>
              </w:tcPr>
            </w:tcPrChange>
          </w:tcPr>
          <w:p w14:paraId="0DD9608F" w14:textId="77777777" w:rsidR="00F71C70" w:rsidRPr="00F71C70" w:rsidRDefault="00F71C70" w:rsidP="00F71C70">
            <w:pPr>
              <w:numPr>
                <w:ilvl w:val="0"/>
                <w:numId w:val="24"/>
              </w:numPr>
              <w:spacing w:after="200" w:line="276" w:lineRule="auto"/>
              <w:contextualSpacing/>
              <w:jc w:val="both"/>
              <w:rPr>
                <w:ins w:id="956" w:author="Manuel Raul Livano Luna" w:date="2023-07-05T18:43:00Z"/>
                <w:rFonts w:ascii="Calibri" w:hAnsi="Calibri" w:cs="Calibri"/>
                <w:i/>
                <w:iCs/>
                <w:sz w:val="22"/>
                <w:szCs w:val="22"/>
                <w:lang w:eastAsia="it-IT"/>
                <w:rPrChange w:id="957" w:author="Manuel Raul Livano Luna" w:date="2023-07-05T18:44:00Z">
                  <w:rPr>
                    <w:ins w:id="958" w:author="Manuel Raul Livano Luna" w:date="2023-07-05T18:43:00Z"/>
                    <w:rFonts w:ascii="Calibri" w:hAnsi="Calibri" w:cs="Calibri"/>
                    <w:sz w:val="22"/>
                    <w:szCs w:val="22"/>
                    <w:lang w:eastAsia="it-IT"/>
                  </w:rPr>
                </w:rPrChange>
              </w:rPr>
            </w:pPr>
            <w:ins w:id="959" w:author="Manuel Raul Livano Luna" w:date="2023-07-05T18:43:00Z">
              <w:r w:rsidRPr="00F71C70">
                <w:rPr>
                  <w:rFonts w:ascii="Calibri" w:hAnsi="Calibri" w:cs="Calibri"/>
                  <w:i/>
                  <w:iCs/>
                  <w:sz w:val="22"/>
                  <w:szCs w:val="22"/>
                  <w:lang w:eastAsia="it-IT"/>
                  <w:rPrChange w:id="960" w:author="Manuel Raul Livano Luna" w:date="2023-07-05T18:44:00Z">
                    <w:rPr>
                      <w:rFonts w:ascii="Calibri" w:hAnsi="Calibri" w:cs="Calibri"/>
                      <w:sz w:val="22"/>
                      <w:szCs w:val="22"/>
                      <w:lang w:eastAsia="it-IT"/>
                    </w:rPr>
                  </w:rPrChange>
                </w:rPr>
                <w:t xml:space="preserve">El equipo llevara impreso en forma indeleble en una posición visible para el usuario el Logotipo del Gobierno Regional de Apurímac, acompañado de la </w:t>
              </w:r>
              <w:proofErr w:type="gramStart"/>
              <w:r w:rsidRPr="00F71C70">
                <w:rPr>
                  <w:rFonts w:ascii="Calibri" w:hAnsi="Calibri" w:cs="Calibri"/>
                  <w:i/>
                  <w:iCs/>
                  <w:sz w:val="22"/>
                  <w:szCs w:val="22"/>
                  <w:lang w:eastAsia="it-IT"/>
                  <w:rPrChange w:id="961" w:author="Manuel Raul Livano Luna" w:date="2023-07-05T18:44:00Z">
                    <w:rPr>
                      <w:rFonts w:ascii="Calibri" w:hAnsi="Calibri" w:cs="Calibri"/>
                      <w:sz w:val="22"/>
                      <w:szCs w:val="22"/>
                      <w:lang w:eastAsia="it-IT"/>
                    </w:rPr>
                  </w:rPrChange>
                </w:rPr>
                <w:t>inscripción  “</w:t>
              </w:r>
              <w:proofErr w:type="gramEnd"/>
              <w:r w:rsidRPr="00F71C70">
                <w:rPr>
                  <w:rFonts w:ascii="Calibri" w:hAnsi="Calibri" w:cs="Calibri"/>
                  <w:i/>
                  <w:iCs/>
                  <w:sz w:val="22"/>
                  <w:szCs w:val="22"/>
                  <w:lang w:eastAsia="it-IT"/>
                  <w:rPrChange w:id="962" w:author="Manuel Raul Livano Luna" w:date="2023-07-05T18:44:00Z">
                    <w:rPr>
                      <w:rFonts w:ascii="Calibri" w:hAnsi="Calibri" w:cs="Calibri"/>
                      <w:sz w:val="22"/>
                      <w:szCs w:val="22"/>
                      <w:lang w:eastAsia="it-IT"/>
                    </w:rPr>
                  </w:rPrChange>
                </w:rPr>
                <w:t>Equipo del Gobierno Regional de Apurímac – UGEL Chincheros”</w:t>
              </w:r>
            </w:ins>
          </w:p>
        </w:tc>
      </w:tr>
    </w:tbl>
    <w:p w14:paraId="054B6960" w14:textId="77777777" w:rsidR="00F71C70" w:rsidRPr="00F71C70" w:rsidRDefault="00F71C70" w:rsidP="00F71C70">
      <w:pPr>
        <w:spacing w:line="276" w:lineRule="auto"/>
        <w:ind w:left="1767"/>
        <w:contextualSpacing/>
        <w:jc w:val="both"/>
        <w:rPr>
          <w:ins w:id="963" w:author="Manuel Raul Livano Luna" w:date="2023-07-05T18:43:00Z"/>
          <w:rFonts w:ascii="Calibri" w:hAnsi="Calibri" w:cs="Calibri"/>
          <w:b/>
          <w:i/>
          <w:iCs/>
          <w:color w:val="000000"/>
          <w:sz w:val="21"/>
          <w:szCs w:val="21"/>
          <w:lang w:eastAsia="it-IT"/>
          <w:rPrChange w:id="964" w:author="Manuel Raul Livano Luna" w:date="2023-07-05T18:44:00Z">
            <w:rPr>
              <w:ins w:id="965" w:author="Manuel Raul Livano Luna" w:date="2023-07-05T18:43:00Z"/>
              <w:rFonts w:ascii="Calibri" w:hAnsi="Calibri" w:cs="Calibri"/>
              <w:b/>
              <w:color w:val="000000"/>
              <w:sz w:val="21"/>
              <w:szCs w:val="21"/>
              <w:lang w:eastAsia="it-IT"/>
            </w:rPr>
          </w:rPrChange>
        </w:rPr>
        <w:pPrChange w:id="966" w:author="Manuel Raul Livano Luna" w:date="2023-07-05T18:44:00Z">
          <w:pPr>
            <w:spacing w:line="276" w:lineRule="auto"/>
            <w:contextualSpacing/>
            <w:jc w:val="both"/>
          </w:pPr>
        </w:pPrChange>
      </w:pPr>
      <w:ins w:id="967" w:author="Manuel Raul Livano Luna" w:date="2023-07-05T18:43:00Z">
        <w:r w:rsidRPr="00F71C70">
          <w:rPr>
            <w:rFonts w:ascii="Calibri" w:hAnsi="Calibri" w:cs="Calibri"/>
            <w:b/>
            <w:i/>
            <w:iCs/>
            <w:color w:val="000000"/>
            <w:sz w:val="21"/>
            <w:szCs w:val="21"/>
            <w:lang w:eastAsia="it-IT"/>
            <w:rPrChange w:id="968" w:author="Manuel Raul Livano Luna" w:date="2023-07-05T18:44:00Z">
              <w:rPr>
                <w:rFonts w:ascii="Calibri" w:hAnsi="Calibri" w:cs="Calibri"/>
                <w:b/>
                <w:color w:val="000000"/>
                <w:sz w:val="21"/>
                <w:szCs w:val="21"/>
                <w:lang w:eastAsia="it-IT"/>
              </w:rPr>
            </w:rPrChange>
          </w:rPr>
          <w:t>Consideraciones</w:t>
        </w:r>
      </w:ins>
    </w:p>
    <w:p w14:paraId="39162DB7" w14:textId="77777777" w:rsidR="00F71C70" w:rsidRPr="00F71C70" w:rsidRDefault="00F71C70" w:rsidP="00F71C70">
      <w:pPr>
        <w:spacing w:line="276" w:lineRule="auto"/>
        <w:ind w:left="1767"/>
        <w:jc w:val="both"/>
        <w:rPr>
          <w:ins w:id="969" w:author="Manuel Raul Livano Luna" w:date="2023-07-05T18:43:00Z"/>
          <w:rFonts w:ascii="Calibri" w:hAnsi="Calibri" w:cs="Calibri"/>
          <w:i/>
          <w:iCs/>
          <w:color w:val="000000"/>
          <w:sz w:val="21"/>
          <w:szCs w:val="21"/>
          <w:lang w:val="es-AR" w:eastAsia="it-IT"/>
          <w:rPrChange w:id="970" w:author="Manuel Raul Livano Luna" w:date="2023-07-05T18:44:00Z">
            <w:rPr>
              <w:ins w:id="971" w:author="Manuel Raul Livano Luna" w:date="2023-07-05T18:43:00Z"/>
              <w:rFonts w:ascii="Calibri" w:hAnsi="Calibri" w:cs="Calibri"/>
              <w:color w:val="000000"/>
              <w:sz w:val="21"/>
              <w:szCs w:val="21"/>
              <w:lang w:val="es-AR" w:eastAsia="it-IT"/>
            </w:rPr>
          </w:rPrChange>
        </w:rPr>
        <w:pPrChange w:id="972" w:author="Manuel Raul Livano Luna" w:date="2023-07-05T18:44:00Z">
          <w:pPr>
            <w:spacing w:line="276" w:lineRule="auto"/>
            <w:jc w:val="both"/>
          </w:pPr>
        </w:pPrChange>
      </w:pPr>
      <w:ins w:id="973" w:author="Manuel Raul Livano Luna" w:date="2023-07-05T18:43:00Z">
        <w:r w:rsidRPr="00F71C70">
          <w:rPr>
            <w:rFonts w:ascii="Calibri" w:hAnsi="Calibri" w:cs="Calibri"/>
            <w:i/>
            <w:iCs/>
            <w:color w:val="000000"/>
            <w:sz w:val="21"/>
            <w:szCs w:val="21"/>
            <w:lang w:val="es-AR" w:eastAsia="it-IT"/>
            <w:rPrChange w:id="974" w:author="Manuel Raul Livano Luna" w:date="2023-07-05T18:44:00Z">
              <w:rPr>
                <w:rFonts w:ascii="Calibri" w:hAnsi="Calibri" w:cs="Calibri"/>
                <w:color w:val="000000"/>
                <w:sz w:val="21"/>
                <w:szCs w:val="21"/>
                <w:lang w:val="es-AR" w:eastAsia="it-IT"/>
              </w:rPr>
            </w:rPrChange>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ins>
    </w:p>
    <w:p w14:paraId="22E494E8" w14:textId="77777777" w:rsidR="00F71C70" w:rsidRPr="00F71C70" w:rsidRDefault="00F71C70" w:rsidP="00F71C70">
      <w:pPr>
        <w:spacing w:line="276" w:lineRule="auto"/>
        <w:ind w:left="1767"/>
        <w:jc w:val="both"/>
        <w:rPr>
          <w:ins w:id="975" w:author="Manuel Raul Livano Luna" w:date="2023-07-05T18:43:00Z"/>
          <w:rFonts w:ascii="Calibri" w:hAnsi="Calibri" w:cs="Calibri"/>
          <w:i/>
          <w:iCs/>
          <w:color w:val="000000"/>
          <w:sz w:val="21"/>
          <w:szCs w:val="21"/>
          <w:lang w:val="es-AR" w:eastAsia="it-IT"/>
          <w:rPrChange w:id="976" w:author="Manuel Raul Livano Luna" w:date="2023-07-05T18:44:00Z">
            <w:rPr>
              <w:ins w:id="977" w:author="Manuel Raul Livano Luna" w:date="2023-07-05T18:43:00Z"/>
              <w:rFonts w:ascii="Calibri" w:hAnsi="Calibri" w:cs="Calibri"/>
              <w:color w:val="000000"/>
              <w:sz w:val="21"/>
              <w:szCs w:val="21"/>
              <w:lang w:val="es-AR" w:eastAsia="it-IT"/>
            </w:rPr>
          </w:rPrChange>
        </w:rPr>
        <w:pPrChange w:id="978" w:author="Manuel Raul Livano Luna" w:date="2023-07-05T18:44:00Z">
          <w:pPr>
            <w:spacing w:line="276" w:lineRule="auto"/>
            <w:jc w:val="both"/>
          </w:pPr>
        </w:pPrChange>
      </w:pPr>
    </w:p>
    <w:p w14:paraId="36315070" w14:textId="77777777" w:rsidR="00F71C70" w:rsidRPr="00F71C70" w:rsidRDefault="00F71C70" w:rsidP="00F71C70">
      <w:pPr>
        <w:numPr>
          <w:ilvl w:val="2"/>
          <w:numId w:val="16"/>
        </w:numPr>
        <w:spacing w:after="200" w:line="276" w:lineRule="auto"/>
        <w:ind w:left="823"/>
        <w:contextualSpacing/>
        <w:jc w:val="both"/>
        <w:rPr>
          <w:ins w:id="979" w:author="Manuel Raul Livano Luna" w:date="2023-07-05T18:43:00Z"/>
          <w:rFonts w:ascii="Calibri" w:eastAsia="Calibri" w:hAnsi="Calibri" w:cs="Calibri"/>
          <w:b/>
          <w:i/>
          <w:iCs/>
          <w:sz w:val="22"/>
          <w:szCs w:val="22"/>
          <w:lang w:val="es-ES" w:eastAsia="en-US"/>
          <w:rPrChange w:id="980" w:author="Manuel Raul Livano Luna" w:date="2023-07-05T18:44:00Z">
            <w:rPr>
              <w:ins w:id="981" w:author="Manuel Raul Livano Luna" w:date="2023-07-05T18:43:00Z"/>
              <w:rFonts w:ascii="Calibri" w:eastAsia="Calibri" w:hAnsi="Calibri" w:cs="Calibri"/>
              <w:b/>
              <w:sz w:val="22"/>
              <w:szCs w:val="22"/>
              <w:lang w:val="es-ES" w:eastAsia="en-US"/>
            </w:rPr>
          </w:rPrChange>
        </w:rPr>
        <w:pPrChange w:id="982" w:author="Manuel Raul Livano Luna" w:date="2023-07-05T18:45:00Z">
          <w:pPr>
            <w:numPr>
              <w:ilvl w:val="2"/>
              <w:numId w:val="16"/>
            </w:numPr>
            <w:spacing w:after="200" w:line="276" w:lineRule="auto"/>
            <w:ind w:left="284" w:hanging="114"/>
            <w:contextualSpacing/>
            <w:jc w:val="both"/>
          </w:pPr>
        </w:pPrChange>
      </w:pPr>
      <w:ins w:id="983" w:author="Manuel Raul Livano Luna" w:date="2023-07-05T18:43:00Z">
        <w:r w:rsidRPr="00F71C70">
          <w:rPr>
            <w:rFonts w:ascii="Calibri" w:eastAsia="Calibri" w:hAnsi="Calibri" w:cs="Calibri"/>
            <w:b/>
            <w:i/>
            <w:iCs/>
            <w:sz w:val="22"/>
            <w:szCs w:val="22"/>
            <w:lang w:val="es-ES" w:eastAsia="en-US"/>
            <w:rPrChange w:id="984" w:author="Manuel Raul Livano Luna" w:date="2023-07-05T18:44:00Z">
              <w:rPr>
                <w:rFonts w:ascii="Calibri" w:eastAsia="Calibri" w:hAnsi="Calibri" w:cs="Calibri"/>
                <w:b/>
                <w:sz w:val="22"/>
                <w:szCs w:val="22"/>
                <w:lang w:val="es-ES" w:eastAsia="en-US"/>
              </w:rPr>
            </w:rPrChange>
          </w:rPr>
          <w:t>COMPUTADORAS PORTATILES PARA DOCENTES.</w:t>
        </w:r>
      </w:ins>
    </w:p>
    <w:p w14:paraId="1CE7AF75" w14:textId="77777777" w:rsidR="00F71C70" w:rsidRPr="00F71C70" w:rsidRDefault="00F71C70" w:rsidP="00F71C70">
      <w:pPr>
        <w:spacing w:line="276" w:lineRule="auto"/>
        <w:ind w:left="1248"/>
        <w:contextualSpacing/>
        <w:jc w:val="both"/>
        <w:rPr>
          <w:ins w:id="985" w:author="Manuel Raul Livano Luna" w:date="2023-07-05T18:43:00Z"/>
          <w:rFonts w:ascii="Calibri" w:eastAsia="Calibri" w:hAnsi="Calibri" w:cs="Calibri"/>
          <w:b/>
          <w:i/>
          <w:iCs/>
          <w:sz w:val="22"/>
          <w:szCs w:val="22"/>
          <w:lang w:val="es-ES" w:eastAsia="en-US"/>
          <w:rPrChange w:id="986" w:author="Manuel Raul Livano Luna" w:date="2023-07-05T18:44:00Z">
            <w:rPr>
              <w:ins w:id="987" w:author="Manuel Raul Livano Luna" w:date="2023-07-05T18:43:00Z"/>
              <w:rFonts w:ascii="Calibri" w:eastAsia="Calibri" w:hAnsi="Calibri" w:cs="Calibri"/>
              <w:b/>
              <w:sz w:val="22"/>
              <w:szCs w:val="22"/>
              <w:lang w:val="es-ES" w:eastAsia="en-US"/>
            </w:rPr>
          </w:rPrChange>
        </w:rPr>
        <w:pPrChange w:id="988" w:author="Manuel Raul Livano Luna" w:date="2023-07-05T18:45:00Z">
          <w:pPr>
            <w:spacing w:line="276" w:lineRule="auto"/>
            <w:ind w:left="709"/>
            <w:contextualSpacing/>
            <w:jc w:val="both"/>
          </w:pPr>
        </w:pPrChange>
      </w:pPr>
      <w:ins w:id="989" w:author="Manuel Raul Livano Luna" w:date="2023-07-05T18:43:00Z">
        <w:r w:rsidRPr="00F71C70">
          <w:rPr>
            <w:rFonts w:ascii="Calibri" w:eastAsia="Calibri" w:hAnsi="Calibri" w:cs="Calibri"/>
            <w:i/>
            <w:iCs/>
            <w:sz w:val="22"/>
            <w:szCs w:val="22"/>
            <w:lang w:eastAsia="en-US"/>
            <w:rPrChange w:id="990" w:author="Manuel Raul Livano Luna" w:date="2023-07-05T18:44:00Z">
              <w:rPr>
                <w:rFonts w:ascii="Calibri" w:eastAsia="Calibri" w:hAnsi="Calibri" w:cs="Calibri"/>
                <w:sz w:val="22"/>
                <w:szCs w:val="22"/>
                <w:lang w:eastAsia="en-US"/>
              </w:rPr>
            </w:rPrChange>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ins>
    </w:p>
    <w:p w14:paraId="7F42DC03" w14:textId="77777777" w:rsidR="00F71C70" w:rsidRPr="00F71C70" w:rsidRDefault="00F71C70" w:rsidP="00F71C70">
      <w:pPr>
        <w:spacing w:line="276" w:lineRule="auto"/>
        <w:ind w:left="1767"/>
        <w:jc w:val="center"/>
        <w:rPr>
          <w:ins w:id="991" w:author="Manuel Raul Livano Luna" w:date="2023-07-05T18:43:00Z"/>
          <w:rFonts w:ascii="Calibri" w:hAnsi="Calibri" w:cs="Calibri"/>
          <w:bCs/>
          <w:i/>
          <w:iCs/>
          <w:noProof/>
          <w:sz w:val="22"/>
          <w:szCs w:val="22"/>
          <w:lang w:val="es-AR" w:eastAsia="es-PE"/>
          <w:rPrChange w:id="992" w:author="Manuel Raul Livano Luna" w:date="2023-07-05T18:44:00Z">
            <w:rPr>
              <w:ins w:id="993" w:author="Manuel Raul Livano Luna" w:date="2023-07-05T18:43:00Z"/>
              <w:rFonts w:ascii="Calibri" w:hAnsi="Calibri" w:cs="Calibri"/>
              <w:bCs/>
              <w:noProof/>
              <w:sz w:val="22"/>
              <w:szCs w:val="22"/>
              <w:lang w:val="es-AR" w:eastAsia="es-PE"/>
            </w:rPr>
          </w:rPrChange>
        </w:rPr>
        <w:pPrChange w:id="994" w:author="Manuel Raul Livano Luna" w:date="2023-07-05T18:44:00Z">
          <w:pPr>
            <w:spacing w:line="276" w:lineRule="auto"/>
            <w:jc w:val="center"/>
          </w:pPr>
        </w:pPrChange>
      </w:pPr>
      <w:ins w:id="995" w:author="Manuel Raul Livano Luna" w:date="2023-07-05T18:43:00Z">
        <w:r w:rsidRPr="00F71C70">
          <w:rPr>
            <w:rFonts w:ascii="Calibri" w:hAnsi="Calibri"/>
            <w:i/>
            <w:iCs/>
            <w:noProof/>
            <w:sz w:val="22"/>
            <w:szCs w:val="22"/>
            <w:lang w:eastAsia="es-PE"/>
            <w:rPrChange w:id="996" w:author="Manuel Raul Livano Luna" w:date="2023-07-05T18:44:00Z">
              <w:rPr>
                <w:rFonts w:ascii="Calibri" w:hAnsi="Calibri"/>
                <w:noProof/>
                <w:sz w:val="22"/>
                <w:szCs w:val="22"/>
                <w:lang w:eastAsia="es-PE"/>
              </w:rPr>
            </w:rPrChange>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ins>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Change w:id="997" w:author="Manuel Raul Livano Luna" w:date="2023-07-05T18:44:00Z">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PrChange>
      </w:tblPr>
      <w:tblGrid>
        <w:gridCol w:w="2073"/>
        <w:gridCol w:w="6594"/>
        <w:tblGridChange w:id="998">
          <w:tblGrid>
            <w:gridCol w:w="1058"/>
            <w:gridCol w:w="1015"/>
            <w:gridCol w:w="6594"/>
            <w:gridCol w:w="1058"/>
          </w:tblGrid>
        </w:tblGridChange>
      </w:tblGrid>
      <w:tr w:rsidR="00F71C70" w:rsidRPr="00F71C70" w14:paraId="479872FC" w14:textId="77777777" w:rsidTr="00F71C70">
        <w:trPr>
          <w:trHeight w:val="110"/>
          <w:ins w:id="999" w:author="Manuel Raul Livano Luna" w:date="2023-07-05T18:43:00Z"/>
          <w:trPrChange w:id="1000" w:author="Manuel Raul Livano Luna" w:date="2023-07-05T18:44:00Z">
            <w:trPr>
              <w:gridBefore w:val="1"/>
              <w:trHeight w:val="110"/>
            </w:trPr>
          </w:trPrChange>
        </w:trPr>
        <w:tc>
          <w:tcPr>
            <w:tcW w:w="5000" w:type="pct"/>
            <w:gridSpan w:val="2"/>
            <w:shd w:val="clear" w:color="auto" w:fill="FABF8F"/>
            <w:vAlign w:val="center"/>
            <w:tcPrChange w:id="1001" w:author="Manuel Raul Livano Luna" w:date="2023-07-05T18:44:00Z">
              <w:tcPr>
                <w:tcW w:w="5000" w:type="pct"/>
                <w:gridSpan w:val="3"/>
                <w:shd w:val="clear" w:color="auto" w:fill="FABF8F"/>
                <w:vAlign w:val="center"/>
              </w:tcPr>
            </w:tcPrChange>
          </w:tcPr>
          <w:p w14:paraId="42FF6E5A" w14:textId="77777777" w:rsidR="00F71C70" w:rsidRPr="00F71C70" w:rsidRDefault="00F71C70" w:rsidP="00F71C70">
            <w:pPr>
              <w:spacing w:after="200" w:line="276" w:lineRule="auto"/>
              <w:jc w:val="center"/>
              <w:rPr>
                <w:ins w:id="1002" w:author="Manuel Raul Livano Luna" w:date="2023-07-05T18:43:00Z"/>
                <w:rFonts w:ascii="Calibri" w:hAnsi="Calibri" w:cs="Calibri"/>
                <w:i/>
                <w:iCs/>
                <w:sz w:val="22"/>
                <w:szCs w:val="22"/>
                <w:rPrChange w:id="1003" w:author="Manuel Raul Livano Luna" w:date="2023-07-05T18:44:00Z">
                  <w:rPr>
                    <w:ins w:id="1004" w:author="Manuel Raul Livano Luna" w:date="2023-07-05T18:43:00Z"/>
                    <w:rFonts w:ascii="Calibri" w:hAnsi="Calibri" w:cs="Calibri"/>
                    <w:sz w:val="22"/>
                    <w:szCs w:val="22"/>
                  </w:rPr>
                </w:rPrChange>
              </w:rPr>
            </w:pPr>
            <w:ins w:id="1005" w:author="Manuel Raul Livano Luna" w:date="2023-07-05T18:43:00Z">
              <w:r w:rsidRPr="00F71C70">
                <w:rPr>
                  <w:rFonts w:ascii="Calibri" w:hAnsi="Calibri" w:cs="Calibri"/>
                  <w:i/>
                  <w:iCs/>
                  <w:noProof/>
                  <w:sz w:val="22"/>
                  <w:szCs w:val="22"/>
                  <w:lang w:eastAsia="es-PE"/>
                  <w:rPrChange w:id="1006" w:author="Manuel Raul Livano Luna" w:date="2023-07-05T18:44:00Z">
                    <w:rPr>
                      <w:rFonts w:ascii="Calibri" w:hAnsi="Calibri" w:cs="Calibri"/>
                      <w:noProof/>
                      <w:sz w:val="22"/>
                      <w:szCs w:val="22"/>
                      <w:lang w:eastAsia="es-PE"/>
                    </w:rPr>
                  </w:rPrChange>
                </w:rPr>
                <w:t>ESPECIFICACIONES TECNICAS MINIMAS DE LAPTOPS PARA DOCENTES</w:t>
              </w:r>
            </w:ins>
          </w:p>
        </w:tc>
      </w:tr>
      <w:tr w:rsidR="00F71C70" w:rsidRPr="00F71C70" w14:paraId="3F19E91A" w14:textId="77777777" w:rsidTr="00F71C70">
        <w:trPr>
          <w:trHeight w:val="110"/>
          <w:ins w:id="1007" w:author="Manuel Raul Livano Luna" w:date="2023-07-05T18:43:00Z"/>
          <w:trPrChange w:id="1008" w:author="Manuel Raul Livano Luna" w:date="2023-07-05T18:44:00Z">
            <w:trPr>
              <w:gridAfter w:val="0"/>
              <w:trHeight w:val="110"/>
            </w:trPr>
          </w:trPrChange>
        </w:trPr>
        <w:tc>
          <w:tcPr>
            <w:tcW w:w="1196" w:type="pct"/>
            <w:noWrap/>
            <w:vAlign w:val="center"/>
            <w:hideMark/>
            <w:tcPrChange w:id="1009" w:author="Manuel Raul Livano Luna" w:date="2023-07-05T18:44:00Z">
              <w:tcPr>
                <w:tcW w:w="1196" w:type="pct"/>
                <w:gridSpan w:val="2"/>
                <w:noWrap/>
                <w:vAlign w:val="center"/>
                <w:hideMark/>
              </w:tcPr>
            </w:tcPrChange>
          </w:tcPr>
          <w:p w14:paraId="1EEEE1C9" w14:textId="77777777" w:rsidR="00F71C70" w:rsidRPr="00F71C70" w:rsidRDefault="00F71C70" w:rsidP="00F71C70">
            <w:pPr>
              <w:keepNext/>
              <w:keepLines/>
              <w:shd w:val="clear" w:color="auto" w:fill="FFFFFF"/>
              <w:spacing w:line="276" w:lineRule="auto"/>
              <w:jc w:val="center"/>
              <w:outlineLvl w:val="3"/>
              <w:rPr>
                <w:ins w:id="1010" w:author="Manuel Raul Livano Luna" w:date="2023-07-05T18:43:00Z"/>
                <w:rFonts w:ascii="Calibri" w:hAnsi="Calibri" w:cs="Calibri"/>
                <w:i/>
                <w:iCs/>
                <w:sz w:val="22"/>
                <w:szCs w:val="22"/>
                <w:lang w:eastAsia="es-AR"/>
                <w:rPrChange w:id="1011" w:author="Manuel Raul Livano Luna" w:date="2023-07-05T18:44:00Z">
                  <w:rPr>
                    <w:ins w:id="1012" w:author="Manuel Raul Livano Luna" w:date="2023-07-05T18:43:00Z"/>
                    <w:rFonts w:ascii="Calibri" w:hAnsi="Calibri" w:cs="Calibri"/>
                    <w:iCs/>
                    <w:sz w:val="22"/>
                    <w:szCs w:val="22"/>
                    <w:lang w:eastAsia="es-AR"/>
                  </w:rPr>
                </w:rPrChange>
              </w:rPr>
            </w:pPr>
            <w:ins w:id="1013" w:author="Manuel Raul Livano Luna" w:date="2023-07-05T18:43:00Z">
              <w:r w:rsidRPr="00F71C70">
                <w:rPr>
                  <w:rFonts w:ascii="Calibri" w:hAnsi="Calibri" w:cs="Calibri"/>
                  <w:i/>
                  <w:iCs/>
                  <w:sz w:val="22"/>
                  <w:szCs w:val="22"/>
                  <w:rPrChange w:id="1014" w:author="Manuel Raul Livano Luna" w:date="2023-07-05T18:44:00Z">
                    <w:rPr>
                      <w:rFonts w:ascii="Calibri" w:hAnsi="Calibri" w:cs="Calibri"/>
                      <w:sz w:val="22"/>
                      <w:szCs w:val="22"/>
                    </w:rPr>
                  </w:rPrChange>
                </w:rPr>
                <w:t>Procesador</w:t>
              </w:r>
            </w:ins>
          </w:p>
        </w:tc>
        <w:tc>
          <w:tcPr>
            <w:tcW w:w="3804" w:type="pct"/>
            <w:noWrap/>
            <w:vAlign w:val="center"/>
            <w:hideMark/>
            <w:tcPrChange w:id="1015" w:author="Manuel Raul Livano Luna" w:date="2023-07-05T18:44:00Z">
              <w:tcPr>
                <w:tcW w:w="3804" w:type="pct"/>
                <w:noWrap/>
                <w:vAlign w:val="center"/>
                <w:hideMark/>
              </w:tcPr>
            </w:tcPrChange>
          </w:tcPr>
          <w:p w14:paraId="4D58A8D2" w14:textId="77777777" w:rsidR="00F71C70" w:rsidRPr="00F71C70" w:rsidRDefault="00F71C70" w:rsidP="00F71C70">
            <w:pPr>
              <w:numPr>
                <w:ilvl w:val="0"/>
                <w:numId w:val="18"/>
              </w:numPr>
              <w:shd w:val="clear" w:color="auto" w:fill="FFFFFF"/>
              <w:spacing w:after="200" w:line="276" w:lineRule="auto"/>
              <w:contextualSpacing/>
              <w:jc w:val="both"/>
              <w:rPr>
                <w:ins w:id="1016" w:author="Manuel Raul Livano Luna" w:date="2023-07-05T18:43:00Z"/>
                <w:rFonts w:ascii="Calibri" w:hAnsi="Calibri" w:cs="Calibri"/>
                <w:i/>
                <w:iCs/>
                <w:sz w:val="22"/>
                <w:szCs w:val="22"/>
                <w:rPrChange w:id="1017" w:author="Manuel Raul Livano Luna" w:date="2023-07-05T18:44:00Z">
                  <w:rPr>
                    <w:ins w:id="1018" w:author="Manuel Raul Livano Luna" w:date="2023-07-05T18:43:00Z"/>
                    <w:rFonts w:ascii="Calibri" w:hAnsi="Calibri" w:cs="Calibri"/>
                    <w:sz w:val="22"/>
                    <w:szCs w:val="22"/>
                  </w:rPr>
                </w:rPrChange>
              </w:rPr>
            </w:pPr>
            <w:ins w:id="1019" w:author="Manuel Raul Livano Luna" w:date="2023-07-05T18:43:00Z">
              <w:r w:rsidRPr="00F71C70">
                <w:rPr>
                  <w:rFonts w:ascii="Calibri" w:hAnsi="Calibri" w:cs="Calibri"/>
                  <w:i/>
                  <w:iCs/>
                  <w:sz w:val="22"/>
                  <w:szCs w:val="22"/>
                  <w:rPrChange w:id="1020" w:author="Manuel Raul Livano Luna" w:date="2023-07-05T18:44:00Z">
                    <w:rPr>
                      <w:rFonts w:ascii="Calibri" w:hAnsi="Calibri" w:cs="Calibri"/>
                      <w:sz w:val="22"/>
                      <w:szCs w:val="22"/>
                    </w:rPr>
                  </w:rPrChange>
                </w:rPr>
                <w:t>Intel Core i5 (Dos Núcleos físicos) / 04 subprocesos.</w:t>
              </w:r>
            </w:ins>
          </w:p>
          <w:p w14:paraId="5D516118" w14:textId="77777777" w:rsidR="00F71C70" w:rsidRPr="00F71C70" w:rsidRDefault="00F71C70" w:rsidP="00F71C70">
            <w:pPr>
              <w:numPr>
                <w:ilvl w:val="0"/>
                <w:numId w:val="18"/>
              </w:numPr>
              <w:shd w:val="clear" w:color="auto" w:fill="FFFFFF"/>
              <w:spacing w:after="200" w:line="276" w:lineRule="auto"/>
              <w:contextualSpacing/>
              <w:jc w:val="both"/>
              <w:rPr>
                <w:ins w:id="1021" w:author="Manuel Raul Livano Luna" w:date="2023-07-05T18:43:00Z"/>
                <w:rFonts w:ascii="Calibri" w:hAnsi="Calibri" w:cs="Calibri"/>
                <w:i/>
                <w:iCs/>
                <w:sz w:val="22"/>
                <w:szCs w:val="22"/>
                <w:rPrChange w:id="1022" w:author="Manuel Raul Livano Luna" w:date="2023-07-05T18:44:00Z">
                  <w:rPr>
                    <w:ins w:id="1023" w:author="Manuel Raul Livano Luna" w:date="2023-07-05T18:43:00Z"/>
                    <w:rFonts w:ascii="Calibri" w:hAnsi="Calibri" w:cs="Calibri"/>
                    <w:sz w:val="22"/>
                    <w:szCs w:val="22"/>
                  </w:rPr>
                </w:rPrChange>
              </w:rPr>
            </w:pPr>
            <w:ins w:id="1024" w:author="Manuel Raul Livano Luna" w:date="2023-07-05T18:43:00Z">
              <w:r w:rsidRPr="00F71C70">
                <w:rPr>
                  <w:rFonts w:ascii="Calibri" w:hAnsi="Calibri" w:cs="Calibri"/>
                  <w:i/>
                  <w:iCs/>
                  <w:sz w:val="22"/>
                  <w:szCs w:val="22"/>
                  <w:rPrChange w:id="1025" w:author="Manuel Raul Livano Luna" w:date="2023-07-05T18:44:00Z">
                    <w:rPr>
                      <w:rFonts w:ascii="Calibri" w:hAnsi="Calibri" w:cs="Calibri"/>
                      <w:sz w:val="22"/>
                      <w:szCs w:val="22"/>
                    </w:rPr>
                  </w:rPrChange>
                </w:rPr>
                <w:t xml:space="preserve">Escala de integración: 14 nm </w:t>
              </w:r>
              <w:r w:rsidRPr="00F71C70">
                <w:rPr>
                  <w:rFonts w:ascii="Calibri" w:hAnsi="Calibri" w:cs="Calibri"/>
                  <w:i/>
                  <w:iCs/>
                  <w:sz w:val="22"/>
                  <w:szCs w:val="22"/>
                  <w:rPrChange w:id="1026" w:author="Manuel Raul Livano Luna" w:date="2023-07-05T18:44:00Z">
                    <w:rPr>
                      <w:rFonts w:ascii="Calibri" w:hAnsi="Calibri" w:cs="Calibri"/>
                      <w:sz w:val="22"/>
                      <w:szCs w:val="22"/>
                    </w:rPr>
                  </w:rPrChange>
                </w:rPr>
                <w:t> Frecuencia de reloj: 39 GHz / 2.4 GHz.</w:t>
              </w:r>
            </w:ins>
          </w:p>
          <w:p w14:paraId="1606C9A3" w14:textId="77777777" w:rsidR="00F71C70" w:rsidRPr="00F71C70" w:rsidRDefault="00F71C70" w:rsidP="00F71C70">
            <w:pPr>
              <w:numPr>
                <w:ilvl w:val="0"/>
                <w:numId w:val="18"/>
              </w:numPr>
              <w:shd w:val="clear" w:color="auto" w:fill="FFFFFF"/>
              <w:spacing w:after="200" w:line="276" w:lineRule="auto"/>
              <w:contextualSpacing/>
              <w:jc w:val="both"/>
              <w:rPr>
                <w:ins w:id="1027" w:author="Manuel Raul Livano Luna" w:date="2023-07-05T18:43:00Z"/>
                <w:rFonts w:ascii="Calibri" w:hAnsi="Calibri" w:cs="Calibri"/>
                <w:i/>
                <w:iCs/>
                <w:sz w:val="22"/>
                <w:szCs w:val="22"/>
                <w:rPrChange w:id="1028" w:author="Manuel Raul Livano Luna" w:date="2023-07-05T18:44:00Z">
                  <w:rPr>
                    <w:ins w:id="1029" w:author="Manuel Raul Livano Luna" w:date="2023-07-05T18:43:00Z"/>
                    <w:rFonts w:ascii="Calibri" w:hAnsi="Calibri" w:cs="Calibri"/>
                    <w:sz w:val="22"/>
                    <w:szCs w:val="22"/>
                  </w:rPr>
                </w:rPrChange>
              </w:rPr>
            </w:pPr>
            <w:ins w:id="1030" w:author="Manuel Raul Livano Luna" w:date="2023-07-05T18:43:00Z">
              <w:r w:rsidRPr="00F71C70">
                <w:rPr>
                  <w:rFonts w:ascii="Calibri" w:hAnsi="Calibri" w:cs="Calibri"/>
                  <w:i/>
                  <w:iCs/>
                  <w:sz w:val="22"/>
                  <w:szCs w:val="22"/>
                  <w:rPrChange w:id="1031" w:author="Manuel Raul Livano Luna" w:date="2023-07-05T18:44:00Z">
                    <w:rPr>
                      <w:rFonts w:ascii="Calibri" w:hAnsi="Calibri" w:cs="Calibri"/>
                      <w:sz w:val="22"/>
                      <w:szCs w:val="22"/>
                    </w:rPr>
                  </w:rPrChange>
                </w:rPr>
                <w:t xml:space="preserve">Memoria cache: 3 MB </w:t>
              </w:r>
            </w:ins>
          </w:p>
          <w:p w14:paraId="1D72259E" w14:textId="77777777" w:rsidR="00F71C70" w:rsidRPr="00F71C70" w:rsidRDefault="00F71C70" w:rsidP="00F71C70">
            <w:pPr>
              <w:numPr>
                <w:ilvl w:val="0"/>
                <w:numId w:val="18"/>
              </w:numPr>
              <w:shd w:val="clear" w:color="auto" w:fill="FFFFFF"/>
              <w:spacing w:after="200" w:line="276" w:lineRule="auto"/>
              <w:contextualSpacing/>
              <w:jc w:val="both"/>
              <w:rPr>
                <w:ins w:id="1032" w:author="Manuel Raul Livano Luna" w:date="2023-07-05T18:43:00Z"/>
                <w:rFonts w:ascii="Calibri" w:hAnsi="Calibri" w:cs="Calibri"/>
                <w:i/>
                <w:iCs/>
                <w:sz w:val="22"/>
                <w:szCs w:val="22"/>
                <w:rPrChange w:id="1033" w:author="Manuel Raul Livano Luna" w:date="2023-07-05T18:44:00Z">
                  <w:rPr>
                    <w:ins w:id="1034" w:author="Manuel Raul Livano Luna" w:date="2023-07-05T18:43:00Z"/>
                    <w:rFonts w:ascii="Calibri" w:hAnsi="Calibri" w:cs="Calibri"/>
                    <w:sz w:val="22"/>
                    <w:szCs w:val="22"/>
                  </w:rPr>
                </w:rPrChange>
              </w:rPr>
            </w:pPr>
            <w:ins w:id="1035" w:author="Manuel Raul Livano Luna" w:date="2023-07-05T18:43:00Z">
              <w:r w:rsidRPr="00F71C70">
                <w:rPr>
                  <w:rFonts w:ascii="Calibri" w:hAnsi="Calibri" w:cs="Calibri"/>
                  <w:i/>
                  <w:iCs/>
                  <w:sz w:val="22"/>
                  <w:szCs w:val="22"/>
                  <w:rPrChange w:id="1036" w:author="Manuel Raul Livano Luna" w:date="2023-07-05T18:44:00Z">
                    <w:rPr>
                      <w:rFonts w:ascii="Calibri" w:hAnsi="Calibri" w:cs="Calibri"/>
                      <w:sz w:val="22"/>
                      <w:szCs w:val="22"/>
                    </w:rPr>
                  </w:rPrChange>
                </w:rPr>
                <w:t>Arquitectura: 64 bits</w:t>
              </w:r>
            </w:ins>
          </w:p>
        </w:tc>
      </w:tr>
      <w:tr w:rsidR="00F71C70" w:rsidRPr="00F71C70" w14:paraId="37AE73D5" w14:textId="77777777" w:rsidTr="00F71C70">
        <w:trPr>
          <w:trHeight w:val="110"/>
          <w:ins w:id="1037" w:author="Manuel Raul Livano Luna" w:date="2023-07-05T18:43:00Z"/>
          <w:trPrChange w:id="1038" w:author="Manuel Raul Livano Luna" w:date="2023-07-05T18:44:00Z">
            <w:trPr>
              <w:gridAfter w:val="0"/>
              <w:trHeight w:val="110"/>
            </w:trPr>
          </w:trPrChange>
        </w:trPr>
        <w:tc>
          <w:tcPr>
            <w:tcW w:w="1196" w:type="pct"/>
            <w:noWrap/>
            <w:vAlign w:val="center"/>
            <w:hideMark/>
            <w:tcPrChange w:id="1039" w:author="Manuel Raul Livano Luna" w:date="2023-07-05T18:44:00Z">
              <w:tcPr>
                <w:tcW w:w="1196" w:type="pct"/>
                <w:gridSpan w:val="2"/>
                <w:noWrap/>
                <w:vAlign w:val="center"/>
                <w:hideMark/>
              </w:tcPr>
            </w:tcPrChange>
          </w:tcPr>
          <w:p w14:paraId="601067F4" w14:textId="77777777" w:rsidR="00F71C70" w:rsidRPr="00F71C70" w:rsidRDefault="00F71C70" w:rsidP="00F71C70">
            <w:pPr>
              <w:keepNext/>
              <w:keepLines/>
              <w:shd w:val="clear" w:color="auto" w:fill="FFFFFF"/>
              <w:spacing w:line="276" w:lineRule="auto"/>
              <w:jc w:val="center"/>
              <w:outlineLvl w:val="3"/>
              <w:rPr>
                <w:ins w:id="1040" w:author="Manuel Raul Livano Luna" w:date="2023-07-05T18:43:00Z"/>
                <w:rFonts w:ascii="Calibri" w:hAnsi="Calibri" w:cs="Calibri"/>
                <w:i/>
                <w:iCs/>
                <w:sz w:val="22"/>
                <w:szCs w:val="22"/>
                <w:lang w:eastAsia="es-AR"/>
              </w:rPr>
            </w:pPr>
            <w:ins w:id="1041" w:author="Manuel Raul Livano Luna" w:date="2023-07-05T18:43:00Z">
              <w:r w:rsidRPr="00F71C70">
                <w:rPr>
                  <w:rFonts w:ascii="Calibri" w:hAnsi="Calibri" w:cs="Calibri"/>
                  <w:i/>
                  <w:iCs/>
                  <w:sz w:val="22"/>
                  <w:szCs w:val="22"/>
                  <w:rPrChange w:id="1042" w:author="Manuel Raul Livano Luna" w:date="2023-07-05T18:44:00Z">
                    <w:rPr>
                      <w:rFonts w:ascii="Calibri" w:hAnsi="Calibri" w:cs="Calibri"/>
                      <w:sz w:val="22"/>
                      <w:szCs w:val="22"/>
                    </w:rPr>
                  </w:rPrChange>
                </w:rPr>
                <w:t>Memoria RAM</w:t>
              </w:r>
            </w:ins>
          </w:p>
        </w:tc>
        <w:tc>
          <w:tcPr>
            <w:tcW w:w="3804" w:type="pct"/>
            <w:noWrap/>
            <w:vAlign w:val="center"/>
            <w:hideMark/>
            <w:tcPrChange w:id="1043" w:author="Manuel Raul Livano Luna" w:date="2023-07-05T18:44:00Z">
              <w:tcPr>
                <w:tcW w:w="3804" w:type="pct"/>
                <w:noWrap/>
                <w:vAlign w:val="center"/>
                <w:hideMark/>
              </w:tcPr>
            </w:tcPrChange>
          </w:tcPr>
          <w:p w14:paraId="7070EFDA" w14:textId="77777777" w:rsidR="00F71C70" w:rsidRPr="00F71C70" w:rsidRDefault="00F71C70" w:rsidP="00F71C70">
            <w:pPr>
              <w:numPr>
                <w:ilvl w:val="0"/>
                <w:numId w:val="19"/>
              </w:numPr>
              <w:shd w:val="clear" w:color="auto" w:fill="FFFFFF"/>
              <w:spacing w:after="200" w:line="276" w:lineRule="auto"/>
              <w:contextualSpacing/>
              <w:jc w:val="both"/>
              <w:rPr>
                <w:ins w:id="1044" w:author="Manuel Raul Livano Luna" w:date="2023-07-05T18:43:00Z"/>
                <w:rFonts w:ascii="Calibri" w:hAnsi="Calibri" w:cs="Calibri"/>
                <w:i/>
                <w:iCs/>
                <w:sz w:val="22"/>
                <w:szCs w:val="22"/>
                <w:rPrChange w:id="1045" w:author="Manuel Raul Livano Luna" w:date="2023-07-05T18:44:00Z">
                  <w:rPr>
                    <w:ins w:id="1046" w:author="Manuel Raul Livano Luna" w:date="2023-07-05T18:43:00Z"/>
                    <w:rFonts w:ascii="Calibri" w:hAnsi="Calibri" w:cs="Calibri"/>
                    <w:sz w:val="22"/>
                    <w:szCs w:val="22"/>
                  </w:rPr>
                </w:rPrChange>
              </w:rPr>
            </w:pPr>
            <w:ins w:id="1047" w:author="Manuel Raul Livano Luna" w:date="2023-07-05T18:43:00Z">
              <w:r w:rsidRPr="00F71C70">
                <w:rPr>
                  <w:rFonts w:ascii="Calibri" w:hAnsi="Calibri" w:cs="Calibri"/>
                  <w:i/>
                  <w:iCs/>
                  <w:sz w:val="22"/>
                  <w:szCs w:val="22"/>
                  <w:rPrChange w:id="1048" w:author="Manuel Raul Livano Luna" w:date="2023-07-05T18:44:00Z">
                    <w:rPr>
                      <w:rFonts w:ascii="Calibri" w:hAnsi="Calibri" w:cs="Calibri"/>
                      <w:sz w:val="22"/>
                      <w:szCs w:val="22"/>
                    </w:rPr>
                  </w:rPrChange>
                </w:rPr>
                <w:t>08 GB DDR3L 1600 MHz</w:t>
              </w:r>
            </w:ins>
          </w:p>
        </w:tc>
      </w:tr>
      <w:tr w:rsidR="00F71C70" w:rsidRPr="00F71C70" w14:paraId="40EC0AC9" w14:textId="77777777" w:rsidTr="00F71C70">
        <w:trPr>
          <w:trHeight w:val="110"/>
          <w:ins w:id="1049" w:author="Manuel Raul Livano Luna" w:date="2023-07-05T18:43:00Z"/>
          <w:trPrChange w:id="1050" w:author="Manuel Raul Livano Luna" w:date="2023-07-05T18:44:00Z">
            <w:trPr>
              <w:gridAfter w:val="0"/>
              <w:trHeight w:val="110"/>
            </w:trPr>
          </w:trPrChange>
        </w:trPr>
        <w:tc>
          <w:tcPr>
            <w:tcW w:w="1196" w:type="pct"/>
            <w:noWrap/>
            <w:vAlign w:val="center"/>
            <w:tcPrChange w:id="1051" w:author="Manuel Raul Livano Luna" w:date="2023-07-05T18:44:00Z">
              <w:tcPr>
                <w:tcW w:w="1196" w:type="pct"/>
                <w:gridSpan w:val="2"/>
                <w:noWrap/>
                <w:vAlign w:val="center"/>
              </w:tcPr>
            </w:tcPrChange>
          </w:tcPr>
          <w:p w14:paraId="3A9E931D" w14:textId="77777777" w:rsidR="00F71C70" w:rsidRPr="00F71C70" w:rsidRDefault="00F71C70" w:rsidP="00F71C70">
            <w:pPr>
              <w:keepNext/>
              <w:keepLines/>
              <w:shd w:val="clear" w:color="auto" w:fill="FFFFFF"/>
              <w:spacing w:line="276" w:lineRule="auto"/>
              <w:jc w:val="center"/>
              <w:outlineLvl w:val="3"/>
              <w:rPr>
                <w:ins w:id="1052" w:author="Manuel Raul Livano Luna" w:date="2023-07-05T18:43:00Z"/>
                <w:rFonts w:ascii="Calibri" w:hAnsi="Calibri" w:cs="Calibri"/>
                <w:i/>
                <w:iCs/>
                <w:sz w:val="22"/>
                <w:szCs w:val="22"/>
                <w:rPrChange w:id="1053" w:author="Manuel Raul Livano Luna" w:date="2023-07-05T18:44:00Z">
                  <w:rPr>
                    <w:ins w:id="1054" w:author="Manuel Raul Livano Luna" w:date="2023-07-05T18:43:00Z"/>
                    <w:rFonts w:ascii="Calibri" w:hAnsi="Calibri" w:cs="Calibri"/>
                    <w:sz w:val="22"/>
                    <w:szCs w:val="22"/>
                  </w:rPr>
                </w:rPrChange>
              </w:rPr>
            </w:pPr>
            <w:ins w:id="1055" w:author="Manuel Raul Livano Luna" w:date="2023-07-05T18:43:00Z">
              <w:r w:rsidRPr="00F71C70">
                <w:rPr>
                  <w:rFonts w:ascii="Calibri" w:hAnsi="Calibri" w:cs="Calibri"/>
                  <w:i/>
                  <w:iCs/>
                  <w:sz w:val="22"/>
                  <w:szCs w:val="22"/>
                  <w:rPrChange w:id="1056" w:author="Manuel Raul Livano Luna" w:date="2023-07-05T18:44:00Z">
                    <w:rPr>
                      <w:rFonts w:ascii="Calibri" w:hAnsi="Calibri" w:cs="Calibri"/>
                      <w:sz w:val="22"/>
                      <w:szCs w:val="22"/>
                    </w:rPr>
                  </w:rPrChange>
                </w:rPr>
                <w:t>Almacenamiento</w:t>
              </w:r>
            </w:ins>
          </w:p>
        </w:tc>
        <w:tc>
          <w:tcPr>
            <w:tcW w:w="3804" w:type="pct"/>
            <w:noWrap/>
            <w:vAlign w:val="center"/>
            <w:tcPrChange w:id="1057" w:author="Manuel Raul Livano Luna" w:date="2023-07-05T18:44:00Z">
              <w:tcPr>
                <w:tcW w:w="3804" w:type="pct"/>
                <w:noWrap/>
                <w:vAlign w:val="center"/>
              </w:tcPr>
            </w:tcPrChange>
          </w:tcPr>
          <w:p w14:paraId="707E861D" w14:textId="77777777" w:rsidR="00F71C70" w:rsidRPr="00F71C70" w:rsidRDefault="00F71C70" w:rsidP="00F71C70">
            <w:pPr>
              <w:numPr>
                <w:ilvl w:val="0"/>
                <w:numId w:val="19"/>
              </w:numPr>
              <w:shd w:val="clear" w:color="auto" w:fill="FFFFFF"/>
              <w:spacing w:after="200" w:line="276" w:lineRule="auto"/>
              <w:contextualSpacing/>
              <w:jc w:val="both"/>
              <w:rPr>
                <w:ins w:id="1058" w:author="Manuel Raul Livano Luna" w:date="2023-07-05T18:43:00Z"/>
                <w:rFonts w:ascii="Calibri" w:hAnsi="Calibri" w:cs="Calibri"/>
                <w:i/>
                <w:iCs/>
                <w:sz w:val="22"/>
                <w:szCs w:val="22"/>
                <w:rPrChange w:id="1059" w:author="Manuel Raul Livano Luna" w:date="2023-07-05T18:44:00Z">
                  <w:rPr>
                    <w:ins w:id="1060" w:author="Manuel Raul Livano Luna" w:date="2023-07-05T18:43:00Z"/>
                    <w:rFonts w:ascii="Calibri" w:hAnsi="Calibri" w:cs="Calibri"/>
                    <w:sz w:val="22"/>
                    <w:szCs w:val="22"/>
                  </w:rPr>
                </w:rPrChange>
              </w:rPr>
            </w:pPr>
            <w:ins w:id="1061" w:author="Manuel Raul Livano Luna" w:date="2023-07-05T18:43:00Z">
              <w:r w:rsidRPr="00F71C70">
                <w:rPr>
                  <w:rFonts w:ascii="Calibri" w:hAnsi="Calibri" w:cs="Calibri"/>
                  <w:i/>
                  <w:iCs/>
                  <w:sz w:val="22"/>
                  <w:szCs w:val="22"/>
                  <w:rPrChange w:id="1062" w:author="Manuel Raul Livano Luna" w:date="2023-07-05T18:44:00Z">
                    <w:rPr>
                      <w:rFonts w:ascii="Calibri" w:hAnsi="Calibri" w:cs="Calibri"/>
                      <w:sz w:val="22"/>
                      <w:szCs w:val="22"/>
                    </w:rPr>
                  </w:rPrChange>
                </w:rPr>
                <w:t>Disco Duro SATA de 500 GB, 5400 rpm. con sistema de protección de caídas</w:t>
              </w:r>
            </w:ins>
          </w:p>
        </w:tc>
      </w:tr>
      <w:tr w:rsidR="00F71C70" w:rsidRPr="00F71C70" w14:paraId="2A79F24C" w14:textId="77777777" w:rsidTr="00F71C70">
        <w:trPr>
          <w:trHeight w:val="110"/>
          <w:ins w:id="1063" w:author="Manuel Raul Livano Luna" w:date="2023-07-05T18:43:00Z"/>
          <w:trPrChange w:id="1064" w:author="Manuel Raul Livano Luna" w:date="2023-07-05T18:44:00Z">
            <w:trPr>
              <w:gridAfter w:val="0"/>
              <w:trHeight w:val="110"/>
            </w:trPr>
          </w:trPrChange>
        </w:trPr>
        <w:tc>
          <w:tcPr>
            <w:tcW w:w="1196" w:type="pct"/>
            <w:vAlign w:val="center"/>
            <w:hideMark/>
            <w:tcPrChange w:id="1065" w:author="Manuel Raul Livano Luna" w:date="2023-07-05T18:44:00Z">
              <w:tcPr>
                <w:tcW w:w="1196" w:type="pct"/>
                <w:gridSpan w:val="2"/>
                <w:vAlign w:val="center"/>
                <w:hideMark/>
              </w:tcPr>
            </w:tcPrChange>
          </w:tcPr>
          <w:p w14:paraId="3A668B6D" w14:textId="77777777" w:rsidR="00F71C70" w:rsidRPr="00F71C70" w:rsidRDefault="00F71C70" w:rsidP="00F71C70">
            <w:pPr>
              <w:spacing w:after="200" w:line="276" w:lineRule="auto"/>
              <w:jc w:val="center"/>
              <w:rPr>
                <w:ins w:id="1066" w:author="Manuel Raul Livano Luna" w:date="2023-07-05T18:43:00Z"/>
                <w:rFonts w:ascii="Calibri" w:hAnsi="Calibri" w:cs="Calibri"/>
                <w:i/>
                <w:iCs/>
                <w:sz w:val="22"/>
                <w:szCs w:val="22"/>
                <w:rPrChange w:id="1067" w:author="Manuel Raul Livano Luna" w:date="2023-07-05T18:44:00Z">
                  <w:rPr>
                    <w:ins w:id="1068" w:author="Manuel Raul Livano Luna" w:date="2023-07-05T18:43:00Z"/>
                    <w:rFonts w:ascii="Calibri" w:hAnsi="Calibri" w:cs="Calibri"/>
                    <w:sz w:val="22"/>
                    <w:szCs w:val="22"/>
                  </w:rPr>
                </w:rPrChange>
              </w:rPr>
            </w:pPr>
            <w:ins w:id="1069" w:author="Manuel Raul Livano Luna" w:date="2023-07-05T18:43:00Z">
              <w:r w:rsidRPr="00F71C70">
                <w:rPr>
                  <w:rFonts w:ascii="Calibri" w:hAnsi="Calibri" w:cs="Calibri"/>
                  <w:i/>
                  <w:iCs/>
                  <w:sz w:val="22"/>
                  <w:szCs w:val="22"/>
                  <w:rPrChange w:id="1070" w:author="Manuel Raul Livano Luna" w:date="2023-07-05T18:44:00Z">
                    <w:rPr>
                      <w:rFonts w:ascii="Calibri" w:hAnsi="Calibri" w:cs="Calibri"/>
                      <w:sz w:val="22"/>
                      <w:szCs w:val="22"/>
                    </w:rPr>
                  </w:rPrChange>
                </w:rPr>
                <w:t xml:space="preserve">Pantalla </w:t>
              </w:r>
            </w:ins>
          </w:p>
        </w:tc>
        <w:tc>
          <w:tcPr>
            <w:tcW w:w="3804" w:type="pct"/>
            <w:noWrap/>
            <w:vAlign w:val="center"/>
            <w:tcPrChange w:id="1071" w:author="Manuel Raul Livano Luna" w:date="2023-07-05T18:44:00Z">
              <w:tcPr>
                <w:tcW w:w="3804" w:type="pct"/>
                <w:noWrap/>
                <w:vAlign w:val="center"/>
              </w:tcPr>
            </w:tcPrChange>
          </w:tcPr>
          <w:p w14:paraId="0AFF963D" w14:textId="77777777" w:rsidR="00F71C70" w:rsidRPr="00F71C70" w:rsidRDefault="00F71C70" w:rsidP="00F71C70">
            <w:pPr>
              <w:numPr>
                <w:ilvl w:val="0"/>
                <w:numId w:val="19"/>
              </w:numPr>
              <w:shd w:val="clear" w:color="auto" w:fill="FFFFFF"/>
              <w:spacing w:after="200" w:line="276" w:lineRule="auto"/>
              <w:contextualSpacing/>
              <w:jc w:val="both"/>
              <w:rPr>
                <w:ins w:id="1072" w:author="Manuel Raul Livano Luna" w:date="2023-07-05T18:43:00Z"/>
                <w:rFonts w:ascii="Calibri" w:hAnsi="Calibri" w:cs="Calibri"/>
                <w:i/>
                <w:iCs/>
                <w:sz w:val="22"/>
                <w:szCs w:val="22"/>
                <w:rPrChange w:id="1073" w:author="Manuel Raul Livano Luna" w:date="2023-07-05T18:44:00Z">
                  <w:rPr>
                    <w:ins w:id="1074" w:author="Manuel Raul Livano Luna" w:date="2023-07-05T18:43:00Z"/>
                    <w:rFonts w:ascii="Calibri" w:hAnsi="Calibri" w:cs="Calibri"/>
                    <w:sz w:val="22"/>
                    <w:szCs w:val="22"/>
                  </w:rPr>
                </w:rPrChange>
              </w:rPr>
            </w:pPr>
            <w:ins w:id="1075" w:author="Manuel Raul Livano Luna" w:date="2023-07-05T18:43:00Z">
              <w:r w:rsidRPr="00F71C70">
                <w:rPr>
                  <w:rFonts w:ascii="Calibri" w:hAnsi="Calibri" w:cs="Calibri"/>
                  <w:i/>
                  <w:iCs/>
                  <w:sz w:val="22"/>
                  <w:szCs w:val="22"/>
                  <w:rPrChange w:id="1076" w:author="Manuel Raul Livano Luna" w:date="2023-07-05T18:44:00Z">
                    <w:rPr>
                      <w:rFonts w:ascii="Calibri" w:hAnsi="Calibri" w:cs="Calibri"/>
                      <w:sz w:val="22"/>
                      <w:szCs w:val="22"/>
                    </w:rPr>
                  </w:rPrChange>
                </w:rPr>
                <w:t xml:space="preserve">Pantalla 15.6", LCD a color  </w:t>
              </w:r>
            </w:ins>
          </w:p>
          <w:p w14:paraId="0A335A23" w14:textId="77777777" w:rsidR="00F71C70" w:rsidRPr="00F71C70" w:rsidRDefault="00F71C70" w:rsidP="00F71C70">
            <w:pPr>
              <w:numPr>
                <w:ilvl w:val="0"/>
                <w:numId w:val="19"/>
              </w:numPr>
              <w:shd w:val="clear" w:color="auto" w:fill="FFFFFF"/>
              <w:spacing w:after="200" w:line="276" w:lineRule="auto"/>
              <w:contextualSpacing/>
              <w:jc w:val="both"/>
              <w:rPr>
                <w:ins w:id="1077" w:author="Manuel Raul Livano Luna" w:date="2023-07-05T18:43:00Z"/>
                <w:rFonts w:ascii="Calibri" w:hAnsi="Calibri" w:cs="Calibri"/>
                <w:i/>
                <w:iCs/>
                <w:sz w:val="22"/>
                <w:szCs w:val="22"/>
                <w:rPrChange w:id="1078" w:author="Manuel Raul Livano Luna" w:date="2023-07-05T18:44:00Z">
                  <w:rPr>
                    <w:ins w:id="1079" w:author="Manuel Raul Livano Luna" w:date="2023-07-05T18:43:00Z"/>
                    <w:rFonts w:ascii="Calibri" w:hAnsi="Calibri" w:cs="Calibri"/>
                    <w:sz w:val="22"/>
                    <w:szCs w:val="22"/>
                  </w:rPr>
                </w:rPrChange>
              </w:rPr>
            </w:pPr>
            <w:ins w:id="1080" w:author="Manuel Raul Livano Luna" w:date="2023-07-05T18:43:00Z">
              <w:r w:rsidRPr="00F71C70">
                <w:rPr>
                  <w:rFonts w:ascii="Calibri" w:hAnsi="Calibri" w:cs="Calibri"/>
                  <w:i/>
                  <w:iCs/>
                  <w:sz w:val="22"/>
                  <w:szCs w:val="22"/>
                  <w:rPrChange w:id="1081" w:author="Manuel Raul Livano Luna" w:date="2023-07-05T18:44:00Z">
                    <w:rPr>
                      <w:rFonts w:ascii="Calibri" w:hAnsi="Calibri" w:cs="Calibri"/>
                      <w:sz w:val="22"/>
                      <w:szCs w:val="22"/>
                    </w:rPr>
                  </w:rPrChange>
                </w:rPr>
                <w:t xml:space="preserve">Resolución nativa de 1,366 x 768 pixeles,  </w:t>
              </w:r>
            </w:ins>
          </w:p>
          <w:p w14:paraId="6F159820" w14:textId="77777777" w:rsidR="00F71C70" w:rsidRPr="00F71C70" w:rsidRDefault="00F71C70" w:rsidP="00F71C70">
            <w:pPr>
              <w:numPr>
                <w:ilvl w:val="0"/>
                <w:numId w:val="19"/>
              </w:numPr>
              <w:shd w:val="clear" w:color="auto" w:fill="FFFFFF"/>
              <w:spacing w:after="200" w:line="276" w:lineRule="auto"/>
              <w:contextualSpacing/>
              <w:jc w:val="both"/>
              <w:rPr>
                <w:ins w:id="1082" w:author="Manuel Raul Livano Luna" w:date="2023-07-05T18:43:00Z"/>
                <w:rFonts w:ascii="Calibri" w:hAnsi="Calibri" w:cs="Calibri"/>
                <w:i/>
                <w:iCs/>
                <w:sz w:val="22"/>
                <w:szCs w:val="22"/>
                <w:rPrChange w:id="1083" w:author="Manuel Raul Livano Luna" w:date="2023-07-05T18:44:00Z">
                  <w:rPr>
                    <w:ins w:id="1084" w:author="Manuel Raul Livano Luna" w:date="2023-07-05T18:43:00Z"/>
                    <w:rFonts w:ascii="Calibri" w:hAnsi="Calibri" w:cs="Calibri"/>
                    <w:sz w:val="22"/>
                    <w:szCs w:val="22"/>
                  </w:rPr>
                </w:rPrChange>
              </w:rPr>
            </w:pPr>
            <w:ins w:id="1085" w:author="Manuel Raul Livano Luna" w:date="2023-07-05T18:43:00Z">
              <w:r w:rsidRPr="00F71C70">
                <w:rPr>
                  <w:rFonts w:ascii="Calibri" w:hAnsi="Calibri" w:cs="Calibri"/>
                  <w:i/>
                  <w:iCs/>
                  <w:sz w:val="22"/>
                  <w:szCs w:val="22"/>
                  <w:rPrChange w:id="1086" w:author="Manuel Raul Livano Luna" w:date="2023-07-05T18:44:00Z">
                    <w:rPr>
                      <w:rFonts w:ascii="Calibri" w:hAnsi="Calibri" w:cs="Calibri"/>
                      <w:sz w:val="22"/>
                      <w:szCs w:val="22"/>
                    </w:rPr>
                  </w:rPrChange>
                </w:rPr>
                <w:t>250nits</w:t>
              </w:r>
            </w:ins>
          </w:p>
        </w:tc>
      </w:tr>
      <w:tr w:rsidR="00F71C70" w:rsidRPr="00F71C70" w14:paraId="1263BF7B" w14:textId="77777777" w:rsidTr="00F71C70">
        <w:trPr>
          <w:trHeight w:val="110"/>
          <w:ins w:id="1087" w:author="Manuel Raul Livano Luna" w:date="2023-07-05T18:43:00Z"/>
          <w:trPrChange w:id="1088" w:author="Manuel Raul Livano Luna" w:date="2023-07-05T18:44:00Z">
            <w:trPr>
              <w:gridAfter w:val="0"/>
              <w:trHeight w:val="110"/>
            </w:trPr>
          </w:trPrChange>
        </w:trPr>
        <w:tc>
          <w:tcPr>
            <w:tcW w:w="1196" w:type="pct"/>
            <w:noWrap/>
            <w:vAlign w:val="center"/>
            <w:hideMark/>
            <w:tcPrChange w:id="1089" w:author="Manuel Raul Livano Luna" w:date="2023-07-05T18:44:00Z">
              <w:tcPr>
                <w:tcW w:w="1196" w:type="pct"/>
                <w:gridSpan w:val="2"/>
                <w:noWrap/>
                <w:vAlign w:val="center"/>
                <w:hideMark/>
              </w:tcPr>
            </w:tcPrChange>
          </w:tcPr>
          <w:p w14:paraId="23510C07" w14:textId="77777777" w:rsidR="00F71C70" w:rsidRPr="00F71C70" w:rsidRDefault="00F71C70" w:rsidP="00F71C70">
            <w:pPr>
              <w:keepNext/>
              <w:keepLines/>
              <w:shd w:val="clear" w:color="auto" w:fill="FFFFFF"/>
              <w:spacing w:line="276" w:lineRule="auto"/>
              <w:jc w:val="center"/>
              <w:outlineLvl w:val="3"/>
              <w:rPr>
                <w:ins w:id="1090" w:author="Manuel Raul Livano Luna" w:date="2023-07-05T18:43:00Z"/>
                <w:rFonts w:ascii="Calibri" w:hAnsi="Calibri" w:cs="Calibri"/>
                <w:i/>
                <w:iCs/>
                <w:sz w:val="22"/>
                <w:szCs w:val="22"/>
                <w:lang w:eastAsia="es-AR"/>
              </w:rPr>
            </w:pPr>
            <w:ins w:id="1091" w:author="Manuel Raul Livano Luna" w:date="2023-07-05T18:43:00Z">
              <w:r w:rsidRPr="00F71C70">
                <w:rPr>
                  <w:rFonts w:ascii="Calibri" w:hAnsi="Calibri" w:cs="Calibri"/>
                  <w:i/>
                  <w:iCs/>
                  <w:sz w:val="22"/>
                  <w:szCs w:val="22"/>
                  <w:rPrChange w:id="1092" w:author="Manuel Raul Livano Luna" w:date="2023-07-05T18:44:00Z">
                    <w:rPr>
                      <w:rFonts w:ascii="Calibri" w:hAnsi="Calibri" w:cs="Calibri"/>
                      <w:sz w:val="22"/>
                      <w:szCs w:val="22"/>
                    </w:rPr>
                  </w:rPrChange>
                </w:rPr>
                <w:t>Rigurosidad</w:t>
              </w:r>
            </w:ins>
          </w:p>
        </w:tc>
        <w:tc>
          <w:tcPr>
            <w:tcW w:w="3804" w:type="pct"/>
            <w:noWrap/>
            <w:vAlign w:val="center"/>
            <w:hideMark/>
            <w:tcPrChange w:id="1093" w:author="Manuel Raul Livano Luna" w:date="2023-07-05T18:44:00Z">
              <w:tcPr>
                <w:tcW w:w="3804" w:type="pct"/>
                <w:noWrap/>
                <w:vAlign w:val="center"/>
                <w:hideMark/>
              </w:tcPr>
            </w:tcPrChange>
          </w:tcPr>
          <w:p w14:paraId="774727C8" w14:textId="77777777" w:rsidR="00F71C70" w:rsidRPr="00F71C70" w:rsidRDefault="00F71C70" w:rsidP="00F71C70">
            <w:pPr>
              <w:numPr>
                <w:ilvl w:val="0"/>
                <w:numId w:val="20"/>
              </w:numPr>
              <w:shd w:val="clear" w:color="auto" w:fill="FFFFFF"/>
              <w:spacing w:after="200" w:line="276" w:lineRule="auto"/>
              <w:contextualSpacing/>
              <w:jc w:val="both"/>
              <w:rPr>
                <w:ins w:id="1094" w:author="Manuel Raul Livano Luna" w:date="2023-07-05T18:43:00Z"/>
                <w:rFonts w:ascii="Calibri" w:hAnsi="Calibri" w:cs="Calibri"/>
                <w:i/>
                <w:iCs/>
                <w:sz w:val="22"/>
                <w:szCs w:val="22"/>
                <w:rPrChange w:id="1095" w:author="Manuel Raul Livano Luna" w:date="2023-07-05T18:44:00Z">
                  <w:rPr>
                    <w:ins w:id="1096" w:author="Manuel Raul Livano Luna" w:date="2023-07-05T18:43:00Z"/>
                    <w:rFonts w:ascii="Calibri" w:hAnsi="Calibri" w:cs="Calibri"/>
                    <w:sz w:val="22"/>
                    <w:szCs w:val="22"/>
                  </w:rPr>
                </w:rPrChange>
              </w:rPr>
            </w:pPr>
            <w:ins w:id="1097" w:author="Manuel Raul Livano Luna" w:date="2023-07-05T18:43:00Z">
              <w:r w:rsidRPr="00F71C70">
                <w:rPr>
                  <w:rFonts w:ascii="Calibri" w:hAnsi="Calibri" w:cs="Calibri"/>
                  <w:i/>
                  <w:iCs/>
                  <w:sz w:val="22"/>
                  <w:szCs w:val="22"/>
                  <w:rPrChange w:id="1098" w:author="Manuel Raul Livano Luna" w:date="2023-07-05T18:44:00Z">
                    <w:rPr>
                      <w:rFonts w:ascii="Calibri" w:hAnsi="Calibri" w:cs="Calibri"/>
                      <w:sz w:val="22"/>
                      <w:szCs w:val="22"/>
                    </w:rPr>
                  </w:rPrChange>
                </w:rPr>
                <w:t xml:space="preserve">Resistente a caídas desde una altura aproximada de 50 cm en modo apagado </w:t>
              </w:r>
            </w:ins>
          </w:p>
          <w:p w14:paraId="7FCE092E" w14:textId="77777777" w:rsidR="00F71C70" w:rsidRPr="00F71C70" w:rsidRDefault="00F71C70" w:rsidP="00F71C70">
            <w:pPr>
              <w:numPr>
                <w:ilvl w:val="0"/>
                <w:numId w:val="20"/>
              </w:numPr>
              <w:shd w:val="clear" w:color="auto" w:fill="FFFFFF"/>
              <w:spacing w:after="200" w:line="276" w:lineRule="auto"/>
              <w:contextualSpacing/>
              <w:jc w:val="both"/>
              <w:rPr>
                <w:ins w:id="1099" w:author="Manuel Raul Livano Luna" w:date="2023-07-05T18:43:00Z"/>
                <w:rFonts w:ascii="Calibri" w:hAnsi="Calibri" w:cs="Calibri"/>
                <w:i/>
                <w:iCs/>
                <w:sz w:val="22"/>
                <w:szCs w:val="22"/>
                <w:rPrChange w:id="1100" w:author="Manuel Raul Livano Luna" w:date="2023-07-05T18:44:00Z">
                  <w:rPr>
                    <w:ins w:id="1101" w:author="Manuel Raul Livano Luna" w:date="2023-07-05T18:43:00Z"/>
                    <w:rFonts w:ascii="Calibri" w:hAnsi="Calibri" w:cs="Calibri"/>
                    <w:sz w:val="22"/>
                    <w:szCs w:val="22"/>
                  </w:rPr>
                </w:rPrChange>
              </w:rPr>
            </w:pPr>
            <w:ins w:id="1102" w:author="Manuel Raul Livano Luna" w:date="2023-07-05T18:43:00Z">
              <w:r w:rsidRPr="00F71C70">
                <w:rPr>
                  <w:rFonts w:ascii="Calibri" w:hAnsi="Calibri" w:cs="Calibri"/>
                  <w:i/>
                  <w:iCs/>
                  <w:sz w:val="22"/>
                  <w:szCs w:val="22"/>
                  <w:rPrChange w:id="1103" w:author="Manuel Raul Livano Luna" w:date="2023-07-05T18:44:00Z">
                    <w:rPr>
                      <w:rFonts w:ascii="Calibri" w:hAnsi="Calibri" w:cs="Calibri"/>
                      <w:sz w:val="22"/>
                      <w:szCs w:val="22"/>
                    </w:rPr>
                  </w:rPrChange>
                </w:rPr>
                <w:t xml:space="preserve">Teclado y panel táctil resistente al derrame de líquidos (agua / 100cc) </w:t>
              </w:r>
            </w:ins>
          </w:p>
          <w:p w14:paraId="1E432EB6" w14:textId="77777777" w:rsidR="00F71C70" w:rsidRPr="00F71C70" w:rsidRDefault="00F71C70" w:rsidP="00F71C70">
            <w:pPr>
              <w:numPr>
                <w:ilvl w:val="0"/>
                <w:numId w:val="20"/>
              </w:numPr>
              <w:shd w:val="clear" w:color="auto" w:fill="FFFFFF"/>
              <w:spacing w:after="200" w:line="276" w:lineRule="auto"/>
              <w:contextualSpacing/>
              <w:jc w:val="both"/>
              <w:rPr>
                <w:ins w:id="1104" w:author="Manuel Raul Livano Luna" w:date="2023-07-05T18:43:00Z"/>
                <w:rFonts w:ascii="Calibri" w:hAnsi="Calibri" w:cs="Calibri"/>
                <w:i/>
                <w:iCs/>
                <w:sz w:val="22"/>
                <w:szCs w:val="22"/>
                <w:rPrChange w:id="1105" w:author="Manuel Raul Livano Luna" w:date="2023-07-05T18:44:00Z">
                  <w:rPr>
                    <w:ins w:id="1106" w:author="Manuel Raul Livano Luna" w:date="2023-07-05T18:43:00Z"/>
                    <w:rFonts w:ascii="Calibri" w:hAnsi="Calibri" w:cs="Calibri"/>
                    <w:sz w:val="22"/>
                    <w:szCs w:val="22"/>
                  </w:rPr>
                </w:rPrChange>
              </w:rPr>
            </w:pPr>
            <w:ins w:id="1107" w:author="Manuel Raul Livano Luna" w:date="2023-07-05T18:43:00Z">
              <w:r w:rsidRPr="00F71C70">
                <w:rPr>
                  <w:rFonts w:ascii="Calibri" w:hAnsi="Calibri" w:cs="Calibri"/>
                  <w:i/>
                  <w:iCs/>
                  <w:sz w:val="22"/>
                  <w:szCs w:val="22"/>
                  <w:rPrChange w:id="1108" w:author="Manuel Raul Livano Luna" w:date="2023-07-05T18:44:00Z">
                    <w:rPr>
                      <w:rFonts w:ascii="Calibri" w:hAnsi="Calibri" w:cs="Calibri"/>
                      <w:sz w:val="22"/>
                      <w:szCs w:val="22"/>
                    </w:rPr>
                  </w:rPrChange>
                </w:rPr>
                <w:t>Resistente a la humedad</w:t>
              </w:r>
            </w:ins>
          </w:p>
        </w:tc>
      </w:tr>
      <w:tr w:rsidR="00F71C70" w:rsidRPr="00F71C70" w14:paraId="3B8F2C05" w14:textId="77777777" w:rsidTr="00F71C70">
        <w:trPr>
          <w:trHeight w:val="110"/>
          <w:ins w:id="1109" w:author="Manuel Raul Livano Luna" w:date="2023-07-05T18:43:00Z"/>
          <w:trPrChange w:id="1110" w:author="Manuel Raul Livano Luna" w:date="2023-07-05T18:44:00Z">
            <w:trPr>
              <w:gridAfter w:val="0"/>
              <w:trHeight w:val="110"/>
            </w:trPr>
          </w:trPrChange>
        </w:trPr>
        <w:tc>
          <w:tcPr>
            <w:tcW w:w="1196" w:type="pct"/>
            <w:vAlign w:val="center"/>
            <w:hideMark/>
            <w:tcPrChange w:id="1111" w:author="Manuel Raul Livano Luna" w:date="2023-07-05T18:44:00Z">
              <w:tcPr>
                <w:tcW w:w="1196" w:type="pct"/>
                <w:gridSpan w:val="2"/>
                <w:vAlign w:val="center"/>
                <w:hideMark/>
              </w:tcPr>
            </w:tcPrChange>
          </w:tcPr>
          <w:p w14:paraId="17B5907A" w14:textId="77777777" w:rsidR="00F71C70" w:rsidRPr="00F71C70" w:rsidRDefault="00F71C70" w:rsidP="00F71C70">
            <w:pPr>
              <w:keepNext/>
              <w:keepLines/>
              <w:shd w:val="clear" w:color="auto" w:fill="FFFFFF"/>
              <w:spacing w:line="276" w:lineRule="auto"/>
              <w:jc w:val="center"/>
              <w:outlineLvl w:val="3"/>
              <w:rPr>
                <w:ins w:id="1112" w:author="Manuel Raul Livano Luna" w:date="2023-07-05T18:43:00Z"/>
                <w:rFonts w:ascii="Calibri" w:hAnsi="Calibri" w:cs="Calibri"/>
                <w:i/>
                <w:iCs/>
                <w:sz w:val="22"/>
                <w:szCs w:val="22"/>
                <w:rPrChange w:id="1113" w:author="Manuel Raul Livano Luna" w:date="2023-07-05T18:44:00Z">
                  <w:rPr>
                    <w:ins w:id="1114" w:author="Manuel Raul Livano Luna" w:date="2023-07-05T18:43:00Z"/>
                    <w:rFonts w:ascii="Calibri" w:hAnsi="Calibri" w:cs="Calibri"/>
                    <w:sz w:val="22"/>
                    <w:szCs w:val="22"/>
                  </w:rPr>
                </w:rPrChange>
              </w:rPr>
            </w:pPr>
            <w:ins w:id="1115" w:author="Manuel Raul Livano Luna" w:date="2023-07-05T18:43:00Z">
              <w:r w:rsidRPr="00F71C70">
                <w:rPr>
                  <w:rFonts w:ascii="Calibri" w:hAnsi="Calibri" w:cs="Calibri"/>
                  <w:i/>
                  <w:iCs/>
                  <w:sz w:val="22"/>
                  <w:szCs w:val="22"/>
                  <w:rPrChange w:id="1116" w:author="Manuel Raul Livano Luna" w:date="2023-07-05T18:44:00Z">
                    <w:rPr>
                      <w:rFonts w:ascii="Calibri" w:hAnsi="Calibri" w:cs="Calibri"/>
                      <w:sz w:val="22"/>
                      <w:szCs w:val="22"/>
                    </w:rPr>
                  </w:rPrChange>
                </w:rPr>
                <w:t>Teclado</w:t>
              </w:r>
            </w:ins>
          </w:p>
        </w:tc>
        <w:tc>
          <w:tcPr>
            <w:tcW w:w="3804" w:type="pct"/>
            <w:vAlign w:val="center"/>
            <w:hideMark/>
            <w:tcPrChange w:id="1117" w:author="Manuel Raul Livano Luna" w:date="2023-07-05T18:44:00Z">
              <w:tcPr>
                <w:tcW w:w="3804" w:type="pct"/>
                <w:vAlign w:val="center"/>
                <w:hideMark/>
              </w:tcPr>
            </w:tcPrChange>
          </w:tcPr>
          <w:p w14:paraId="2B74540A" w14:textId="77777777" w:rsidR="00F71C70" w:rsidRPr="00F71C70" w:rsidRDefault="00F71C70" w:rsidP="00F71C70">
            <w:pPr>
              <w:numPr>
                <w:ilvl w:val="0"/>
                <w:numId w:val="21"/>
              </w:numPr>
              <w:shd w:val="clear" w:color="auto" w:fill="FFFFFF"/>
              <w:spacing w:after="200" w:line="276" w:lineRule="auto"/>
              <w:contextualSpacing/>
              <w:jc w:val="both"/>
              <w:rPr>
                <w:ins w:id="1118" w:author="Manuel Raul Livano Luna" w:date="2023-07-05T18:43:00Z"/>
                <w:rFonts w:ascii="Calibri" w:hAnsi="Calibri" w:cs="Calibri"/>
                <w:i/>
                <w:iCs/>
                <w:sz w:val="22"/>
                <w:szCs w:val="22"/>
                <w:lang w:val="en-US"/>
                <w:rPrChange w:id="1119" w:author="Manuel Raul Livano Luna" w:date="2023-07-05T18:44:00Z">
                  <w:rPr>
                    <w:ins w:id="1120" w:author="Manuel Raul Livano Luna" w:date="2023-07-05T18:43:00Z"/>
                    <w:rFonts w:ascii="Calibri" w:hAnsi="Calibri" w:cs="Calibri"/>
                    <w:sz w:val="22"/>
                    <w:szCs w:val="22"/>
                    <w:lang w:val="en-US"/>
                  </w:rPr>
                </w:rPrChange>
              </w:rPr>
            </w:pPr>
            <w:ins w:id="1121" w:author="Manuel Raul Livano Luna" w:date="2023-07-05T18:43:00Z">
              <w:r w:rsidRPr="00F71C70">
                <w:rPr>
                  <w:rFonts w:ascii="Calibri" w:hAnsi="Calibri" w:cs="Calibri"/>
                  <w:i/>
                  <w:iCs/>
                  <w:sz w:val="22"/>
                  <w:szCs w:val="22"/>
                  <w:rPrChange w:id="1122" w:author="Manuel Raul Livano Luna" w:date="2023-07-05T18:44:00Z">
                    <w:rPr>
                      <w:rFonts w:ascii="Calibri" w:hAnsi="Calibri" w:cs="Calibri"/>
                      <w:sz w:val="22"/>
                      <w:szCs w:val="22"/>
                    </w:rPr>
                  </w:rPrChange>
                </w:rPr>
                <w:t>QWERTY español ergonómico</w:t>
              </w:r>
            </w:ins>
          </w:p>
          <w:p w14:paraId="28C8D48F" w14:textId="77777777" w:rsidR="00F71C70" w:rsidRPr="00F71C70" w:rsidRDefault="00F71C70" w:rsidP="00F71C70">
            <w:pPr>
              <w:numPr>
                <w:ilvl w:val="0"/>
                <w:numId w:val="21"/>
              </w:numPr>
              <w:shd w:val="clear" w:color="auto" w:fill="FFFFFF"/>
              <w:spacing w:after="200" w:line="276" w:lineRule="auto"/>
              <w:contextualSpacing/>
              <w:jc w:val="both"/>
              <w:rPr>
                <w:ins w:id="1123" w:author="Manuel Raul Livano Luna" w:date="2023-07-05T18:43:00Z"/>
                <w:rFonts w:ascii="Calibri" w:hAnsi="Calibri" w:cs="Calibri"/>
                <w:i/>
                <w:iCs/>
                <w:sz w:val="22"/>
                <w:szCs w:val="22"/>
                <w:lang w:val="es-PE"/>
                <w:rPrChange w:id="1124" w:author="Manuel Raul Livano Luna" w:date="2023-07-05T18:44:00Z">
                  <w:rPr>
                    <w:ins w:id="1125" w:author="Manuel Raul Livano Luna" w:date="2023-07-05T18:43:00Z"/>
                    <w:rFonts w:ascii="Calibri" w:hAnsi="Calibri" w:cs="Calibri"/>
                    <w:sz w:val="22"/>
                    <w:szCs w:val="22"/>
                    <w:lang w:val="en-US"/>
                  </w:rPr>
                </w:rPrChange>
              </w:rPr>
            </w:pPr>
            <w:ins w:id="1126" w:author="Manuel Raul Livano Luna" w:date="2023-07-05T18:43:00Z">
              <w:r w:rsidRPr="00F71C70">
                <w:rPr>
                  <w:rFonts w:ascii="Calibri" w:hAnsi="Calibri" w:cs="Calibri"/>
                  <w:i/>
                  <w:iCs/>
                  <w:sz w:val="22"/>
                  <w:szCs w:val="22"/>
                  <w:rPrChange w:id="1127" w:author="Manuel Raul Livano Luna" w:date="2023-07-05T18:44:00Z">
                    <w:rPr>
                      <w:rFonts w:ascii="Calibri" w:hAnsi="Calibri" w:cs="Calibri"/>
                      <w:sz w:val="22"/>
                      <w:szCs w:val="22"/>
                    </w:rPr>
                  </w:rPrChange>
                </w:rPr>
                <w:t>Sistema anti derrame y Touchpad con botones derecho e Izquierdo.</w:t>
              </w:r>
            </w:ins>
          </w:p>
        </w:tc>
      </w:tr>
      <w:tr w:rsidR="00F71C70" w:rsidRPr="00F71C70" w14:paraId="02513CC4" w14:textId="77777777" w:rsidTr="00F71C70">
        <w:trPr>
          <w:trHeight w:val="110"/>
          <w:ins w:id="1128" w:author="Manuel Raul Livano Luna" w:date="2023-07-05T18:43:00Z"/>
          <w:trPrChange w:id="1129" w:author="Manuel Raul Livano Luna" w:date="2023-07-05T18:44:00Z">
            <w:trPr>
              <w:gridAfter w:val="0"/>
              <w:trHeight w:val="110"/>
            </w:trPr>
          </w:trPrChange>
        </w:trPr>
        <w:tc>
          <w:tcPr>
            <w:tcW w:w="1196" w:type="pct"/>
            <w:noWrap/>
            <w:vAlign w:val="center"/>
            <w:tcPrChange w:id="1130" w:author="Manuel Raul Livano Luna" w:date="2023-07-05T18:44:00Z">
              <w:tcPr>
                <w:tcW w:w="1196" w:type="pct"/>
                <w:gridSpan w:val="2"/>
                <w:noWrap/>
                <w:vAlign w:val="center"/>
              </w:tcPr>
            </w:tcPrChange>
          </w:tcPr>
          <w:p w14:paraId="7E988CE3" w14:textId="77777777" w:rsidR="00F71C70" w:rsidRPr="00F71C70" w:rsidRDefault="00F71C70" w:rsidP="00F71C70">
            <w:pPr>
              <w:keepNext/>
              <w:keepLines/>
              <w:shd w:val="clear" w:color="auto" w:fill="FFFFFF"/>
              <w:spacing w:line="276" w:lineRule="auto"/>
              <w:jc w:val="center"/>
              <w:outlineLvl w:val="3"/>
              <w:rPr>
                <w:ins w:id="1131" w:author="Manuel Raul Livano Luna" w:date="2023-07-05T18:43:00Z"/>
                <w:rFonts w:ascii="Calibri" w:hAnsi="Calibri" w:cs="Calibri"/>
                <w:i/>
                <w:iCs/>
                <w:sz w:val="22"/>
                <w:szCs w:val="22"/>
                <w:rPrChange w:id="1132" w:author="Manuel Raul Livano Luna" w:date="2023-07-05T18:44:00Z">
                  <w:rPr>
                    <w:ins w:id="1133" w:author="Manuel Raul Livano Luna" w:date="2023-07-05T18:43:00Z"/>
                    <w:rFonts w:ascii="Calibri" w:hAnsi="Calibri" w:cs="Calibri"/>
                    <w:sz w:val="22"/>
                    <w:szCs w:val="22"/>
                  </w:rPr>
                </w:rPrChange>
              </w:rPr>
            </w:pPr>
            <w:ins w:id="1134" w:author="Manuel Raul Livano Luna" w:date="2023-07-05T18:43:00Z">
              <w:r w:rsidRPr="00F71C70">
                <w:rPr>
                  <w:rFonts w:ascii="Calibri" w:hAnsi="Calibri" w:cs="Calibri"/>
                  <w:i/>
                  <w:iCs/>
                  <w:sz w:val="22"/>
                  <w:szCs w:val="22"/>
                  <w:rPrChange w:id="1135" w:author="Manuel Raul Livano Luna" w:date="2023-07-05T18:44:00Z">
                    <w:rPr>
                      <w:rFonts w:ascii="Calibri" w:hAnsi="Calibri" w:cs="Calibri"/>
                      <w:sz w:val="22"/>
                      <w:szCs w:val="22"/>
                    </w:rPr>
                  </w:rPrChange>
                </w:rPr>
                <w:t xml:space="preserve">E/S de Sistema  </w:t>
              </w:r>
            </w:ins>
          </w:p>
        </w:tc>
        <w:tc>
          <w:tcPr>
            <w:tcW w:w="3804" w:type="pct"/>
            <w:noWrap/>
            <w:vAlign w:val="center"/>
            <w:tcPrChange w:id="1136" w:author="Manuel Raul Livano Luna" w:date="2023-07-05T18:44:00Z">
              <w:tcPr>
                <w:tcW w:w="3804" w:type="pct"/>
                <w:noWrap/>
                <w:vAlign w:val="center"/>
              </w:tcPr>
            </w:tcPrChange>
          </w:tcPr>
          <w:p w14:paraId="3D61CED6" w14:textId="77777777" w:rsidR="00F71C70" w:rsidRPr="00F71C70" w:rsidRDefault="00F71C70" w:rsidP="00F71C70">
            <w:pPr>
              <w:numPr>
                <w:ilvl w:val="0"/>
                <w:numId w:val="22"/>
              </w:numPr>
              <w:shd w:val="clear" w:color="auto" w:fill="FFFFFF"/>
              <w:spacing w:after="200" w:line="276" w:lineRule="auto"/>
              <w:contextualSpacing/>
              <w:jc w:val="both"/>
              <w:rPr>
                <w:ins w:id="1137" w:author="Manuel Raul Livano Luna" w:date="2023-07-05T18:43:00Z"/>
                <w:rFonts w:ascii="Calibri" w:hAnsi="Calibri" w:cs="Calibri"/>
                <w:i/>
                <w:iCs/>
                <w:sz w:val="22"/>
                <w:szCs w:val="22"/>
                <w:rPrChange w:id="1138" w:author="Manuel Raul Livano Luna" w:date="2023-07-05T18:44:00Z">
                  <w:rPr>
                    <w:ins w:id="1139" w:author="Manuel Raul Livano Luna" w:date="2023-07-05T18:43:00Z"/>
                    <w:rFonts w:ascii="Calibri" w:hAnsi="Calibri" w:cs="Calibri"/>
                    <w:sz w:val="22"/>
                    <w:szCs w:val="22"/>
                  </w:rPr>
                </w:rPrChange>
              </w:rPr>
            </w:pPr>
            <w:ins w:id="1140" w:author="Manuel Raul Livano Luna" w:date="2023-07-05T18:43:00Z">
              <w:r w:rsidRPr="00F71C70">
                <w:rPr>
                  <w:rFonts w:ascii="Calibri" w:hAnsi="Calibri" w:cs="Calibri"/>
                  <w:i/>
                  <w:iCs/>
                  <w:sz w:val="22"/>
                  <w:szCs w:val="22"/>
                  <w:rPrChange w:id="1141" w:author="Manuel Raul Livano Luna" w:date="2023-07-05T18:44:00Z">
                    <w:rPr>
                      <w:rFonts w:ascii="Calibri" w:hAnsi="Calibri" w:cs="Calibri"/>
                      <w:sz w:val="22"/>
                      <w:szCs w:val="22"/>
                    </w:rPr>
                  </w:rPrChange>
                </w:rPr>
                <w:t xml:space="preserve">01 USB 3.1 tipo C </w:t>
              </w:r>
            </w:ins>
          </w:p>
          <w:p w14:paraId="6C48B0A5" w14:textId="77777777" w:rsidR="00F71C70" w:rsidRPr="00F71C70" w:rsidRDefault="00F71C70" w:rsidP="00F71C70">
            <w:pPr>
              <w:numPr>
                <w:ilvl w:val="0"/>
                <w:numId w:val="22"/>
              </w:numPr>
              <w:shd w:val="clear" w:color="auto" w:fill="FFFFFF"/>
              <w:spacing w:after="200" w:line="276" w:lineRule="auto"/>
              <w:contextualSpacing/>
              <w:jc w:val="both"/>
              <w:rPr>
                <w:ins w:id="1142" w:author="Manuel Raul Livano Luna" w:date="2023-07-05T18:43:00Z"/>
                <w:rFonts w:ascii="Calibri" w:hAnsi="Calibri" w:cs="Calibri"/>
                <w:i/>
                <w:iCs/>
                <w:sz w:val="22"/>
                <w:szCs w:val="22"/>
                <w:rPrChange w:id="1143" w:author="Manuel Raul Livano Luna" w:date="2023-07-05T18:44:00Z">
                  <w:rPr>
                    <w:ins w:id="1144" w:author="Manuel Raul Livano Luna" w:date="2023-07-05T18:43:00Z"/>
                    <w:rFonts w:ascii="Calibri" w:hAnsi="Calibri" w:cs="Calibri"/>
                    <w:sz w:val="22"/>
                    <w:szCs w:val="22"/>
                  </w:rPr>
                </w:rPrChange>
              </w:rPr>
            </w:pPr>
            <w:ins w:id="1145" w:author="Manuel Raul Livano Luna" w:date="2023-07-05T18:43:00Z">
              <w:r w:rsidRPr="00F71C70">
                <w:rPr>
                  <w:rFonts w:ascii="Calibri" w:hAnsi="Calibri" w:cs="Calibri"/>
                  <w:i/>
                  <w:iCs/>
                  <w:sz w:val="22"/>
                  <w:szCs w:val="22"/>
                  <w:rPrChange w:id="1146" w:author="Manuel Raul Livano Luna" w:date="2023-07-05T18:44:00Z">
                    <w:rPr>
                      <w:rFonts w:ascii="Calibri" w:hAnsi="Calibri" w:cs="Calibri"/>
                      <w:sz w:val="22"/>
                      <w:szCs w:val="22"/>
                    </w:rPr>
                  </w:rPrChange>
                </w:rPr>
                <w:t xml:space="preserve">02 USB 3.0 </w:t>
              </w:r>
            </w:ins>
          </w:p>
          <w:p w14:paraId="3BADA007" w14:textId="77777777" w:rsidR="00F71C70" w:rsidRPr="00F71C70" w:rsidRDefault="00F71C70" w:rsidP="00F71C70">
            <w:pPr>
              <w:numPr>
                <w:ilvl w:val="0"/>
                <w:numId w:val="22"/>
              </w:numPr>
              <w:shd w:val="clear" w:color="auto" w:fill="FFFFFF"/>
              <w:spacing w:after="200" w:line="276" w:lineRule="auto"/>
              <w:contextualSpacing/>
              <w:jc w:val="both"/>
              <w:rPr>
                <w:ins w:id="1147" w:author="Manuel Raul Livano Luna" w:date="2023-07-05T18:43:00Z"/>
                <w:rFonts w:ascii="Calibri" w:hAnsi="Calibri" w:cs="Calibri"/>
                <w:i/>
                <w:iCs/>
                <w:sz w:val="22"/>
                <w:szCs w:val="22"/>
                <w:rPrChange w:id="1148" w:author="Manuel Raul Livano Luna" w:date="2023-07-05T18:44:00Z">
                  <w:rPr>
                    <w:ins w:id="1149" w:author="Manuel Raul Livano Luna" w:date="2023-07-05T18:43:00Z"/>
                    <w:rFonts w:ascii="Calibri" w:hAnsi="Calibri" w:cs="Calibri"/>
                    <w:sz w:val="22"/>
                    <w:szCs w:val="22"/>
                  </w:rPr>
                </w:rPrChange>
              </w:rPr>
            </w:pPr>
            <w:ins w:id="1150" w:author="Manuel Raul Livano Luna" w:date="2023-07-05T18:43:00Z">
              <w:r w:rsidRPr="00F71C70">
                <w:rPr>
                  <w:rFonts w:ascii="Calibri" w:hAnsi="Calibri" w:cs="Calibri"/>
                  <w:i/>
                  <w:iCs/>
                  <w:sz w:val="22"/>
                  <w:szCs w:val="22"/>
                  <w:rPrChange w:id="1151" w:author="Manuel Raul Livano Luna" w:date="2023-07-05T18:44:00Z">
                    <w:rPr>
                      <w:rFonts w:ascii="Calibri" w:hAnsi="Calibri" w:cs="Calibri"/>
                      <w:sz w:val="22"/>
                      <w:szCs w:val="22"/>
                    </w:rPr>
                  </w:rPrChange>
                </w:rPr>
                <w:t xml:space="preserve">01 RJ45 LAN </w:t>
              </w:r>
            </w:ins>
          </w:p>
          <w:p w14:paraId="0EE11093" w14:textId="77777777" w:rsidR="00F71C70" w:rsidRPr="00F71C70" w:rsidRDefault="00F71C70" w:rsidP="00F71C70">
            <w:pPr>
              <w:numPr>
                <w:ilvl w:val="0"/>
                <w:numId w:val="22"/>
              </w:numPr>
              <w:shd w:val="clear" w:color="auto" w:fill="FFFFFF"/>
              <w:spacing w:after="200" w:line="276" w:lineRule="auto"/>
              <w:contextualSpacing/>
              <w:jc w:val="both"/>
              <w:rPr>
                <w:ins w:id="1152" w:author="Manuel Raul Livano Luna" w:date="2023-07-05T18:43:00Z"/>
                <w:rFonts w:ascii="Calibri" w:hAnsi="Calibri" w:cs="Calibri"/>
                <w:i/>
                <w:iCs/>
                <w:sz w:val="22"/>
                <w:szCs w:val="22"/>
                <w:rPrChange w:id="1153" w:author="Manuel Raul Livano Luna" w:date="2023-07-05T18:44:00Z">
                  <w:rPr>
                    <w:ins w:id="1154" w:author="Manuel Raul Livano Luna" w:date="2023-07-05T18:43:00Z"/>
                    <w:rFonts w:ascii="Calibri" w:hAnsi="Calibri" w:cs="Calibri"/>
                    <w:sz w:val="22"/>
                    <w:szCs w:val="22"/>
                  </w:rPr>
                </w:rPrChange>
              </w:rPr>
            </w:pPr>
            <w:ins w:id="1155" w:author="Manuel Raul Livano Luna" w:date="2023-07-05T18:43:00Z">
              <w:r w:rsidRPr="00F71C70">
                <w:rPr>
                  <w:rFonts w:ascii="Calibri" w:hAnsi="Calibri" w:cs="Calibri"/>
                  <w:i/>
                  <w:iCs/>
                  <w:sz w:val="22"/>
                  <w:szCs w:val="22"/>
                  <w:rPrChange w:id="1156" w:author="Manuel Raul Livano Luna" w:date="2023-07-05T18:44:00Z">
                    <w:rPr>
                      <w:rFonts w:ascii="Calibri" w:hAnsi="Calibri" w:cs="Calibri"/>
                      <w:sz w:val="22"/>
                      <w:szCs w:val="22"/>
                    </w:rPr>
                  </w:rPrChange>
                </w:rPr>
                <w:t xml:space="preserve">01 x Audio combo Jack </w:t>
              </w:r>
            </w:ins>
          </w:p>
          <w:p w14:paraId="6B459DAF" w14:textId="77777777" w:rsidR="00F71C70" w:rsidRPr="00F71C70" w:rsidRDefault="00F71C70" w:rsidP="00F71C70">
            <w:pPr>
              <w:numPr>
                <w:ilvl w:val="0"/>
                <w:numId w:val="22"/>
              </w:numPr>
              <w:shd w:val="clear" w:color="auto" w:fill="FFFFFF"/>
              <w:spacing w:after="200" w:line="276" w:lineRule="auto"/>
              <w:contextualSpacing/>
              <w:jc w:val="both"/>
              <w:rPr>
                <w:ins w:id="1157" w:author="Manuel Raul Livano Luna" w:date="2023-07-05T18:43:00Z"/>
                <w:rFonts w:ascii="Calibri" w:hAnsi="Calibri" w:cs="Calibri"/>
                <w:i/>
                <w:iCs/>
                <w:sz w:val="22"/>
                <w:szCs w:val="22"/>
                <w:rPrChange w:id="1158" w:author="Manuel Raul Livano Luna" w:date="2023-07-05T18:44:00Z">
                  <w:rPr>
                    <w:ins w:id="1159" w:author="Manuel Raul Livano Luna" w:date="2023-07-05T18:43:00Z"/>
                    <w:rFonts w:ascii="Calibri" w:hAnsi="Calibri" w:cs="Calibri"/>
                    <w:sz w:val="22"/>
                    <w:szCs w:val="22"/>
                  </w:rPr>
                </w:rPrChange>
              </w:rPr>
            </w:pPr>
            <w:ins w:id="1160" w:author="Manuel Raul Livano Luna" w:date="2023-07-05T18:43:00Z">
              <w:r w:rsidRPr="00F71C70">
                <w:rPr>
                  <w:rFonts w:ascii="Calibri" w:hAnsi="Calibri" w:cs="Calibri"/>
                  <w:i/>
                  <w:iCs/>
                  <w:sz w:val="22"/>
                  <w:szCs w:val="22"/>
                  <w:rPrChange w:id="1161" w:author="Manuel Raul Livano Luna" w:date="2023-07-05T18:44:00Z">
                    <w:rPr>
                      <w:rFonts w:ascii="Calibri" w:hAnsi="Calibri" w:cs="Calibri"/>
                      <w:sz w:val="22"/>
                      <w:szCs w:val="22"/>
                    </w:rPr>
                  </w:rPrChange>
                </w:rPr>
                <w:t xml:space="preserve">01 </w:t>
              </w:r>
              <w:proofErr w:type="gramStart"/>
              <w:r w:rsidRPr="00F71C70">
                <w:rPr>
                  <w:rFonts w:ascii="Calibri" w:hAnsi="Calibri" w:cs="Calibri"/>
                  <w:i/>
                  <w:iCs/>
                  <w:sz w:val="22"/>
                  <w:szCs w:val="22"/>
                  <w:rPrChange w:id="1162" w:author="Manuel Raul Livano Luna" w:date="2023-07-05T18:44:00Z">
                    <w:rPr>
                      <w:rFonts w:ascii="Calibri" w:hAnsi="Calibri" w:cs="Calibri"/>
                      <w:sz w:val="22"/>
                      <w:szCs w:val="22"/>
                    </w:rPr>
                  </w:rPrChange>
                </w:rPr>
                <w:t>Micro</w:t>
              </w:r>
              <w:proofErr w:type="gramEnd"/>
              <w:r w:rsidRPr="00F71C70">
                <w:rPr>
                  <w:rFonts w:ascii="Calibri" w:hAnsi="Calibri" w:cs="Calibri"/>
                  <w:i/>
                  <w:iCs/>
                  <w:sz w:val="22"/>
                  <w:szCs w:val="22"/>
                  <w:rPrChange w:id="1163" w:author="Manuel Raul Livano Luna" w:date="2023-07-05T18:44:00Z">
                    <w:rPr>
                      <w:rFonts w:ascii="Calibri" w:hAnsi="Calibri" w:cs="Calibri"/>
                      <w:sz w:val="22"/>
                      <w:szCs w:val="22"/>
                    </w:rPr>
                  </w:rPrChange>
                </w:rPr>
                <w:t xml:space="preserve"> SD </w:t>
              </w:r>
              <w:proofErr w:type="spellStart"/>
              <w:r w:rsidRPr="00F71C70">
                <w:rPr>
                  <w:rFonts w:ascii="Calibri" w:hAnsi="Calibri" w:cs="Calibri"/>
                  <w:i/>
                  <w:iCs/>
                  <w:sz w:val="22"/>
                  <w:szCs w:val="22"/>
                  <w:rPrChange w:id="1164" w:author="Manuel Raul Livano Luna" w:date="2023-07-05T18:44:00Z">
                    <w:rPr>
                      <w:rFonts w:ascii="Calibri" w:hAnsi="Calibri" w:cs="Calibri"/>
                      <w:sz w:val="22"/>
                      <w:szCs w:val="22"/>
                    </w:rPr>
                  </w:rPrChange>
                </w:rPr>
                <w:t>Card</w:t>
              </w:r>
              <w:proofErr w:type="spellEnd"/>
              <w:r w:rsidRPr="00F71C70">
                <w:rPr>
                  <w:rFonts w:ascii="Calibri" w:hAnsi="Calibri" w:cs="Calibri"/>
                  <w:i/>
                  <w:iCs/>
                  <w:sz w:val="22"/>
                  <w:szCs w:val="22"/>
                  <w:rPrChange w:id="1165" w:author="Manuel Raul Livano Luna" w:date="2023-07-05T18:44:00Z">
                    <w:rPr>
                      <w:rFonts w:ascii="Calibri" w:hAnsi="Calibri" w:cs="Calibri"/>
                      <w:sz w:val="22"/>
                      <w:szCs w:val="22"/>
                    </w:rPr>
                  </w:rPrChange>
                </w:rPr>
                <w:t xml:space="preserve">  </w:t>
              </w:r>
            </w:ins>
          </w:p>
          <w:p w14:paraId="68BF2AF2" w14:textId="77777777" w:rsidR="00F71C70" w:rsidRPr="00F71C70" w:rsidRDefault="00F71C70" w:rsidP="00F71C70">
            <w:pPr>
              <w:numPr>
                <w:ilvl w:val="0"/>
                <w:numId w:val="22"/>
              </w:numPr>
              <w:shd w:val="clear" w:color="auto" w:fill="FFFFFF"/>
              <w:spacing w:after="200" w:line="276" w:lineRule="auto"/>
              <w:contextualSpacing/>
              <w:jc w:val="both"/>
              <w:rPr>
                <w:ins w:id="1166" w:author="Manuel Raul Livano Luna" w:date="2023-07-05T18:43:00Z"/>
                <w:rFonts w:ascii="Calibri" w:hAnsi="Calibri" w:cs="Calibri"/>
                <w:i/>
                <w:iCs/>
                <w:sz w:val="22"/>
                <w:szCs w:val="22"/>
                <w:rPrChange w:id="1167" w:author="Manuel Raul Livano Luna" w:date="2023-07-05T18:44:00Z">
                  <w:rPr>
                    <w:ins w:id="1168" w:author="Manuel Raul Livano Luna" w:date="2023-07-05T18:43:00Z"/>
                    <w:rFonts w:ascii="Calibri" w:hAnsi="Calibri" w:cs="Calibri"/>
                    <w:sz w:val="22"/>
                    <w:szCs w:val="22"/>
                  </w:rPr>
                </w:rPrChange>
              </w:rPr>
            </w:pPr>
            <w:ins w:id="1169" w:author="Manuel Raul Livano Luna" w:date="2023-07-05T18:43:00Z">
              <w:r w:rsidRPr="00F71C70">
                <w:rPr>
                  <w:rFonts w:ascii="Calibri" w:hAnsi="Calibri" w:cs="Calibri"/>
                  <w:i/>
                  <w:iCs/>
                  <w:sz w:val="22"/>
                  <w:szCs w:val="22"/>
                  <w:rPrChange w:id="1170" w:author="Manuel Raul Livano Luna" w:date="2023-07-05T18:44:00Z">
                    <w:rPr>
                      <w:rFonts w:ascii="Calibri" w:hAnsi="Calibri" w:cs="Calibri"/>
                      <w:sz w:val="22"/>
                      <w:szCs w:val="22"/>
                    </w:rPr>
                  </w:rPrChange>
                </w:rPr>
                <w:t xml:space="preserve">01 DC-In Jack  </w:t>
              </w:r>
            </w:ins>
          </w:p>
          <w:p w14:paraId="08DF872B" w14:textId="77777777" w:rsidR="00F71C70" w:rsidRPr="00F71C70" w:rsidRDefault="00F71C70" w:rsidP="00F71C70">
            <w:pPr>
              <w:numPr>
                <w:ilvl w:val="0"/>
                <w:numId w:val="22"/>
              </w:numPr>
              <w:shd w:val="clear" w:color="auto" w:fill="FFFFFF"/>
              <w:spacing w:after="200" w:line="276" w:lineRule="auto"/>
              <w:contextualSpacing/>
              <w:jc w:val="both"/>
              <w:rPr>
                <w:ins w:id="1171" w:author="Manuel Raul Livano Luna" w:date="2023-07-05T18:43:00Z"/>
                <w:rFonts w:ascii="Calibri" w:hAnsi="Calibri" w:cs="Calibri"/>
                <w:i/>
                <w:iCs/>
                <w:sz w:val="22"/>
                <w:szCs w:val="22"/>
                <w:rPrChange w:id="1172" w:author="Manuel Raul Livano Luna" w:date="2023-07-05T18:44:00Z">
                  <w:rPr>
                    <w:ins w:id="1173" w:author="Manuel Raul Livano Luna" w:date="2023-07-05T18:43:00Z"/>
                    <w:rFonts w:ascii="Calibri" w:hAnsi="Calibri" w:cs="Calibri"/>
                    <w:sz w:val="22"/>
                    <w:szCs w:val="22"/>
                  </w:rPr>
                </w:rPrChange>
              </w:rPr>
            </w:pPr>
            <w:ins w:id="1174" w:author="Manuel Raul Livano Luna" w:date="2023-07-05T18:43:00Z">
              <w:r w:rsidRPr="00F71C70">
                <w:rPr>
                  <w:rFonts w:ascii="Calibri" w:hAnsi="Calibri" w:cs="Calibri"/>
                  <w:i/>
                  <w:iCs/>
                  <w:sz w:val="22"/>
                  <w:szCs w:val="22"/>
                  <w:rPrChange w:id="1175" w:author="Manuel Raul Livano Luna" w:date="2023-07-05T18:44:00Z">
                    <w:rPr>
                      <w:rFonts w:ascii="Calibri" w:hAnsi="Calibri" w:cs="Calibri"/>
                      <w:sz w:val="22"/>
                      <w:szCs w:val="22"/>
                    </w:rPr>
                  </w:rPrChange>
                </w:rPr>
                <w:t xml:space="preserve">01 Kensington </w:t>
              </w:r>
              <w:proofErr w:type="spellStart"/>
              <w:r w:rsidRPr="00F71C70">
                <w:rPr>
                  <w:rFonts w:ascii="Calibri" w:hAnsi="Calibri" w:cs="Calibri"/>
                  <w:i/>
                  <w:iCs/>
                  <w:sz w:val="22"/>
                  <w:szCs w:val="22"/>
                  <w:rPrChange w:id="1176" w:author="Manuel Raul Livano Luna" w:date="2023-07-05T18:44:00Z">
                    <w:rPr>
                      <w:rFonts w:ascii="Calibri" w:hAnsi="Calibri" w:cs="Calibri"/>
                      <w:sz w:val="22"/>
                      <w:szCs w:val="22"/>
                    </w:rPr>
                  </w:rPrChange>
                </w:rPr>
                <w:t>Loc</w:t>
              </w:r>
              <w:proofErr w:type="spellEnd"/>
            </w:ins>
          </w:p>
        </w:tc>
      </w:tr>
      <w:tr w:rsidR="00F71C70" w:rsidRPr="00F71C70" w14:paraId="448AD917" w14:textId="77777777" w:rsidTr="00F71C70">
        <w:trPr>
          <w:trHeight w:val="110"/>
          <w:ins w:id="1177" w:author="Manuel Raul Livano Luna" w:date="2023-07-05T18:43:00Z"/>
          <w:trPrChange w:id="1178" w:author="Manuel Raul Livano Luna" w:date="2023-07-05T18:44:00Z">
            <w:trPr>
              <w:gridAfter w:val="0"/>
              <w:trHeight w:val="110"/>
            </w:trPr>
          </w:trPrChange>
        </w:trPr>
        <w:tc>
          <w:tcPr>
            <w:tcW w:w="1196" w:type="pct"/>
            <w:noWrap/>
            <w:vAlign w:val="center"/>
            <w:tcPrChange w:id="1179" w:author="Manuel Raul Livano Luna" w:date="2023-07-05T18:44:00Z">
              <w:tcPr>
                <w:tcW w:w="1196" w:type="pct"/>
                <w:gridSpan w:val="2"/>
                <w:noWrap/>
                <w:vAlign w:val="center"/>
              </w:tcPr>
            </w:tcPrChange>
          </w:tcPr>
          <w:p w14:paraId="0194CAE7" w14:textId="77777777" w:rsidR="00F71C70" w:rsidRPr="00F71C70" w:rsidRDefault="00F71C70" w:rsidP="00F71C70">
            <w:pPr>
              <w:keepNext/>
              <w:keepLines/>
              <w:shd w:val="clear" w:color="auto" w:fill="FFFFFF"/>
              <w:spacing w:line="276" w:lineRule="auto"/>
              <w:jc w:val="center"/>
              <w:outlineLvl w:val="3"/>
              <w:rPr>
                <w:ins w:id="1180" w:author="Manuel Raul Livano Luna" w:date="2023-07-05T18:43:00Z"/>
                <w:rFonts w:ascii="Calibri" w:hAnsi="Calibri" w:cs="Calibri"/>
                <w:i/>
                <w:iCs/>
                <w:sz w:val="22"/>
                <w:szCs w:val="22"/>
                <w:rPrChange w:id="1181" w:author="Manuel Raul Livano Luna" w:date="2023-07-05T18:44:00Z">
                  <w:rPr>
                    <w:ins w:id="1182" w:author="Manuel Raul Livano Luna" w:date="2023-07-05T18:43:00Z"/>
                    <w:rFonts w:ascii="Calibri" w:hAnsi="Calibri" w:cs="Calibri"/>
                    <w:sz w:val="22"/>
                    <w:szCs w:val="22"/>
                  </w:rPr>
                </w:rPrChange>
              </w:rPr>
            </w:pPr>
            <w:ins w:id="1183" w:author="Manuel Raul Livano Luna" w:date="2023-07-05T18:43:00Z">
              <w:r w:rsidRPr="00F71C70">
                <w:rPr>
                  <w:rFonts w:ascii="Calibri" w:hAnsi="Calibri" w:cs="Calibri"/>
                  <w:i/>
                  <w:iCs/>
                  <w:sz w:val="22"/>
                  <w:szCs w:val="22"/>
                  <w:rPrChange w:id="1184" w:author="Manuel Raul Livano Luna" w:date="2023-07-05T18:44:00Z">
                    <w:rPr>
                      <w:rFonts w:ascii="Calibri" w:hAnsi="Calibri" w:cs="Calibri"/>
                      <w:sz w:val="22"/>
                      <w:szCs w:val="22"/>
                    </w:rPr>
                  </w:rPrChange>
                </w:rPr>
                <w:t>Conectividad</w:t>
              </w:r>
            </w:ins>
          </w:p>
        </w:tc>
        <w:tc>
          <w:tcPr>
            <w:tcW w:w="3804" w:type="pct"/>
            <w:noWrap/>
            <w:vAlign w:val="center"/>
            <w:tcPrChange w:id="1185" w:author="Manuel Raul Livano Luna" w:date="2023-07-05T18:44:00Z">
              <w:tcPr>
                <w:tcW w:w="3804" w:type="pct"/>
                <w:noWrap/>
                <w:vAlign w:val="center"/>
              </w:tcPr>
            </w:tcPrChange>
          </w:tcPr>
          <w:p w14:paraId="4438AD07" w14:textId="77777777" w:rsidR="00F71C70" w:rsidRPr="00F71C70" w:rsidRDefault="00F71C70" w:rsidP="00F71C70">
            <w:pPr>
              <w:numPr>
                <w:ilvl w:val="0"/>
                <w:numId w:val="22"/>
              </w:numPr>
              <w:shd w:val="clear" w:color="auto" w:fill="FFFFFF"/>
              <w:spacing w:after="200" w:line="276" w:lineRule="auto"/>
              <w:contextualSpacing/>
              <w:jc w:val="both"/>
              <w:rPr>
                <w:ins w:id="1186" w:author="Manuel Raul Livano Luna" w:date="2023-07-05T18:43:00Z"/>
                <w:rFonts w:ascii="Calibri" w:hAnsi="Calibri" w:cs="Calibri"/>
                <w:i/>
                <w:iCs/>
                <w:sz w:val="22"/>
                <w:szCs w:val="22"/>
                <w:rPrChange w:id="1187" w:author="Manuel Raul Livano Luna" w:date="2023-07-05T18:44:00Z">
                  <w:rPr>
                    <w:ins w:id="1188" w:author="Manuel Raul Livano Luna" w:date="2023-07-05T18:43:00Z"/>
                    <w:rFonts w:ascii="Calibri" w:hAnsi="Calibri" w:cs="Calibri"/>
                    <w:sz w:val="22"/>
                    <w:szCs w:val="22"/>
                  </w:rPr>
                </w:rPrChange>
              </w:rPr>
            </w:pPr>
            <w:ins w:id="1189" w:author="Manuel Raul Livano Luna" w:date="2023-07-05T18:43:00Z">
              <w:r w:rsidRPr="00F71C70">
                <w:rPr>
                  <w:rFonts w:ascii="Calibri" w:hAnsi="Calibri" w:cs="Calibri"/>
                  <w:i/>
                  <w:iCs/>
                  <w:sz w:val="22"/>
                  <w:szCs w:val="22"/>
                  <w:rPrChange w:id="1190" w:author="Manuel Raul Livano Luna" w:date="2023-07-05T18:44:00Z">
                    <w:rPr>
                      <w:rFonts w:ascii="Calibri" w:hAnsi="Calibri" w:cs="Calibri"/>
                      <w:sz w:val="22"/>
                      <w:szCs w:val="22"/>
                    </w:rPr>
                  </w:rPrChange>
                </w:rPr>
                <w:t xml:space="preserve">10/100 Mb Ethernet  </w:t>
              </w:r>
            </w:ins>
          </w:p>
          <w:p w14:paraId="4D52BD5A" w14:textId="77777777" w:rsidR="00F71C70" w:rsidRPr="00F71C70" w:rsidRDefault="00F71C70" w:rsidP="00F71C70">
            <w:pPr>
              <w:numPr>
                <w:ilvl w:val="0"/>
                <w:numId w:val="22"/>
              </w:numPr>
              <w:shd w:val="clear" w:color="auto" w:fill="FFFFFF"/>
              <w:spacing w:after="200" w:line="276" w:lineRule="auto"/>
              <w:contextualSpacing/>
              <w:jc w:val="both"/>
              <w:rPr>
                <w:ins w:id="1191" w:author="Manuel Raul Livano Luna" w:date="2023-07-05T18:43:00Z"/>
                <w:rFonts w:ascii="Calibri" w:hAnsi="Calibri" w:cs="Calibri"/>
                <w:i/>
                <w:iCs/>
                <w:sz w:val="22"/>
                <w:szCs w:val="22"/>
                <w:lang w:val="en-US"/>
                <w:rPrChange w:id="1192" w:author="Manuel Raul Livano Luna" w:date="2023-07-05T18:44:00Z">
                  <w:rPr>
                    <w:ins w:id="1193" w:author="Manuel Raul Livano Luna" w:date="2023-07-05T18:43:00Z"/>
                    <w:rFonts w:ascii="Calibri" w:hAnsi="Calibri" w:cs="Calibri"/>
                    <w:sz w:val="22"/>
                    <w:szCs w:val="22"/>
                  </w:rPr>
                </w:rPrChange>
              </w:rPr>
            </w:pPr>
            <w:ins w:id="1194" w:author="Manuel Raul Livano Luna" w:date="2023-07-05T18:43:00Z">
              <w:r w:rsidRPr="00F71C70">
                <w:rPr>
                  <w:rFonts w:ascii="Calibri" w:hAnsi="Calibri" w:cs="Calibri"/>
                  <w:i/>
                  <w:iCs/>
                  <w:sz w:val="22"/>
                  <w:szCs w:val="22"/>
                  <w:lang w:val="en-US"/>
                  <w:rPrChange w:id="1195" w:author="Manuel Raul Livano Luna" w:date="2023-07-05T18:44:00Z">
                    <w:rPr>
                      <w:rFonts w:ascii="Calibri" w:hAnsi="Calibri" w:cs="Calibri"/>
                      <w:sz w:val="22"/>
                      <w:szCs w:val="22"/>
                    </w:rPr>
                  </w:rPrChange>
                </w:rPr>
                <w:t xml:space="preserve">Wi-Fi 802.11 a / b / g / n / ac 2x2  </w:t>
              </w:r>
            </w:ins>
          </w:p>
          <w:p w14:paraId="7A370E4B" w14:textId="77777777" w:rsidR="00F71C70" w:rsidRPr="00F71C70" w:rsidRDefault="00F71C70" w:rsidP="00F71C70">
            <w:pPr>
              <w:numPr>
                <w:ilvl w:val="0"/>
                <w:numId w:val="22"/>
              </w:numPr>
              <w:shd w:val="clear" w:color="auto" w:fill="FFFFFF"/>
              <w:spacing w:after="200" w:line="276" w:lineRule="auto"/>
              <w:contextualSpacing/>
              <w:jc w:val="both"/>
              <w:rPr>
                <w:ins w:id="1196" w:author="Manuel Raul Livano Luna" w:date="2023-07-05T18:43:00Z"/>
                <w:rFonts w:ascii="Calibri" w:hAnsi="Calibri" w:cs="Calibri"/>
                <w:i/>
                <w:iCs/>
                <w:sz w:val="22"/>
                <w:szCs w:val="22"/>
                <w:rPrChange w:id="1197" w:author="Manuel Raul Livano Luna" w:date="2023-07-05T18:44:00Z">
                  <w:rPr>
                    <w:ins w:id="1198" w:author="Manuel Raul Livano Luna" w:date="2023-07-05T18:43:00Z"/>
                    <w:rFonts w:ascii="Calibri" w:hAnsi="Calibri" w:cs="Calibri"/>
                    <w:sz w:val="22"/>
                    <w:szCs w:val="22"/>
                  </w:rPr>
                </w:rPrChange>
              </w:rPr>
            </w:pPr>
            <w:ins w:id="1199" w:author="Manuel Raul Livano Luna" w:date="2023-07-05T18:43:00Z">
              <w:r w:rsidRPr="00F71C70">
                <w:rPr>
                  <w:rFonts w:ascii="Calibri" w:hAnsi="Calibri" w:cs="Calibri"/>
                  <w:i/>
                  <w:iCs/>
                  <w:sz w:val="22"/>
                  <w:szCs w:val="22"/>
                  <w:rPrChange w:id="1200" w:author="Manuel Raul Livano Luna" w:date="2023-07-05T18:44:00Z">
                    <w:rPr>
                      <w:rFonts w:ascii="Calibri" w:hAnsi="Calibri" w:cs="Calibri"/>
                      <w:sz w:val="22"/>
                      <w:szCs w:val="22"/>
                    </w:rPr>
                  </w:rPrChange>
                </w:rPr>
                <w:t xml:space="preserve">Bluetooth 4.0 </w:t>
              </w:r>
            </w:ins>
          </w:p>
          <w:p w14:paraId="2D2C42F7" w14:textId="77777777" w:rsidR="00F71C70" w:rsidRPr="00F71C70" w:rsidRDefault="00F71C70" w:rsidP="00F71C70">
            <w:pPr>
              <w:numPr>
                <w:ilvl w:val="0"/>
                <w:numId w:val="22"/>
              </w:numPr>
              <w:shd w:val="clear" w:color="auto" w:fill="FFFFFF"/>
              <w:spacing w:after="200" w:line="276" w:lineRule="auto"/>
              <w:contextualSpacing/>
              <w:jc w:val="both"/>
              <w:rPr>
                <w:ins w:id="1201" w:author="Manuel Raul Livano Luna" w:date="2023-07-05T18:43:00Z"/>
                <w:rFonts w:ascii="Calibri" w:hAnsi="Calibri" w:cs="Calibri"/>
                <w:i/>
                <w:iCs/>
                <w:sz w:val="22"/>
                <w:szCs w:val="22"/>
                <w:rPrChange w:id="1202" w:author="Manuel Raul Livano Luna" w:date="2023-07-05T18:44:00Z">
                  <w:rPr>
                    <w:ins w:id="1203" w:author="Manuel Raul Livano Luna" w:date="2023-07-05T18:43:00Z"/>
                    <w:rFonts w:ascii="Calibri" w:hAnsi="Calibri" w:cs="Calibri"/>
                    <w:sz w:val="22"/>
                    <w:szCs w:val="22"/>
                  </w:rPr>
                </w:rPrChange>
              </w:rPr>
            </w:pPr>
            <w:ins w:id="1204" w:author="Manuel Raul Livano Luna" w:date="2023-07-05T18:43:00Z">
              <w:r w:rsidRPr="00F71C70">
                <w:rPr>
                  <w:rFonts w:ascii="Calibri" w:hAnsi="Calibri" w:cs="Calibri"/>
                  <w:i/>
                  <w:iCs/>
                  <w:sz w:val="22"/>
                  <w:szCs w:val="22"/>
                  <w:rPrChange w:id="1205" w:author="Manuel Raul Livano Luna" w:date="2023-07-05T18:44:00Z">
                    <w:rPr>
                      <w:rFonts w:ascii="Calibri" w:hAnsi="Calibri" w:cs="Calibri"/>
                      <w:sz w:val="22"/>
                      <w:szCs w:val="22"/>
                    </w:rPr>
                  </w:rPrChange>
                </w:rPr>
                <w:t xml:space="preserve">Soporte 3G (opcional) </w:t>
              </w:r>
            </w:ins>
          </w:p>
          <w:p w14:paraId="1611D0FB" w14:textId="77777777" w:rsidR="00F71C70" w:rsidRPr="00F71C70" w:rsidRDefault="00F71C70" w:rsidP="00F71C70">
            <w:pPr>
              <w:numPr>
                <w:ilvl w:val="0"/>
                <w:numId w:val="22"/>
              </w:numPr>
              <w:shd w:val="clear" w:color="auto" w:fill="FFFFFF"/>
              <w:spacing w:after="200" w:line="276" w:lineRule="auto"/>
              <w:contextualSpacing/>
              <w:jc w:val="both"/>
              <w:rPr>
                <w:ins w:id="1206" w:author="Manuel Raul Livano Luna" w:date="2023-07-05T18:43:00Z"/>
                <w:rFonts w:ascii="Calibri" w:hAnsi="Calibri" w:cs="Calibri"/>
                <w:i/>
                <w:iCs/>
                <w:sz w:val="22"/>
                <w:szCs w:val="22"/>
                <w:rPrChange w:id="1207" w:author="Manuel Raul Livano Luna" w:date="2023-07-05T18:44:00Z">
                  <w:rPr>
                    <w:ins w:id="1208" w:author="Manuel Raul Livano Luna" w:date="2023-07-05T18:43:00Z"/>
                    <w:rFonts w:ascii="Calibri" w:hAnsi="Calibri" w:cs="Calibri"/>
                    <w:sz w:val="22"/>
                    <w:szCs w:val="22"/>
                  </w:rPr>
                </w:rPrChange>
              </w:rPr>
            </w:pPr>
            <w:ins w:id="1209" w:author="Manuel Raul Livano Luna" w:date="2023-07-05T18:43:00Z">
              <w:r w:rsidRPr="00F71C70">
                <w:rPr>
                  <w:rFonts w:ascii="Calibri" w:hAnsi="Calibri" w:cs="Calibri"/>
                  <w:i/>
                  <w:iCs/>
                  <w:sz w:val="22"/>
                  <w:szCs w:val="22"/>
                  <w:rPrChange w:id="1210" w:author="Manuel Raul Livano Luna" w:date="2023-07-05T18:44:00Z">
                    <w:rPr>
                      <w:rFonts w:ascii="Calibri" w:hAnsi="Calibri" w:cs="Calibri"/>
                      <w:sz w:val="22"/>
                      <w:szCs w:val="22"/>
                    </w:rPr>
                  </w:rPrChange>
                </w:rPr>
                <w:t>HDMI</w:t>
              </w:r>
            </w:ins>
          </w:p>
        </w:tc>
      </w:tr>
      <w:tr w:rsidR="00F71C70" w:rsidRPr="00F71C70" w14:paraId="7697026B" w14:textId="77777777" w:rsidTr="00F71C70">
        <w:trPr>
          <w:trHeight w:val="110"/>
          <w:ins w:id="1211" w:author="Manuel Raul Livano Luna" w:date="2023-07-05T18:43:00Z"/>
          <w:trPrChange w:id="1212" w:author="Manuel Raul Livano Luna" w:date="2023-07-05T18:44:00Z">
            <w:trPr>
              <w:gridAfter w:val="0"/>
              <w:trHeight w:val="110"/>
            </w:trPr>
          </w:trPrChange>
        </w:trPr>
        <w:tc>
          <w:tcPr>
            <w:tcW w:w="1196" w:type="pct"/>
            <w:noWrap/>
            <w:vAlign w:val="center"/>
            <w:tcPrChange w:id="1213" w:author="Manuel Raul Livano Luna" w:date="2023-07-05T18:44:00Z">
              <w:tcPr>
                <w:tcW w:w="1196" w:type="pct"/>
                <w:gridSpan w:val="2"/>
                <w:noWrap/>
                <w:vAlign w:val="center"/>
              </w:tcPr>
            </w:tcPrChange>
          </w:tcPr>
          <w:p w14:paraId="1DB73221" w14:textId="77777777" w:rsidR="00F71C70" w:rsidRPr="00F71C70" w:rsidRDefault="00F71C70" w:rsidP="00F71C70">
            <w:pPr>
              <w:shd w:val="clear" w:color="auto" w:fill="FFFFFF"/>
              <w:spacing w:after="200" w:line="276" w:lineRule="auto"/>
              <w:jc w:val="center"/>
              <w:rPr>
                <w:ins w:id="1214" w:author="Manuel Raul Livano Luna" w:date="2023-07-05T18:43:00Z"/>
                <w:rFonts w:ascii="Calibri" w:hAnsi="Calibri" w:cs="Calibri"/>
                <w:i/>
                <w:iCs/>
                <w:sz w:val="22"/>
                <w:szCs w:val="22"/>
                <w:rPrChange w:id="1215" w:author="Manuel Raul Livano Luna" w:date="2023-07-05T18:44:00Z">
                  <w:rPr>
                    <w:ins w:id="1216" w:author="Manuel Raul Livano Luna" w:date="2023-07-05T18:43:00Z"/>
                    <w:rFonts w:ascii="Calibri" w:hAnsi="Calibri" w:cs="Calibri"/>
                    <w:sz w:val="22"/>
                    <w:szCs w:val="22"/>
                  </w:rPr>
                </w:rPrChange>
              </w:rPr>
            </w:pPr>
            <w:ins w:id="1217" w:author="Manuel Raul Livano Luna" w:date="2023-07-05T18:43:00Z">
              <w:r w:rsidRPr="00F71C70">
                <w:rPr>
                  <w:rFonts w:ascii="Calibri" w:hAnsi="Calibri" w:cs="Calibri"/>
                  <w:i/>
                  <w:iCs/>
                  <w:sz w:val="22"/>
                  <w:szCs w:val="22"/>
                  <w:rPrChange w:id="1218" w:author="Manuel Raul Livano Luna" w:date="2023-07-05T18:44:00Z">
                    <w:rPr>
                      <w:rFonts w:ascii="Calibri" w:hAnsi="Calibri" w:cs="Calibri"/>
                      <w:sz w:val="22"/>
                      <w:szCs w:val="22"/>
                    </w:rPr>
                  </w:rPrChange>
                </w:rPr>
                <w:lastRenderedPageBreak/>
                <w:t>Condiciones ambientales</w:t>
              </w:r>
            </w:ins>
          </w:p>
        </w:tc>
        <w:tc>
          <w:tcPr>
            <w:tcW w:w="3804" w:type="pct"/>
            <w:noWrap/>
            <w:vAlign w:val="center"/>
            <w:tcPrChange w:id="1219" w:author="Manuel Raul Livano Luna" w:date="2023-07-05T18:44:00Z">
              <w:tcPr>
                <w:tcW w:w="3804" w:type="pct"/>
                <w:noWrap/>
                <w:vAlign w:val="center"/>
              </w:tcPr>
            </w:tcPrChange>
          </w:tcPr>
          <w:p w14:paraId="180AEF9C" w14:textId="77777777" w:rsidR="00F71C70" w:rsidRPr="00F71C70" w:rsidRDefault="00F71C70" w:rsidP="00F71C70">
            <w:pPr>
              <w:numPr>
                <w:ilvl w:val="0"/>
                <w:numId w:val="23"/>
              </w:numPr>
              <w:shd w:val="clear" w:color="auto" w:fill="FFFFFF"/>
              <w:spacing w:after="200" w:line="276" w:lineRule="auto"/>
              <w:contextualSpacing/>
              <w:jc w:val="both"/>
              <w:rPr>
                <w:ins w:id="1220" w:author="Manuel Raul Livano Luna" w:date="2023-07-05T18:43:00Z"/>
                <w:rFonts w:ascii="Calibri" w:hAnsi="Calibri" w:cs="Calibri"/>
                <w:i/>
                <w:iCs/>
                <w:sz w:val="22"/>
                <w:szCs w:val="22"/>
                <w:rPrChange w:id="1221" w:author="Manuel Raul Livano Luna" w:date="2023-07-05T18:44:00Z">
                  <w:rPr>
                    <w:ins w:id="1222" w:author="Manuel Raul Livano Luna" w:date="2023-07-05T18:43:00Z"/>
                    <w:rFonts w:ascii="Calibri" w:hAnsi="Calibri" w:cs="Calibri"/>
                    <w:sz w:val="22"/>
                    <w:szCs w:val="22"/>
                  </w:rPr>
                </w:rPrChange>
              </w:rPr>
            </w:pPr>
            <w:ins w:id="1223" w:author="Manuel Raul Livano Luna" w:date="2023-07-05T18:43:00Z">
              <w:r w:rsidRPr="00F71C70">
                <w:rPr>
                  <w:rFonts w:ascii="Calibri" w:hAnsi="Calibri" w:cs="Calibri"/>
                  <w:i/>
                  <w:iCs/>
                  <w:sz w:val="22"/>
                  <w:szCs w:val="22"/>
                  <w:rPrChange w:id="1224" w:author="Manuel Raul Livano Luna" w:date="2023-07-05T18:44:00Z">
                    <w:rPr>
                      <w:rFonts w:ascii="Calibri" w:hAnsi="Calibri" w:cs="Calibri"/>
                      <w:sz w:val="22"/>
                      <w:szCs w:val="22"/>
                    </w:rPr>
                  </w:rPrChange>
                </w:rPr>
                <w:t>Temperatura ambiental: 0°C a 40°C</w:t>
              </w:r>
            </w:ins>
          </w:p>
        </w:tc>
      </w:tr>
      <w:tr w:rsidR="00F71C70" w:rsidRPr="00F71C70" w14:paraId="088F38E5" w14:textId="77777777" w:rsidTr="00F71C70">
        <w:trPr>
          <w:trHeight w:val="110"/>
          <w:ins w:id="1225" w:author="Manuel Raul Livano Luna" w:date="2023-07-05T18:43:00Z"/>
          <w:trPrChange w:id="1226" w:author="Manuel Raul Livano Luna" w:date="2023-07-05T18:44:00Z">
            <w:trPr>
              <w:gridAfter w:val="0"/>
              <w:trHeight w:val="110"/>
            </w:trPr>
          </w:trPrChange>
        </w:trPr>
        <w:tc>
          <w:tcPr>
            <w:tcW w:w="1196" w:type="pct"/>
            <w:noWrap/>
            <w:vAlign w:val="center"/>
            <w:tcPrChange w:id="1227" w:author="Manuel Raul Livano Luna" w:date="2023-07-05T18:44:00Z">
              <w:tcPr>
                <w:tcW w:w="1196" w:type="pct"/>
                <w:gridSpan w:val="2"/>
                <w:noWrap/>
                <w:vAlign w:val="center"/>
              </w:tcPr>
            </w:tcPrChange>
          </w:tcPr>
          <w:p w14:paraId="1A44BF68" w14:textId="77777777" w:rsidR="00F71C70" w:rsidRPr="00F71C70" w:rsidRDefault="00F71C70" w:rsidP="00F71C70">
            <w:pPr>
              <w:spacing w:after="200" w:line="276" w:lineRule="auto"/>
              <w:ind w:left="14"/>
              <w:jc w:val="center"/>
              <w:rPr>
                <w:ins w:id="1228" w:author="Manuel Raul Livano Luna" w:date="2023-07-05T18:43:00Z"/>
                <w:rFonts w:ascii="Calibri" w:hAnsi="Calibri" w:cs="Calibri"/>
                <w:i/>
                <w:iCs/>
                <w:sz w:val="22"/>
                <w:szCs w:val="22"/>
                <w:lang w:eastAsia="it-IT"/>
                <w:rPrChange w:id="1229" w:author="Manuel Raul Livano Luna" w:date="2023-07-05T18:44:00Z">
                  <w:rPr>
                    <w:ins w:id="1230" w:author="Manuel Raul Livano Luna" w:date="2023-07-05T18:43:00Z"/>
                    <w:rFonts w:ascii="Calibri" w:hAnsi="Calibri" w:cs="Calibri"/>
                    <w:sz w:val="22"/>
                    <w:szCs w:val="22"/>
                    <w:lang w:eastAsia="it-IT"/>
                  </w:rPr>
                </w:rPrChange>
              </w:rPr>
            </w:pPr>
            <w:ins w:id="1231" w:author="Manuel Raul Livano Luna" w:date="2023-07-05T18:43:00Z">
              <w:r w:rsidRPr="00F71C70">
                <w:rPr>
                  <w:rFonts w:ascii="Calibri" w:hAnsi="Calibri" w:cs="Calibri"/>
                  <w:i/>
                  <w:iCs/>
                  <w:sz w:val="22"/>
                  <w:szCs w:val="22"/>
                  <w:lang w:eastAsia="it-IT"/>
                  <w:rPrChange w:id="1232" w:author="Manuel Raul Livano Luna" w:date="2023-07-05T18:44:00Z">
                    <w:rPr>
                      <w:rFonts w:ascii="Calibri" w:hAnsi="Calibri" w:cs="Calibri"/>
                      <w:sz w:val="22"/>
                      <w:szCs w:val="22"/>
                      <w:lang w:eastAsia="it-IT"/>
                    </w:rPr>
                  </w:rPrChange>
                </w:rPr>
                <w:t>Batería</w:t>
              </w:r>
            </w:ins>
          </w:p>
        </w:tc>
        <w:tc>
          <w:tcPr>
            <w:tcW w:w="3804" w:type="pct"/>
            <w:noWrap/>
            <w:vAlign w:val="center"/>
            <w:tcPrChange w:id="1233" w:author="Manuel Raul Livano Luna" w:date="2023-07-05T18:44:00Z">
              <w:tcPr>
                <w:tcW w:w="3804" w:type="pct"/>
                <w:noWrap/>
                <w:vAlign w:val="center"/>
              </w:tcPr>
            </w:tcPrChange>
          </w:tcPr>
          <w:p w14:paraId="5A6FA80F" w14:textId="77777777" w:rsidR="00F71C70" w:rsidRPr="00F71C70" w:rsidRDefault="00F71C70" w:rsidP="00F71C70">
            <w:pPr>
              <w:numPr>
                <w:ilvl w:val="0"/>
                <w:numId w:val="23"/>
              </w:numPr>
              <w:spacing w:after="200" w:line="276" w:lineRule="auto"/>
              <w:contextualSpacing/>
              <w:jc w:val="both"/>
              <w:rPr>
                <w:ins w:id="1234" w:author="Manuel Raul Livano Luna" w:date="2023-07-05T18:43:00Z"/>
                <w:rFonts w:ascii="Calibri" w:hAnsi="Calibri" w:cs="Calibri"/>
                <w:i/>
                <w:iCs/>
                <w:sz w:val="22"/>
                <w:szCs w:val="22"/>
                <w:lang w:eastAsia="it-IT"/>
                <w:rPrChange w:id="1235" w:author="Manuel Raul Livano Luna" w:date="2023-07-05T18:44:00Z">
                  <w:rPr>
                    <w:ins w:id="1236" w:author="Manuel Raul Livano Luna" w:date="2023-07-05T18:43:00Z"/>
                    <w:rFonts w:ascii="Calibri" w:hAnsi="Calibri" w:cs="Calibri"/>
                    <w:sz w:val="22"/>
                    <w:szCs w:val="22"/>
                    <w:lang w:eastAsia="it-IT"/>
                  </w:rPr>
                </w:rPrChange>
              </w:rPr>
            </w:pPr>
            <w:ins w:id="1237" w:author="Manuel Raul Livano Luna" w:date="2023-07-05T18:43:00Z">
              <w:r w:rsidRPr="00F71C70">
                <w:rPr>
                  <w:rFonts w:ascii="Calibri" w:hAnsi="Calibri" w:cs="Calibri"/>
                  <w:i/>
                  <w:iCs/>
                  <w:sz w:val="22"/>
                  <w:szCs w:val="22"/>
                  <w:lang w:eastAsia="it-IT"/>
                  <w:rPrChange w:id="1238" w:author="Manuel Raul Livano Luna" w:date="2023-07-05T18:44:00Z">
                    <w:rPr>
                      <w:rFonts w:ascii="Calibri" w:hAnsi="Calibri" w:cs="Calibri"/>
                      <w:sz w:val="22"/>
                      <w:szCs w:val="22"/>
                      <w:lang w:eastAsia="it-IT"/>
                    </w:rPr>
                  </w:rPrChange>
                </w:rPr>
                <w:t>Polímero 2 Celdas (5000 mAh) duración 8 horas.</w:t>
              </w:r>
            </w:ins>
          </w:p>
        </w:tc>
      </w:tr>
      <w:tr w:rsidR="00F71C70" w:rsidRPr="00F71C70" w14:paraId="19BC4359" w14:textId="77777777" w:rsidTr="00F71C70">
        <w:trPr>
          <w:trHeight w:val="110"/>
          <w:ins w:id="1239" w:author="Manuel Raul Livano Luna" w:date="2023-07-05T18:43:00Z"/>
          <w:trPrChange w:id="1240" w:author="Manuel Raul Livano Luna" w:date="2023-07-05T18:44:00Z">
            <w:trPr>
              <w:gridAfter w:val="0"/>
              <w:trHeight w:val="110"/>
            </w:trPr>
          </w:trPrChange>
        </w:trPr>
        <w:tc>
          <w:tcPr>
            <w:tcW w:w="1196" w:type="pct"/>
            <w:noWrap/>
            <w:vAlign w:val="center"/>
            <w:tcPrChange w:id="1241" w:author="Manuel Raul Livano Luna" w:date="2023-07-05T18:44:00Z">
              <w:tcPr>
                <w:tcW w:w="1196" w:type="pct"/>
                <w:gridSpan w:val="2"/>
                <w:noWrap/>
                <w:vAlign w:val="center"/>
              </w:tcPr>
            </w:tcPrChange>
          </w:tcPr>
          <w:p w14:paraId="79865CD0" w14:textId="77777777" w:rsidR="00F71C70" w:rsidRPr="00F71C70" w:rsidRDefault="00F71C70" w:rsidP="00F71C70">
            <w:pPr>
              <w:spacing w:after="200" w:line="276" w:lineRule="auto"/>
              <w:ind w:left="14"/>
              <w:jc w:val="center"/>
              <w:rPr>
                <w:ins w:id="1242" w:author="Manuel Raul Livano Luna" w:date="2023-07-05T18:43:00Z"/>
                <w:rFonts w:ascii="Calibri" w:hAnsi="Calibri" w:cs="Calibri"/>
                <w:i/>
                <w:iCs/>
                <w:sz w:val="22"/>
                <w:szCs w:val="22"/>
                <w:lang w:eastAsia="it-IT"/>
                <w:rPrChange w:id="1243" w:author="Manuel Raul Livano Luna" w:date="2023-07-05T18:44:00Z">
                  <w:rPr>
                    <w:ins w:id="1244" w:author="Manuel Raul Livano Luna" w:date="2023-07-05T18:43:00Z"/>
                    <w:rFonts w:ascii="Calibri" w:hAnsi="Calibri" w:cs="Calibri"/>
                    <w:sz w:val="22"/>
                    <w:szCs w:val="22"/>
                    <w:lang w:eastAsia="it-IT"/>
                  </w:rPr>
                </w:rPrChange>
              </w:rPr>
            </w:pPr>
            <w:ins w:id="1245" w:author="Manuel Raul Livano Luna" w:date="2023-07-05T18:43:00Z">
              <w:r w:rsidRPr="00F71C70">
                <w:rPr>
                  <w:rFonts w:ascii="Calibri" w:hAnsi="Calibri" w:cs="Calibri"/>
                  <w:i/>
                  <w:iCs/>
                  <w:sz w:val="22"/>
                  <w:szCs w:val="22"/>
                  <w:lang w:eastAsia="it-IT"/>
                  <w:rPrChange w:id="1246" w:author="Manuel Raul Livano Luna" w:date="2023-07-05T18:44:00Z">
                    <w:rPr>
                      <w:rFonts w:ascii="Calibri" w:hAnsi="Calibri" w:cs="Calibri"/>
                      <w:sz w:val="22"/>
                      <w:szCs w:val="22"/>
                      <w:lang w:eastAsia="it-IT"/>
                    </w:rPr>
                  </w:rPrChange>
                </w:rPr>
                <w:t>Sonido</w:t>
              </w:r>
            </w:ins>
          </w:p>
        </w:tc>
        <w:tc>
          <w:tcPr>
            <w:tcW w:w="3804" w:type="pct"/>
            <w:noWrap/>
            <w:vAlign w:val="center"/>
            <w:tcPrChange w:id="1247" w:author="Manuel Raul Livano Luna" w:date="2023-07-05T18:44:00Z">
              <w:tcPr>
                <w:tcW w:w="3804" w:type="pct"/>
                <w:noWrap/>
                <w:vAlign w:val="center"/>
              </w:tcPr>
            </w:tcPrChange>
          </w:tcPr>
          <w:p w14:paraId="32A39D89" w14:textId="77777777" w:rsidR="00F71C70" w:rsidRPr="00F71C70" w:rsidRDefault="00F71C70" w:rsidP="00F71C70">
            <w:pPr>
              <w:numPr>
                <w:ilvl w:val="0"/>
                <w:numId w:val="23"/>
              </w:numPr>
              <w:spacing w:after="200" w:line="276" w:lineRule="auto"/>
              <w:contextualSpacing/>
              <w:jc w:val="both"/>
              <w:rPr>
                <w:ins w:id="1248" w:author="Manuel Raul Livano Luna" w:date="2023-07-05T18:43:00Z"/>
                <w:rFonts w:ascii="Calibri" w:hAnsi="Calibri" w:cs="Calibri"/>
                <w:i/>
                <w:iCs/>
                <w:sz w:val="22"/>
                <w:szCs w:val="22"/>
                <w:lang w:eastAsia="it-IT"/>
                <w:rPrChange w:id="1249" w:author="Manuel Raul Livano Luna" w:date="2023-07-05T18:44:00Z">
                  <w:rPr>
                    <w:ins w:id="1250" w:author="Manuel Raul Livano Luna" w:date="2023-07-05T18:43:00Z"/>
                    <w:rFonts w:ascii="Calibri" w:hAnsi="Calibri" w:cs="Calibri"/>
                    <w:sz w:val="22"/>
                    <w:szCs w:val="22"/>
                    <w:lang w:eastAsia="it-IT"/>
                  </w:rPr>
                </w:rPrChange>
              </w:rPr>
            </w:pPr>
            <w:ins w:id="1251" w:author="Manuel Raul Livano Luna" w:date="2023-07-05T18:43:00Z">
              <w:r w:rsidRPr="00F71C70">
                <w:rPr>
                  <w:rFonts w:ascii="Calibri" w:hAnsi="Calibri" w:cs="Calibri"/>
                  <w:i/>
                  <w:iCs/>
                  <w:sz w:val="22"/>
                  <w:szCs w:val="22"/>
                  <w:lang w:eastAsia="it-IT"/>
                  <w:rPrChange w:id="1252" w:author="Manuel Raul Livano Luna" w:date="2023-07-05T18:44:00Z">
                    <w:rPr>
                      <w:rFonts w:ascii="Calibri" w:hAnsi="Calibri" w:cs="Calibri"/>
                      <w:sz w:val="22"/>
                      <w:szCs w:val="22"/>
                      <w:lang w:eastAsia="it-IT"/>
                    </w:rPr>
                  </w:rPrChange>
                </w:rPr>
                <w:t xml:space="preserve">Integrado, Altavoz incorporado y micrófono. </w:t>
              </w:r>
            </w:ins>
          </w:p>
          <w:p w14:paraId="49DF61EB" w14:textId="77777777" w:rsidR="00F71C70" w:rsidRPr="00F71C70" w:rsidRDefault="00F71C70" w:rsidP="00F71C70">
            <w:pPr>
              <w:numPr>
                <w:ilvl w:val="0"/>
                <w:numId w:val="23"/>
              </w:numPr>
              <w:spacing w:after="200" w:line="276" w:lineRule="auto"/>
              <w:contextualSpacing/>
              <w:jc w:val="both"/>
              <w:rPr>
                <w:ins w:id="1253" w:author="Manuel Raul Livano Luna" w:date="2023-07-05T18:43:00Z"/>
                <w:rFonts w:ascii="Calibri" w:hAnsi="Calibri" w:cs="Calibri"/>
                <w:i/>
                <w:iCs/>
                <w:sz w:val="22"/>
                <w:szCs w:val="22"/>
                <w:lang w:eastAsia="it-IT"/>
                <w:rPrChange w:id="1254" w:author="Manuel Raul Livano Luna" w:date="2023-07-05T18:44:00Z">
                  <w:rPr>
                    <w:ins w:id="1255" w:author="Manuel Raul Livano Luna" w:date="2023-07-05T18:43:00Z"/>
                    <w:rFonts w:ascii="Calibri" w:hAnsi="Calibri" w:cs="Calibri"/>
                    <w:sz w:val="22"/>
                    <w:szCs w:val="22"/>
                    <w:lang w:eastAsia="it-IT"/>
                  </w:rPr>
                </w:rPrChange>
              </w:rPr>
            </w:pPr>
            <w:ins w:id="1256" w:author="Manuel Raul Livano Luna" w:date="2023-07-05T18:43:00Z">
              <w:r w:rsidRPr="00F71C70">
                <w:rPr>
                  <w:rFonts w:ascii="Calibri" w:hAnsi="Calibri" w:cs="Calibri"/>
                  <w:i/>
                  <w:iCs/>
                  <w:sz w:val="22"/>
                  <w:szCs w:val="22"/>
                  <w:lang w:eastAsia="it-IT"/>
                  <w:rPrChange w:id="1257" w:author="Manuel Raul Livano Luna" w:date="2023-07-05T18:44:00Z">
                    <w:rPr>
                      <w:rFonts w:ascii="Calibri" w:hAnsi="Calibri" w:cs="Calibri"/>
                      <w:sz w:val="22"/>
                      <w:szCs w:val="22"/>
                      <w:lang w:eastAsia="it-IT"/>
                    </w:rPr>
                  </w:rPrChange>
                </w:rPr>
                <w:t>Conector para salida externa de audio y entrada de micrófono.</w:t>
              </w:r>
            </w:ins>
          </w:p>
        </w:tc>
      </w:tr>
      <w:tr w:rsidR="00F71C70" w:rsidRPr="00F71C70" w14:paraId="143D8542" w14:textId="77777777" w:rsidTr="00F71C70">
        <w:trPr>
          <w:trHeight w:val="110"/>
          <w:ins w:id="1258" w:author="Manuel Raul Livano Luna" w:date="2023-07-05T18:43:00Z"/>
          <w:trPrChange w:id="1259" w:author="Manuel Raul Livano Luna" w:date="2023-07-05T18:44:00Z">
            <w:trPr>
              <w:gridAfter w:val="0"/>
              <w:trHeight w:val="110"/>
            </w:trPr>
          </w:trPrChange>
        </w:trPr>
        <w:tc>
          <w:tcPr>
            <w:tcW w:w="1196" w:type="pct"/>
            <w:noWrap/>
            <w:vAlign w:val="center"/>
            <w:tcPrChange w:id="1260" w:author="Manuel Raul Livano Luna" w:date="2023-07-05T18:44:00Z">
              <w:tcPr>
                <w:tcW w:w="1196" w:type="pct"/>
                <w:gridSpan w:val="2"/>
                <w:noWrap/>
                <w:vAlign w:val="center"/>
              </w:tcPr>
            </w:tcPrChange>
          </w:tcPr>
          <w:p w14:paraId="6670720A" w14:textId="77777777" w:rsidR="00F71C70" w:rsidRPr="00F71C70" w:rsidRDefault="00F71C70" w:rsidP="00F71C70">
            <w:pPr>
              <w:spacing w:after="200" w:line="276" w:lineRule="auto"/>
              <w:ind w:left="14"/>
              <w:jc w:val="center"/>
              <w:rPr>
                <w:ins w:id="1261" w:author="Manuel Raul Livano Luna" w:date="2023-07-05T18:43:00Z"/>
                <w:rFonts w:ascii="Calibri" w:hAnsi="Calibri" w:cs="Calibri"/>
                <w:i/>
                <w:iCs/>
                <w:sz w:val="22"/>
                <w:szCs w:val="22"/>
                <w:lang w:eastAsia="it-IT"/>
                <w:rPrChange w:id="1262" w:author="Manuel Raul Livano Luna" w:date="2023-07-05T18:44:00Z">
                  <w:rPr>
                    <w:ins w:id="1263" w:author="Manuel Raul Livano Luna" w:date="2023-07-05T18:43:00Z"/>
                    <w:rFonts w:ascii="Calibri" w:hAnsi="Calibri" w:cs="Calibri"/>
                    <w:sz w:val="22"/>
                    <w:szCs w:val="22"/>
                    <w:lang w:eastAsia="it-IT"/>
                  </w:rPr>
                </w:rPrChange>
              </w:rPr>
            </w:pPr>
            <w:ins w:id="1264" w:author="Manuel Raul Livano Luna" w:date="2023-07-05T18:43:00Z">
              <w:r w:rsidRPr="00F71C70">
                <w:rPr>
                  <w:rFonts w:ascii="Calibri" w:hAnsi="Calibri" w:cs="Calibri"/>
                  <w:i/>
                  <w:iCs/>
                  <w:sz w:val="22"/>
                  <w:szCs w:val="22"/>
                  <w:lang w:eastAsia="it-IT"/>
                  <w:rPrChange w:id="1265" w:author="Manuel Raul Livano Luna" w:date="2023-07-05T18:44:00Z">
                    <w:rPr>
                      <w:rFonts w:ascii="Calibri" w:hAnsi="Calibri" w:cs="Calibri"/>
                      <w:sz w:val="22"/>
                      <w:szCs w:val="22"/>
                      <w:lang w:eastAsia="it-IT"/>
                    </w:rPr>
                  </w:rPrChange>
                </w:rPr>
                <w:t>Parlantes integrados</w:t>
              </w:r>
            </w:ins>
          </w:p>
        </w:tc>
        <w:tc>
          <w:tcPr>
            <w:tcW w:w="3804" w:type="pct"/>
            <w:noWrap/>
            <w:vAlign w:val="center"/>
            <w:tcPrChange w:id="1266" w:author="Manuel Raul Livano Luna" w:date="2023-07-05T18:44:00Z">
              <w:tcPr>
                <w:tcW w:w="3804" w:type="pct"/>
                <w:noWrap/>
                <w:vAlign w:val="center"/>
              </w:tcPr>
            </w:tcPrChange>
          </w:tcPr>
          <w:p w14:paraId="02D3D921" w14:textId="77777777" w:rsidR="00F71C70" w:rsidRPr="00F71C70" w:rsidRDefault="00F71C70" w:rsidP="00F71C70">
            <w:pPr>
              <w:numPr>
                <w:ilvl w:val="0"/>
                <w:numId w:val="24"/>
              </w:numPr>
              <w:spacing w:after="200" w:line="276" w:lineRule="auto"/>
              <w:contextualSpacing/>
              <w:jc w:val="both"/>
              <w:rPr>
                <w:ins w:id="1267" w:author="Manuel Raul Livano Luna" w:date="2023-07-05T18:43:00Z"/>
                <w:rFonts w:ascii="Calibri" w:hAnsi="Calibri" w:cs="Calibri"/>
                <w:i/>
                <w:iCs/>
                <w:sz w:val="22"/>
                <w:szCs w:val="22"/>
                <w:lang w:eastAsia="it-IT"/>
                <w:rPrChange w:id="1268" w:author="Manuel Raul Livano Luna" w:date="2023-07-05T18:44:00Z">
                  <w:rPr>
                    <w:ins w:id="1269" w:author="Manuel Raul Livano Luna" w:date="2023-07-05T18:43:00Z"/>
                    <w:rFonts w:ascii="Calibri" w:hAnsi="Calibri" w:cs="Calibri"/>
                    <w:sz w:val="22"/>
                    <w:szCs w:val="22"/>
                    <w:lang w:eastAsia="it-IT"/>
                  </w:rPr>
                </w:rPrChange>
              </w:rPr>
            </w:pPr>
            <w:ins w:id="1270" w:author="Manuel Raul Livano Luna" w:date="2023-07-05T18:43:00Z">
              <w:r w:rsidRPr="00F71C70">
                <w:rPr>
                  <w:rFonts w:ascii="Calibri" w:hAnsi="Calibri" w:cs="Calibri"/>
                  <w:i/>
                  <w:iCs/>
                  <w:sz w:val="22"/>
                  <w:szCs w:val="22"/>
                  <w:lang w:eastAsia="it-IT"/>
                  <w:rPrChange w:id="1271" w:author="Manuel Raul Livano Luna" w:date="2023-07-05T18:44:00Z">
                    <w:rPr>
                      <w:rFonts w:ascii="Calibri" w:hAnsi="Calibri" w:cs="Calibri"/>
                      <w:sz w:val="22"/>
                      <w:szCs w:val="22"/>
                      <w:lang w:eastAsia="it-IT"/>
                    </w:rPr>
                  </w:rPrChange>
                </w:rPr>
                <w:t xml:space="preserve">2 x 1w  </w:t>
              </w:r>
            </w:ins>
          </w:p>
        </w:tc>
      </w:tr>
      <w:tr w:rsidR="00F71C70" w:rsidRPr="00F71C70" w14:paraId="25822D6C" w14:textId="77777777" w:rsidTr="00F71C70">
        <w:trPr>
          <w:trHeight w:val="110"/>
          <w:ins w:id="1272" w:author="Manuel Raul Livano Luna" w:date="2023-07-05T18:43:00Z"/>
          <w:trPrChange w:id="1273" w:author="Manuel Raul Livano Luna" w:date="2023-07-05T18:44:00Z">
            <w:trPr>
              <w:gridAfter w:val="0"/>
              <w:trHeight w:val="110"/>
            </w:trPr>
          </w:trPrChange>
        </w:trPr>
        <w:tc>
          <w:tcPr>
            <w:tcW w:w="1196" w:type="pct"/>
            <w:noWrap/>
            <w:vAlign w:val="center"/>
            <w:tcPrChange w:id="1274" w:author="Manuel Raul Livano Luna" w:date="2023-07-05T18:44:00Z">
              <w:tcPr>
                <w:tcW w:w="1196" w:type="pct"/>
                <w:gridSpan w:val="2"/>
                <w:noWrap/>
                <w:vAlign w:val="center"/>
              </w:tcPr>
            </w:tcPrChange>
          </w:tcPr>
          <w:p w14:paraId="172DE649" w14:textId="77777777" w:rsidR="00F71C70" w:rsidRPr="00F71C70" w:rsidRDefault="00F71C70" w:rsidP="00F71C70">
            <w:pPr>
              <w:spacing w:after="200" w:line="276" w:lineRule="auto"/>
              <w:ind w:left="14"/>
              <w:jc w:val="center"/>
              <w:rPr>
                <w:ins w:id="1275" w:author="Manuel Raul Livano Luna" w:date="2023-07-05T18:43:00Z"/>
                <w:rFonts w:ascii="Calibri" w:hAnsi="Calibri" w:cs="Calibri"/>
                <w:i/>
                <w:iCs/>
                <w:sz w:val="22"/>
                <w:szCs w:val="22"/>
                <w:lang w:eastAsia="it-IT"/>
                <w:rPrChange w:id="1276" w:author="Manuel Raul Livano Luna" w:date="2023-07-05T18:44:00Z">
                  <w:rPr>
                    <w:ins w:id="1277" w:author="Manuel Raul Livano Luna" w:date="2023-07-05T18:43:00Z"/>
                    <w:rFonts w:ascii="Calibri" w:hAnsi="Calibri" w:cs="Calibri"/>
                    <w:sz w:val="22"/>
                    <w:szCs w:val="22"/>
                    <w:lang w:eastAsia="it-IT"/>
                  </w:rPr>
                </w:rPrChange>
              </w:rPr>
            </w:pPr>
            <w:ins w:id="1278" w:author="Manuel Raul Livano Luna" w:date="2023-07-05T18:43:00Z">
              <w:r w:rsidRPr="00F71C70">
                <w:rPr>
                  <w:rFonts w:ascii="Calibri" w:hAnsi="Calibri" w:cs="Calibri"/>
                  <w:i/>
                  <w:iCs/>
                  <w:sz w:val="22"/>
                  <w:szCs w:val="22"/>
                  <w:lang w:eastAsia="it-IT"/>
                  <w:rPrChange w:id="1279" w:author="Manuel Raul Livano Luna" w:date="2023-07-05T18:44:00Z">
                    <w:rPr>
                      <w:rFonts w:ascii="Calibri" w:hAnsi="Calibri" w:cs="Calibri"/>
                      <w:sz w:val="22"/>
                      <w:szCs w:val="22"/>
                      <w:lang w:eastAsia="it-IT"/>
                    </w:rPr>
                  </w:rPrChange>
                </w:rPr>
                <w:t>Cámara</w:t>
              </w:r>
            </w:ins>
          </w:p>
        </w:tc>
        <w:tc>
          <w:tcPr>
            <w:tcW w:w="3804" w:type="pct"/>
            <w:noWrap/>
            <w:vAlign w:val="center"/>
            <w:tcPrChange w:id="1280" w:author="Manuel Raul Livano Luna" w:date="2023-07-05T18:44:00Z">
              <w:tcPr>
                <w:tcW w:w="3804" w:type="pct"/>
                <w:noWrap/>
                <w:vAlign w:val="center"/>
              </w:tcPr>
            </w:tcPrChange>
          </w:tcPr>
          <w:p w14:paraId="56E83691" w14:textId="77777777" w:rsidR="00F71C70" w:rsidRPr="00F71C70" w:rsidRDefault="00F71C70" w:rsidP="00F71C70">
            <w:pPr>
              <w:numPr>
                <w:ilvl w:val="0"/>
                <w:numId w:val="24"/>
              </w:numPr>
              <w:spacing w:after="200" w:line="276" w:lineRule="auto"/>
              <w:contextualSpacing/>
              <w:jc w:val="both"/>
              <w:rPr>
                <w:ins w:id="1281" w:author="Manuel Raul Livano Luna" w:date="2023-07-05T18:43:00Z"/>
                <w:rFonts w:ascii="Calibri" w:hAnsi="Calibri" w:cs="Calibri"/>
                <w:i/>
                <w:iCs/>
                <w:sz w:val="22"/>
                <w:szCs w:val="22"/>
                <w:lang w:eastAsia="it-IT"/>
                <w:rPrChange w:id="1282" w:author="Manuel Raul Livano Luna" w:date="2023-07-05T18:44:00Z">
                  <w:rPr>
                    <w:ins w:id="1283" w:author="Manuel Raul Livano Luna" w:date="2023-07-05T18:43:00Z"/>
                    <w:rFonts w:ascii="Calibri" w:hAnsi="Calibri" w:cs="Calibri"/>
                    <w:sz w:val="22"/>
                    <w:szCs w:val="22"/>
                    <w:lang w:eastAsia="it-IT"/>
                  </w:rPr>
                </w:rPrChange>
              </w:rPr>
            </w:pPr>
            <w:ins w:id="1284" w:author="Manuel Raul Livano Luna" w:date="2023-07-05T18:43:00Z">
              <w:r w:rsidRPr="00F71C70">
                <w:rPr>
                  <w:rFonts w:ascii="Calibri" w:hAnsi="Calibri" w:cs="Calibri"/>
                  <w:i/>
                  <w:iCs/>
                  <w:sz w:val="22"/>
                  <w:szCs w:val="22"/>
                  <w:lang w:eastAsia="it-IT"/>
                  <w:rPrChange w:id="1285" w:author="Manuel Raul Livano Luna" w:date="2023-07-05T18:44:00Z">
                    <w:rPr>
                      <w:rFonts w:ascii="Calibri" w:hAnsi="Calibri" w:cs="Calibri"/>
                      <w:sz w:val="22"/>
                      <w:szCs w:val="22"/>
                      <w:lang w:eastAsia="it-IT"/>
                    </w:rPr>
                  </w:rPrChange>
                </w:rPr>
                <w:t>1 MP</w:t>
              </w:r>
            </w:ins>
          </w:p>
        </w:tc>
      </w:tr>
      <w:tr w:rsidR="00F71C70" w:rsidRPr="00F71C70" w14:paraId="3BB60A64" w14:textId="77777777" w:rsidTr="00F71C70">
        <w:trPr>
          <w:trHeight w:val="110"/>
          <w:ins w:id="1286" w:author="Manuel Raul Livano Luna" w:date="2023-07-05T18:43:00Z"/>
          <w:trPrChange w:id="1287" w:author="Manuel Raul Livano Luna" w:date="2023-07-05T18:44:00Z">
            <w:trPr>
              <w:gridAfter w:val="0"/>
              <w:trHeight w:val="110"/>
            </w:trPr>
          </w:trPrChange>
        </w:trPr>
        <w:tc>
          <w:tcPr>
            <w:tcW w:w="1196" w:type="pct"/>
            <w:noWrap/>
            <w:vAlign w:val="center"/>
            <w:tcPrChange w:id="1288" w:author="Manuel Raul Livano Luna" w:date="2023-07-05T18:44:00Z">
              <w:tcPr>
                <w:tcW w:w="1196" w:type="pct"/>
                <w:gridSpan w:val="2"/>
                <w:noWrap/>
                <w:vAlign w:val="center"/>
              </w:tcPr>
            </w:tcPrChange>
          </w:tcPr>
          <w:p w14:paraId="0E154C6C" w14:textId="77777777" w:rsidR="00F71C70" w:rsidRPr="00F71C70" w:rsidRDefault="00F71C70" w:rsidP="00F71C70">
            <w:pPr>
              <w:spacing w:after="200" w:line="276" w:lineRule="auto"/>
              <w:ind w:left="14"/>
              <w:jc w:val="center"/>
              <w:rPr>
                <w:ins w:id="1289" w:author="Manuel Raul Livano Luna" w:date="2023-07-05T18:43:00Z"/>
                <w:rFonts w:ascii="Calibri" w:hAnsi="Calibri" w:cs="Calibri"/>
                <w:i/>
                <w:iCs/>
                <w:sz w:val="22"/>
                <w:szCs w:val="22"/>
                <w:lang w:eastAsia="it-IT"/>
                <w:rPrChange w:id="1290" w:author="Manuel Raul Livano Luna" w:date="2023-07-05T18:44:00Z">
                  <w:rPr>
                    <w:ins w:id="1291" w:author="Manuel Raul Livano Luna" w:date="2023-07-05T18:43:00Z"/>
                    <w:rFonts w:ascii="Calibri" w:hAnsi="Calibri" w:cs="Calibri"/>
                    <w:sz w:val="22"/>
                    <w:szCs w:val="22"/>
                    <w:lang w:eastAsia="it-IT"/>
                  </w:rPr>
                </w:rPrChange>
              </w:rPr>
            </w:pPr>
            <w:ins w:id="1292" w:author="Manuel Raul Livano Luna" w:date="2023-07-05T18:43:00Z">
              <w:r w:rsidRPr="00F71C70">
                <w:rPr>
                  <w:rFonts w:ascii="Calibri" w:hAnsi="Calibri" w:cs="Calibri"/>
                  <w:i/>
                  <w:iCs/>
                  <w:sz w:val="22"/>
                  <w:szCs w:val="22"/>
                  <w:lang w:eastAsia="it-IT"/>
                  <w:rPrChange w:id="1293" w:author="Manuel Raul Livano Luna" w:date="2023-07-05T18:44:00Z">
                    <w:rPr>
                      <w:rFonts w:ascii="Calibri" w:hAnsi="Calibri" w:cs="Calibri"/>
                      <w:sz w:val="22"/>
                      <w:szCs w:val="22"/>
                      <w:lang w:eastAsia="it-IT"/>
                    </w:rPr>
                  </w:rPrChange>
                </w:rPr>
                <w:t>Adaptador Energía</w:t>
              </w:r>
            </w:ins>
          </w:p>
        </w:tc>
        <w:tc>
          <w:tcPr>
            <w:tcW w:w="3804" w:type="pct"/>
            <w:noWrap/>
            <w:vAlign w:val="center"/>
            <w:tcPrChange w:id="1294" w:author="Manuel Raul Livano Luna" w:date="2023-07-05T18:44:00Z">
              <w:tcPr>
                <w:tcW w:w="3804" w:type="pct"/>
                <w:noWrap/>
                <w:vAlign w:val="center"/>
              </w:tcPr>
            </w:tcPrChange>
          </w:tcPr>
          <w:p w14:paraId="622189F3" w14:textId="77777777" w:rsidR="00F71C70" w:rsidRPr="00F71C70" w:rsidRDefault="00F71C70" w:rsidP="00F71C70">
            <w:pPr>
              <w:numPr>
                <w:ilvl w:val="0"/>
                <w:numId w:val="24"/>
              </w:numPr>
              <w:spacing w:after="200" w:line="276" w:lineRule="auto"/>
              <w:contextualSpacing/>
              <w:jc w:val="both"/>
              <w:rPr>
                <w:ins w:id="1295" w:author="Manuel Raul Livano Luna" w:date="2023-07-05T18:43:00Z"/>
                <w:rFonts w:ascii="Calibri" w:hAnsi="Calibri" w:cs="Calibri"/>
                <w:i/>
                <w:iCs/>
                <w:sz w:val="22"/>
                <w:szCs w:val="22"/>
                <w:lang w:eastAsia="it-IT"/>
                <w:rPrChange w:id="1296" w:author="Manuel Raul Livano Luna" w:date="2023-07-05T18:44:00Z">
                  <w:rPr>
                    <w:ins w:id="1297" w:author="Manuel Raul Livano Luna" w:date="2023-07-05T18:43:00Z"/>
                    <w:rFonts w:ascii="Calibri" w:hAnsi="Calibri" w:cs="Calibri"/>
                    <w:sz w:val="22"/>
                    <w:szCs w:val="22"/>
                    <w:lang w:eastAsia="it-IT"/>
                  </w:rPr>
                </w:rPrChange>
              </w:rPr>
            </w:pPr>
            <w:ins w:id="1298" w:author="Manuel Raul Livano Luna" w:date="2023-07-05T18:43:00Z">
              <w:r w:rsidRPr="00F71C70">
                <w:rPr>
                  <w:rFonts w:ascii="Calibri" w:hAnsi="Calibri" w:cs="Calibri"/>
                  <w:i/>
                  <w:iCs/>
                  <w:sz w:val="22"/>
                  <w:szCs w:val="22"/>
                  <w:lang w:eastAsia="it-IT"/>
                  <w:rPrChange w:id="1299" w:author="Manuel Raul Livano Luna" w:date="2023-07-05T18:44:00Z">
                    <w:rPr>
                      <w:rFonts w:ascii="Calibri" w:hAnsi="Calibri" w:cs="Calibri"/>
                      <w:sz w:val="22"/>
                      <w:szCs w:val="22"/>
                      <w:lang w:eastAsia="it-IT"/>
                    </w:rPr>
                  </w:rPrChange>
                </w:rPr>
                <w:t xml:space="preserve">01 adaptador, </w:t>
              </w:r>
              <w:proofErr w:type="spellStart"/>
              <w:r w:rsidRPr="00F71C70">
                <w:rPr>
                  <w:rFonts w:ascii="Calibri" w:hAnsi="Calibri" w:cs="Calibri"/>
                  <w:i/>
                  <w:iCs/>
                  <w:sz w:val="22"/>
                  <w:szCs w:val="22"/>
                  <w:lang w:eastAsia="it-IT"/>
                  <w:rPrChange w:id="1300" w:author="Manuel Raul Livano Luna" w:date="2023-07-05T18:44:00Z">
                    <w:rPr>
                      <w:rFonts w:ascii="Calibri" w:hAnsi="Calibri" w:cs="Calibri"/>
                      <w:sz w:val="22"/>
                      <w:szCs w:val="22"/>
                      <w:lang w:eastAsia="it-IT"/>
                    </w:rPr>
                  </w:rPrChange>
                </w:rPr>
                <w:t>Autoswitch</w:t>
              </w:r>
              <w:proofErr w:type="spellEnd"/>
              <w:r w:rsidRPr="00F71C70">
                <w:rPr>
                  <w:rFonts w:ascii="Calibri" w:hAnsi="Calibri" w:cs="Calibri"/>
                  <w:i/>
                  <w:iCs/>
                  <w:sz w:val="22"/>
                  <w:szCs w:val="22"/>
                  <w:lang w:eastAsia="it-IT"/>
                  <w:rPrChange w:id="1301" w:author="Manuel Raul Livano Luna" w:date="2023-07-05T18:44:00Z">
                    <w:rPr>
                      <w:rFonts w:ascii="Calibri" w:hAnsi="Calibri" w:cs="Calibri"/>
                      <w:sz w:val="22"/>
                      <w:szCs w:val="22"/>
                      <w:lang w:eastAsia="it-IT"/>
                    </w:rPr>
                  </w:rPrChange>
                </w:rPr>
                <w:t xml:space="preserve"> 100/240V 50-60Hz</w:t>
              </w:r>
            </w:ins>
          </w:p>
        </w:tc>
      </w:tr>
      <w:tr w:rsidR="00F71C70" w:rsidRPr="00F71C70" w14:paraId="5BA62CA2" w14:textId="77777777" w:rsidTr="00F71C70">
        <w:trPr>
          <w:trHeight w:val="110"/>
          <w:ins w:id="1302" w:author="Manuel Raul Livano Luna" w:date="2023-07-05T18:43:00Z"/>
          <w:trPrChange w:id="1303" w:author="Manuel Raul Livano Luna" w:date="2023-07-05T18:44:00Z">
            <w:trPr>
              <w:gridAfter w:val="0"/>
              <w:trHeight w:val="110"/>
            </w:trPr>
          </w:trPrChange>
        </w:trPr>
        <w:tc>
          <w:tcPr>
            <w:tcW w:w="1196" w:type="pct"/>
            <w:noWrap/>
            <w:vAlign w:val="center"/>
            <w:tcPrChange w:id="1304" w:author="Manuel Raul Livano Luna" w:date="2023-07-05T18:44:00Z">
              <w:tcPr>
                <w:tcW w:w="1196" w:type="pct"/>
                <w:gridSpan w:val="2"/>
                <w:noWrap/>
                <w:vAlign w:val="center"/>
              </w:tcPr>
            </w:tcPrChange>
          </w:tcPr>
          <w:p w14:paraId="51B9735F" w14:textId="77777777" w:rsidR="00F71C70" w:rsidRPr="00F71C70" w:rsidRDefault="00F71C70" w:rsidP="00F71C70">
            <w:pPr>
              <w:spacing w:after="200" w:line="276" w:lineRule="auto"/>
              <w:ind w:left="14"/>
              <w:jc w:val="center"/>
              <w:rPr>
                <w:ins w:id="1305" w:author="Manuel Raul Livano Luna" w:date="2023-07-05T18:43:00Z"/>
                <w:rFonts w:ascii="Calibri" w:hAnsi="Calibri" w:cs="Calibri"/>
                <w:i/>
                <w:iCs/>
                <w:sz w:val="22"/>
                <w:szCs w:val="22"/>
                <w:lang w:eastAsia="it-IT"/>
                <w:rPrChange w:id="1306" w:author="Manuel Raul Livano Luna" w:date="2023-07-05T18:44:00Z">
                  <w:rPr>
                    <w:ins w:id="1307" w:author="Manuel Raul Livano Luna" w:date="2023-07-05T18:43:00Z"/>
                    <w:rFonts w:ascii="Calibri" w:hAnsi="Calibri" w:cs="Calibri"/>
                    <w:sz w:val="22"/>
                    <w:szCs w:val="22"/>
                    <w:lang w:eastAsia="it-IT"/>
                  </w:rPr>
                </w:rPrChange>
              </w:rPr>
            </w:pPr>
            <w:ins w:id="1308" w:author="Manuel Raul Livano Luna" w:date="2023-07-05T18:43:00Z">
              <w:r w:rsidRPr="00F71C70">
                <w:rPr>
                  <w:rFonts w:ascii="Calibri" w:hAnsi="Calibri" w:cs="Calibri"/>
                  <w:i/>
                  <w:iCs/>
                  <w:sz w:val="22"/>
                  <w:szCs w:val="22"/>
                  <w:lang w:eastAsia="it-IT"/>
                  <w:rPrChange w:id="1309" w:author="Manuel Raul Livano Luna" w:date="2023-07-05T18:44:00Z">
                    <w:rPr>
                      <w:rFonts w:ascii="Calibri" w:hAnsi="Calibri" w:cs="Calibri"/>
                      <w:sz w:val="22"/>
                      <w:szCs w:val="22"/>
                      <w:lang w:eastAsia="it-IT"/>
                    </w:rPr>
                  </w:rPrChange>
                </w:rPr>
                <w:t>Seguridad</w:t>
              </w:r>
            </w:ins>
          </w:p>
        </w:tc>
        <w:tc>
          <w:tcPr>
            <w:tcW w:w="3804" w:type="pct"/>
            <w:noWrap/>
            <w:vAlign w:val="center"/>
            <w:tcPrChange w:id="1310" w:author="Manuel Raul Livano Luna" w:date="2023-07-05T18:44:00Z">
              <w:tcPr>
                <w:tcW w:w="3804" w:type="pct"/>
                <w:noWrap/>
                <w:vAlign w:val="center"/>
              </w:tcPr>
            </w:tcPrChange>
          </w:tcPr>
          <w:p w14:paraId="528BE392" w14:textId="77777777" w:rsidR="00F71C70" w:rsidRPr="00F71C70" w:rsidRDefault="00F71C70" w:rsidP="00F71C70">
            <w:pPr>
              <w:numPr>
                <w:ilvl w:val="0"/>
                <w:numId w:val="24"/>
              </w:numPr>
              <w:spacing w:after="200" w:line="276" w:lineRule="auto"/>
              <w:contextualSpacing/>
              <w:jc w:val="both"/>
              <w:rPr>
                <w:ins w:id="1311" w:author="Manuel Raul Livano Luna" w:date="2023-07-05T18:43:00Z"/>
                <w:rFonts w:ascii="Calibri" w:hAnsi="Calibri" w:cs="Calibri"/>
                <w:i/>
                <w:iCs/>
                <w:sz w:val="22"/>
                <w:szCs w:val="22"/>
                <w:lang w:eastAsia="it-IT"/>
                <w:rPrChange w:id="1312" w:author="Manuel Raul Livano Luna" w:date="2023-07-05T18:44:00Z">
                  <w:rPr>
                    <w:ins w:id="1313" w:author="Manuel Raul Livano Luna" w:date="2023-07-05T18:43:00Z"/>
                    <w:rFonts w:ascii="Calibri" w:hAnsi="Calibri" w:cs="Calibri"/>
                    <w:sz w:val="22"/>
                    <w:szCs w:val="22"/>
                    <w:lang w:eastAsia="it-IT"/>
                  </w:rPr>
                </w:rPrChange>
              </w:rPr>
            </w:pPr>
            <w:ins w:id="1314" w:author="Manuel Raul Livano Luna" w:date="2023-07-05T18:43:00Z">
              <w:r w:rsidRPr="00F71C70">
                <w:rPr>
                  <w:rFonts w:ascii="Calibri" w:hAnsi="Calibri" w:cs="Calibri"/>
                  <w:i/>
                  <w:iCs/>
                  <w:sz w:val="22"/>
                  <w:szCs w:val="22"/>
                  <w:lang w:eastAsia="it-IT"/>
                  <w:rPrChange w:id="1315" w:author="Manuel Raul Livano Luna" w:date="2023-07-05T18:44:00Z">
                    <w:rPr>
                      <w:rFonts w:ascii="Calibri" w:hAnsi="Calibri" w:cs="Calibri"/>
                      <w:sz w:val="22"/>
                      <w:szCs w:val="22"/>
                      <w:lang w:eastAsia="it-IT"/>
                    </w:rPr>
                  </w:rPrChange>
                </w:rPr>
                <w:t xml:space="preserve">TPM tecnología antirrobo  </w:t>
              </w:r>
            </w:ins>
          </w:p>
        </w:tc>
      </w:tr>
      <w:tr w:rsidR="00F71C70" w:rsidRPr="00F71C70" w14:paraId="38F90ECD" w14:textId="77777777" w:rsidTr="00F71C70">
        <w:trPr>
          <w:trHeight w:val="110"/>
          <w:ins w:id="1316" w:author="Manuel Raul Livano Luna" w:date="2023-07-05T18:43:00Z"/>
          <w:trPrChange w:id="1317" w:author="Manuel Raul Livano Luna" w:date="2023-07-05T18:44:00Z">
            <w:trPr>
              <w:gridAfter w:val="0"/>
              <w:trHeight w:val="110"/>
            </w:trPr>
          </w:trPrChange>
        </w:trPr>
        <w:tc>
          <w:tcPr>
            <w:tcW w:w="1196" w:type="pct"/>
            <w:noWrap/>
            <w:vAlign w:val="center"/>
            <w:tcPrChange w:id="1318" w:author="Manuel Raul Livano Luna" w:date="2023-07-05T18:44:00Z">
              <w:tcPr>
                <w:tcW w:w="1196" w:type="pct"/>
                <w:gridSpan w:val="2"/>
                <w:noWrap/>
                <w:vAlign w:val="center"/>
              </w:tcPr>
            </w:tcPrChange>
          </w:tcPr>
          <w:p w14:paraId="110B1F77" w14:textId="77777777" w:rsidR="00F71C70" w:rsidRPr="00F71C70" w:rsidRDefault="00F71C70" w:rsidP="00F71C70">
            <w:pPr>
              <w:spacing w:after="200" w:line="276" w:lineRule="auto"/>
              <w:ind w:left="14"/>
              <w:jc w:val="center"/>
              <w:rPr>
                <w:ins w:id="1319" w:author="Manuel Raul Livano Luna" w:date="2023-07-05T18:43:00Z"/>
                <w:rFonts w:ascii="Calibri" w:hAnsi="Calibri" w:cs="Calibri"/>
                <w:i/>
                <w:iCs/>
                <w:sz w:val="22"/>
                <w:szCs w:val="22"/>
                <w:lang w:eastAsia="it-IT"/>
                <w:rPrChange w:id="1320" w:author="Manuel Raul Livano Luna" w:date="2023-07-05T18:44:00Z">
                  <w:rPr>
                    <w:ins w:id="1321" w:author="Manuel Raul Livano Luna" w:date="2023-07-05T18:43:00Z"/>
                    <w:rFonts w:ascii="Calibri" w:hAnsi="Calibri" w:cs="Calibri"/>
                    <w:sz w:val="22"/>
                    <w:szCs w:val="22"/>
                    <w:lang w:eastAsia="it-IT"/>
                  </w:rPr>
                </w:rPrChange>
              </w:rPr>
            </w:pPr>
            <w:ins w:id="1322" w:author="Manuel Raul Livano Luna" w:date="2023-07-05T18:43:00Z">
              <w:r w:rsidRPr="00F71C70">
                <w:rPr>
                  <w:rFonts w:ascii="Calibri" w:hAnsi="Calibri" w:cs="Calibri"/>
                  <w:i/>
                  <w:iCs/>
                  <w:sz w:val="22"/>
                  <w:szCs w:val="22"/>
                  <w:lang w:eastAsia="it-IT"/>
                  <w:rPrChange w:id="1323" w:author="Manuel Raul Livano Luna" w:date="2023-07-05T18:44:00Z">
                    <w:rPr>
                      <w:rFonts w:ascii="Calibri" w:hAnsi="Calibri" w:cs="Calibri"/>
                      <w:sz w:val="22"/>
                      <w:szCs w:val="22"/>
                      <w:lang w:eastAsia="it-IT"/>
                    </w:rPr>
                  </w:rPrChange>
                </w:rPr>
                <w:t>Garantía</w:t>
              </w:r>
            </w:ins>
          </w:p>
        </w:tc>
        <w:tc>
          <w:tcPr>
            <w:tcW w:w="3804" w:type="pct"/>
            <w:noWrap/>
            <w:vAlign w:val="center"/>
            <w:tcPrChange w:id="1324" w:author="Manuel Raul Livano Luna" w:date="2023-07-05T18:44:00Z">
              <w:tcPr>
                <w:tcW w:w="3804" w:type="pct"/>
                <w:noWrap/>
                <w:vAlign w:val="center"/>
              </w:tcPr>
            </w:tcPrChange>
          </w:tcPr>
          <w:p w14:paraId="72C2DF2F" w14:textId="77777777" w:rsidR="00F71C70" w:rsidRPr="00F71C70" w:rsidRDefault="00F71C70" w:rsidP="00F71C70">
            <w:pPr>
              <w:numPr>
                <w:ilvl w:val="0"/>
                <w:numId w:val="24"/>
              </w:numPr>
              <w:spacing w:after="200" w:line="276" w:lineRule="auto"/>
              <w:contextualSpacing/>
              <w:jc w:val="both"/>
              <w:rPr>
                <w:ins w:id="1325" w:author="Manuel Raul Livano Luna" w:date="2023-07-05T18:43:00Z"/>
                <w:rFonts w:ascii="Calibri" w:hAnsi="Calibri" w:cs="Calibri"/>
                <w:i/>
                <w:iCs/>
                <w:sz w:val="22"/>
                <w:szCs w:val="22"/>
                <w:lang w:eastAsia="it-IT"/>
                <w:rPrChange w:id="1326" w:author="Manuel Raul Livano Luna" w:date="2023-07-05T18:44:00Z">
                  <w:rPr>
                    <w:ins w:id="1327" w:author="Manuel Raul Livano Luna" w:date="2023-07-05T18:43:00Z"/>
                    <w:rFonts w:ascii="Calibri" w:hAnsi="Calibri" w:cs="Calibri"/>
                    <w:sz w:val="22"/>
                    <w:szCs w:val="22"/>
                    <w:lang w:eastAsia="it-IT"/>
                  </w:rPr>
                </w:rPrChange>
              </w:rPr>
            </w:pPr>
            <w:ins w:id="1328" w:author="Manuel Raul Livano Luna" w:date="2023-07-05T18:43:00Z">
              <w:r w:rsidRPr="00F71C70">
                <w:rPr>
                  <w:rFonts w:ascii="Calibri" w:hAnsi="Calibri" w:cs="Calibri"/>
                  <w:i/>
                  <w:iCs/>
                  <w:sz w:val="22"/>
                  <w:szCs w:val="22"/>
                  <w:lang w:eastAsia="it-IT"/>
                  <w:rPrChange w:id="1329" w:author="Manuel Raul Livano Luna" w:date="2023-07-05T18:44:00Z">
                    <w:rPr>
                      <w:rFonts w:ascii="Calibri" w:hAnsi="Calibri" w:cs="Calibri"/>
                      <w:sz w:val="22"/>
                      <w:szCs w:val="22"/>
                      <w:lang w:eastAsia="it-IT"/>
                    </w:rPr>
                  </w:rPrChange>
                </w:rPr>
                <w:t xml:space="preserve">1 años contra defectos de fabricación  </w:t>
              </w:r>
            </w:ins>
          </w:p>
        </w:tc>
      </w:tr>
      <w:tr w:rsidR="00F71C70" w:rsidRPr="00F71C70" w14:paraId="7ED6D298" w14:textId="77777777" w:rsidTr="00F71C70">
        <w:trPr>
          <w:trHeight w:val="110"/>
          <w:ins w:id="1330" w:author="Manuel Raul Livano Luna" w:date="2023-07-05T18:43:00Z"/>
          <w:trPrChange w:id="1331" w:author="Manuel Raul Livano Luna" w:date="2023-07-05T18:44:00Z">
            <w:trPr>
              <w:gridAfter w:val="0"/>
              <w:trHeight w:val="110"/>
            </w:trPr>
          </w:trPrChange>
        </w:trPr>
        <w:tc>
          <w:tcPr>
            <w:tcW w:w="5000" w:type="pct"/>
            <w:gridSpan w:val="2"/>
            <w:noWrap/>
            <w:vAlign w:val="center"/>
            <w:tcPrChange w:id="1332" w:author="Manuel Raul Livano Luna" w:date="2023-07-05T18:44:00Z">
              <w:tcPr>
                <w:tcW w:w="5000" w:type="pct"/>
                <w:gridSpan w:val="3"/>
                <w:noWrap/>
                <w:vAlign w:val="center"/>
              </w:tcPr>
            </w:tcPrChange>
          </w:tcPr>
          <w:p w14:paraId="45B9AAB6" w14:textId="77777777" w:rsidR="00F71C70" w:rsidRPr="00F71C70" w:rsidRDefault="00F71C70" w:rsidP="00F71C70">
            <w:pPr>
              <w:spacing w:after="200" w:line="276" w:lineRule="auto"/>
              <w:jc w:val="both"/>
              <w:rPr>
                <w:ins w:id="1333" w:author="Manuel Raul Livano Luna" w:date="2023-07-05T18:43:00Z"/>
                <w:rFonts w:ascii="Calibri" w:hAnsi="Calibri" w:cs="Calibri"/>
                <w:i/>
                <w:iCs/>
                <w:sz w:val="22"/>
                <w:szCs w:val="22"/>
                <w:lang w:eastAsia="it-IT"/>
                <w:rPrChange w:id="1334" w:author="Manuel Raul Livano Luna" w:date="2023-07-05T18:44:00Z">
                  <w:rPr>
                    <w:ins w:id="1335" w:author="Manuel Raul Livano Luna" w:date="2023-07-05T18:43:00Z"/>
                    <w:rFonts w:ascii="Calibri" w:hAnsi="Calibri" w:cs="Calibri"/>
                    <w:sz w:val="22"/>
                    <w:szCs w:val="22"/>
                    <w:lang w:eastAsia="it-IT"/>
                  </w:rPr>
                </w:rPrChange>
              </w:rPr>
            </w:pPr>
            <w:ins w:id="1336" w:author="Manuel Raul Livano Luna" w:date="2023-07-05T18:43:00Z">
              <w:r w:rsidRPr="00F71C70">
                <w:rPr>
                  <w:rFonts w:ascii="Calibri" w:hAnsi="Calibri" w:cs="Calibri"/>
                  <w:i/>
                  <w:iCs/>
                  <w:sz w:val="22"/>
                  <w:szCs w:val="22"/>
                  <w:lang w:eastAsia="it-IT"/>
                  <w:rPrChange w:id="1337" w:author="Manuel Raul Livano Luna" w:date="2023-07-05T18:44:00Z">
                    <w:rPr>
                      <w:rFonts w:ascii="Calibri" w:hAnsi="Calibri" w:cs="Calibri"/>
                      <w:sz w:val="22"/>
                      <w:szCs w:val="22"/>
                      <w:lang w:eastAsia="it-IT"/>
                    </w:rPr>
                  </w:rPrChange>
                </w:rPr>
                <w:t>SOFTWARE</w:t>
              </w:r>
            </w:ins>
          </w:p>
        </w:tc>
      </w:tr>
      <w:tr w:rsidR="00F71C70" w:rsidRPr="00F71C70" w14:paraId="45BCB3B0" w14:textId="77777777" w:rsidTr="00F71C70">
        <w:trPr>
          <w:trHeight w:val="110"/>
          <w:ins w:id="1338" w:author="Manuel Raul Livano Luna" w:date="2023-07-05T18:43:00Z"/>
          <w:trPrChange w:id="1339" w:author="Manuel Raul Livano Luna" w:date="2023-07-05T18:44:00Z">
            <w:trPr>
              <w:gridAfter w:val="0"/>
              <w:trHeight w:val="110"/>
            </w:trPr>
          </w:trPrChange>
        </w:trPr>
        <w:tc>
          <w:tcPr>
            <w:tcW w:w="1196" w:type="pct"/>
            <w:noWrap/>
            <w:vAlign w:val="center"/>
            <w:tcPrChange w:id="1340" w:author="Manuel Raul Livano Luna" w:date="2023-07-05T18:44:00Z">
              <w:tcPr>
                <w:tcW w:w="1196" w:type="pct"/>
                <w:gridSpan w:val="2"/>
                <w:noWrap/>
                <w:vAlign w:val="center"/>
              </w:tcPr>
            </w:tcPrChange>
          </w:tcPr>
          <w:p w14:paraId="125A0031" w14:textId="77777777" w:rsidR="00F71C70" w:rsidRPr="00F71C70" w:rsidRDefault="00F71C70" w:rsidP="00F71C70">
            <w:pPr>
              <w:spacing w:after="200" w:line="276" w:lineRule="auto"/>
              <w:ind w:left="14"/>
              <w:jc w:val="center"/>
              <w:rPr>
                <w:ins w:id="1341" w:author="Manuel Raul Livano Luna" w:date="2023-07-05T18:43:00Z"/>
                <w:rFonts w:ascii="Calibri" w:hAnsi="Calibri" w:cs="Calibri"/>
                <w:i/>
                <w:iCs/>
                <w:sz w:val="22"/>
                <w:szCs w:val="22"/>
                <w:lang w:eastAsia="it-IT"/>
                <w:rPrChange w:id="1342" w:author="Manuel Raul Livano Luna" w:date="2023-07-05T18:44:00Z">
                  <w:rPr>
                    <w:ins w:id="1343" w:author="Manuel Raul Livano Luna" w:date="2023-07-05T18:43:00Z"/>
                    <w:rFonts w:ascii="Calibri" w:hAnsi="Calibri" w:cs="Calibri"/>
                    <w:sz w:val="22"/>
                    <w:szCs w:val="22"/>
                    <w:lang w:eastAsia="it-IT"/>
                  </w:rPr>
                </w:rPrChange>
              </w:rPr>
            </w:pPr>
            <w:ins w:id="1344" w:author="Manuel Raul Livano Luna" w:date="2023-07-05T18:43:00Z">
              <w:r w:rsidRPr="00F71C70">
                <w:rPr>
                  <w:rFonts w:ascii="Calibri" w:hAnsi="Calibri" w:cs="Calibri"/>
                  <w:i/>
                  <w:iCs/>
                  <w:sz w:val="22"/>
                  <w:szCs w:val="22"/>
                  <w:lang w:eastAsia="it-IT"/>
                  <w:rPrChange w:id="1345" w:author="Manuel Raul Livano Luna" w:date="2023-07-05T18:44:00Z">
                    <w:rPr>
                      <w:rFonts w:ascii="Calibri" w:hAnsi="Calibri" w:cs="Calibri"/>
                      <w:sz w:val="22"/>
                      <w:szCs w:val="22"/>
                      <w:lang w:eastAsia="it-IT"/>
                    </w:rPr>
                  </w:rPrChange>
                </w:rPr>
                <w:t>Sistema Operativo</w:t>
              </w:r>
            </w:ins>
          </w:p>
        </w:tc>
        <w:tc>
          <w:tcPr>
            <w:tcW w:w="3804" w:type="pct"/>
            <w:noWrap/>
            <w:vAlign w:val="center"/>
            <w:tcPrChange w:id="1346" w:author="Manuel Raul Livano Luna" w:date="2023-07-05T18:44:00Z">
              <w:tcPr>
                <w:tcW w:w="3804" w:type="pct"/>
                <w:noWrap/>
                <w:vAlign w:val="center"/>
              </w:tcPr>
            </w:tcPrChange>
          </w:tcPr>
          <w:p w14:paraId="21C60BBA" w14:textId="77777777" w:rsidR="00F71C70" w:rsidRPr="00F71C70" w:rsidRDefault="00F71C70" w:rsidP="00F71C70">
            <w:pPr>
              <w:numPr>
                <w:ilvl w:val="0"/>
                <w:numId w:val="24"/>
              </w:numPr>
              <w:spacing w:after="200" w:line="276" w:lineRule="auto"/>
              <w:contextualSpacing/>
              <w:jc w:val="both"/>
              <w:rPr>
                <w:ins w:id="1347" w:author="Manuel Raul Livano Luna" w:date="2023-07-05T18:43:00Z"/>
                <w:rFonts w:ascii="Calibri" w:hAnsi="Calibri" w:cs="Calibri"/>
                <w:b/>
                <w:bCs/>
                <w:i/>
                <w:iCs/>
                <w:sz w:val="22"/>
                <w:szCs w:val="22"/>
                <w:lang w:eastAsia="it-IT"/>
                <w:rPrChange w:id="1348" w:author="Manuel Raul Livano Luna" w:date="2023-07-05T18:46:00Z">
                  <w:rPr>
                    <w:ins w:id="1349" w:author="Manuel Raul Livano Luna" w:date="2023-07-05T18:43:00Z"/>
                    <w:rFonts w:ascii="Calibri" w:hAnsi="Calibri" w:cs="Calibri"/>
                    <w:sz w:val="22"/>
                    <w:szCs w:val="22"/>
                    <w:lang w:eastAsia="it-IT"/>
                  </w:rPr>
                </w:rPrChange>
              </w:rPr>
            </w:pPr>
            <w:ins w:id="1350" w:author="Manuel Raul Livano Luna" w:date="2023-07-05T18:43:00Z">
              <w:r w:rsidRPr="00F71C70">
                <w:rPr>
                  <w:rFonts w:ascii="Calibri" w:hAnsi="Calibri" w:cs="Calibri"/>
                  <w:b/>
                  <w:bCs/>
                  <w:i/>
                  <w:iCs/>
                  <w:sz w:val="22"/>
                  <w:szCs w:val="22"/>
                  <w:lang w:eastAsia="it-IT"/>
                  <w:rPrChange w:id="1351" w:author="Manuel Raul Livano Luna" w:date="2023-07-05T18:46:00Z">
                    <w:rPr>
                      <w:rFonts w:ascii="Calibri" w:hAnsi="Calibri" w:cs="Calibri"/>
                      <w:sz w:val="22"/>
                      <w:szCs w:val="22"/>
                      <w:lang w:eastAsia="it-IT"/>
                    </w:rPr>
                  </w:rPrChange>
                </w:rPr>
                <w:t xml:space="preserve">MS Windows 10 32/64 </w:t>
              </w:r>
              <w:proofErr w:type="gramStart"/>
              <w:r w:rsidRPr="00F71C70">
                <w:rPr>
                  <w:rFonts w:ascii="Calibri" w:hAnsi="Calibri" w:cs="Calibri"/>
                  <w:b/>
                  <w:bCs/>
                  <w:i/>
                  <w:iCs/>
                  <w:sz w:val="22"/>
                  <w:szCs w:val="22"/>
                  <w:lang w:eastAsia="it-IT"/>
                  <w:rPrChange w:id="1352" w:author="Manuel Raul Livano Luna" w:date="2023-07-05T18:46:00Z">
                    <w:rPr>
                      <w:rFonts w:ascii="Calibri" w:hAnsi="Calibri" w:cs="Calibri"/>
                      <w:sz w:val="22"/>
                      <w:szCs w:val="22"/>
                      <w:lang w:eastAsia="it-IT"/>
                    </w:rPr>
                  </w:rPrChange>
                </w:rPr>
                <w:t>Bits  Español</w:t>
              </w:r>
              <w:proofErr w:type="gramEnd"/>
              <w:r w:rsidRPr="00F71C70">
                <w:rPr>
                  <w:rFonts w:ascii="Calibri" w:hAnsi="Calibri" w:cs="Calibri"/>
                  <w:b/>
                  <w:bCs/>
                  <w:i/>
                  <w:iCs/>
                  <w:sz w:val="22"/>
                  <w:szCs w:val="22"/>
                  <w:lang w:eastAsia="it-IT"/>
                  <w:rPrChange w:id="1353" w:author="Manuel Raul Livano Luna" w:date="2023-07-05T18:46:00Z">
                    <w:rPr>
                      <w:rFonts w:ascii="Calibri" w:hAnsi="Calibri" w:cs="Calibri"/>
                      <w:sz w:val="22"/>
                      <w:szCs w:val="22"/>
                      <w:lang w:eastAsia="it-IT"/>
                    </w:rPr>
                  </w:rPrChange>
                </w:rPr>
                <w:t xml:space="preserve"> con licencia perpetua</w:t>
              </w:r>
            </w:ins>
          </w:p>
        </w:tc>
      </w:tr>
      <w:tr w:rsidR="00F71C70" w:rsidRPr="00F71C70" w14:paraId="3DB22107" w14:textId="77777777" w:rsidTr="00F71C70">
        <w:trPr>
          <w:trHeight w:val="110"/>
          <w:ins w:id="1354" w:author="Manuel Raul Livano Luna" w:date="2023-07-05T18:43:00Z"/>
          <w:trPrChange w:id="1355" w:author="Manuel Raul Livano Luna" w:date="2023-07-05T18:44:00Z">
            <w:trPr>
              <w:gridAfter w:val="0"/>
              <w:trHeight w:val="110"/>
            </w:trPr>
          </w:trPrChange>
        </w:trPr>
        <w:tc>
          <w:tcPr>
            <w:tcW w:w="1196" w:type="pct"/>
            <w:noWrap/>
            <w:vAlign w:val="center"/>
            <w:tcPrChange w:id="1356" w:author="Manuel Raul Livano Luna" w:date="2023-07-05T18:44:00Z">
              <w:tcPr>
                <w:tcW w:w="1196" w:type="pct"/>
                <w:gridSpan w:val="2"/>
                <w:noWrap/>
                <w:vAlign w:val="center"/>
              </w:tcPr>
            </w:tcPrChange>
          </w:tcPr>
          <w:p w14:paraId="73464DF6" w14:textId="77777777" w:rsidR="00F71C70" w:rsidRPr="00F71C70" w:rsidRDefault="00F71C70" w:rsidP="00F71C70">
            <w:pPr>
              <w:spacing w:after="200" w:line="276" w:lineRule="auto"/>
              <w:ind w:left="14"/>
              <w:jc w:val="center"/>
              <w:rPr>
                <w:ins w:id="1357" w:author="Manuel Raul Livano Luna" w:date="2023-07-05T18:43:00Z"/>
                <w:rFonts w:ascii="Calibri" w:hAnsi="Calibri" w:cs="Calibri"/>
                <w:i/>
                <w:iCs/>
                <w:sz w:val="22"/>
                <w:szCs w:val="22"/>
                <w:lang w:eastAsia="it-IT"/>
                <w:rPrChange w:id="1358" w:author="Manuel Raul Livano Luna" w:date="2023-07-05T18:44:00Z">
                  <w:rPr>
                    <w:ins w:id="1359" w:author="Manuel Raul Livano Luna" w:date="2023-07-05T18:43:00Z"/>
                    <w:rFonts w:ascii="Calibri" w:hAnsi="Calibri" w:cs="Calibri"/>
                    <w:sz w:val="22"/>
                    <w:szCs w:val="22"/>
                    <w:lang w:eastAsia="it-IT"/>
                  </w:rPr>
                </w:rPrChange>
              </w:rPr>
            </w:pPr>
            <w:ins w:id="1360" w:author="Manuel Raul Livano Luna" w:date="2023-07-05T18:43:00Z">
              <w:r w:rsidRPr="00F71C70">
                <w:rPr>
                  <w:rFonts w:ascii="Calibri" w:hAnsi="Calibri" w:cs="Calibri"/>
                  <w:i/>
                  <w:iCs/>
                  <w:sz w:val="22"/>
                  <w:szCs w:val="22"/>
                  <w:lang w:eastAsia="it-IT"/>
                  <w:rPrChange w:id="1361" w:author="Manuel Raul Livano Luna" w:date="2023-07-05T18:44:00Z">
                    <w:rPr>
                      <w:rFonts w:ascii="Calibri" w:hAnsi="Calibri" w:cs="Calibri"/>
                      <w:sz w:val="22"/>
                      <w:szCs w:val="22"/>
                      <w:lang w:eastAsia="it-IT"/>
                    </w:rPr>
                  </w:rPrChange>
                </w:rPr>
                <w:t>Programa de Ofimática</w:t>
              </w:r>
            </w:ins>
          </w:p>
        </w:tc>
        <w:tc>
          <w:tcPr>
            <w:tcW w:w="3804" w:type="pct"/>
            <w:noWrap/>
            <w:vAlign w:val="center"/>
            <w:tcPrChange w:id="1362" w:author="Manuel Raul Livano Luna" w:date="2023-07-05T18:44:00Z">
              <w:tcPr>
                <w:tcW w:w="3804" w:type="pct"/>
                <w:noWrap/>
                <w:vAlign w:val="center"/>
              </w:tcPr>
            </w:tcPrChange>
          </w:tcPr>
          <w:p w14:paraId="6B29CD33" w14:textId="77777777" w:rsidR="00F71C70" w:rsidRPr="00F71C70" w:rsidRDefault="00F71C70" w:rsidP="00F71C70">
            <w:pPr>
              <w:numPr>
                <w:ilvl w:val="0"/>
                <w:numId w:val="24"/>
              </w:numPr>
              <w:spacing w:after="200" w:line="276" w:lineRule="auto"/>
              <w:contextualSpacing/>
              <w:jc w:val="both"/>
              <w:rPr>
                <w:ins w:id="1363" w:author="Manuel Raul Livano Luna" w:date="2023-07-05T18:43:00Z"/>
                <w:rFonts w:ascii="Calibri" w:hAnsi="Calibri" w:cs="Calibri"/>
                <w:i/>
                <w:iCs/>
                <w:sz w:val="22"/>
                <w:szCs w:val="22"/>
                <w:lang w:eastAsia="it-IT"/>
                <w:rPrChange w:id="1364" w:author="Manuel Raul Livano Luna" w:date="2023-07-05T18:44:00Z">
                  <w:rPr>
                    <w:ins w:id="1365" w:author="Manuel Raul Livano Luna" w:date="2023-07-05T18:43:00Z"/>
                    <w:rFonts w:ascii="Calibri" w:hAnsi="Calibri" w:cs="Calibri"/>
                    <w:sz w:val="22"/>
                    <w:szCs w:val="22"/>
                    <w:lang w:eastAsia="it-IT"/>
                  </w:rPr>
                </w:rPrChange>
              </w:rPr>
            </w:pPr>
            <w:ins w:id="1366" w:author="Manuel Raul Livano Luna" w:date="2023-07-05T18:43:00Z">
              <w:r w:rsidRPr="00F71C70">
                <w:rPr>
                  <w:rFonts w:ascii="Calibri" w:hAnsi="Calibri" w:cs="Calibri"/>
                  <w:i/>
                  <w:iCs/>
                  <w:sz w:val="22"/>
                  <w:szCs w:val="22"/>
                  <w:lang w:eastAsia="it-IT"/>
                  <w:rPrChange w:id="1367" w:author="Manuel Raul Livano Luna" w:date="2023-07-05T18:44:00Z">
                    <w:rPr>
                      <w:rFonts w:ascii="Calibri" w:hAnsi="Calibri" w:cs="Calibri"/>
                      <w:sz w:val="22"/>
                      <w:szCs w:val="22"/>
                      <w:lang w:eastAsia="it-IT"/>
                    </w:rPr>
                  </w:rPrChange>
                </w:rPr>
                <w:t xml:space="preserve">Aplicaciones y herramientas en español- Software Libre  </w:t>
              </w:r>
            </w:ins>
          </w:p>
        </w:tc>
      </w:tr>
      <w:tr w:rsidR="00F71C70" w:rsidRPr="00F71C70" w14:paraId="76671B36" w14:textId="77777777" w:rsidTr="00F71C70">
        <w:trPr>
          <w:trHeight w:val="110"/>
          <w:ins w:id="1368" w:author="Manuel Raul Livano Luna" w:date="2023-07-05T18:43:00Z"/>
          <w:trPrChange w:id="1369" w:author="Manuel Raul Livano Luna" w:date="2023-07-05T18:44:00Z">
            <w:trPr>
              <w:gridAfter w:val="0"/>
              <w:trHeight w:val="110"/>
            </w:trPr>
          </w:trPrChange>
        </w:trPr>
        <w:tc>
          <w:tcPr>
            <w:tcW w:w="1196" w:type="pct"/>
            <w:noWrap/>
            <w:vAlign w:val="center"/>
            <w:tcPrChange w:id="1370" w:author="Manuel Raul Livano Luna" w:date="2023-07-05T18:44:00Z">
              <w:tcPr>
                <w:tcW w:w="1196" w:type="pct"/>
                <w:gridSpan w:val="2"/>
                <w:noWrap/>
                <w:vAlign w:val="center"/>
              </w:tcPr>
            </w:tcPrChange>
          </w:tcPr>
          <w:p w14:paraId="75A9DAFD" w14:textId="77777777" w:rsidR="00F71C70" w:rsidRPr="00F71C70" w:rsidRDefault="00F71C70" w:rsidP="00F71C70">
            <w:pPr>
              <w:spacing w:after="200" w:line="276" w:lineRule="auto"/>
              <w:ind w:left="14"/>
              <w:jc w:val="center"/>
              <w:rPr>
                <w:ins w:id="1371" w:author="Manuel Raul Livano Luna" w:date="2023-07-05T18:43:00Z"/>
                <w:rFonts w:ascii="Calibri" w:hAnsi="Calibri" w:cs="Calibri"/>
                <w:i/>
                <w:iCs/>
                <w:sz w:val="22"/>
                <w:szCs w:val="22"/>
                <w:lang w:eastAsia="it-IT"/>
                <w:rPrChange w:id="1372" w:author="Manuel Raul Livano Luna" w:date="2023-07-05T18:44:00Z">
                  <w:rPr>
                    <w:ins w:id="1373" w:author="Manuel Raul Livano Luna" w:date="2023-07-05T18:43:00Z"/>
                    <w:rFonts w:ascii="Calibri" w:hAnsi="Calibri" w:cs="Calibri"/>
                    <w:sz w:val="22"/>
                    <w:szCs w:val="22"/>
                    <w:lang w:eastAsia="it-IT"/>
                  </w:rPr>
                </w:rPrChange>
              </w:rPr>
            </w:pPr>
            <w:ins w:id="1374" w:author="Manuel Raul Livano Luna" w:date="2023-07-05T18:43:00Z">
              <w:r w:rsidRPr="00F71C70">
                <w:rPr>
                  <w:rFonts w:ascii="Calibri" w:hAnsi="Calibri" w:cs="Calibri"/>
                  <w:i/>
                  <w:iCs/>
                  <w:sz w:val="22"/>
                  <w:szCs w:val="22"/>
                  <w:lang w:eastAsia="it-IT"/>
                  <w:rPrChange w:id="1375" w:author="Manuel Raul Livano Luna" w:date="2023-07-05T18:44:00Z">
                    <w:rPr>
                      <w:rFonts w:ascii="Calibri" w:hAnsi="Calibri" w:cs="Calibri"/>
                      <w:sz w:val="22"/>
                      <w:szCs w:val="22"/>
                      <w:lang w:eastAsia="it-IT"/>
                    </w:rPr>
                  </w:rPrChange>
                </w:rPr>
                <w:t>Antivirus</w:t>
              </w:r>
            </w:ins>
          </w:p>
        </w:tc>
        <w:tc>
          <w:tcPr>
            <w:tcW w:w="3804" w:type="pct"/>
            <w:noWrap/>
            <w:vAlign w:val="center"/>
            <w:tcPrChange w:id="1376" w:author="Manuel Raul Livano Luna" w:date="2023-07-05T18:44:00Z">
              <w:tcPr>
                <w:tcW w:w="3804" w:type="pct"/>
                <w:noWrap/>
                <w:vAlign w:val="center"/>
              </w:tcPr>
            </w:tcPrChange>
          </w:tcPr>
          <w:p w14:paraId="104306C3" w14:textId="77777777" w:rsidR="00F71C70" w:rsidRPr="00F71C70" w:rsidRDefault="00F71C70" w:rsidP="00F71C70">
            <w:pPr>
              <w:numPr>
                <w:ilvl w:val="0"/>
                <w:numId w:val="24"/>
              </w:numPr>
              <w:spacing w:after="200" w:line="276" w:lineRule="auto"/>
              <w:contextualSpacing/>
              <w:jc w:val="both"/>
              <w:rPr>
                <w:ins w:id="1377" w:author="Manuel Raul Livano Luna" w:date="2023-07-05T18:43:00Z"/>
                <w:rFonts w:ascii="Calibri" w:hAnsi="Calibri" w:cs="Calibri"/>
                <w:b/>
                <w:bCs/>
                <w:i/>
                <w:iCs/>
                <w:sz w:val="22"/>
                <w:szCs w:val="22"/>
                <w:lang w:eastAsia="it-IT"/>
                <w:rPrChange w:id="1378" w:author="Manuel Raul Livano Luna" w:date="2023-07-05T18:46:00Z">
                  <w:rPr>
                    <w:ins w:id="1379" w:author="Manuel Raul Livano Luna" w:date="2023-07-05T18:43:00Z"/>
                    <w:rFonts w:ascii="Calibri" w:hAnsi="Calibri" w:cs="Calibri"/>
                    <w:sz w:val="22"/>
                    <w:szCs w:val="22"/>
                    <w:lang w:eastAsia="it-IT"/>
                  </w:rPr>
                </w:rPrChange>
              </w:rPr>
            </w:pPr>
            <w:ins w:id="1380" w:author="Manuel Raul Livano Luna" w:date="2023-07-05T18:43:00Z">
              <w:r w:rsidRPr="00F71C70">
                <w:rPr>
                  <w:rFonts w:ascii="Calibri" w:hAnsi="Calibri" w:cs="Calibri"/>
                  <w:b/>
                  <w:bCs/>
                  <w:i/>
                  <w:iCs/>
                  <w:sz w:val="22"/>
                  <w:szCs w:val="22"/>
                  <w:lang w:eastAsia="it-IT"/>
                  <w:rPrChange w:id="1381" w:author="Manuel Raul Livano Luna" w:date="2023-07-05T18:46:00Z">
                    <w:rPr>
                      <w:rFonts w:ascii="Calibri" w:hAnsi="Calibri" w:cs="Calibri"/>
                      <w:sz w:val="22"/>
                      <w:szCs w:val="22"/>
                      <w:lang w:eastAsia="it-IT"/>
                    </w:rPr>
                  </w:rPrChange>
                </w:rPr>
                <w:t xml:space="preserve">Antivirus, para MS </w:t>
              </w:r>
              <w:proofErr w:type="gramStart"/>
              <w:r w:rsidRPr="00F71C70">
                <w:rPr>
                  <w:rFonts w:ascii="Calibri" w:hAnsi="Calibri" w:cs="Calibri"/>
                  <w:b/>
                  <w:bCs/>
                  <w:i/>
                  <w:iCs/>
                  <w:sz w:val="22"/>
                  <w:szCs w:val="22"/>
                  <w:lang w:eastAsia="it-IT"/>
                  <w:rPrChange w:id="1382" w:author="Manuel Raul Livano Luna" w:date="2023-07-05T18:46:00Z">
                    <w:rPr>
                      <w:rFonts w:ascii="Calibri" w:hAnsi="Calibri" w:cs="Calibri"/>
                      <w:sz w:val="22"/>
                      <w:szCs w:val="22"/>
                      <w:lang w:eastAsia="it-IT"/>
                    </w:rPr>
                  </w:rPrChange>
                </w:rPr>
                <w:t>Windows  con</w:t>
              </w:r>
              <w:proofErr w:type="gramEnd"/>
              <w:r w:rsidRPr="00F71C70">
                <w:rPr>
                  <w:rFonts w:ascii="Calibri" w:hAnsi="Calibri" w:cs="Calibri"/>
                  <w:b/>
                  <w:bCs/>
                  <w:i/>
                  <w:iCs/>
                  <w:sz w:val="22"/>
                  <w:szCs w:val="22"/>
                  <w:lang w:eastAsia="it-IT"/>
                  <w:rPrChange w:id="1383" w:author="Manuel Raul Livano Luna" w:date="2023-07-05T18:46:00Z">
                    <w:rPr>
                      <w:rFonts w:ascii="Calibri" w:hAnsi="Calibri" w:cs="Calibri"/>
                      <w:sz w:val="22"/>
                      <w:szCs w:val="22"/>
                      <w:lang w:eastAsia="it-IT"/>
                    </w:rPr>
                  </w:rPrChange>
                </w:rPr>
                <w:t xml:space="preserve"> licencia perpetua con actualizaciones de versiones de forma gratuita durante el periodo de garantía  del equipo</w:t>
              </w:r>
            </w:ins>
          </w:p>
        </w:tc>
      </w:tr>
      <w:tr w:rsidR="00F71C70" w:rsidRPr="00F71C70" w14:paraId="571C896E" w14:textId="77777777" w:rsidTr="00F71C70">
        <w:trPr>
          <w:trHeight w:val="110"/>
          <w:ins w:id="1384" w:author="Manuel Raul Livano Luna" w:date="2023-07-05T18:43:00Z"/>
          <w:trPrChange w:id="1385" w:author="Manuel Raul Livano Luna" w:date="2023-07-05T18:44:00Z">
            <w:trPr>
              <w:gridAfter w:val="0"/>
              <w:trHeight w:val="110"/>
            </w:trPr>
          </w:trPrChange>
        </w:trPr>
        <w:tc>
          <w:tcPr>
            <w:tcW w:w="1196" w:type="pct"/>
            <w:noWrap/>
            <w:vAlign w:val="center"/>
            <w:tcPrChange w:id="1386" w:author="Manuel Raul Livano Luna" w:date="2023-07-05T18:44:00Z">
              <w:tcPr>
                <w:tcW w:w="1196" w:type="pct"/>
                <w:gridSpan w:val="2"/>
                <w:noWrap/>
                <w:vAlign w:val="center"/>
              </w:tcPr>
            </w:tcPrChange>
          </w:tcPr>
          <w:p w14:paraId="6C8BE58B" w14:textId="77777777" w:rsidR="00F71C70" w:rsidRPr="00F71C70" w:rsidRDefault="00F71C70" w:rsidP="00F71C70">
            <w:pPr>
              <w:spacing w:after="200" w:line="276" w:lineRule="auto"/>
              <w:ind w:left="14"/>
              <w:jc w:val="center"/>
              <w:rPr>
                <w:ins w:id="1387" w:author="Manuel Raul Livano Luna" w:date="2023-07-05T18:43:00Z"/>
                <w:rFonts w:ascii="Calibri" w:hAnsi="Calibri" w:cs="Calibri"/>
                <w:i/>
                <w:iCs/>
                <w:sz w:val="22"/>
                <w:szCs w:val="22"/>
                <w:lang w:eastAsia="it-IT"/>
                <w:rPrChange w:id="1388" w:author="Manuel Raul Livano Luna" w:date="2023-07-05T18:44:00Z">
                  <w:rPr>
                    <w:ins w:id="1389" w:author="Manuel Raul Livano Luna" w:date="2023-07-05T18:43:00Z"/>
                    <w:rFonts w:ascii="Calibri" w:hAnsi="Calibri" w:cs="Calibri"/>
                    <w:sz w:val="22"/>
                    <w:szCs w:val="22"/>
                    <w:lang w:eastAsia="it-IT"/>
                  </w:rPr>
                </w:rPrChange>
              </w:rPr>
            </w:pPr>
            <w:ins w:id="1390" w:author="Manuel Raul Livano Luna" w:date="2023-07-05T18:43:00Z">
              <w:r w:rsidRPr="00F71C70">
                <w:rPr>
                  <w:rFonts w:ascii="Calibri" w:hAnsi="Calibri" w:cs="Calibri"/>
                  <w:i/>
                  <w:iCs/>
                  <w:sz w:val="22"/>
                  <w:szCs w:val="22"/>
                  <w:lang w:eastAsia="it-IT"/>
                  <w:rPrChange w:id="1391" w:author="Manuel Raul Livano Luna" w:date="2023-07-05T18:44:00Z">
                    <w:rPr>
                      <w:rFonts w:ascii="Calibri" w:hAnsi="Calibri" w:cs="Calibri"/>
                      <w:sz w:val="22"/>
                      <w:szCs w:val="22"/>
                      <w:lang w:eastAsia="it-IT"/>
                    </w:rPr>
                  </w:rPrChange>
                </w:rPr>
                <w:t>Software de Administración</w:t>
              </w:r>
            </w:ins>
          </w:p>
        </w:tc>
        <w:tc>
          <w:tcPr>
            <w:tcW w:w="3804" w:type="pct"/>
            <w:noWrap/>
            <w:vAlign w:val="center"/>
            <w:tcPrChange w:id="1392" w:author="Manuel Raul Livano Luna" w:date="2023-07-05T18:44:00Z">
              <w:tcPr>
                <w:tcW w:w="3804" w:type="pct"/>
                <w:noWrap/>
                <w:vAlign w:val="center"/>
              </w:tcPr>
            </w:tcPrChange>
          </w:tcPr>
          <w:p w14:paraId="4DF1FA4F" w14:textId="77777777" w:rsidR="00F71C70" w:rsidRPr="00F71C70" w:rsidRDefault="00F71C70" w:rsidP="00F71C70">
            <w:pPr>
              <w:numPr>
                <w:ilvl w:val="0"/>
                <w:numId w:val="24"/>
              </w:numPr>
              <w:spacing w:after="200" w:line="276" w:lineRule="auto"/>
              <w:contextualSpacing/>
              <w:jc w:val="both"/>
              <w:rPr>
                <w:ins w:id="1393" w:author="Manuel Raul Livano Luna" w:date="2023-07-05T18:43:00Z"/>
                <w:rFonts w:ascii="Calibri" w:hAnsi="Calibri" w:cs="Calibri"/>
                <w:i/>
                <w:iCs/>
                <w:sz w:val="22"/>
                <w:szCs w:val="22"/>
                <w:lang w:eastAsia="it-IT"/>
                <w:rPrChange w:id="1394" w:author="Manuel Raul Livano Luna" w:date="2023-07-05T18:44:00Z">
                  <w:rPr>
                    <w:ins w:id="1395" w:author="Manuel Raul Livano Luna" w:date="2023-07-05T18:43:00Z"/>
                    <w:rFonts w:ascii="Calibri" w:hAnsi="Calibri" w:cs="Calibri"/>
                    <w:sz w:val="22"/>
                    <w:szCs w:val="22"/>
                    <w:lang w:eastAsia="it-IT"/>
                  </w:rPr>
                </w:rPrChange>
              </w:rPr>
            </w:pPr>
            <w:ins w:id="1396" w:author="Manuel Raul Livano Luna" w:date="2023-07-05T18:43:00Z">
              <w:r w:rsidRPr="00F71C70">
                <w:rPr>
                  <w:rFonts w:ascii="Calibri" w:hAnsi="Calibri" w:cs="Calibri"/>
                  <w:i/>
                  <w:iCs/>
                  <w:sz w:val="22"/>
                  <w:szCs w:val="22"/>
                  <w:lang w:eastAsia="it-IT"/>
                  <w:rPrChange w:id="1397" w:author="Manuel Raul Livano Luna" w:date="2023-07-05T18:44:00Z">
                    <w:rPr>
                      <w:rFonts w:ascii="Calibri" w:hAnsi="Calibri" w:cs="Calibri"/>
                      <w:sz w:val="22"/>
                      <w:szCs w:val="22"/>
                      <w:lang w:eastAsia="it-IT"/>
                    </w:rPr>
                  </w:rPrChange>
                </w:rPr>
                <w:t xml:space="preserve">Administración, Control y seguridad de la computadora portátil  </w:t>
              </w:r>
            </w:ins>
          </w:p>
        </w:tc>
      </w:tr>
      <w:tr w:rsidR="00F71C70" w:rsidRPr="00F71C70" w14:paraId="7FDAFB2A" w14:textId="77777777" w:rsidTr="00F71C70">
        <w:trPr>
          <w:trHeight w:val="110"/>
          <w:ins w:id="1398" w:author="Manuel Raul Livano Luna" w:date="2023-07-05T18:43:00Z"/>
          <w:trPrChange w:id="1399" w:author="Manuel Raul Livano Luna" w:date="2023-07-05T18:44:00Z">
            <w:trPr>
              <w:gridAfter w:val="0"/>
              <w:trHeight w:val="110"/>
            </w:trPr>
          </w:trPrChange>
        </w:trPr>
        <w:tc>
          <w:tcPr>
            <w:tcW w:w="5000" w:type="pct"/>
            <w:gridSpan w:val="2"/>
            <w:noWrap/>
            <w:vAlign w:val="center"/>
            <w:tcPrChange w:id="1400" w:author="Manuel Raul Livano Luna" w:date="2023-07-05T18:44:00Z">
              <w:tcPr>
                <w:tcW w:w="5000" w:type="pct"/>
                <w:gridSpan w:val="3"/>
                <w:noWrap/>
                <w:vAlign w:val="center"/>
              </w:tcPr>
            </w:tcPrChange>
          </w:tcPr>
          <w:p w14:paraId="7CD12DE7" w14:textId="77777777" w:rsidR="00F71C70" w:rsidRPr="00F71C70" w:rsidRDefault="00F71C70" w:rsidP="00F71C70">
            <w:pPr>
              <w:spacing w:after="200" w:line="276" w:lineRule="auto"/>
              <w:jc w:val="both"/>
              <w:rPr>
                <w:ins w:id="1401" w:author="Manuel Raul Livano Luna" w:date="2023-07-05T18:43:00Z"/>
                <w:rFonts w:ascii="Calibri" w:hAnsi="Calibri" w:cs="Calibri"/>
                <w:i/>
                <w:iCs/>
                <w:sz w:val="22"/>
                <w:szCs w:val="22"/>
                <w:lang w:eastAsia="it-IT"/>
                <w:rPrChange w:id="1402" w:author="Manuel Raul Livano Luna" w:date="2023-07-05T18:44:00Z">
                  <w:rPr>
                    <w:ins w:id="1403" w:author="Manuel Raul Livano Luna" w:date="2023-07-05T18:43:00Z"/>
                    <w:rFonts w:ascii="Calibri" w:hAnsi="Calibri" w:cs="Calibri"/>
                    <w:sz w:val="22"/>
                    <w:szCs w:val="22"/>
                    <w:lang w:eastAsia="it-IT"/>
                  </w:rPr>
                </w:rPrChange>
              </w:rPr>
            </w:pPr>
            <w:ins w:id="1404" w:author="Manuel Raul Livano Luna" w:date="2023-07-05T18:43:00Z">
              <w:r w:rsidRPr="00F71C70">
                <w:rPr>
                  <w:rFonts w:ascii="Calibri" w:hAnsi="Calibri" w:cs="Calibri"/>
                  <w:i/>
                  <w:iCs/>
                  <w:sz w:val="22"/>
                  <w:szCs w:val="22"/>
                  <w:lang w:eastAsia="it-IT"/>
                  <w:rPrChange w:id="1405" w:author="Manuel Raul Livano Luna" w:date="2023-07-05T18:44:00Z">
                    <w:rPr>
                      <w:rFonts w:ascii="Calibri" w:hAnsi="Calibri" w:cs="Calibri"/>
                      <w:sz w:val="22"/>
                      <w:szCs w:val="22"/>
                      <w:lang w:eastAsia="it-IT"/>
                    </w:rPr>
                  </w:rPrChange>
                </w:rPr>
                <w:t>ACCESORIOS Y APLICATIVOS COMPLEMENTARIOS</w:t>
              </w:r>
            </w:ins>
          </w:p>
        </w:tc>
      </w:tr>
      <w:tr w:rsidR="00F71C70" w:rsidRPr="00F71C70" w14:paraId="29737BEB" w14:textId="77777777" w:rsidTr="00F71C70">
        <w:trPr>
          <w:trHeight w:val="110"/>
          <w:ins w:id="1406" w:author="Manuel Raul Livano Luna" w:date="2023-07-05T18:43:00Z"/>
          <w:trPrChange w:id="1407" w:author="Manuel Raul Livano Luna" w:date="2023-07-05T18:44:00Z">
            <w:trPr>
              <w:gridAfter w:val="0"/>
              <w:trHeight w:val="110"/>
            </w:trPr>
          </w:trPrChange>
        </w:trPr>
        <w:tc>
          <w:tcPr>
            <w:tcW w:w="1196" w:type="pct"/>
            <w:noWrap/>
            <w:vAlign w:val="center"/>
            <w:tcPrChange w:id="1408" w:author="Manuel Raul Livano Luna" w:date="2023-07-05T18:44:00Z">
              <w:tcPr>
                <w:tcW w:w="1196" w:type="pct"/>
                <w:gridSpan w:val="2"/>
                <w:noWrap/>
                <w:vAlign w:val="center"/>
              </w:tcPr>
            </w:tcPrChange>
          </w:tcPr>
          <w:p w14:paraId="0EE26B07" w14:textId="77777777" w:rsidR="00F71C70" w:rsidRPr="00F71C70" w:rsidRDefault="00F71C70" w:rsidP="00F71C70">
            <w:pPr>
              <w:spacing w:after="200" w:line="276" w:lineRule="auto"/>
              <w:ind w:left="14"/>
              <w:jc w:val="center"/>
              <w:rPr>
                <w:ins w:id="1409" w:author="Manuel Raul Livano Luna" w:date="2023-07-05T18:43:00Z"/>
                <w:rFonts w:ascii="Calibri" w:hAnsi="Calibri" w:cs="Calibri"/>
                <w:i/>
                <w:iCs/>
                <w:sz w:val="22"/>
                <w:szCs w:val="22"/>
                <w:lang w:eastAsia="it-IT"/>
                <w:rPrChange w:id="1410" w:author="Manuel Raul Livano Luna" w:date="2023-07-05T18:44:00Z">
                  <w:rPr>
                    <w:ins w:id="1411" w:author="Manuel Raul Livano Luna" w:date="2023-07-05T18:43:00Z"/>
                    <w:rFonts w:ascii="Calibri" w:hAnsi="Calibri" w:cs="Calibri"/>
                    <w:sz w:val="22"/>
                    <w:szCs w:val="22"/>
                    <w:lang w:eastAsia="it-IT"/>
                  </w:rPr>
                </w:rPrChange>
              </w:rPr>
            </w:pPr>
            <w:ins w:id="1412" w:author="Manuel Raul Livano Luna" w:date="2023-07-05T18:43:00Z">
              <w:r w:rsidRPr="00F71C70">
                <w:rPr>
                  <w:rFonts w:ascii="Calibri" w:hAnsi="Calibri" w:cs="Calibri"/>
                  <w:i/>
                  <w:iCs/>
                  <w:sz w:val="22"/>
                  <w:szCs w:val="22"/>
                  <w:lang w:eastAsia="it-IT"/>
                  <w:rPrChange w:id="1413" w:author="Manuel Raul Livano Luna" w:date="2023-07-05T18:44:00Z">
                    <w:rPr>
                      <w:rFonts w:ascii="Calibri" w:hAnsi="Calibri" w:cs="Calibri"/>
                      <w:sz w:val="22"/>
                      <w:szCs w:val="22"/>
                      <w:lang w:eastAsia="it-IT"/>
                    </w:rPr>
                  </w:rPrChange>
                </w:rPr>
                <w:t>Logotipo</w:t>
              </w:r>
            </w:ins>
          </w:p>
        </w:tc>
        <w:tc>
          <w:tcPr>
            <w:tcW w:w="3804" w:type="pct"/>
            <w:noWrap/>
            <w:vAlign w:val="center"/>
            <w:tcPrChange w:id="1414" w:author="Manuel Raul Livano Luna" w:date="2023-07-05T18:44:00Z">
              <w:tcPr>
                <w:tcW w:w="3804" w:type="pct"/>
                <w:noWrap/>
                <w:vAlign w:val="center"/>
              </w:tcPr>
            </w:tcPrChange>
          </w:tcPr>
          <w:p w14:paraId="1F30AD42" w14:textId="77777777" w:rsidR="00F71C70" w:rsidRPr="00F71C70" w:rsidRDefault="00F71C70" w:rsidP="00F71C70">
            <w:pPr>
              <w:numPr>
                <w:ilvl w:val="0"/>
                <w:numId w:val="24"/>
              </w:numPr>
              <w:spacing w:after="200" w:line="276" w:lineRule="auto"/>
              <w:contextualSpacing/>
              <w:jc w:val="both"/>
              <w:rPr>
                <w:ins w:id="1415" w:author="Manuel Raul Livano Luna" w:date="2023-07-05T18:43:00Z"/>
                <w:rFonts w:ascii="Calibri" w:hAnsi="Calibri" w:cs="Calibri"/>
                <w:i/>
                <w:iCs/>
                <w:sz w:val="22"/>
                <w:szCs w:val="22"/>
                <w:lang w:eastAsia="it-IT"/>
                <w:rPrChange w:id="1416" w:author="Manuel Raul Livano Luna" w:date="2023-07-05T18:44:00Z">
                  <w:rPr>
                    <w:ins w:id="1417" w:author="Manuel Raul Livano Luna" w:date="2023-07-05T18:43:00Z"/>
                    <w:rFonts w:ascii="Calibri" w:hAnsi="Calibri" w:cs="Calibri"/>
                    <w:sz w:val="22"/>
                    <w:szCs w:val="22"/>
                    <w:lang w:eastAsia="it-IT"/>
                  </w:rPr>
                </w:rPrChange>
              </w:rPr>
            </w:pPr>
            <w:ins w:id="1418" w:author="Manuel Raul Livano Luna" w:date="2023-07-05T18:43:00Z">
              <w:r w:rsidRPr="00F71C70">
                <w:rPr>
                  <w:rFonts w:ascii="Calibri" w:hAnsi="Calibri" w:cs="Calibri"/>
                  <w:i/>
                  <w:iCs/>
                  <w:sz w:val="22"/>
                  <w:szCs w:val="22"/>
                  <w:lang w:eastAsia="it-IT"/>
                  <w:rPrChange w:id="1419" w:author="Manuel Raul Livano Luna" w:date="2023-07-05T18:44:00Z">
                    <w:rPr>
                      <w:rFonts w:ascii="Calibri" w:hAnsi="Calibri" w:cs="Calibri"/>
                      <w:sz w:val="22"/>
                      <w:szCs w:val="22"/>
                      <w:lang w:eastAsia="it-IT"/>
                    </w:rPr>
                  </w:rPrChange>
                </w:rPr>
                <w:t xml:space="preserve">El equipo llevara impreso en forma indeleble en una posición visible para el usuario el Logotipo del Gobierno Regional de Apurímac, acompañado de la </w:t>
              </w:r>
              <w:proofErr w:type="gramStart"/>
              <w:r w:rsidRPr="00F71C70">
                <w:rPr>
                  <w:rFonts w:ascii="Calibri" w:hAnsi="Calibri" w:cs="Calibri"/>
                  <w:i/>
                  <w:iCs/>
                  <w:sz w:val="22"/>
                  <w:szCs w:val="22"/>
                  <w:lang w:eastAsia="it-IT"/>
                  <w:rPrChange w:id="1420" w:author="Manuel Raul Livano Luna" w:date="2023-07-05T18:44:00Z">
                    <w:rPr>
                      <w:rFonts w:ascii="Calibri" w:hAnsi="Calibri" w:cs="Calibri"/>
                      <w:sz w:val="22"/>
                      <w:szCs w:val="22"/>
                      <w:lang w:eastAsia="it-IT"/>
                    </w:rPr>
                  </w:rPrChange>
                </w:rPr>
                <w:t>inscripción  “</w:t>
              </w:r>
              <w:proofErr w:type="gramEnd"/>
              <w:r w:rsidRPr="00F71C70">
                <w:rPr>
                  <w:rFonts w:ascii="Calibri" w:hAnsi="Calibri" w:cs="Calibri"/>
                  <w:i/>
                  <w:iCs/>
                  <w:sz w:val="22"/>
                  <w:szCs w:val="22"/>
                  <w:lang w:eastAsia="it-IT"/>
                  <w:rPrChange w:id="1421" w:author="Manuel Raul Livano Luna" w:date="2023-07-05T18:44:00Z">
                    <w:rPr>
                      <w:rFonts w:ascii="Calibri" w:hAnsi="Calibri" w:cs="Calibri"/>
                      <w:sz w:val="22"/>
                      <w:szCs w:val="22"/>
                      <w:lang w:eastAsia="it-IT"/>
                    </w:rPr>
                  </w:rPrChange>
                </w:rPr>
                <w:t>Equipo del Gobierno Regional de Apurímac – UGEL Chincheros”</w:t>
              </w:r>
            </w:ins>
          </w:p>
        </w:tc>
      </w:tr>
    </w:tbl>
    <w:p w14:paraId="4E65B006" w14:textId="77777777" w:rsidR="00F71C70" w:rsidRPr="00F71C70" w:rsidRDefault="00F71C70" w:rsidP="00F71C70">
      <w:pPr>
        <w:spacing w:line="276" w:lineRule="auto"/>
        <w:ind w:left="1767"/>
        <w:contextualSpacing/>
        <w:jc w:val="both"/>
        <w:rPr>
          <w:ins w:id="1422" w:author="Manuel Raul Livano Luna" w:date="2023-07-05T18:43:00Z"/>
          <w:rFonts w:ascii="Calibri" w:hAnsi="Calibri" w:cs="Calibri"/>
          <w:b/>
          <w:i/>
          <w:iCs/>
          <w:color w:val="000000"/>
          <w:sz w:val="21"/>
          <w:szCs w:val="21"/>
          <w:lang w:eastAsia="it-IT"/>
          <w:rPrChange w:id="1423" w:author="Manuel Raul Livano Luna" w:date="2023-07-05T18:44:00Z">
            <w:rPr>
              <w:ins w:id="1424" w:author="Manuel Raul Livano Luna" w:date="2023-07-05T18:43:00Z"/>
              <w:rFonts w:ascii="Calibri" w:hAnsi="Calibri" w:cs="Calibri"/>
              <w:b/>
              <w:color w:val="000000"/>
              <w:sz w:val="21"/>
              <w:szCs w:val="21"/>
              <w:lang w:eastAsia="it-IT"/>
            </w:rPr>
          </w:rPrChange>
        </w:rPr>
        <w:pPrChange w:id="1425" w:author="Manuel Raul Livano Luna" w:date="2023-07-05T18:44:00Z">
          <w:pPr>
            <w:spacing w:line="276" w:lineRule="auto"/>
            <w:contextualSpacing/>
            <w:jc w:val="both"/>
          </w:pPr>
        </w:pPrChange>
      </w:pPr>
      <w:ins w:id="1426" w:author="Manuel Raul Livano Luna" w:date="2023-07-05T18:43:00Z">
        <w:r w:rsidRPr="00F71C70">
          <w:rPr>
            <w:rFonts w:ascii="Calibri" w:hAnsi="Calibri" w:cs="Calibri"/>
            <w:b/>
            <w:i/>
            <w:iCs/>
            <w:color w:val="000000"/>
            <w:sz w:val="21"/>
            <w:szCs w:val="21"/>
            <w:lang w:eastAsia="it-IT"/>
            <w:rPrChange w:id="1427" w:author="Manuel Raul Livano Luna" w:date="2023-07-05T18:44:00Z">
              <w:rPr>
                <w:rFonts w:ascii="Calibri" w:hAnsi="Calibri" w:cs="Calibri"/>
                <w:b/>
                <w:color w:val="000000"/>
                <w:sz w:val="21"/>
                <w:szCs w:val="21"/>
                <w:lang w:eastAsia="it-IT"/>
              </w:rPr>
            </w:rPrChange>
          </w:rPr>
          <w:t>Consideraciones</w:t>
        </w:r>
      </w:ins>
    </w:p>
    <w:p w14:paraId="2E1EC53A" w14:textId="77777777" w:rsidR="00F71C70" w:rsidRPr="00F71C70" w:rsidRDefault="00F71C70" w:rsidP="00F71C70">
      <w:pPr>
        <w:spacing w:line="276" w:lineRule="auto"/>
        <w:ind w:left="1767"/>
        <w:jc w:val="both"/>
        <w:rPr>
          <w:ins w:id="1428" w:author="Manuel Raul Livano Luna" w:date="2023-07-05T18:43:00Z"/>
          <w:rFonts w:ascii="Calibri" w:hAnsi="Calibri" w:cs="Calibri"/>
          <w:i/>
          <w:iCs/>
          <w:sz w:val="22"/>
          <w:szCs w:val="22"/>
          <w:lang w:val="es-AR" w:eastAsia="es-AR"/>
          <w:rPrChange w:id="1429" w:author="Manuel Raul Livano Luna" w:date="2023-07-05T18:44:00Z">
            <w:rPr>
              <w:ins w:id="1430" w:author="Manuel Raul Livano Luna" w:date="2023-07-05T18:43:00Z"/>
              <w:rFonts w:ascii="Calibri" w:hAnsi="Calibri" w:cs="Calibri"/>
              <w:sz w:val="22"/>
              <w:szCs w:val="22"/>
              <w:lang w:val="es-AR" w:eastAsia="es-AR"/>
            </w:rPr>
          </w:rPrChange>
        </w:rPr>
        <w:pPrChange w:id="1431" w:author="Manuel Raul Livano Luna" w:date="2023-07-05T18:44:00Z">
          <w:pPr>
            <w:spacing w:line="276" w:lineRule="auto"/>
            <w:jc w:val="both"/>
          </w:pPr>
        </w:pPrChange>
      </w:pPr>
      <w:ins w:id="1432" w:author="Manuel Raul Livano Luna" w:date="2023-07-05T18:43:00Z">
        <w:r w:rsidRPr="00F71C70">
          <w:rPr>
            <w:rFonts w:ascii="Calibri" w:hAnsi="Calibri" w:cs="Calibri"/>
            <w:i/>
            <w:iCs/>
            <w:sz w:val="22"/>
            <w:szCs w:val="22"/>
            <w:lang w:val="es-AR" w:eastAsia="es-AR"/>
            <w:rPrChange w:id="1433" w:author="Manuel Raul Livano Luna" w:date="2023-07-05T18:44:00Z">
              <w:rPr>
                <w:rFonts w:ascii="Calibri" w:hAnsi="Calibri" w:cs="Calibri"/>
                <w:sz w:val="22"/>
                <w:szCs w:val="22"/>
                <w:lang w:val="es-AR" w:eastAsia="es-AR"/>
              </w:rPr>
            </w:rPrChange>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ins>
    </w:p>
    <w:p w14:paraId="6D80FCE3" w14:textId="77777777" w:rsidR="00F71C70" w:rsidRPr="00F71C70" w:rsidRDefault="00F71C70" w:rsidP="00F71C70">
      <w:pPr>
        <w:spacing w:line="276" w:lineRule="auto"/>
        <w:ind w:left="1767"/>
        <w:jc w:val="both"/>
        <w:rPr>
          <w:ins w:id="1434" w:author="Manuel Raul Livano Luna" w:date="2023-07-05T18:43:00Z"/>
          <w:rFonts w:ascii="Calibri" w:hAnsi="Calibri" w:cs="Calibri"/>
          <w:i/>
          <w:iCs/>
          <w:sz w:val="22"/>
          <w:szCs w:val="22"/>
          <w:lang w:val="es-AR" w:eastAsia="es-AR"/>
          <w:rPrChange w:id="1435" w:author="Manuel Raul Livano Luna" w:date="2023-07-05T18:44:00Z">
            <w:rPr>
              <w:ins w:id="1436" w:author="Manuel Raul Livano Luna" w:date="2023-07-05T18:43:00Z"/>
              <w:rFonts w:ascii="Calibri" w:hAnsi="Calibri" w:cs="Calibri"/>
              <w:sz w:val="22"/>
              <w:szCs w:val="22"/>
              <w:lang w:val="es-AR" w:eastAsia="es-AR"/>
            </w:rPr>
          </w:rPrChange>
        </w:rPr>
        <w:pPrChange w:id="1437" w:author="Manuel Raul Livano Luna" w:date="2023-07-05T18:44:00Z">
          <w:pPr>
            <w:spacing w:line="276" w:lineRule="auto"/>
            <w:jc w:val="both"/>
          </w:pPr>
        </w:pPrChange>
      </w:pPr>
    </w:p>
    <w:p w14:paraId="1E5B5CE0" w14:textId="1FF72F64" w:rsidR="00BE545A" w:rsidRPr="00F71C70" w:rsidDel="00F71C70" w:rsidRDefault="00F034D6" w:rsidP="00F71C70">
      <w:pPr>
        <w:tabs>
          <w:tab w:val="left" w:pos="142"/>
          <w:tab w:val="left" w:pos="1276"/>
        </w:tabs>
        <w:autoSpaceDE w:val="0"/>
        <w:autoSpaceDN w:val="0"/>
        <w:adjustRightInd w:val="0"/>
        <w:ind w:left="3043"/>
        <w:jc w:val="both"/>
        <w:rPr>
          <w:ins w:id="1438" w:author="GRAPURIMAC" w:date="2023-07-05T17:34:00Z"/>
          <w:del w:id="1439" w:author="Manuel Raul Livano Luna" w:date="2023-07-05T18:43:00Z"/>
          <w:rFonts w:ascii="Arial Narrow" w:hAnsi="Arial Narrow" w:cs="Arial"/>
          <w:bCs/>
          <w:i/>
          <w:iCs/>
          <w:sz w:val="22"/>
          <w:szCs w:val="22"/>
        </w:rPr>
        <w:pPrChange w:id="1440" w:author="Manuel Raul Livano Luna" w:date="2023-07-05T18:44:00Z">
          <w:pPr>
            <w:tabs>
              <w:tab w:val="left" w:pos="142"/>
              <w:tab w:val="left" w:pos="1276"/>
            </w:tabs>
            <w:autoSpaceDE w:val="0"/>
            <w:autoSpaceDN w:val="0"/>
            <w:adjustRightInd w:val="0"/>
            <w:ind w:left="1276"/>
            <w:jc w:val="both"/>
          </w:pPr>
        </w:pPrChange>
      </w:pPr>
      <w:ins w:id="1441" w:author="GRAPURIMAC" w:date="2023-07-05T17:42:00Z">
        <w:del w:id="1442" w:author="Manuel Raul Livano Luna" w:date="2023-07-05T18:43:00Z">
          <w:r w:rsidRPr="00F71C70" w:rsidDel="00F71C70">
            <w:rPr>
              <w:rFonts w:ascii="Arial Narrow" w:hAnsi="Arial Narrow" w:cs="Arial"/>
              <w:bCs/>
              <w:i/>
              <w:iCs/>
              <w:color w:val="FF0000"/>
              <w:sz w:val="22"/>
              <w:szCs w:val="22"/>
            </w:rPr>
            <w:delText>LICENCIAS</w:delText>
          </w:r>
        </w:del>
      </w:ins>
      <w:ins w:id="1443" w:author="GRAPURIMAC" w:date="2023-07-05T17:34:00Z">
        <w:del w:id="1444" w:author="Manuel Raul Livano Luna" w:date="2023-07-05T18:43:00Z">
          <w:r w:rsidR="00BE545A" w:rsidRPr="00F71C70" w:rsidDel="00F71C70">
            <w:rPr>
              <w:rFonts w:ascii="Arial Narrow" w:hAnsi="Arial Narrow" w:cs="Arial"/>
              <w:bCs/>
              <w:i/>
              <w:iCs/>
              <w:color w:val="FF0000"/>
              <w:sz w:val="22"/>
              <w:szCs w:val="22"/>
              <w:rPrChange w:id="1445" w:author="Manuel Raul Livano Luna" w:date="2023-07-05T18:44:00Z">
                <w:rPr>
                  <w:rFonts w:ascii="Arial Narrow" w:hAnsi="Arial Narrow" w:cs="Arial"/>
                  <w:bCs/>
                  <w:i/>
                  <w:iCs/>
                  <w:sz w:val="22"/>
                  <w:szCs w:val="22"/>
                </w:rPr>
              </w:rPrChange>
            </w:rPr>
            <w:delText xml:space="preserve"> </w:delText>
          </w:r>
        </w:del>
      </w:ins>
    </w:p>
    <w:p w14:paraId="13CD4C69" w14:textId="77777777" w:rsidR="00F034D6" w:rsidRPr="00F71C70" w:rsidRDefault="00F034D6" w:rsidP="00F71C70">
      <w:pPr>
        <w:tabs>
          <w:tab w:val="left" w:pos="142"/>
          <w:tab w:val="left" w:pos="1276"/>
        </w:tabs>
        <w:autoSpaceDE w:val="0"/>
        <w:autoSpaceDN w:val="0"/>
        <w:adjustRightInd w:val="0"/>
        <w:ind w:left="2476"/>
        <w:jc w:val="both"/>
        <w:rPr>
          <w:ins w:id="1446" w:author="GRAPURIMAC" w:date="2023-07-05T17:42:00Z"/>
          <w:rFonts w:ascii="Arial Narrow" w:hAnsi="Arial Narrow" w:cs="Arial"/>
          <w:bCs/>
          <w:i/>
          <w:iCs/>
          <w:sz w:val="22"/>
          <w:szCs w:val="22"/>
        </w:rPr>
        <w:pPrChange w:id="1447" w:author="Manuel Raul Livano Luna" w:date="2023-07-05T18:44:00Z">
          <w:pPr>
            <w:tabs>
              <w:tab w:val="left" w:pos="142"/>
              <w:tab w:val="left" w:pos="1276"/>
            </w:tabs>
            <w:autoSpaceDE w:val="0"/>
            <w:autoSpaceDN w:val="0"/>
            <w:adjustRightInd w:val="0"/>
            <w:ind w:left="709"/>
            <w:jc w:val="both"/>
          </w:pPr>
        </w:pPrChange>
      </w:pPr>
    </w:p>
    <w:p w14:paraId="75C9B6B6" w14:textId="77777777" w:rsidR="00F034D6" w:rsidRDefault="00F034D6" w:rsidP="00AE74BE">
      <w:pPr>
        <w:tabs>
          <w:tab w:val="left" w:pos="142"/>
          <w:tab w:val="left" w:pos="1276"/>
        </w:tabs>
        <w:autoSpaceDE w:val="0"/>
        <w:autoSpaceDN w:val="0"/>
        <w:adjustRightInd w:val="0"/>
        <w:ind w:left="709"/>
        <w:jc w:val="both"/>
        <w:rPr>
          <w:ins w:id="1448" w:author="GRAPURIMAC" w:date="2023-07-05T17:42:00Z"/>
          <w:rFonts w:ascii="Arial Narrow" w:hAnsi="Arial Narrow" w:cs="Arial"/>
          <w:bCs/>
          <w:i/>
          <w:iCs/>
          <w:sz w:val="22"/>
          <w:szCs w:val="22"/>
        </w:rPr>
      </w:pPr>
    </w:p>
    <w:p w14:paraId="2BA245D7" w14:textId="3207F188" w:rsidR="00986133" w:rsidRPr="00BF63EF" w:rsidDel="00F034D6" w:rsidRDefault="00986133" w:rsidP="00AE74BE">
      <w:pPr>
        <w:tabs>
          <w:tab w:val="left" w:pos="142"/>
          <w:tab w:val="left" w:pos="1276"/>
        </w:tabs>
        <w:autoSpaceDE w:val="0"/>
        <w:autoSpaceDN w:val="0"/>
        <w:adjustRightInd w:val="0"/>
        <w:ind w:left="1276"/>
        <w:jc w:val="both"/>
        <w:rPr>
          <w:del w:id="1449" w:author="GRAPURIMAC" w:date="2023-07-05T17:42:00Z"/>
          <w:rFonts w:ascii="Arial Narrow" w:hAnsi="Arial Narrow" w:cs="Arial"/>
          <w:bCs/>
          <w:i/>
          <w:iCs/>
          <w:sz w:val="22"/>
          <w:szCs w:val="22"/>
        </w:rPr>
      </w:pPr>
      <w:del w:id="1450" w:author="GRAPURIMAC" w:date="2023-07-05T17:42:00Z">
        <w:r w:rsidRPr="00BF63EF" w:rsidDel="00F034D6">
          <w:rPr>
            <w:rFonts w:ascii="Arial Narrow" w:hAnsi="Arial Narrow" w:cs="Arial"/>
            <w:bCs/>
            <w:i/>
            <w:iCs/>
            <w:sz w:val="22"/>
            <w:szCs w:val="22"/>
          </w:rPr>
          <w:lastRenderedPageBreak/>
          <w:delText>(…)</w:delText>
        </w:r>
      </w:del>
    </w:p>
    <w:p w14:paraId="7595375A" w14:textId="4971A191" w:rsidR="00986133" w:rsidRPr="0047771E" w:rsidDel="00F034D6" w:rsidRDefault="00986133" w:rsidP="0047771E">
      <w:pPr>
        <w:ind w:left="1276" w:right="-567" w:firstLine="425"/>
        <w:jc w:val="both"/>
        <w:rPr>
          <w:del w:id="1451" w:author="GRAPURIMAC" w:date="2023-07-05T17:42:00Z"/>
          <w:rFonts w:ascii="Arial Narrow" w:hAnsi="Arial Narrow" w:cstheme="minorHAnsi"/>
          <w:bCs/>
          <w:i/>
          <w:iCs/>
          <w:sz w:val="22"/>
          <w:szCs w:val="22"/>
        </w:rPr>
      </w:pPr>
      <w:del w:id="1452" w:author="GRAPURIMAC" w:date="2023-07-05T17:42:00Z">
        <w:r w:rsidRPr="0047771E" w:rsidDel="00F034D6">
          <w:rPr>
            <w:rFonts w:ascii="Arial Narrow" w:eastAsiaTheme="minorHAnsi" w:hAnsi="Arial Narrow" w:cstheme="minorHAnsi"/>
            <w:bCs/>
            <w:i/>
            <w:iCs/>
            <w:sz w:val="22"/>
            <w:szCs w:val="22"/>
          </w:rPr>
          <w:delText>Características</w:delText>
        </w:r>
        <w:r w:rsidRPr="0047771E" w:rsidDel="00F034D6">
          <w:rPr>
            <w:rFonts w:ascii="Arial Narrow" w:hAnsi="Arial Narrow" w:cstheme="minorHAnsi"/>
            <w:bCs/>
            <w:i/>
            <w:iCs/>
            <w:sz w:val="22"/>
            <w:szCs w:val="22"/>
          </w:rPr>
          <w:delText xml:space="preserve"> de la OLPC</w:delText>
        </w:r>
      </w:del>
    </w:p>
    <w:p w14:paraId="78797E6A" w14:textId="27501DE1" w:rsidR="00986133" w:rsidRPr="0047771E" w:rsidDel="00F034D6" w:rsidRDefault="00986133" w:rsidP="0047771E">
      <w:pPr>
        <w:ind w:left="1276" w:right="-567" w:firstLine="425"/>
        <w:jc w:val="both"/>
        <w:rPr>
          <w:del w:id="1453" w:author="GRAPURIMAC" w:date="2023-07-05T17:42:00Z"/>
          <w:rFonts w:ascii="Arial Narrow" w:hAnsi="Arial Narrow" w:cstheme="minorHAnsi"/>
          <w:bCs/>
          <w:i/>
          <w:iCs/>
          <w:sz w:val="22"/>
          <w:szCs w:val="22"/>
        </w:rPr>
      </w:pPr>
      <w:bookmarkStart w:id="1454" w:name="Caracter.C3.ADsticas"/>
      <w:bookmarkEnd w:id="1454"/>
    </w:p>
    <w:p w14:paraId="67F3991F" w14:textId="097F017A" w:rsidR="00986133" w:rsidRPr="0047771E" w:rsidDel="00F034D6" w:rsidRDefault="00986133" w:rsidP="0047771E">
      <w:pPr>
        <w:ind w:left="1276" w:firstLine="425"/>
        <w:jc w:val="both"/>
        <w:rPr>
          <w:del w:id="1455" w:author="GRAPURIMAC" w:date="2023-07-05T17:42:00Z"/>
          <w:rFonts w:ascii="Arial Narrow" w:hAnsi="Arial Narrow" w:cstheme="minorHAnsi"/>
          <w:bCs/>
          <w:i/>
          <w:iCs/>
          <w:sz w:val="22"/>
          <w:szCs w:val="22"/>
        </w:rPr>
      </w:pPr>
      <w:del w:id="1456" w:author="GRAPURIMAC" w:date="2023-07-05T17:42:00Z">
        <w:r w:rsidRPr="0047771E" w:rsidDel="00F034D6">
          <w:rPr>
            <w:rFonts w:ascii="Arial Narrow" w:hAnsi="Arial Narrow" w:cstheme="minorHAnsi"/>
            <w:bCs/>
            <w:i/>
            <w:iCs/>
            <w:sz w:val="22"/>
            <w:szCs w:val="22"/>
          </w:rPr>
          <w:delText>Los niños necesitan más—no menos—funcionalidades que una laptop de alto rendimiento. Puntualmente necesitan tres cosas únicas a su condición: bajo consumo, legibilidad bajo el sol y conectividad automática.</w:delText>
        </w:r>
      </w:del>
    </w:p>
    <w:p w14:paraId="07463AC4" w14:textId="686864A2" w:rsidR="00986133" w:rsidRPr="0047771E" w:rsidDel="00F034D6" w:rsidRDefault="00986133" w:rsidP="0047771E">
      <w:pPr>
        <w:ind w:left="1276" w:right="-567"/>
        <w:jc w:val="both"/>
        <w:rPr>
          <w:del w:id="1457" w:author="GRAPURIMAC" w:date="2023-07-05T17:42:00Z"/>
          <w:rFonts w:ascii="Arial Narrow" w:hAnsi="Arial Narrow" w:cstheme="minorHAnsi"/>
          <w:bCs/>
          <w:i/>
          <w:iCs/>
        </w:rPr>
      </w:pPr>
    </w:p>
    <w:p w14:paraId="2C493863" w14:textId="24FA3BC6" w:rsidR="00986133" w:rsidRPr="0047771E" w:rsidDel="00F034D6" w:rsidRDefault="00986133" w:rsidP="0047771E">
      <w:pPr>
        <w:pStyle w:val="Prrafodelista"/>
        <w:numPr>
          <w:ilvl w:val="0"/>
          <w:numId w:val="12"/>
        </w:numPr>
        <w:spacing w:after="0" w:line="240" w:lineRule="auto"/>
        <w:ind w:left="1996"/>
        <w:jc w:val="both"/>
        <w:rPr>
          <w:del w:id="1458" w:author="GRAPURIMAC" w:date="2023-07-05T17:42:00Z"/>
          <w:rFonts w:ascii="Arial Narrow" w:hAnsi="Arial Narrow" w:cstheme="minorHAnsi"/>
          <w:bCs/>
          <w:i/>
          <w:iCs/>
        </w:rPr>
      </w:pPr>
      <w:del w:id="1459" w:author="GRAPURIMAC" w:date="2023-07-05T17:42:00Z">
        <w:r w:rsidRPr="0047771E" w:rsidDel="00F034D6">
          <w:rPr>
            <w:rFonts w:ascii="Arial Narrow" w:hAnsi="Arial Narrow" w:cstheme="minorHAnsi"/>
            <w:bCs/>
            <w:i/>
            <w:iCs/>
          </w:rPr>
          <w:delTex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delText>
        </w:r>
      </w:del>
    </w:p>
    <w:p w14:paraId="1004F6E0" w14:textId="1003CD8D" w:rsidR="00986133" w:rsidRPr="0047771E" w:rsidDel="00F034D6" w:rsidRDefault="00986133" w:rsidP="0047771E">
      <w:pPr>
        <w:pStyle w:val="Prrafodelista"/>
        <w:numPr>
          <w:ilvl w:val="0"/>
          <w:numId w:val="12"/>
        </w:numPr>
        <w:spacing w:after="0" w:line="240" w:lineRule="auto"/>
        <w:ind w:left="1996"/>
        <w:jc w:val="both"/>
        <w:rPr>
          <w:del w:id="1460" w:author="GRAPURIMAC" w:date="2023-07-05T17:42:00Z"/>
          <w:rFonts w:ascii="Arial Narrow" w:hAnsi="Arial Narrow" w:cstheme="minorHAnsi"/>
          <w:bCs/>
          <w:i/>
          <w:iCs/>
        </w:rPr>
      </w:pPr>
      <w:del w:id="1461" w:author="GRAPURIMAC" w:date="2023-07-05T17:42:00Z">
        <w:r w:rsidRPr="0047771E" w:rsidDel="00F034D6">
          <w:rPr>
            <w:rFonts w:ascii="Arial Narrow" w:hAnsi="Arial Narrow" w:cstheme="minorHAnsi"/>
            <w:bCs/>
            <w:i/>
            <w:iCs/>
          </w:rPr>
          <w:delText>Las laptops no pueden enchufarse a los pupitres en las aulas. Aun las escuelas más ricas no pueden proveer energía a cada pupitre.</w:delText>
        </w:r>
      </w:del>
    </w:p>
    <w:p w14:paraId="297F98BD" w14:textId="4EF40C92" w:rsidR="00986133" w:rsidRPr="0047771E" w:rsidDel="00F034D6" w:rsidRDefault="00986133" w:rsidP="0047771E">
      <w:pPr>
        <w:pStyle w:val="Prrafodelista"/>
        <w:numPr>
          <w:ilvl w:val="0"/>
          <w:numId w:val="12"/>
        </w:numPr>
        <w:spacing w:after="0" w:line="240" w:lineRule="auto"/>
        <w:ind w:left="1996"/>
        <w:jc w:val="both"/>
        <w:rPr>
          <w:del w:id="1462" w:author="GRAPURIMAC" w:date="2023-07-05T17:42:00Z"/>
          <w:rFonts w:ascii="Arial Narrow" w:hAnsi="Arial Narrow" w:cstheme="minorHAnsi"/>
          <w:bCs/>
          <w:i/>
          <w:iCs/>
        </w:rPr>
      </w:pPr>
      <w:del w:id="1463" w:author="GRAPURIMAC" w:date="2023-07-05T17:42:00Z">
        <w:r w:rsidRPr="0047771E" w:rsidDel="00F034D6">
          <w:rPr>
            <w:rFonts w:ascii="Arial Narrow" w:hAnsi="Arial Narrow" w:cstheme="minorHAnsi"/>
            <w:bCs/>
            <w:i/>
            <w:iCs/>
          </w:rPr>
          <w:delTex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delText>
        </w:r>
      </w:del>
    </w:p>
    <w:p w14:paraId="1F134854" w14:textId="037D6D4B" w:rsidR="00986133" w:rsidRPr="0047771E" w:rsidDel="00F034D6" w:rsidRDefault="00986133" w:rsidP="0047771E">
      <w:pPr>
        <w:pStyle w:val="Prrafodelista"/>
        <w:numPr>
          <w:ilvl w:val="0"/>
          <w:numId w:val="12"/>
        </w:numPr>
        <w:spacing w:after="0" w:line="240" w:lineRule="auto"/>
        <w:ind w:left="1996"/>
        <w:jc w:val="both"/>
        <w:rPr>
          <w:del w:id="1464" w:author="GRAPURIMAC" w:date="2023-07-05T17:42:00Z"/>
          <w:rFonts w:ascii="Arial Narrow" w:hAnsi="Arial Narrow" w:cstheme="minorHAnsi"/>
          <w:b/>
          <w:i/>
          <w:iCs/>
          <w:u w:val="single"/>
        </w:rPr>
      </w:pPr>
      <w:del w:id="1465" w:author="GRAPURIMAC" w:date="2023-07-05T17:42:00Z">
        <w:r w:rsidRPr="0047771E" w:rsidDel="00F034D6">
          <w:rPr>
            <w:rFonts w:ascii="Arial Narrow" w:hAnsi="Arial Narrow" w:cstheme="minorHAnsi"/>
            <w:b/>
            <w:i/>
            <w:iCs/>
            <w:u w:val="single"/>
          </w:rPr>
          <w:delText>La conectividad no puede suponer DSL, hotspots, WiFi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delText>
        </w:r>
      </w:del>
    </w:p>
    <w:p w14:paraId="41CA84CC" w14:textId="2CD29455" w:rsidR="00986133" w:rsidRPr="0047771E" w:rsidDel="00F034D6" w:rsidRDefault="00986133" w:rsidP="0047771E">
      <w:pPr>
        <w:pStyle w:val="Prrafodelista"/>
        <w:numPr>
          <w:ilvl w:val="0"/>
          <w:numId w:val="12"/>
        </w:numPr>
        <w:spacing w:after="0" w:line="240" w:lineRule="auto"/>
        <w:ind w:left="1996"/>
        <w:jc w:val="both"/>
        <w:rPr>
          <w:del w:id="1466" w:author="GRAPURIMAC" w:date="2023-07-05T17:42:00Z"/>
          <w:rFonts w:ascii="Arial Narrow" w:hAnsi="Arial Narrow" w:cstheme="minorHAnsi"/>
          <w:bCs/>
          <w:i/>
          <w:iCs/>
        </w:rPr>
      </w:pPr>
      <w:del w:id="1467" w:author="GRAPURIMAC" w:date="2023-07-05T17:42:00Z">
        <w:r w:rsidRPr="0047771E" w:rsidDel="00F034D6">
          <w:rPr>
            <w:rFonts w:ascii="Arial Narrow" w:hAnsi="Arial Narrow" w:cstheme="minorHAnsi"/>
            <w:bCs/>
            <w:i/>
            <w:iCs/>
          </w:rPr>
          <w:delText>Una meta ulterior del esfuerzo de la OLPC es lograr que los gigantes del software y hardware se despierten y cobren conciencia sobre las necesidades de los niños en los países en vías de desarrollo y reconsideren sus estrategias acordemente.</w:delText>
        </w:r>
      </w:del>
    </w:p>
    <w:p w14:paraId="11556E7D" w14:textId="54F30F46" w:rsidR="00986133" w:rsidRPr="0047771E" w:rsidDel="00F034D6" w:rsidRDefault="00986133" w:rsidP="0047771E">
      <w:pPr>
        <w:pStyle w:val="Prrafodelista"/>
        <w:numPr>
          <w:ilvl w:val="0"/>
          <w:numId w:val="12"/>
        </w:numPr>
        <w:spacing w:after="0" w:line="240" w:lineRule="auto"/>
        <w:ind w:left="1996"/>
        <w:jc w:val="both"/>
        <w:rPr>
          <w:del w:id="1468" w:author="GRAPURIMAC" w:date="2023-07-05T17:42:00Z"/>
          <w:rFonts w:ascii="Arial Narrow" w:hAnsi="Arial Narrow" w:cstheme="minorHAnsi"/>
          <w:bCs/>
          <w:i/>
          <w:iCs/>
        </w:rPr>
      </w:pPr>
      <w:del w:id="1469" w:author="GRAPURIMAC" w:date="2023-07-05T17:42:00Z">
        <w:r w:rsidRPr="0047771E" w:rsidDel="00F034D6">
          <w:rPr>
            <w:rFonts w:ascii="Arial Narrow" w:hAnsi="Arial Narrow" w:cstheme="minorHAnsi"/>
            <w:bCs/>
            <w:i/>
            <w:iCs/>
          </w:rPr>
          <w:delText>Si bien estos ensayos en teoría son bastante alentadores en la práctica el programa no se ha masificado como originalmente se quiso y la cobertura no ha llegado al 100% de la población de los niños.</w:delText>
        </w:r>
      </w:del>
    </w:p>
    <w:p w14:paraId="15C31D4F"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3B96F6CF"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r w:rsidR="00FB4D19" w:rsidRPr="005132B3">
        <w:rPr>
          <w:rFonts w:ascii="Arial Narrow" w:hAnsi="Arial Narrow" w:cs="Arial"/>
          <w:bCs/>
          <w:sz w:val="22"/>
          <w:szCs w:val="22"/>
        </w:rPr>
        <w:t>podrían</w:t>
      </w:r>
      <w:r w:rsidR="0012111D" w:rsidRPr="005132B3">
        <w:rPr>
          <w:rFonts w:ascii="Arial Narrow" w:hAnsi="Arial Narrow" w:cs="Arial"/>
          <w:bCs/>
          <w:sz w:val="22"/>
          <w:szCs w:val="22"/>
        </w:rPr>
        <w:t xml:space="preserve"> dañarse o deteriorarse y, con ello,</w:t>
      </w:r>
      <w:r w:rsidR="00FE09A4" w:rsidRPr="005132B3">
        <w:rPr>
          <w:rFonts w:ascii="Arial Narrow" w:hAnsi="Arial Narrow" w:cs="Arial"/>
          <w:bCs/>
          <w:sz w:val="22"/>
          <w:szCs w:val="22"/>
        </w:rPr>
        <w:t xml:space="preserve"> no</w:t>
      </w:r>
      <w:r w:rsidR="0012111D" w:rsidRPr="005132B3">
        <w:rPr>
          <w:rFonts w:ascii="Arial Narrow" w:hAnsi="Arial Narrow" w:cs="Arial"/>
          <w:bCs/>
          <w:sz w:val="22"/>
          <w:szCs w:val="22"/>
        </w:rPr>
        <w:t xml:space="preserve"> se</w:t>
      </w:r>
      <w:r w:rsidR="00FE09A4" w:rsidRPr="005132B3">
        <w:rPr>
          <w:rFonts w:ascii="Arial Narrow" w:hAnsi="Arial Narrow" w:cs="Arial"/>
          <w:bCs/>
          <w:sz w:val="22"/>
          <w:szCs w:val="22"/>
        </w:rPr>
        <w:t xml:space="preserve"> cerrar</w:t>
      </w:r>
      <w:r w:rsidR="0012111D" w:rsidRPr="005132B3">
        <w:rPr>
          <w:rFonts w:ascii="Arial Narrow" w:hAnsi="Arial Narrow" w:cs="Arial"/>
          <w:bCs/>
          <w:sz w:val="22"/>
          <w:szCs w:val="22"/>
        </w:rPr>
        <w:t>ía</w:t>
      </w:r>
      <w:r w:rsidR="00FE09A4" w:rsidRPr="005132B3">
        <w:rPr>
          <w:rFonts w:ascii="Arial Narrow" w:hAnsi="Arial Narrow" w:cs="Arial"/>
          <w:bCs/>
          <w:sz w:val="22"/>
          <w:szCs w:val="22"/>
        </w:rPr>
        <w:t xml:space="preserve"> la brecha de acceso a las tecnologías</w:t>
      </w:r>
      <w:r w:rsidR="0012111D" w:rsidRPr="005132B3">
        <w:rPr>
          <w:rFonts w:ascii="Arial Narrow" w:hAnsi="Arial Narrow" w:cs="Arial"/>
          <w:bCs/>
          <w:sz w:val="22"/>
          <w:szCs w:val="22"/>
        </w:rPr>
        <w:t>.</w:t>
      </w:r>
    </w:p>
    <w:p w14:paraId="4E00D29B" w14:textId="77777777" w:rsidR="009F1F32" w:rsidRPr="005132B3" w:rsidDel="00F034D6" w:rsidRDefault="009F1F32" w:rsidP="00AE74BE">
      <w:pPr>
        <w:tabs>
          <w:tab w:val="left" w:pos="142"/>
          <w:tab w:val="left" w:pos="1276"/>
        </w:tabs>
        <w:autoSpaceDE w:val="0"/>
        <w:autoSpaceDN w:val="0"/>
        <w:adjustRightInd w:val="0"/>
        <w:ind w:left="709"/>
        <w:jc w:val="both"/>
        <w:rPr>
          <w:del w:id="1470" w:author="GRAPURIMAC" w:date="2023-07-05T17:42:00Z"/>
          <w:rFonts w:ascii="Arial Narrow" w:hAnsi="Arial Narrow" w:cs="Arial"/>
          <w:bCs/>
          <w:sz w:val="22"/>
          <w:szCs w:val="22"/>
        </w:rPr>
      </w:pPr>
    </w:p>
    <w:p w14:paraId="173D75A6" w14:textId="77777777"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FBB42E9" w:rsidR="00FE09A4" w:rsidRPr="00F034D6" w:rsidRDefault="00F011E3" w:rsidP="00517C4F">
      <w:pPr>
        <w:pStyle w:val="Prrafodelista"/>
        <w:numPr>
          <w:ilvl w:val="0"/>
          <w:numId w:val="25"/>
        </w:numPr>
        <w:spacing w:line="240" w:lineRule="auto"/>
        <w:jc w:val="both"/>
        <w:outlineLvl w:val="1"/>
        <w:rPr>
          <w:rFonts w:ascii="Arial Narrow" w:hAnsi="Arial Narrow" w:cs="Arial"/>
          <w:b/>
          <w:bCs/>
          <w:rPrChange w:id="1471" w:author="GRAPURIMAC" w:date="2023-07-05T17:44:00Z">
            <w:rPr>
              <w:rFonts w:cs="Arial"/>
            </w:rPr>
          </w:rPrChange>
        </w:rPr>
        <w:pPrChange w:id="1472" w:author="Manuel Raul Livano Luna" w:date="2023-07-05T19:03:00Z">
          <w:pPr>
            <w:pStyle w:val="Prrafodelista"/>
            <w:numPr>
              <w:numId w:val="8"/>
            </w:numPr>
            <w:spacing w:line="240" w:lineRule="auto"/>
            <w:ind w:left="709" w:hanging="360"/>
            <w:jc w:val="both"/>
            <w:outlineLvl w:val="1"/>
          </w:pPr>
        </w:pPrChange>
      </w:pPr>
      <w:bookmarkStart w:id="1473" w:name="_Toc139476480"/>
      <w:r w:rsidRPr="005132B3">
        <w:rPr>
          <w:rFonts w:ascii="Arial Narrow" w:hAnsi="Arial Narrow"/>
          <w:b/>
          <w:bCs/>
        </w:rPr>
        <w:t xml:space="preserve">SISTEMAS DE PROTECCIÓN ELÉCTRICA </w:t>
      </w:r>
      <w:r w:rsidR="00FB4D19">
        <w:rPr>
          <w:rFonts w:ascii="Arial Narrow" w:hAnsi="Arial Narrow"/>
          <w:b/>
          <w:bCs/>
        </w:rPr>
        <w:t>(</w:t>
      </w:r>
      <w:r w:rsidRPr="005132B3">
        <w:rPr>
          <w:rFonts w:ascii="Arial Narrow" w:hAnsi="Arial Narrow"/>
          <w:b/>
          <w:bCs/>
        </w:rPr>
        <w:t>PARARRAYOS</w:t>
      </w:r>
      <w:r w:rsidR="00FB4D19">
        <w:rPr>
          <w:rFonts w:ascii="Arial Narrow" w:hAnsi="Arial Narrow"/>
          <w:b/>
          <w:bCs/>
        </w:rPr>
        <w:t>)</w:t>
      </w:r>
      <w:r w:rsidRPr="005132B3">
        <w:rPr>
          <w:rFonts w:ascii="Arial Narrow" w:hAnsi="Arial Narrow"/>
          <w:b/>
          <w:bCs/>
        </w:rPr>
        <w:t xml:space="preserve"> IMPLEMENTADOS POR EL PROYECTO NO ESTARÍAN CUMPLIENDO CON LA FINALIDAD PARA LAS QUE FUERON INSTALADAS YA QUE SE ENCONTRARON SERVIDORES DAÑADOS POR TORMENTAS </w:t>
      </w:r>
      <w:r w:rsidR="0094167C" w:rsidRPr="005132B3">
        <w:rPr>
          <w:rFonts w:ascii="Arial Narrow" w:hAnsi="Arial Narrow"/>
          <w:b/>
          <w:bCs/>
        </w:rPr>
        <w:t>ELÉCTRICAS</w:t>
      </w:r>
      <w:r w:rsidR="0012111D" w:rsidRPr="005132B3">
        <w:rPr>
          <w:rFonts w:ascii="Arial Narrow" w:hAnsi="Arial Narrow"/>
          <w:b/>
          <w:bCs/>
        </w:rPr>
        <w:t>,</w:t>
      </w:r>
      <w:r w:rsidR="0094167C" w:rsidRPr="005132B3">
        <w:rPr>
          <w:rFonts w:ascii="Arial Narrow" w:hAnsi="Arial Narrow"/>
          <w:b/>
          <w:bCs/>
        </w:rPr>
        <w:t xml:space="preserve"> </w:t>
      </w:r>
      <w:r w:rsidRPr="005132B3">
        <w:rPr>
          <w:rFonts w:ascii="Arial Narrow" w:hAnsi="Arial Narrow"/>
          <w:b/>
          <w:bCs/>
        </w:rPr>
        <w:t xml:space="preserve">LO QUE PONDRÍA EN RIESGO </w:t>
      </w:r>
      <w:ins w:id="1474" w:author="GRAPURIMAC" w:date="2023-07-05T17:43:00Z">
        <w:r w:rsidR="00F034D6">
          <w:rPr>
            <w:rFonts w:ascii="Arial Narrow" w:hAnsi="Arial Narrow"/>
            <w:b/>
            <w:bCs/>
          </w:rPr>
          <w:t xml:space="preserve">LAS </w:t>
        </w:r>
      </w:ins>
      <w:del w:id="1475" w:author="GRAPURIMAC" w:date="2023-07-05T17:43:00Z">
        <w:r w:rsidRPr="005132B3" w:rsidDel="00F034D6">
          <w:rPr>
            <w:rFonts w:ascii="Arial Narrow" w:hAnsi="Arial Narrow"/>
            <w:b/>
            <w:bCs/>
          </w:rPr>
          <w:delText>LOS EQUIPOS</w:delText>
        </w:r>
      </w:del>
      <w:ins w:id="1476" w:author="GRAPURIMAC" w:date="2023-07-05T17:43:00Z">
        <w:r w:rsidR="00F034D6">
          <w:rPr>
            <w:rFonts w:ascii="Arial Narrow" w:hAnsi="Arial Narrow"/>
            <w:b/>
            <w:bCs/>
          </w:rPr>
          <w:t>LAPTOPS</w:t>
        </w:r>
      </w:ins>
      <w:r w:rsidRPr="005132B3">
        <w:rPr>
          <w:rFonts w:ascii="Arial Narrow" w:hAnsi="Arial Narrow"/>
          <w:b/>
          <w:bCs/>
        </w:rPr>
        <w:t xml:space="preserve"> ENTREGAD</w:t>
      </w:r>
      <w:ins w:id="1477" w:author="GRAPURIMAC" w:date="2023-07-05T17:44:00Z">
        <w:r w:rsidR="00F034D6">
          <w:rPr>
            <w:rFonts w:ascii="Arial Narrow" w:hAnsi="Arial Narrow"/>
            <w:b/>
            <w:bCs/>
          </w:rPr>
          <w:t>A</w:t>
        </w:r>
      </w:ins>
      <w:del w:id="1478" w:author="GRAPURIMAC" w:date="2023-07-05T17:44:00Z">
        <w:r w:rsidRPr="005132B3" w:rsidDel="00F034D6">
          <w:rPr>
            <w:rFonts w:ascii="Arial Narrow" w:hAnsi="Arial Narrow"/>
            <w:b/>
            <w:bCs/>
          </w:rPr>
          <w:delText>O</w:delText>
        </w:r>
      </w:del>
      <w:r w:rsidRPr="005132B3">
        <w:rPr>
          <w:rFonts w:ascii="Arial Narrow" w:hAnsi="Arial Narrow"/>
          <w:b/>
          <w:bCs/>
        </w:rPr>
        <w:t>S</w:t>
      </w:r>
      <w:r w:rsidRPr="00F034D6">
        <w:rPr>
          <w:rFonts w:ascii="Arial Narrow" w:hAnsi="Arial Narrow"/>
          <w:b/>
          <w:bCs/>
          <w:rPrChange w:id="1479" w:author="GRAPURIMAC" w:date="2023-07-05T17:44:00Z">
            <w:rPr/>
          </w:rPrChange>
        </w:rPr>
        <w:t xml:space="preserve"> RECIENTEMENTE</w:t>
      </w:r>
      <w:r w:rsidR="004343FC" w:rsidRPr="00F034D6">
        <w:rPr>
          <w:rFonts w:ascii="Arial Narrow" w:hAnsi="Arial Narrow"/>
          <w:b/>
          <w:bCs/>
          <w:rPrChange w:id="1480" w:author="GRAPURIMAC" w:date="2023-07-05T17:44:00Z">
            <w:rPr/>
          </w:rPrChange>
        </w:rPr>
        <w:t>.</w:t>
      </w:r>
      <w:bookmarkEnd w:id="1473"/>
    </w:p>
    <w:p w14:paraId="746A9827" w14:textId="57B5A637" w:rsidR="00FE09A4" w:rsidRPr="005132B3"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w:t>
      </w:r>
      <w:r w:rsidR="00F043EA" w:rsidRPr="005132B3">
        <w:rPr>
          <w:rFonts w:ascii="Arial Narrow" w:hAnsi="Arial Narrow" w:cs="Arial"/>
          <w:bCs/>
          <w:sz w:val="22"/>
          <w:szCs w:val="22"/>
        </w:rPr>
        <w:t>,</w:t>
      </w:r>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w:t>
      </w:r>
      <w:ins w:id="1481" w:author="GRAPURIMAC" w:date="2023-07-05T17:44:00Z">
        <w:r w:rsidR="00F034D6">
          <w:rPr>
            <w:rFonts w:ascii="Arial Narrow" w:hAnsi="Arial Narrow" w:cs="Arial"/>
            <w:bCs/>
            <w:sz w:val="22"/>
            <w:szCs w:val="22"/>
          </w:rPr>
          <w:t>, mediante</w:t>
        </w:r>
      </w:ins>
      <w:del w:id="1482" w:author="GRAPURIMAC" w:date="2023-07-05T17:44:00Z">
        <w:r w:rsidR="00FE09A4" w:rsidRPr="005132B3" w:rsidDel="00F034D6">
          <w:rPr>
            <w:rFonts w:ascii="Arial Narrow" w:hAnsi="Arial Narrow" w:cs="Arial"/>
            <w:bCs/>
            <w:sz w:val="22"/>
            <w:szCs w:val="22"/>
          </w:rPr>
          <w:delText xml:space="preserve"> en</w:delText>
        </w:r>
      </w:del>
      <w:r w:rsidR="00FE09A4" w:rsidRPr="005132B3">
        <w:rPr>
          <w:rFonts w:ascii="Arial Narrow" w:hAnsi="Arial Narrow" w:cs="Arial"/>
          <w:bCs/>
          <w:sz w:val="22"/>
          <w:szCs w:val="22"/>
        </w:rPr>
        <w:t xml:space="preserve"> </w:t>
      </w:r>
      <w:r w:rsidR="00BB6304" w:rsidRPr="005132B3">
        <w:rPr>
          <w:rFonts w:ascii="Arial Narrow" w:hAnsi="Arial Narrow" w:cs="Arial"/>
          <w:bCs/>
          <w:sz w:val="22"/>
          <w:szCs w:val="22"/>
        </w:rPr>
        <w:br/>
      </w:r>
      <w:r w:rsidR="00FB4D19" w:rsidRPr="005132B3">
        <w:rPr>
          <w:rFonts w:ascii="Arial Narrow" w:hAnsi="Arial Narrow" w:cs="Arial"/>
          <w:bCs/>
          <w:sz w:val="22"/>
          <w:szCs w:val="22"/>
        </w:rPr>
        <w:t xml:space="preserve">oficio </w:t>
      </w:r>
      <w:proofErr w:type="spellStart"/>
      <w:r w:rsidR="00FB4D19">
        <w:rPr>
          <w:rFonts w:ascii="Arial Narrow" w:hAnsi="Arial Narrow" w:cs="Arial"/>
          <w:bCs/>
          <w:sz w:val="22"/>
          <w:szCs w:val="22"/>
        </w:rPr>
        <w:t>n.</w:t>
      </w:r>
      <w:r w:rsidR="00FE09A4" w:rsidRPr="005132B3">
        <w:rPr>
          <w:rFonts w:ascii="Arial Narrow" w:hAnsi="Arial Narrow" w:cs="Arial"/>
          <w:bCs/>
          <w:sz w:val="22"/>
          <w:szCs w:val="22"/>
        </w:rPr>
        <w:t>°</w:t>
      </w:r>
      <w:proofErr w:type="spellEnd"/>
      <w:r w:rsidR="00FE09A4" w:rsidRPr="005132B3">
        <w:rPr>
          <w:rFonts w:ascii="Arial Narrow" w:hAnsi="Arial Narrow" w:cs="Arial"/>
          <w:bCs/>
          <w:sz w:val="22"/>
          <w:szCs w:val="22"/>
        </w:rPr>
        <w:t xml:space="preserve">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w:t>
      </w:r>
      <w:r w:rsidR="00FB4D19">
        <w:rPr>
          <w:rFonts w:ascii="Arial Narrow" w:hAnsi="Arial Narrow" w:cs="Arial"/>
          <w:bCs/>
          <w:sz w:val="22"/>
          <w:szCs w:val="22"/>
        </w:rPr>
        <w:t>,</w:t>
      </w:r>
      <w:r w:rsidR="00FE09A4" w:rsidRPr="005132B3">
        <w:rPr>
          <w:rFonts w:ascii="Arial Narrow" w:hAnsi="Arial Narrow" w:cs="Arial"/>
          <w:bCs/>
          <w:sz w:val="22"/>
          <w:szCs w:val="22"/>
        </w:rPr>
        <w:t xml:space="preserve"> se</w:t>
      </w:r>
      <w:r w:rsidR="00FB4D19">
        <w:rPr>
          <w:rFonts w:ascii="Arial Narrow" w:hAnsi="Arial Narrow" w:cs="Arial"/>
          <w:bCs/>
          <w:sz w:val="22"/>
          <w:szCs w:val="22"/>
        </w:rPr>
        <w:t xml:space="preserve"> evidenció que la entidad entr</w:t>
      </w:r>
      <w:r w:rsidR="00F043EA" w:rsidRPr="005132B3">
        <w:rPr>
          <w:rFonts w:ascii="Arial Narrow" w:hAnsi="Arial Narrow" w:cs="Arial"/>
          <w:bCs/>
          <w:sz w:val="22"/>
          <w:szCs w:val="22"/>
        </w:rPr>
        <w:t xml:space="preserve">egó </w:t>
      </w:r>
      <w:r w:rsidR="00F011E3" w:rsidRPr="005132B3">
        <w:rPr>
          <w:rFonts w:ascii="Arial Narrow" w:hAnsi="Arial Narrow" w:cs="Arial"/>
          <w:bCs/>
          <w:sz w:val="22"/>
          <w:szCs w:val="22"/>
        </w:rPr>
        <w:t xml:space="preserve">la relación de instituciones educativas a las cuales se les </w:t>
      </w:r>
      <w:r w:rsidR="00FB4D19">
        <w:rPr>
          <w:rFonts w:ascii="Arial Narrow" w:hAnsi="Arial Narrow" w:cs="Arial"/>
          <w:bCs/>
          <w:sz w:val="22"/>
          <w:szCs w:val="22"/>
        </w:rPr>
        <w:t>adjudicará</w:t>
      </w:r>
      <w:r w:rsidR="00F011E3" w:rsidRPr="005132B3">
        <w:rPr>
          <w:rFonts w:ascii="Arial Narrow" w:hAnsi="Arial Narrow" w:cs="Arial"/>
          <w:bCs/>
          <w:sz w:val="22"/>
          <w:szCs w:val="22"/>
        </w:rPr>
        <w:t xml:space="preserve"> laptops para estudiantes y docentes</w:t>
      </w:r>
      <w:r w:rsidR="00F043EA" w:rsidRPr="005132B3">
        <w:rPr>
          <w:rFonts w:ascii="Arial Narrow" w:hAnsi="Arial Narrow" w:cs="Arial"/>
          <w:bCs/>
          <w:sz w:val="22"/>
          <w:szCs w:val="22"/>
        </w:rPr>
        <w:t>,</w:t>
      </w:r>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32F45333" w14:textId="77777777" w:rsidR="00D4598E" w:rsidRPr="005132B3"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3AA309FC" w:rsidR="00FE09A4" w:rsidRPr="00FB4D19" w:rsidRDefault="00665DE5"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n</w:t>
      </w:r>
      <w:r w:rsidR="00FB4D19" w:rsidRPr="00FB4D19">
        <w:rPr>
          <w:rFonts w:ascii="Arial Narrow" w:hAnsi="Arial Narrow" w:cs="Arial"/>
          <w:b/>
          <w:bCs/>
          <w:szCs w:val="22"/>
        </w:rPr>
        <w:t>.</w:t>
      </w:r>
      <w:r w:rsidRPr="00FB4D19">
        <w:rPr>
          <w:rFonts w:ascii="Arial Narrow" w:hAnsi="Arial Narrow" w:cs="Arial"/>
          <w:b/>
          <w:bCs/>
          <w:szCs w:val="22"/>
        </w:rPr>
        <w:t>º</w:t>
      </w:r>
      <w:r w:rsidR="00FB4D19" w:rsidRPr="00FB4D19">
        <w:rPr>
          <w:rFonts w:ascii="Arial Narrow" w:hAnsi="Arial Narrow" w:cs="Arial"/>
          <w:b/>
          <w:bCs/>
          <w:szCs w:val="22"/>
        </w:rPr>
        <w:t xml:space="preserve"> </w:t>
      </w:r>
      <w:r w:rsidR="00F41314">
        <w:rPr>
          <w:rFonts w:ascii="Arial Narrow" w:hAnsi="Arial Narrow" w:cs="Arial"/>
          <w:b/>
          <w:bCs/>
          <w:szCs w:val="22"/>
        </w:rPr>
        <w:t>5</w:t>
      </w:r>
    </w:p>
    <w:p w14:paraId="2E40FDDA" w14:textId="189BC406" w:rsidR="00BB6304" w:rsidRPr="00FB4D19" w:rsidRDefault="00BB6304"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de I.E. beneficiarias de laptops</w:t>
      </w:r>
      <w:r w:rsidR="00FB4D19" w:rsidRPr="00FB4D19">
        <w:rPr>
          <w:rFonts w:ascii="Arial Narrow" w:hAnsi="Arial Narrow" w:cs="Arial"/>
          <w:b/>
          <w:bCs/>
          <w:szCs w:val="22"/>
        </w:rPr>
        <w:t xml:space="preserve"> en el periodo </w:t>
      </w:r>
      <w:r w:rsidRPr="00FB4D19">
        <w:rPr>
          <w:rFonts w:ascii="Arial Narrow" w:hAnsi="Arial Narrow" w:cs="Arial"/>
          <w:b/>
          <w:bCs/>
          <w:szCs w:val="22"/>
        </w:rPr>
        <w:t>2023</w:t>
      </w:r>
      <w:r w:rsidR="00FB4D19" w:rsidRPr="00FB4D19">
        <w:rPr>
          <w:rFonts w:ascii="Arial Narrow" w:hAnsi="Arial Narrow" w:cs="Arial"/>
          <w:b/>
          <w:bCs/>
          <w:szCs w:val="22"/>
        </w:rPr>
        <w:t xml:space="preserve"> en el ámbito del proyecto</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
      <w:tr w:rsidR="005132B3" w:rsidRPr="005132B3" w14:paraId="46C5212D" w14:textId="77777777" w:rsidTr="00986133">
        <w:trPr>
          <w:trHeight w:val="37"/>
          <w:jc w:val="center"/>
        </w:trPr>
        <w:tc>
          <w:tcPr>
            <w:tcW w:w="1701" w:type="dxa"/>
            <w:shd w:val="clear" w:color="000000" w:fill="D0CECE"/>
            <w:noWrap/>
            <w:vAlign w:val="center"/>
            <w:hideMark/>
          </w:tcPr>
          <w:p w14:paraId="1C52C0D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DISTRITO</w:t>
            </w:r>
          </w:p>
        </w:tc>
        <w:tc>
          <w:tcPr>
            <w:tcW w:w="1383" w:type="dxa"/>
            <w:shd w:val="clear" w:color="000000" w:fill="D0CECE"/>
            <w:noWrap/>
            <w:vAlign w:val="center"/>
            <w:hideMark/>
          </w:tcPr>
          <w:p w14:paraId="2DBC791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LOCALIDAD</w:t>
            </w:r>
          </w:p>
        </w:tc>
        <w:tc>
          <w:tcPr>
            <w:tcW w:w="2680" w:type="dxa"/>
            <w:shd w:val="clear" w:color="000000" w:fill="D0CECE"/>
            <w:noWrap/>
            <w:vAlign w:val="center"/>
            <w:hideMark/>
          </w:tcPr>
          <w:p w14:paraId="216C7B8F"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II.EE</w:t>
            </w:r>
          </w:p>
        </w:tc>
        <w:tc>
          <w:tcPr>
            <w:tcW w:w="1057" w:type="dxa"/>
            <w:shd w:val="clear" w:color="000000" w:fill="D0CECE"/>
            <w:vAlign w:val="center"/>
            <w:hideMark/>
          </w:tcPr>
          <w:p w14:paraId="59CCD4D8"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estudiantes</w:t>
            </w:r>
          </w:p>
        </w:tc>
        <w:tc>
          <w:tcPr>
            <w:tcW w:w="913" w:type="dxa"/>
            <w:shd w:val="clear" w:color="000000" w:fill="D0CECE"/>
            <w:vAlign w:val="center"/>
            <w:hideMark/>
          </w:tcPr>
          <w:p w14:paraId="220E4FA4"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docentes</w:t>
            </w:r>
          </w:p>
        </w:tc>
      </w:tr>
      <w:tr w:rsidR="005132B3" w:rsidRPr="005132B3" w14:paraId="1D86D254" w14:textId="77777777" w:rsidTr="00986133">
        <w:trPr>
          <w:trHeight w:val="47"/>
          <w:jc w:val="center"/>
        </w:trPr>
        <w:tc>
          <w:tcPr>
            <w:tcW w:w="1701" w:type="dxa"/>
            <w:shd w:val="clear" w:color="auto" w:fill="auto"/>
            <w:noWrap/>
            <w:vAlign w:val="center"/>
            <w:hideMark/>
          </w:tcPr>
          <w:p w14:paraId="426FF1B1"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5B97F57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Totorabamba</w:t>
            </w:r>
            <w:proofErr w:type="spellEnd"/>
          </w:p>
        </w:tc>
        <w:tc>
          <w:tcPr>
            <w:tcW w:w="2680" w:type="dxa"/>
            <w:shd w:val="clear" w:color="auto" w:fill="auto"/>
            <w:noWrap/>
            <w:vAlign w:val="center"/>
            <w:hideMark/>
          </w:tcPr>
          <w:p w14:paraId="5C953C00"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Daniel Alcides Carrión</w:t>
            </w:r>
          </w:p>
        </w:tc>
        <w:tc>
          <w:tcPr>
            <w:tcW w:w="1057" w:type="dxa"/>
            <w:shd w:val="clear" w:color="auto" w:fill="auto"/>
            <w:noWrap/>
            <w:vAlign w:val="center"/>
            <w:hideMark/>
          </w:tcPr>
          <w:p w14:paraId="642BC3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7E03C70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10</w:t>
            </w:r>
          </w:p>
        </w:tc>
      </w:tr>
      <w:tr w:rsidR="005132B3" w:rsidRPr="005132B3" w14:paraId="6972ED3F" w14:textId="77777777" w:rsidTr="00986133">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Chalhuani</w:t>
            </w:r>
            <w:proofErr w:type="spellEnd"/>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913"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986133">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913"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986133">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913"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986133">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913"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986133">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986133">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986133">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986133">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Culluni</w:t>
            </w:r>
            <w:proofErr w:type="spellEnd"/>
            <w:r w:rsidRPr="0047771E">
              <w:rPr>
                <w:rFonts w:ascii="Arial Narrow" w:hAnsi="Arial Narrow" w:cs="Calibri"/>
                <w:lang w:eastAsia="es-PE"/>
              </w:rPr>
              <w:t xml:space="preserve"> Izquierdo</w:t>
            </w:r>
          </w:p>
        </w:tc>
        <w:tc>
          <w:tcPr>
            <w:tcW w:w="2680" w:type="dxa"/>
            <w:shd w:val="clear" w:color="auto" w:fill="auto"/>
            <w:vAlign w:val="center"/>
            <w:hideMark/>
          </w:tcPr>
          <w:p w14:paraId="13E2E35F" w14:textId="506D6BB9" w:rsidR="00986133" w:rsidRPr="0047771E" w:rsidRDefault="00986133" w:rsidP="00AE74BE">
            <w:pPr>
              <w:rPr>
                <w:rFonts w:ascii="Arial Narrow" w:hAnsi="Arial Narrow" w:cs="Calibri"/>
                <w:lang w:eastAsia="es-PE"/>
              </w:rPr>
            </w:pPr>
            <w:del w:id="1483" w:author="GRAPURIMAC" w:date="2023-07-05T17:50:00Z">
              <w:r w:rsidRPr="0047771E" w:rsidDel="00CC450F">
                <w:rPr>
                  <w:rFonts w:ascii="Arial Narrow" w:hAnsi="Arial Narrow" w:cs="Calibri"/>
                  <w:lang w:eastAsia="es-PE"/>
                </w:rPr>
                <w:delText>Jesus</w:delText>
              </w:r>
            </w:del>
            <w:ins w:id="1484" w:author="GRAPURIMAC" w:date="2023-07-05T17:50:00Z">
              <w:r w:rsidR="00CC450F" w:rsidRPr="0047771E">
                <w:rPr>
                  <w:rFonts w:ascii="Arial Narrow" w:hAnsi="Arial Narrow" w:cs="Calibri"/>
                  <w:lang w:eastAsia="es-PE"/>
                </w:rPr>
                <w:t>Jesús</w:t>
              </w:r>
            </w:ins>
            <w:r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913"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986133">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 xml:space="preserve">Inca </w:t>
            </w:r>
            <w:proofErr w:type="spellStart"/>
            <w:r w:rsidRPr="0047771E">
              <w:rPr>
                <w:rFonts w:ascii="Arial Narrow" w:hAnsi="Arial Narrow" w:cs="Calibri"/>
                <w:lang w:eastAsia="es-PE"/>
              </w:rPr>
              <w:t>Garcilazo</w:t>
            </w:r>
            <w:proofErr w:type="spellEnd"/>
            <w:r w:rsidRPr="0047771E">
              <w:rPr>
                <w:rFonts w:ascii="Arial Narrow" w:hAnsi="Arial Narrow" w:cs="Calibri"/>
                <w:lang w:eastAsia="es-PE"/>
              </w:rPr>
              <w:t xml:space="preserve">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913"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986133">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913"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986133">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Tancayllo</w:t>
            </w:r>
            <w:proofErr w:type="spellEnd"/>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47771E">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913"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 xml:space="preserve">Oficio </w:t>
      </w:r>
      <w:proofErr w:type="spellStart"/>
      <w:r w:rsidR="007D1D1A" w:rsidRPr="005132B3">
        <w:rPr>
          <w:rFonts w:ascii="Arial Narrow" w:hAnsi="Arial Narrow" w:cs="Arial"/>
          <w:bCs/>
          <w:sz w:val="16"/>
          <w:szCs w:val="22"/>
        </w:rPr>
        <w:t>n.</w:t>
      </w:r>
      <w:r w:rsidRPr="005132B3">
        <w:rPr>
          <w:rFonts w:ascii="Arial Narrow" w:hAnsi="Arial Narrow" w:cs="Arial"/>
          <w:bCs/>
          <w:sz w:val="16"/>
          <w:szCs w:val="22"/>
        </w:rPr>
        <w:t>°</w:t>
      </w:r>
      <w:proofErr w:type="spellEnd"/>
      <w:r w:rsidRPr="005132B3">
        <w:rPr>
          <w:rFonts w:ascii="Arial Narrow" w:hAnsi="Arial Narrow" w:cs="Arial"/>
          <w:bCs/>
          <w:sz w:val="16"/>
          <w:szCs w:val="22"/>
        </w:rPr>
        <w:t xml:space="preserve">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3EBF489B" w:rsidR="009947F8" w:rsidRPr="00F71C70" w:rsidRDefault="009947F8">
      <w:pPr>
        <w:tabs>
          <w:tab w:val="left" w:pos="142"/>
          <w:tab w:val="left" w:pos="1276"/>
        </w:tabs>
        <w:autoSpaceDE w:val="0"/>
        <w:autoSpaceDN w:val="0"/>
        <w:adjustRightInd w:val="0"/>
        <w:jc w:val="both"/>
        <w:rPr>
          <w:ins w:id="1485" w:author="GRAPURIMAC" w:date="2023-07-05T18:03:00Z"/>
          <w:rFonts w:ascii="Arial Narrow" w:hAnsi="Arial Narrow" w:cs="Arial"/>
          <w:bCs/>
          <w:sz w:val="22"/>
          <w:szCs w:val="22"/>
          <w:rPrChange w:id="1486" w:author="Manuel Raul Livano Luna" w:date="2023-07-05T18:47:00Z">
            <w:rPr>
              <w:ins w:id="1487" w:author="GRAPURIMAC" w:date="2023-07-05T18:03:00Z"/>
              <w:rFonts w:ascii="Arial Narrow" w:hAnsi="Arial Narrow" w:cs="Arial"/>
              <w:bCs/>
              <w:color w:val="FF0000"/>
              <w:sz w:val="22"/>
              <w:szCs w:val="22"/>
            </w:rPr>
          </w:rPrChange>
        </w:rPr>
        <w:pPrChange w:id="1488" w:author="GRAPURIMAC" w:date="2023-07-05T18:03:00Z">
          <w:pPr>
            <w:tabs>
              <w:tab w:val="left" w:pos="142"/>
              <w:tab w:val="left" w:pos="1276"/>
            </w:tabs>
            <w:autoSpaceDE w:val="0"/>
            <w:autoSpaceDN w:val="0"/>
            <w:adjustRightInd w:val="0"/>
            <w:ind w:left="709"/>
            <w:jc w:val="both"/>
          </w:pPr>
        </w:pPrChange>
      </w:pPr>
      <w:ins w:id="1489" w:author="GRAPURIMAC" w:date="2023-07-05T18:03:00Z">
        <w:del w:id="1490" w:author="Manuel Raul Livano Luna" w:date="2023-07-05T18:47:00Z">
          <w:r w:rsidRPr="00F71C70" w:rsidDel="00F71C70">
            <w:rPr>
              <w:rFonts w:ascii="Arial Narrow" w:hAnsi="Arial Narrow" w:cs="Arial"/>
              <w:bCs/>
              <w:sz w:val="22"/>
              <w:szCs w:val="22"/>
              <w:rPrChange w:id="1491" w:author="Manuel Raul Livano Luna" w:date="2023-07-05T18:47:00Z">
                <w:rPr>
                  <w:rFonts w:ascii="Arial Narrow" w:hAnsi="Arial Narrow" w:cs="Arial"/>
                  <w:bCs/>
                  <w:color w:val="FF0000"/>
                  <w:sz w:val="22"/>
                  <w:szCs w:val="22"/>
                </w:rPr>
              </w:rPrChange>
            </w:rPr>
            <w:delText xml:space="preserve"> </w:delText>
          </w:r>
        </w:del>
        <w:r w:rsidRPr="00F71C70">
          <w:rPr>
            <w:rFonts w:ascii="Arial Narrow" w:hAnsi="Arial Narrow" w:cs="Arial"/>
            <w:bCs/>
            <w:sz w:val="22"/>
            <w:szCs w:val="22"/>
            <w:rPrChange w:id="1492" w:author="Manuel Raul Livano Luna" w:date="2023-07-05T18:47:00Z">
              <w:rPr>
                <w:rFonts w:ascii="Arial Narrow" w:hAnsi="Arial Narrow" w:cs="Arial"/>
                <w:bCs/>
                <w:color w:val="FF0000"/>
                <w:sz w:val="22"/>
                <w:szCs w:val="22"/>
              </w:rPr>
            </w:rPrChange>
          </w:rPr>
          <w:t xml:space="preserve">Sobre el particular, la Comisión de Control visitó la Institución Educativa José María Arguedas de </w:t>
        </w:r>
        <w:proofErr w:type="spellStart"/>
        <w:r w:rsidRPr="00F71C70">
          <w:rPr>
            <w:rFonts w:ascii="Arial Narrow" w:hAnsi="Arial Narrow" w:cs="Arial"/>
            <w:bCs/>
            <w:sz w:val="22"/>
            <w:szCs w:val="22"/>
            <w:rPrChange w:id="1493" w:author="Manuel Raul Livano Luna" w:date="2023-07-05T18:47:00Z">
              <w:rPr>
                <w:rFonts w:ascii="Arial Narrow" w:hAnsi="Arial Narrow" w:cs="Arial"/>
                <w:bCs/>
                <w:color w:val="FF0000"/>
                <w:sz w:val="22"/>
                <w:szCs w:val="22"/>
              </w:rPr>
            </w:rPrChange>
          </w:rPr>
          <w:t>Uripa</w:t>
        </w:r>
      </w:ins>
      <w:proofErr w:type="spellEnd"/>
      <w:ins w:id="1494" w:author="GRAPURIMAC" w:date="2023-07-05T18:04:00Z">
        <w:r w:rsidR="0069535C" w:rsidRPr="00F71C70">
          <w:rPr>
            <w:rFonts w:ascii="Arial Narrow" w:hAnsi="Arial Narrow" w:cs="Arial"/>
            <w:bCs/>
            <w:sz w:val="22"/>
            <w:szCs w:val="22"/>
            <w:rPrChange w:id="1495" w:author="Manuel Raul Livano Luna" w:date="2023-07-05T18:47:00Z">
              <w:rPr>
                <w:rFonts w:ascii="Arial Narrow" w:hAnsi="Arial Narrow" w:cs="Arial"/>
                <w:bCs/>
                <w:color w:val="FF0000"/>
                <w:sz w:val="22"/>
                <w:szCs w:val="22"/>
              </w:rPr>
            </w:rPrChange>
          </w:rPr>
          <w:t xml:space="preserve"> conjuntamente con </w:t>
        </w:r>
        <w:proofErr w:type="spellStart"/>
        <w:r w:rsidRPr="00F71C70">
          <w:rPr>
            <w:rFonts w:ascii="Arial Narrow" w:hAnsi="Arial Narrow" w:cs="Arial"/>
            <w:bCs/>
            <w:sz w:val="22"/>
            <w:szCs w:val="22"/>
            <w:rPrChange w:id="1496" w:author="Manuel Raul Livano Luna" w:date="2023-07-05T18:47:00Z">
              <w:rPr>
                <w:rFonts w:ascii="Arial Narrow" w:hAnsi="Arial Narrow" w:cs="Arial"/>
                <w:bCs/>
                <w:color w:val="FF0000"/>
                <w:sz w:val="22"/>
                <w:szCs w:val="22"/>
              </w:rPr>
            </w:rPrChange>
          </w:rPr>
          <w:t>Ysnell</w:t>
        </w:r>
        <w:proofErr w:type="spellEnd"/>
        <w:r w:rsidRPr="00F71C70">
          <w:rPr>
            <w:rFonts w:ascii="Arial Narrow" w:hAnsi="Arial Narrow" w:cs="Arial"/>
            <w:bCs/>
            <w:sz w:val="22"/>
            <w:szCs w:val="22"/>
            <w:rPrChange w:id="1497" w:author="Manuel Raul Livano Luna" w:date="2023-07-05T18:47:00Z">
              <w:rPr>
                <w:rFonts w:ascii="Arial Narrow" w:hAnsi="Arial Narrow" w:cs="Arial"/>
                <w:bCs/>
                <w:color w:val="FF0000"/>
                <w:sz w:val="22"/>
                <w:szCs w:val="22"/>
              </w:rPr>
            </w:rPrChange>
          </w:rPr>
          <w:t xml:space="preserve"> Lancho Contreras, profesor innovación tecnol</w:t>
        </w:r>
        <w:r w:rsidR="0069535C" w:rsidRPr="00F71C70">
          <w:rPr>
            <w:rFonts w:ascii="Arial Narrow" w:hAnsi="Arial Narrow" w:cs="Arial"/>
            <w:bCs/>
            <w:sz w:val="22"/>
            <w:szCs w:val="22"/>
            <w:rPrChange w:id="1498" w:author="Manuel Raul Livano Luna" w:date="2023-07-05T18:47:00Z">
              <w:rPr>
                <w:rFonts w:ascii="Arial Narrow" w:hAnsi="Arial Narrow" w:cs="Arial"/>
                <w:bCs/>
                <w:color w:val="FF0000"/>
                <w:sz w:val="22"/>
                <w:szCs w:val="22"/>
              </w:rPr>
            </w:rPrChange>
          </w:rPr>
          <w:t>ógica</w:t>
        </w:r>
        <w:r w:rsidRPr="00F71C70">
          <w:rPr>
            <w:rFonts w:ascii="Arial Narrow" w:hAnsi="Arial Narrow" w:cs="Arial"/>
            <w:bCs/>
            <w:sz w:val="22"/>
            <w:szCs w:val="22"/>
            <w:rPrChange w:id="1499" w:author="Manuel Raul Livano Luna" w:date="2023-07-05T18:47:00Z">
              <w:rPr>
                <w:rFonts w:ascii="Arial Narrow" w:hAnsi="Arial Narrow" w:cs="Arial"/>
                <w:bCs/>
                <w:color w:val="FF0000"/>
                <w:sz w:val="22"/>
                <w:szCs w:val="22"/>
              </w:rPr>
            </w:rPrChange>
          </w:rPr>
          <w:t xml:space="preserve">, con DNI </w:t>
        </w:r>
        <w:proofErr w:type="spellStart"/>
        <w:r w:rsidRPr="00F71C70">
          <w:rPr>
            <w:rFonts w:ascii="Arial Narrow" w:hAnsi="Arial Narrow" w:cs="Arial"/>
            <w:bCs/>
            <w:sz w:val="22"/>
            <w:szCs w:val="22"/>
            <w:rPrChange w:id="1500" w:author="Manuel Raul Livano Luna" w:date="2023-07-05T18:47:00Z">
              <w:rPr>
                <w:rFonts w:ascii="Arial Narrow" w:hAnsi="Arial Narrow" w:cs="Arial"/>
                <w:bCs/>
                <w:color w:val="FF0000"/>
                <w:sz w:val="22"/>
                <w:szCs w:val="22"/>
              </w:rPr>
            </w:rPrChange>
          </w:rPr>
          <w:t>N°</w:t>
        </w:r>
        <w:proofErr w:type="spellEnd"/>
        <w:r w:rsidRPr="00F71C70">
          <w:rPr>
            <w:rFonts w:ascii="Arial Narrow" w:hAnsi="Arial Narrow" w:cs="Arial"/>
            <w:bCs/>
            <w:sz w:val="22"/>
            <w:szCs w:val="22"/>
            <w:rPrChange w:id="1501" w:author="Manuel Raul Livano Luna" w:date="2023-07-05T18:47:00Z">
              <w:rPr>
                <w:rFonts w:ascii="Arial Narrow" w:hAnsi="Arial Narrow" w:cs="Arial"/>
                <w:bCs/>
                <w:color w:val="FF0000"/>
                <w:sz w:val="22"/>
                <w:szCs w:val="22"/>
              </w:rPr>
            </w:rPrChange>
          </w:rPr>
          <w:t xml:space="preserve"> 31176998, producto de dicha visita se emiti</w:t>
        </w:r>
      </w:ins>
      <w:ins w:id="1502" w:author="GRAPURIMAC" w:date="2023-07-05T18:05:00Z">
        <w:r w:rsidRPr="00F71C70">
          <w:rPr>
            <w:rFonts w:ascii="Arial Narrow" w:hAnsi="Arial Narrow" w:cs="Arial"/>
            <w:bCs/>
            <w:sz w:val="22"/>
            <w:szCs w:val="22"/>
            <w:rPrChange w:id="1503" w:author="Manuel Raul Livano Luna" w:date="2023-07-05T18:47:00Z">
              <w:rPr>
                <w:rFonts w:ascii="Arial Narrow" w:hAnsi="Arial Narrow" w:cs="Arial"/>
                <w:bCs/>
                <w:color w:val="FF0000"/>
                <w:sz w:val="22"/>
                <w:szCs w:val="22"/>
              </w:rPr>
            </w:rPrChange>
          </w:rPr>
          <w:t xml:space="preserve">ó el acta de visita de control </w:t>
        </w:r>
        <w:proofErr w:type="spellStart"/>
        <w:r w:rsidRPr="00F71C70">
          <w:rPr>
            <w:rFonts w:ascii="Arial Narrow" w:hAnsi="Arial Narrow" w:cs="Arial"/>
            <w:bCs/>
            <w:sz w:val="22"/>
            <w:szCs w:val="22"/>
            <w:rPrChange w:id="1504" w:author="Manuel Raul Livano Luna" w:date="2023-07-05T18:47:00Z">
              <w:rPr>
                <w:rFonts w:ascii="Arial Narrow" w:hAnsi="Arial Narrow" w:cs="Arial"/>
                <w:bCs/>
                <w:color w:val="FF0000"/>
                <w:sz w:val="22"/>
                <w:szCs w:val="22"/>
              </w:rPr>
            </w:rPrChange>
          </w:rPr>
          <w:t>n.°</w:t>
        </w:r>
        <w:proofErr w:type="spellEnd"/>
        <w:r w:rsidRPr="00F71C70">
          <w:rPr>
            <w:rFonts w:ascii="Arial Narrow" w:hAnsi="Arial Narrow" w:cs="Arial"/>
            <w:bCs/>
            <w:sz w:val="22"/>
            <w:szCs w:val="22"/>
            <w:rPrChange w:id="1505" w:author="Manuel Raul Livano Luna" w:date="2023-07-05T18:47:00Z">
              <w:rPr>
                <w:rFonts w:ascii="Arial Narrow" w:hAnsi="Arial Narrow" w:cs="Arial"/>
                <w:bCs/>
                <w:color w:val="FF0000"/>
                <w:sz w:val="22"/>
                <w:szCs w:val="22"/>
              </w:rPr>
            </w:rPrChange>
          </w:rPr>
          <w:t xml:space="preserve"> 07-223-CG-OCI-GORE/APURÍMAC de </w:t>
        </w:r>
      </w:ins>
      <w:ins w:id="1506" w:author="GRAPURIMAC" w:date="2023-07-05T18:07:00Z">
        <w:r w:rsidR="0069535C" w:rsidRPr="00F71C70">
          <w:rPr>
            <w:rFonts w:ascii="Arial Narrow" w:hAnsi="Arial Narrow" w:cs="Arial"/>
            <w:bCs/>
            <w:sz w:val="22"/>
            <w:szCs w:val="22"/>
            <w:rPrChange w:id="1507" w:author="Manuel Raul Livano Luna" w:date="2023-07-05T18:47:00Z">
              <w:rPr>
                <w:rFonts w:ascii="Arial Narrow" w:hAnsi="Arial Narrow" w:cs="Arial"/>
                <w:bCs/>
                <w:color w:val="FF0000"/>
                <w:sz w:val="22"/>
                <w:szCs w:val="22"/>
              </w:rPr>
            </w:rPrChange>
          </w:rPr>
          <w:br/>
        </w:r>
      </w:ins>
      <w:ins w:id="1508" w:author="GRAPURIMAC" w:date="2023-07-05T18:05:00Z">
        <w:r w:rsidRPr="00F71C70">
          <w:rPr>
            <w:rFonts w:ascii="Arial Narrow" w:hAnsi="Arial Narrow" w:cs="Arial"/>
            <w:bCs/>
            <w:sz w:val="22"/>
            <w:szCs w:val="22"/>
            <w:rPrChange w:id="1509" w:author="Manuel Raul Livano Luna" w:date="2023-07-05T18:47:00Z">
              <w:rPr>
                <w:rFonts w:ascii="Arial Narrow" w:hAnsi="Arial Narrow" w:cs="Arial"/>
                <w:bCs/>
                <w:color w:val="FF0000"/>
                <w:sz w:val="22"/>
                <w:szCs w:val="22"/>
              </w:rPr>
            </w:rPrChange>
          </w:rPr>
          <w:t>12 de junio de 2023, en la que se señaló lo siguiente: “(…) pudo verificar que el servidor se encuentra inoperativo a consecuencia de rayo</w:t>
        </w:r>
      </w:ins>
      <w:ins w:id="1510" w:author="GRAPURIMAC" w:date="2023-07-05T18:06:00Z">
        <w:r w:rsidRPr="00F71C70">
          <w:rPr>
            <w:rFonts w:ascii="Arial Narrow" w:hAnsi="Arial Narrow" w:cs="Arial"/>
            <w:bCs/>
            <w:sz w:val="22"/>
            <w:szCs w:val="22"/>
            <w:rPrChange w:id="1511" w:author="Manuel Raul Livano Luna" w:date="2023-07-05T18:47:00Z">
              <w:rPr>
                <w:rFonts w:ascii="Arial Narrow" w:hAnsi="Arial Narrow" w:cs="Arial"/>
                <w:bCs/>
                <w:color w:val="FF0000"/>
                <w:sz w:val="22"/>
                <w:szCs w:val="22"/>
              </w:rPr>
            </w:rPrChange>
          </w:rPr>
          <w:t>,</w:t>
        </w:r>
      </w:ins>
      <w:ins w:id="1512" w:author="GRAPURIMAC" w:date="2023-07-05T18:05:00Z">
        <w:r w:rsidRPr="00F71C70">
          <w:rPr>
            <w:rFonts w:ascii="Arial Narrow" w:hAnsi="Arial Narrow" w:cs="Arial"/>
            <w:bCs/>
            <w:sz w:val="22"/>
            <w:szCs w:val="22"/>
            <w:rPrChange w:id="1513" w:author="Manuel Raul Livano Luna" w:date="2023-07-05T18:47:00Z">
              <w:rPr>
                <w:rFonts w:ascii="Arial Narrow" w:hAnsi="Arial Narrow" w:cs="Arial"/>
                <w:bCs/>
                <w:color w:val="FF0000"/>
                <w:sz w:val="22"/>
                <w:szCs w:val="22"/>
              </w:rPr>
            </w:rPrChange>
          </w:rPr>
          <w:t xml:space="preserve"> o tormenta el</w:t>
        </w:r>
      </w:ins>
      <w:ins w:id="1514" w:author="GRAPURIMAC" w:date="2023-07-05T18:06:00Z">
        <w:r w:rsidRPr="00F71C70">
          <w:rPr>
            <w:rFonts w:ascii="Arial Narrow" w:hAnsi="Arial Narrow" w:cs="Arial"/>
            <w:bCs/>
            <w:sz w:val="22"/>
            <w:szCs w:val="22"/>
            <w:rPrChange w:id="1515" w:author="Manuel Raul Livano Luna" w:date="2023-07-05T18:47:00Z">
              <w:rPr>
                <w:rFonts w:ascii="Arial Narrow" w:hAnsi="Arial Narrow" w:cs="Arial"/>
                <w:bCs/>
                <w:color w:val="FF0000"/>
                <w:sz w:val="22"/>
                <w:szCs w:val="22"/>
              </w:rPr>
            </w:rPrChange>
          </w:rPr>
          <w:t>éctrica</w:t>
        </w:r>
        <w:r w:rsidR="0069535C" w:rsidRPr="00F71C70">
          <w:rPr>
            <w:rFonts w:ascii="Arial Narrow" w:hAnsi="Arial Narrow" w:cs="Arial"/>
            <w:bCs/>
            <w:sz w:val="22"/>
            <w:szCs w:val="22"/>
            <w:rPrChange w:id="1516" w:author="Manuel Raul Livano Luna" w:date="2023-07-05T18:47:00Z">
              <w:rPr>
                <w:rFonts w:ascii="Arial Narrow" w:hAnsi="Arial Narrow" w:cs="Arial"/>
                <w:bCs/>
                <w:color w:val="FF0000"/>
                <w:sz w:val="22"/>
                <w:szCs w:val="22"/>
              </w:rPr>
            </w:rPrChange>
          </w:rPr>
          <w:t xml:space="preserve"> </w:t>
        </w:r>
      </w:ins>
      <w:ins w:id="1517" w:author="GRAPURIMAC" w:date="2023-07-05T18:07:00Z">
        <w:r w:rsidR="0069535C" w:rsidRPr="00F71C70">
          <w:rPr>
            <w:rFonts w:ascii="Arial Narrow" w:hAnsi="Arial Narrow" w:cs="Arial"/>
            <w:bCs/>
            <w:sz w:val="22"/>
            <w:szCs w:val="22"/>
            <w:rPrChange w:id="1518" w:author="Manuel Raul Livano Luna" w:date="2023-07-05T18:47:00Z">
              <w:rPr>
                <w:rFonts w:ascii="Arial Narrow" w:hAnsi="Arial Narrow" w:cs="Arial"/>
                <w:bCs/>
                <w:color w:val="FF0000"/>
                <w:sz w:val="22"/>
                <w:szCs w:val="22"/>
              </w:rPr>
            </w:rPrChange>
          </w:rPr>
          <w:t>(…)</w:t>
        </w:r>
      </w:ins>
      <w:ins w:id="1519" w:author="GRAPURIMAC" w:date="2023-07-05T18:08:00Z">
        <w:r w:rsidR="0069535C" w:rsidRPr="00F71C70">
          <w:rPr>
            <w:rFonts w:ascii="Arial Narrow" w:hAnsi="Arial Narrow" w:cs="Arial"/>
            <w:bCs/>
            <w:sz w:val="22"/>
            <w:szCs w:val="22"/>
            <w:rPrChange w:id="1520" w:author="Manuel Raul Livano Luna" w:date="2023-07-05T18:47:00Z">
              <w:rPr>
                <w:rFonts w:ascii="Arial Narrow" w:hAnsi="Arial Narrow" w:cs="Arial"/>
                <w:bCs/>
                <w:color w:val="FF0000"/>
                <w:sz w:val="22"/>
                <w:szCs w:val="22"/>
              </w:rPr>
            </w:rPrChange>
          </w:rPr>
          <w:t>”.</w:t>
        </w:r>
      </w:ins>
      <w:ins w:id="1521" w:author="GRAPURIMAC" w:date="2023-07-05T18:07:00Z">
        <w:r w:rsidR="0069535C" w:rsidRPr="00F71C70">
          <w:rPr>
            <w:rFonts w:ascii="Arial Narrow" w:hAnsi="Arial Narrow" w:cs="Arial"/>
            <w:bCs/>
            <w:sz w:val="22"/>
            <w:szCs w:val="22"/>
            <w:rPrChange w:id="1522" w:author="Manuel Raul Livano Luna" w:date="2023-07-05T18:47:00Z">
              <w:rPr>
                <w:rFonts w:ascii="Arial Narrow" w:hAnsi="Arial Narrow" w:cs="Arial"/>
                <w:bCs/>
                <w:color w:val="FF0000"/>
                <w:sz w:val="22"/>
                <w:szCs w:val="22"/>
              </w:rPr>
            </w:rPrChange>
          </w:rPr>
          <w:t xml:space="preserve"> </w:t>
        </w:r>
      </w:ins>
    </w:p>
    <w:p w14:paraId="42A28646" w14:textId="77777777" w:rsidR="009947F8" w:rsidRDefault="009947F8">
      <w:pPr>
        <w:tabs>
          <w:tab w:val="left" w:pos="142"/>
          <w:tab w:val="left" w:pos="1276"/>
        </w:tabs>
        <w:autoSpaceDE w:val="0"/>
        <w:autoSpaceDN w:val="0"/>
        <w:adjustRightInd w:val="0"/>
        <w:jc w:val="both"/>
        <w:rPr>
          <w:ins w:id="1523" w:author="GRAPURIMAC" w:date="2023-07-05T18:03:00Z"/>
          <w:rFonts w:ascii="Arial Narrow" w:hAnsi="Arial Narrow" w:cs="Arial"/>
          <w:bCs/>
          <w:color w:val="FF0000"/>
          <w:sz w:val="22"/>
          <w:szCs w:val="22"/>
        </w:rPr>
        <w:pPrChange w:id="1524" w:author="GRAPURIMAC" w:date="2023-07-05T18:03:00Z">
          <w:pPr>
            <w:tabs>
              <w:tab w:val="left" w:pos="142"/>
              <w:tab w:val="left" w:pos="1276"/>
            </w:tabs>
            <w:autoSpaceDE w:val="0"/>
            <w:autoSpaceDN w:val="0"/>
            <w:adjustRightInd w:val="0"/>
            <w:ind w:left="709"/>
            <w:jc w:val="both"/>
          </w:pPr>
        </w:pPrChange>
      </w:pPr>
    </w:p>
    <w:p w14:paraId="3726AC23" w14:textId="50647211" w:rsidR="00F71C70" w:rsidRPr="00F71C70" w:rsidRDefault="00FE09A4" w:rsidP="00F71C70">
      <w:pPr>
        <w:tabs>
          <w:tab w:val="left" w:pos="142"/>
          <w:tab w:val="left" w:pos="1276"/>
        </w:tabs>
        <w:autoSpaceDE w:val="0"/>
        <w:autoSpaceDN w:val="0"/>
        <w:adjustRightInd w:val="0"/>
        <w:jc w:val="both"/>
        <w:rPr>
          <w:ins w:id="1525" w:author="Manuel Raul Livano Luna" w:date="2023-07-05T18:47:00Z"/>
          <w:rFonts w:ascii="Arial Narrow" w:hAnsi="Arial Narrow" w:cs="Arial"/>
          <w:bCs/>
          <w:color w:val="FF0000"/>
          <w:sz w:val="22"/>
          <w:szCs w:val="22"/>
        </w:rPr>
      </w:pPr>
      <w:r w:rsidRPr="00CC450F">
        <w:rPr>
          <w:rFonts w:ascii="Arial Narrow" w:hAnsi="Arial Narrow" w:cs="Arial"/>
          <w:bCs/>
          <w:color w:val="FF0000"/>
          <w:sz w:val="22"/>
          <w:szCs w:val="22"/>
          <w:rPrChange w:id="1526" w:author="GRAPURIMAC" w:date="2023-07-05T17:51:00Z">
            <w:rPr>
              <w:rFonts w:ascii="Arial Narrow" w:hAnsi="Arial Narrow" w:cs="Arial"/>
              <w:bCs/>
              <w:sz w:val="22"/>
              <w:szCs w:val="22"/>
            </w:rPr>
          </w:rPrChange>
        </w:rPr>
        <w:t xml:space="preserve">Asimismo, </w:t>
      </w:r>
      <w:ins w:id="1527" w:author="Manuel Raul Livano Luna" w:date="2023-07-05T18:47:00Z">
        <w:r w:rsidR="00F71C70" w:rsidRPr="00F71C70">
          <w:rPr>
            <w:rFonts w:ascii="Arial Narrow" w:hAnsi="Arial Narrow" w:cs="Arial"/>
            <w:bCs/>
            <w:color w:val="FF0000"/>
            <w:sz w:val="22"/>
            <w:szCs w:val="22"/>
          </w:rPr>
          <w:t xml:space="preserve">la Comisión de Control visitó la Institución Educativa José María Arguedas de </w:t>
        </w:r>
        <w:proofErr w:type="spellStart"/>
        <w:r w:rsidR="00F71C70" w:rsidRPr="00F71C70">
          <w:rPr>
            <w:rFonts w:ascii="Arial Narrow" w:hAnsi="Arial Narrow" w:cs="Arial"/>
            <w:bCs/>
            <w:color w:val="FF0000"/>
            <w:sz w:val="22"/>
            <w:szCs w:val="22"/>
          </w:rPr>
          <w:t>Uripa</w:t>
        </w:r>
        <w:proofErr w:type="spellEnd"/>
        <w:r w:rsidR="00F71C70" w:rsidRPr="00F71C70">
          <w:rPr>
            <w:rFonts w:ascii="Arial Narrow" w:hAnsi="Arial Narrow" w:cs="Arial"/>
            <w:bCs/>
            <w:color w:val="FF0000"/>
            <w:sz w:val="22"/>
            <w:szCs w:val="22"/>
          </w:rPr>
          <w:t xml:space="preserve"> conjuntamente con </w:t>
        </w:r>
        <w:proofErr w:type="spellStart"/>
        <w:r w:rsidR="00F71C70" w:rsidRPr="00F71C70">
          <w:rPr>
            <w:rFonts w:ascii="Arial Narrow" w:hAnsi="Arial Narrow" w:cs="Arial"/>
            <w:bCs/>
            <w:color w:val="FF0000"/>
            <w:sz w:val="22"/>
            <w:szCs w:val="22"/>
          </w:rPr>
          <w:t>Ysnell</w:t>
        </w:r>
        <w:proofErr w:type="spellEnd"/>
        <w:r w:rsidR="00F71C70" w:rsidRPr="00F71C70">
          <w:rPr>
            <w:rFonts w:ascii="Arial Narrow" w:hAnsi="Arial Narrow" w:cs="Arial"/>
            <w:bCs/>
            <w:color w:val="FF0000"/>
            <w:sz w:val="22"/>
            <w:szCs w:val="22"/>
          </w:rPr>
          <w:t xml:space="preserve"> Lancho Contreras, profesor innovación tecnológica, con DNI </w:t>
        </w:r>
        <w:proofErr w:type="spellStart"/>
        <w:r w:rsidR="00F71C70" w:rsidRPr="00F71C70">
          <w:rPr>
            <w:rFonts w:ascii="Arial Narrow" w:hAnsi="Arial Narrow" w:cs="Arial"/>
            <w:bCs/>
            <w:color w:val="FF0000"/>
            <w:sz w:val="22"/>
            <w:szCs w:val="22"/>
          </w:rPr>
          <w:t>N°</w:t>
        </w:r>
        <w:proofErr w:type="spellEnd"/>
        <w:r w:rsidR="00F71C70" w:rsidRPr="00F71C70">
          <w:rPr>
            <w:rFonts w:ascii="Arial Narrow" w:hAnsi="Arial Narrow" w:cs="Arial"/>
            <w:bCs/>
            <w:color w:val="FF0000"/>
            <w:sz w:val="22"/>
            <w:szCs w:val="22"/>
          </w:rPr>
          <w:t xml:space="preserve"> 31176998, producto de dicha visita se emitió el acta de visita de control </w:t>
        </w:r>
        <w:proofErr w:type="spellStart"/>
        <w:r w:rsidR="00F71C70" w:rsidRPr="00F71C70">
          <w:rPr>
            <w:rFonts w:ascii="Arial Narrow" w:hAnsi="Arial Narrow" w:cs="Arial"/>
            <w:bCs/>
            <w:color w:val="FF0000"/>
            <w:sz w:val="22"/>
            <w:szCs w:val="22"/>
          </w:rPr>
          <w:t>n.°</w:t>
        </w:r>
        <w:proofErr w:type="spellEnd"/>
        <w:r w:rsidR="00F71C70" w:rsidRPr="00F71C70">
          <w:rPr>
            <w:rFonts w:ascii="Arial Narrow" w:hAnsi="Arial Narrow" w:cs="Arial"/>
            <w:bCs/>
            <w:color w:val="FF0000"/>
            <w:sz w:val="22"/>
            <w:szCs w:val="22"/>
          </w:rPr>
          <w:t xml:space="preserve"> 07-223-CG-OCI-GORE/APURÍMAC de </w:t>
        </w:r>
      </w:ins>
    </w:p>
    <w:p w14:paraId="240831AE" w14:textId="61A68FE8" w:rsidR="00F043EA" w:rsidRPr="00CC450F" w:rsidRDefault="00F71C70" w:rsidP="00F71C70">
      <w:pPr>
        <w:tabs>
          <w:tab w:val="left" w:pos="142"/>
          <w:tab w:val="left" w:pos="1276"/>
        </w:tabs>
        <w:autoSpaceDE w:val="0"/>
        <w:autoSpaceDN w:val="0"/>
        <w:adjustRightInd w:val="0"/>
        <w:jc w:val="both"/>
        <w:rPr>
          <w:rFonts w:ascii="Arial Narrow" w:hAnsi="Arial Narrow" w:cs="Arial"/>
          <w:bCs/>
          <w:color w:val="FF0000"/>
          <w:sz w:val="22"/>
          <w:szCs w:val="22"/>
          <w:rPrChange w:id="1528" w:author="GRAPURIMAC" w:date="2023-07-05T17:51:00Z">
            <w:rPr>
              <w:rFonts w:ascii="Arial Narrow" w:hAnsi="Arial Narrow" w:cs="Arial"/>
              <w:bCs/>
              <w:sz w:val="22"/>
              <w:szCs w:val="22"/>
            </w:rPr>
          </w:rPrChange>
        </w:rPr>
        <w:pPrChange w:id="1529" w:author="GRAPURIMAC" w:date="2023-07-05T18:03:00Z">
          <w:pPr>
            <w:tabs>
              <w:tab w:val="left" w:pos="142"/>
              <w:tab w:val="left" w:pos="1276"/>
            </w:tabs>
            <w:autoSpaceDE w:val="0"/>
            <w:autoSpaceDN w:val="0"/>
            <w:adjustRightInd w:val="0"/>
            <w:ind w:left="709"/>
            <w:jc w:val="both"/>
          </w:pPr>
        </w:pPrChange>
      </w:pPr>
      <w:ins w:id="1530" w:author="Manuel Raul Livano Luna" w:date="2023-07-05T18:47:00Z">
        <w:r w:rsidRPr="00F71C70">
          <w:rPr>
            <w:rFonts w:ascii="Arial Narrow" w:hAnsi="Arial Narrow" w:cs="Arial"/>
            <w:bCs/>
            <w:color w:val="FF0000"/>
            <w:sz w:val="22"/>
            <w:szCs w:val="22"/>
          </w:rPr>
          <w:t xml:space="preserve">12 de junio de 2023, en la que se señaló lo siguiente: “(…) pudo verificar que el servidor se encuentra inoperativo a consecuencia de rayo, o tormenta eléctrica (…)”. </w:t>
        </w:r>
      </w:ins>
      <w:del w:id="1531" w:author="GRAPURIMAC" w:date="2023-07-05T18:08:00Z">
        <w:r w:rsidR="00FE09A4" w:rsidRPr="00CC450F" w:rsidDel="0069535C">
          <w:rPr>
            <w:rFonts w:ascii="Arial Narrow" w:hAnsi="Arial Narrow" w:cs="Arial"/>
            <w:bCs/>
            <w:color w:val="FF0000"/>
            <w:sz w:val="22"/>
            <w:szCs w:val="22"/>
            <w:rPrChange w:id="1532" w:author="GRAPURIMAC" w:date="2023-07-05T17:51:00Z">
              <w:rPr>
                <w:rFonts w:ascii="Arial Narrow" w:hAnsi="Arial Narrow" w:cs="Arial"/>
                <w:bCs/>
                <w:sz w:val="22"/>
                <w:szCs w:val="22"/>
              </w:rPr>
            </w:rPrChange>
          </w:rPr>
          <w:delText xml:space="preserve">de las visitas a campo realizadas por la comisión </w:delText>
        </w:r>
        <w:r w:rsidR="002A7D6B" w:rsidRPr="00CC450F" w:rsidDel="0069535C">
          <w:rPr>
            <w:rFonts w:ascii="Arial Narrow" w:hAnsi="Arial Narrow" w:cs="Arial"/>
            <w:bCs/>
            <w:color w:val="FF0000"/>
            <w:sz w:val="22"/>
            <w:szCs w:val="22"/>
            <w:rPrChange w:id="1533" w:author="GRAPURIMAC" w:date="2023-07-05T17:51:00Z">
              <w:rPr>
                <w:rFonts w:ascii="Arial Narrow" w:hAnsi="Arial Narrow" w:cs="Arial"/>
                <w:bCs/>
                <w:sz w:val="22"/>
                <w:szCs w:val="22"/>
              </w:rPr>
            </w:rPrChange>
          </w:rPr>
          <w:delText xml:space="preserve">entre los días </w:delText>
        </w:r>
        <w:r w:rsidR="00F556CA" w:rsidRPr="00CC450F" w:rsidDel="0069535C">
          <w:rPr>
            <w:rFonts w:ascii="Arial Narrow" w:hAnsi="Arial Narrow" w:cs="Arial"/>
            <w:bCs/>
            <w:color w:val="FF0000"/>
            <w:sz w:val="22"/>
            <w:szCs w:val="22"/>
            <w:rPrChange w:id="1534" w:author="GRAPURIMAC" w:date="2023-07-05T17:51:00Z">
              <w:rPr>
                <w:rFonts w:ascii="Arial Narrow" w:hAnsi="Arial Narrow" w:cs="Arial"/>
                <w:bCs/>
                <w:sz w:val="22"/>
                <w:szCs w:val="22"/>
              </w:rPr>
            </w:rPrChange>
          </w:rPr>
          <w:delText>1</w:delText>
        </w:r>
        <w:r w:rsidR="002A7D6B" w:rsidRPr="00CC450F" w:rsidDel="0069535C">
          <w:rPr>
            <w:rFonts w:ascii="Arial Narrow" w:hAnsi="Arial Narrow" w:cs="Arial"/>
            <w:bCs/>
            <w:color w:val="FF0000"/>
            <w:sz w:val="22"/>
            <w:szCs w:val="22"/>
            <w:rPrChange w:id="1535" w:author="GRAPURIMAC" w:date="2023-07-05T17:51:00Z">
              <w:rPr>
                <w:rFonts w:ascii="Arial Narrow" w:hAnsi="Arial Narrow" w:cs="Arial"/>
                <w:bCs/>
                <w:sz w:val="22"/>
                <w:szCs w:val="22"/>
              </w:rPr>
            </w:rPrChange>
          </w:rPr>
          <w:delText xml:space="preserve">2 al </w:delText>
        </w:r>
        <w:r w:rsidR="00F556CA" w:rsidRPr="00CC450F" w:rsidDel="0069535C">
          <w:rPr>
            <w:rFonts w:ascii="Arial Narrow" w:hAnsi="Arial Narrow" w:cs="Arial"/>
            <w:bCs/>
            <w:color w:val="FF0000"/>
            <w:sz w:val="22"/>
            <w:szCs w:val="22"/>
            <w:rPrChange w:id="1536" w:author="GRAPURIMAC" w:date="2023-07-05T17:51:00Z">
              <w:rPr>
                <w:rFonts w:ascii="Arial Narrow" w:hAnsi="Arial Narrow" w:cs="Arial"/>
                <w:bCs/>
                <w:sz w:val="22"/>
                <w:szCs w:val="22"/>
              </w:rPr>
            </w:rPrChange>
          </w:rPr>
          <w:delText>1</w:delText>
        </w:r>
        <w:r w:rsidR="002A7D6B" w:rsidRPr="00CC450F" w:rsidDel="0069535C">
          <w:rPr>
            <w:rFonts w:ascii="Arial Narrow" w:hAnsi="Arial Narrow" w:cs="Arial"/>
            <w:bCs/>
            <w:color w:val="FF0000"/>
            <w:sz w:val="22"/>
            <w:szCs w:val="22"/>
            <w:rPrChange w:id="1537" w:author="GRAPURIMAC" w:date="2023-07-05T17:51:00Z">
              <w:rPr>
                <w:rFonts w:ascii="Arial Narrow" w:hAnsi="Arial Narrow" w:cs="Arial"/>
                <w:bCs/>
                <w:sz w:val="22"/>
                <w:szCs w:val="22"/>
              </w:rPr>
            </w:rPrChange>
          </w:rPr>
          <w:delText xml:space="preserve">4 de junio de 2023, </w:delText>
        </w:r>
        <w:r w:rsidR="00FE09A4" w:rsidRPr="00CC450F" w:rsidDel="0069535C">
          <w:rPr>
            <w:rFonts w:ascii="Arial Narrow" w:hAnsi="Arial Narrow" w:cs="Arial"/>
            <w:bCs/>
            <w:color w:val="FF0000"/>
            <w:sz w:val="22"/>
            <w:szCs w:val="22"/>
            <w:rPrChange w:id="1538" w:author="GRAPURIMAC" w:date="2023-07-05T17:51:00Z">
              <w:rPr>
                <w:rFonts w:ascii="Arial Narrow" w:hAnsi="Arial Narrow" w:cs="Arial"/>
                <w:bCs/>
                <w:sz w:val="22"/>
                <w:szCs w:val="22"/>
              </w:rPr>
            </w:rPrChange>
          </w:rPr>
          <w:delText>se verific</w:delText>
        </w:r>
        <w:r w:rsidR="007D1D1A" w:rsidRPr="00CC450F" w:rsidDel="0069535C">
          <w:rPr>
            <w:rFonts w:ascii="Arial Narrow" w:hAnsi="Arial Narrow" w:cs="Arial"/>
            <w:bCs/>
            <w:color w:val="FF0000"/>
            <w:sz w:val="22"/>
            <w:szCs w:val="22"/>
            <w:rPrChange w:id="1539" w:author="GRAPURIMAC" w:date="2023-07-05T17:51:00Z">
              <w:rPr>
                <w:rFonts w:ascii="Arial Narrow" w:hAnsi="Arial Narrow" w:cs="Arial"/>
                <w:bCs/>
                <w:sz w:val="22"/>
                <w:szCs w:val="22"/>
              </w:rPr>
            </w:rPrChange>
          </w:rPr>
          <w:delText>ó</w:delText>
        </w:r>
        <w:r w:rsidR="00FE09A4" w:rsidRPr="00CC450F" w:rsidDel="0069535C">
          <w:rPr>
            <w:rFonts w:ascii="Arial Narrow" w:hAnsi="Arial Narrow" w:cs="Arial"/>
            <w:bCs/>
            <w:color w:val="FF0000"/>
            <w:sz w:val="22"/>
            <w:szCs w:val="22"/>
            <w:rPrChange w:id="1540" w:author="GRAPURIMAC" w:date="2023-07-05T17:51:00Z">
              <w:rPr>
                <w:rFonts w:ascii="Arial Narrow" w:hAnsi="Arial Narrow" w:cs="Arial"/>
                <w:bCs/>
                <w:sz w:val="22"/>
                <w:szCs w:val="22"/>
              </w:rPr>
            </w:rPrChange>
          </w:rPr>
          <w:delText xml:space="preserve"> que las instituciones educativas </w:delText>
        </w:r>
        <w:r w:rsidR="00BB6304" w:rsidRPr="00CC450F" w:rsidDel="0069535C">
          <w:rPr>
            <w:rFonts w:ascii="Arial Narrow" w:hAnsi="Arial Narrow" w:cs="Arial"/>
            <w:bCs/>
            <w:color w:val="FF0000"/>
            <w:sz w:val="22"/>
            <w:szCs w:val="22"/>
            <w:rPrChange w:id="1541" w:author="GRAPURIMAC" w:date="2023-07-05T17:51:00Z">
              <w:rPr>
                <w:rFonts w:ascii="Arial Narrow" w:hAnsi="Arial Narrow" w:cs="Arial"/>
                <w:bCs/>
                <w:sz w:val="22"/>
                <w:szCs w:val="22"/>
              </w:rPr>
            </w:rPrChange>
          </w:rPr>
          <w:delText>s</w:delText>
        </w:r>
        <w:r w:rsidR="002A7D6B" w:rsidRPr="00CC450F" w:rsidDel="0069535C">
          <w:rPr>
            <w:rFonts w:ascii="Arial Narrow" w:hAnsi="Arial Narrow" w:cs="Arial"/>
            <w:bCs/>
            <w:color w:val="FF0000"/>
            <w:sz w:val="22"/>
            <w:szCs w:val="22"/>
            <w:rPrChange w:id="1542" w:author="GRAPURIMAC" w:date="2023-07-05T17:51:00Z">
              <w:rPr>
                <w:rFonts w:ascii="Arial Narrow" w:hAnsi="Arial Narrow" w:cs="Arial"/>
                <w:bCs/>
                <w:sz w:val="22"/>
                <w:szCs w:val="22"/>
              </w:rPr>
            </w:rPrChange>
          </w:rPr>
          <w:delText>í</w:delText>
        </w:r>
        <w:r w:rsidR="00BB6304" w:rsidRPr="00CC450F" w:rsidDel="0069535C">
          <w:rPr>
            <w:rFonts w:ascii="Arial Narrow" w:hAnsi="Arial Narrow" w:cs="Arial"/>
            <w:bCs/>
            <w:color w:val="FF0000"/>
            <w:sz w:val="22"/>
            <w:szCs w:val="22"/>
            <w:rPrChange w:id="1543" w:author="GRAPURIMAC" w:date="2023-07-05T17:51:00Z">
              <w:rPr>
                <w:rFonts w:ascii="Arial Narrow" w:hAnsi="Arial Narrow" w:cs="Arial"/>
                <w:bCs/>
                <w:sz w:val="22"/>
                <w:szCs w:val="22"/>
              </w:rPr>
            </w:rPrChange>
          </w:rPr>
          <w:delText xml:space="preserve"> contaban con sistema de protección eléctrica</w:delText>
        </w:r>
        <w:r w:rsidR="002A7D6B" w:rsidRPr="00CC450F" w:rsidDel="0069535C">
          <w:rPr>
            <w:rFonts w:ascii="Arial Narrow" w:hAnsi="Arial Narrow" w:cs="Arial"/>
            <w:bCs/>
            <w:color w:val="FF0000"/>
            <w:sz w:val="22"/>
            <w:szCs w:val="22"/>
            <w:rPrChange w:id="1544" w:author="GRAPURIMAC" w:date="2023-07-05T17:51:00Z">
              <w:rPr>
                <w:rFonts w:ascii="Arial Narrow" w:hAnsi="Arial Narrow" w:cs="Arial"/>
                <w:bCs/>
                <w:sz w:val="22"/>
                <w:szCs w:val="22"/>
              </w:rPr>
            </w:rPrChange>
          </w:rPr>
          <w:delText xml:space="preserve"> de</w:delText>
        </w:r>
        <w:r w:rsidR="00BB6304" w:rsidRPr="00CC450F" w:rsidDel="0069535C">
          <w:rPr>
            <w:rFonts w:ascii="Arial Narrow" w:hAnsi="Arial Narrow" w:cs="Arial"/>
            <w:bCs/>
            <w:color w:val="FF0000"/>
            <w:sz w:val="22"/>
            <w:szCs w:val="22"/>
            <w:rPrChange w:id="1545" w:author="GRAPURIMAC" w:date="2023-07-05T17:51:00Z">
              <w:rPr>
                <w:rFonts w:ascii="Arial Narrow" w:hAnsi="Arial Narrow" w:cs="Arial"/>
                <w:bCs/>
                <w:sz w:val="22"/>
                <w:szCs w:val="22"/>
              </w:rPr>
            </w:rPrChange>
          </w:rPr>
          <w:delText xml:space="preserve"> para</w:delText>
        </w:r>
        <w:r w:rsidR="002A7D6B" w:rsidRPr="00CC450F" w:rsidDel="0069535C">
          <w:rPr>
            <w:rFonts w:ascii="Arial Narrow" w:hAnsi="Arial Narrow" w:cs="Arial"/>
            <w:bCs/>
            <w:color w:val="FF0000"/>
            <w:sz w:val="22"/>
            <w:szCs w:val="22"/>
            <w:rPrChange w:id="1546" w:author="GRAPURIMAC" w:date="2023-07-05T17:51:00Z">
              <w:rPr>
                <w:rFonts w:ascii="Arial Narrow" w:hAnsi="Arial Narrow" w:cs="Arial"/>
                <w:bCs/>
                <w:sz w:val="22"/>
                <w:szCs w:val="22"/>
              </w:rPr>
            </w:rPrChange>
          </w:rPr>
          <w:delText>r</w:delText>
        </w:r>
        <w:r w:rsidR="00BB6304" w:rsidRPr="00CC450F" w:rsidDel="0069535C">
          <w:rPr>
            <w:rFonts w:ascii="Arial Narrow" w:hAnsi="Arial Narrow" w:cs="Arial"/>
            <w:bCs/>
            <w:color w:val="FF0000"/>
            <w:sz w:val="22"/>
            <w:szCs w:val="22"/>
            <w:rPrChange w:id="1547" w:author="GRAPURIMAC" w:date="2023-07-05T17:51:00Z">
              <w:rPr>
                <w:rFonts w:ascii="Arial Narrow" w:hAnsi="Arial Narrow" w:cs="Arial"/>
                <w:bCs/>
                <w:sz w:val="22"/>
                <w:szCs w:val="22"/>
              </w:rPr>
            </w:rPrChange>
          </w:rPr>
          <w:delText>r</w:delText>
        </w:r>
        <w:r w:rsidR="007D1D1A" w:rsidRPr="00CC450F" w:rsidDel="0069535C">
          <w:rPr>
            <w:rFonts w:ascii="Arial Narrow" w:hAnsi="Arial Narrow" w:cs="Arial"/>
            <w:bCs/>
            <w:color w:val="FF0000"/>
            <w:sz w:val="22"/>
            <w:szCs w:val="22"/>
            <w:rPrChange w:id="1548" w:author="GRAPURIMAC" w:date="2023-07-05T17:51:00Z">
              <w:rPr>
                <w:rFonts w:ascii="Arial Narrow" w:hAnsi="Arial Narrow" w:cs="Arial"/>
                <w:bCs/>
                <w:sz w:val="22"/>
                <w:szCs w:val="22"/>
              </w:rPr>
            </w:rPrChange>
          </w:rPr>
          <w:delText>ayos con su respectivo poz</w:delText>
        </w:r>
        <w:r w:rsidR="00BB6304" w:rsidRPr="00CC450F" w:rsidDel="0069535C">
          <w:rPr>
            <w:rFonts w:ascii="Arial Narrow" w:hAnsi="Arial Narrow" w:cs="Arial"/>
            <w:bCs/>
            <w:color w:val="FF0000"/>
            <w:sz w:val="22"/>
            <w:szCs w:val="22"/>
            <w:rPrChange w:id="1549" w:author="GRAPURIMAC" w:date="2023-07-05T17:51:00Z">
              <w:rPr>
                <w:rFonts w:ascii="Arial Narrow" w:hAnsi="Arial Narrow" w:cs="Arial"/>
                <w:bCs/>
                <w:sz w:val="22"/>
                <w:szCs w:val="22"/>
              </w:rPr>
            </w:rPrChange>
          </w:rPr>
          <w:delText>o a tierra</w:delText>
        </w:r>
        <w:r w:rsidR="00F043EA" w:rsidRPr="00CC450F" w:rsidDel="0069535C">
          <w:rPr>
            <w:rFonts w:ascii="Arial Narrow" w:hAnsi="Arial Narrow" w:cs="Arial"/>
            <w:bCs/>
            <w:color w:val="FF0000"/>
            <w:sz w:val="22"/>
            <w:szCs w:val="22"/>
            <w:rPrChange w:id="1550" w:author="GRAPURIMAC" w:date="2023-07-05T17:51:00Z">
              <w:rPr>
                <w:rFonts w:ascii="Arial Narrow" w:hAnsi="Arial Narrow" w:cs="Arial"/>
                <w:bCs/>
                <w:sz w:val="22"/>
                <w:szCs w:val="22"/>
              </w:rPr>
            </w:rPrChange>
          </w:rPr>
          <w:delText>; sin embargo, según las actas de visita de control n.</w:delText>
        </w:r>
        <w:r w:rsidR="000A1822" w:rsidRPr="00CC450F" w:rsidDel="0069535C">
          <w:rPr>
            <w:rFonts w:ascii="Arial Narrow" w:hAnsi="Arial Narrow" w:cs="Arial"/>
            <w:bCs/>
            <w:color w:val="FF0000"/>
            <w:sz w:val="22"/>
            <w:szCs w:val="22"/>
            <w:rPrChange w:id="1551" w:author="GRAPURIMAC" w:date="2023-07-05T17:51:00Z">
              <w:rPr>
                <w:rFonts w:ascii="Arial Narrow" w:hAnsi="Arial Narrow" w:cs="Arial"/>
                <w:bCs/>
                <w:sz w:val="22"/>
                <w:szCs w:val="22"/>
              </w:rPr>
            </w:rPrChange>
          </w:rPr>
          <w:delText>° 7 y 8</w:delText>
        </w:r>
        <w:r w:rsidR="00F043EA" w:rsidRPr="00CC450F" w:rsidDel="0069535C">
          <w:rPr>
            <w:rFonts w:ascii="Arial Narrow" w:hAnsi="Arial Narrow" w:cs="Arial"/>
            <w:bCs/>
            <w:color w:val="FF0000"/>
            <w:sz w:val="22"/>
            <w:szCs w:val="22"/>
            <w:rPrChange w:id="1552" w:author="GRAPURIMAC" w:date="2023-07-05T17:51:00Z">
              <w:rPr>
                <w:rFonts w:ascii="Arial Narrow" w:hAnsi="Arial Narrow" w:cs="Arial"/>
                <w:bCs/>
                <w:sz w:val="22"/>
                <w:szCs w:val="22"/>
              </w:rPr>
            </w:rPrChange>
          </w:rPr>
          <w:delText xml:space="preserve">, </w:delText>
        </w:r>
        <w:r w:rsidR="00C262A3" w:rsidRPr="00CC450F" w:rsidDel="0069535C">
          <w:rPr>
            <w:rFonts w:ascii="Arial Narrow" w:hAnsi="Arial Narrow" w:cs="Arial"/>
            <w:bCs/>
            <w:color w:val="FF0000"/>
            <w:sz w:val="22"/>
            <w:szCs w:val="22"/>
            <w:rPrChange w:id="1553" w:author="GRAPURIMAC" w:date="2023-07-05T17:51:00Z">
              <w:rPr>
                <w:rFonts w:ascii="Arial Narrow" w:hAnsi="Arial Narrow" w:cs="Arial"/>
                <w:bCs/>
                <w:sz w:val="22"/>
                <w:szCs w:val="22"/>
              </w:rPr>
            </w:rPrChange>
          </w:rPr>
          <w:delText>Ysnell Lancho Contreras y Mauro Diaz Quispe</w:delText>
        </w:r>
        <w:r w:rsidR="002A7D6B" w:rsidRPr="00CC450F" w:rsidDel="0069535C">
          <w:rPr>
            <w:rFonts w:ascii="Arial Narrow" w:hAnsi="Arial Narrow" w:cs="Arial"/>
            <w:bCs/>
            <w:color w:val="FF0000"/>
            <w:sz w:val="22"/>
            <w:szCs w:val="22"/>
            <w:rPrChange w:id="1554" w:author="GRAPURIMAC" w:date="2023-07-05T17:51:00Z">
              <w:rPr>
                <w:rFonts w:ascii="Arial Narrow" w:hAnsi="Arial Narrow" w:cs="Arial"/>
                <w:bCs/>
                <w:sz w:val="22"/>
                <w:szCs w:val="22"/>
              </w:rPr>
            </w:rPrChange>
          </w:rPr>
          <w:delText xml:space="preserve">, directores de las I.E. José María Arguedas y San Pedro de Uripa, </w:delText>
        </w:r>
        <w:r w:rsidR="00C262A3" w:rsidRPr="00CC450F" w:rsidDel="0069535C">
          <w:rPr>
            <w:rFonts w:ascii="Arial Narrow" w:hAnsi="Arial Narrow" w:cs="Arial"/>
            <w:bCs/>
            <w:color w:val="FF0000"/>
            <w:sz w:val="22"/>
            <w:szCs w:val="22"/>
            <w:rPrChange w:id="1555" w:author="GRAPURIMAC" w:date="2023-07-05T17:51:00Z">
              <w:rPr>
                <w:rFonts w:ascii="Arial Narrow" w:hAnsi="Arial Narrow" w:cs="Arial"/>
                <w:bCs/>
                <w:sz w:val="22"/>
                <w:szCs w:val="22"/>
              </w:rPr>
            </w:rPrChange>
          </w:rPr>
          <w:delText>respectivamente</w:delText>
        </w:r>
        <w:r w:rsidR="002A7D6B" w:rsidRPr="00CC450F" w:rsidDel="0069535C">
          <w:rPr>
            <w:rFonts w:ascii="Arial Narrow" w:hAnsi="Arial Narrow" w:cs="Arial"/>
            <w:bCs/>
            <w:color w:val="FF0000"/>
            <w:sz w:val="22"/>
            <w:szCs w:val="22"/>
            <w:rPrChange w:id="1556" w:author="GRAPURIMAC" w:date="2023-07-05T17:51:00Z">
              <w:rPr>
                <w:rFonts w:ascii="Arial Narrow" w:hAnsi="Arial Narrow" w:cs="Arial"/>
                <w:bCs/>
                <w:sz w:val="22"/>
                <w:szCs w:val="22"/>
              </w:rPr>
            </w:rPrChange>
          </w:rPr>
          <w:delText>,</w:delText>
        </w:r>
        <w:r w:rsidR="00E61AED" w:rsidRPr="00CC450F" w:rsidDel="0069535C">
          <w:rPr>
            <w:rFonts w:ascii="Arial Narrow" w:hAnsi="Arial Narrow" w:cs="Arial"/>
            <w:bCs/>
            <w:color w:val="FF0000"/>
            <w:sz w:val="22"/>
            <w:szCs w:val="22"/>
            <w:rPrChange w:id="1557" w:author="GRAPURIMAC" w:date="2023-07-05T17:51:00Z">
              <w:rPr>
                <w:rFonts w:ascii="Arial Narrow" w:hAnsi="Arial Narrow" w:cs="Arial"/>
                <w:bCs/>
                <w:sz w:val="22"/>
                <w:szCs w:val="22"/>
              </w:rPr>
            </w:rPrChange>
          </w:rPr>
          <w:delText xml:space="preserve"> manifestaron </w:delText>
        </w:r>
        <w:r w:rsidR="00CC7465" w:rsidRPr="00CC450F" w:rsidDel="0069535C">
          <w:rPr>
            <w:rFonts w:ascii="Arial Narrow" w:hAnsi="Arial Narrow" w:cs="Arial"/>
            <w:bCs/>
            <w:color w:val="FF0000"/>
            <w:sz w:val="22"/>
            <w:szCs w:val="22"/>
            <w:rPrChange w:id="1558" w:author="GRAPURIMAC" w:date="2023-07-05T17:51:00Z">
              <w:rPr>
                <w:rFonts w:ascii="Arial Narrow" w:hAnsi="Arial Narrow" w:cs="Arial"/>
                <w:bCs/>
                <w:sz w:val="22"/>
                <w:szCs w:val="22"/>
              </w:rPr>
            </w:rPrChange>
          </w:rPr>
          <w:delText>“</w:delText>
        </w:r>
        <w:r w:rsidR="00F043EA" w:rsidRPr="00CC450F" w:rsidDel="0069535C">
          <w:rPr>
            <w:rFonts w:ascii="Arial Narrow" w:hAnsi="Arial Narrow" w:cs="Arial"/>
            <w:bCs/>
            <w:i/>
            <w:color w:val="FF0000"/>
            <w:sz w:val="22"/>
            <w:szCs w:val="22"/>
            <w:rPrChange w:id="1559" w:author="GRAPURIMAC" w:date="2023-07-05T17:51:00Z">
              <w:rPr>
                <w:rFonts w:ascii="Arial Narrow" w:hAnsi="Arial Narrow" w:cs="Arial"/>
                <w:bCs/>
                <w:i/>
                <w:sz w:val="22"/>
                <w:szCs w:val="22"/>
              </w:rPr>
            </w:rPrChange>
          </w:rPr>
          <w:delText>que los servidores o equipos informáticos se malograron por la mala implantación del pararrayo</w:delText>
        </w:r>
        <w:r w:rsidR="00E61AED" w:rsidRPr="00CC450F" w:rsidDel="0069535C">
          <w:rPr>
            <w:rFonts w:ascii="Arial Narrow" w:hAnsi="Arial Narrow" w:cs="Arial"/>
            <w:bCs/>
            <w:i/>
            <w:color w:val="FF0000"/>
            <w:sz w:val="22"/>
            <w:szCs w:val="22"/>
            <w:rPrChange w:id="1560" w:author="GRAPURIMAC" w:date="2023-07-05T17:51:00Z">
              <w:rPr>
                <w:rFonts w:ascii="Arial Narrow" w:hAnsi="Arial Narrow" w:cs="Arial"/>
                <w:bCs/>
                <w:i/>
                <w:sz w:val="22"/>
                <w:szCs w:val="22"/>
              </w:rPr>
            </w:rPrChange>
          </w:rPr>
          <w:delText xml:space="preserve"> </w:delText>
        </w:r>
        <w:r w:rsidR="002A7D6B" w:rsidRPr="00CC450F" w:rsidDel="0069535C">
          <w:rPr>
            <w:rFonts w:ascii="Arial Narrow" w:hAnsi="Arial Narrow" w:cs="Arial"/>
            <w:bCs/>
            <w:i/>
            <w:color w:val="FF0000"/>
            <w:sz w:val="22"/>
            <w:szCs w:val="22"/>
            <w:rPrChange w:id="1561" w:author="GRAPURIMAC" w:date="2023-07-05T17:51:00Z">
              <w:rPr>
                <w:rFonts w:ascii="Arial Narrow" w:hAnsi="Arial Narrow" w:cs="Arial"/>
                <w:bCs/>
                <w:i/>
                <w:sz w:val="22"/>
                <w:szCs w:val="22"/>
              </w:rPr>
            </w:rPrChange>
          </w:rPr>
          <w:delText>y</w:delText>
        </w:r>
        <w:r w:rsidR="00E61AED" w:rsidRPr="00CC450F" w:rsidDel="0069535C">
          <w:rPr>
            <w:rFonts w:ascii="Arial Narrow" w:hAnsi="Arial Narrow" w:cs="Arial"/>
            <w:bCs/>
            <w:i/>
            <w:color w:val="FF0000"/>
            <w:sz w:val="22"/>
            <w:szCs w:val="22"/>
            <w:rPrChange w:id="1562" w:author="GRAPURIMAC" w:date="2023-07-05T17:51:00Z">
              <w:rPr>
                <w:rFonts w:ascii="Arial Narrow" w:hAnsi="Arial Narrow" w:cs="Arial"/>
                <w:bCs/>
                <w:i/>
                <w:sz w:val="22"/>
                <w:szCs w:val="22"/>
              </w:rPr>
            </w:rPrChange>
          </w:rPr>
          <w:delText xml:space="preserve"> por las tormentas eléctricas</w:delText>
        </w:r>
        <w:r w:rsidR="002A7D6B" w:rsidRPr="00CC450F" w:rsidDel="0069535C">
          <w:rPr>
            <w:rFonts w:ascii="Arial Narrow" w:hAnsi="Arial Narrow" w:cs="Arial"/>
            <w:bCs/>
            <w:i/>
            <w:color w:val="FF0000"/>
            <w:sz w:val="22"/>
            <w:szCs w:val="22"/>
            <w:rPrChange w:id="1563" w:author="GRAPURIMAC" w:date="2023-07-05T17:51:00Z">
              <w:rPr>
                <w:rFonts w:ascii="Arial Narrow" w:hAnsi="Arial Narrow" w:cs="Arial"/>
                <w:bCs/>
                <w:i/>
                <w:sz w:val="22"/>
                <w:szCs w:val="22"/>
              </w:rPr>
            </w:rPrChange>
          </w:rPr>
          <w:delText xml:space="preserve">; no obstante que la función de estos equipos de seguridad era impedir el daño de los servidores </w:delText>
        </w:r>
        <w:r w:rsidR="00CC7465" w:rsidRPr="00CC450F" w:rsidDel="0069535C">
          <w:rPr>
            <w:rFonts w:ascii="Arial Narrow" w:hAnsi="Arial Narrow" w:cs="Arial"/>
            <w:bCs/>
            <w:i/>
            <w:color w:val="FF0000"/>
            <w:sz w:val="22"/>
            <w:szCs w:val="22"/>
            <w:rPrChange w:id="1564" w:author="GRAPURIMAC" w:date="2023-07-05T17:51:00Z">
              <w:rPr>
                <w:rFonts w:ascii="Arial Narrow" w:hAnsi="Arial Narrow" w:cs="Arial"/>
                <w:bCs/>
                <w:i/>
                <w:sz w:val="22"/>
                <w:szCs w:val="22"/>
              </w:rPr>
            </w:rPrChange>
          </w:rPr>
          <w:delText xml:space="preserve">en los centros de datos de las </w:delText>
        </w:r>
        <w:r w:rsidR="002A7D6B" w:rsidRPr="00CC450F" w:rsidDel="0069535C">
          <w:rPr>
            <w:rFonts w:ascii="Arial Narrow" w:hAnsi="Arial Narrow" w:cs="Arial"/>
            <w:bCs/>
            <w:i/>
            <w:color w:val="FF0000"/>
            <w:sz w:val="22"/>
            <w:szCs w:val="22"/>
            <w:rPrChange w:id="1565" w:author="GRAPURIMAC" w:date="2023-07-05T17:51:00Z">
              <w:rPr>
                <w:rFonts w:ascii="Arial Narrow" w:hAnsi="Arial Narrow" w:cs="Arial"/>
                <w:bCs/>
                <w:i/>
                <w:sz w:val="22"/>
                <w:szCs w:val="22"/>
              </w:rPr>
            </w:rPrChange>
          </w:rPr>
          <w:delText>Instituciones Educativas antes citadas</w:delText>
        </w:r>
        <w:r w:rsidR="00CC7465" w:rsidRPr="00CC450F" w:rsidDel="0069535C">
          <w:rPr>
            <w:rFonts w:ascii="Arial Narrow" w:hAnsi="Arial Narrow" w:cs="Arial"/>
            <w:bCs/>
            <w:i/>
            <w:color w:val="FF0000"/>
            <w:sz w:val="22"/>
            <w:szCs w:val="22"/>
            <w:rPrChange w:id="1566" w:author="GRAPURIMAC" w:date="2023-07-05T17:51:00Z">
              <w:rPr>
                <w:rFonts w:ascii="Arial Narrow" w:hAnsi="Arial Narrow" w:cs="Arial"/>
                <w:bCs/>
                <w:i/>
                <w:sz w:val="22"/>
                <w:szCs w:val="22"/>
              </w:rPr>
            </w:rPrChange>
          </w:rPr>
          <w:delText>”</w:delText>
        </w:r>
        <w:r w:rsidR="002A7D6B" w:rsidRPr="00CC450F" w:rsidDel="0069535C">
          <w:rPr>
            <w:rFonts w:ascii="Arial Narrow" w:hAnsi="Arial Narrow" w:cs="Arial"/>
            <w:bCs/>
            <w:color w:val="FF0000"/>
            <w:sz w:val="22"/>
            <w:szCs w:val="22"/>
            <w:rPrChange w:id="1567" w:author="GRAPURIMAC" w:date="2023-07-05T17:51:00Z">
              <w:rPr>
                <w:rFonts w:ascii="Arial Narrow" w:hAnsi="Arial Narrow" w:cs="Arial"/>
                <w:bCs/>
                <w:sz w:val="22"/>
                <w:szCs w:val="22"/>
              </w:rPr>
            </w:rPrChange>
          </w:rPr>
          <w:delText xml:space="preserve"> </w:delText>
        </w:r>
      </w:del>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ins w:id="1568" w:author="GRAPURIMAC" w:date="2023-07-05T17:57:00Z"/>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ins w:id="1569" w:author="GRAPURIMAC" w:date="2023-07-05T17:57:00Z"/>
          <w:rFonts w:ascii="Arial Narrow" w:hAnsi="Arial Narrow"/>
          <w:iCs/>
          <w:sz w:val="22"/>
          <w:szCs w:val="22"/>
        </w:rPr>
      </w:pPr>
    </w:p>
    <w:p w14:paraId="7E0D1C74" w14:textId="3F769831" w:rsidR="002A7D6B"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Sin embargo, se evidenció</w:t>
      </w:r>
      <w:r w:rsidRPr="002A7D6B">
        <w:rPr>
          <w:rFonts w:ascii="Arial Narrow" w:hAnsi="Arial Narrow"/>
          <w:iCs/>
          <w:sz w:val="22"/>
          <w:szCs w:val="22"/>
        </w:rPr>
        <w:t xml:space="preserve"> que el sistema de pararrayos no cuenta con ningún tipo de protección y está expuesto a la humedad</w:t>
      </w:r>
      <w:r>
        <w:rPr>
          <w:rFonts w:ascii="Arial Narrow" w:hAnsi="Arial Narrow"/>
          <w:iCs/>
          <w:sz w:val="22"/>
          <w:szCs w:val="22"/>
        </w:rPr>
        <w:t>, hecho</w:t>
      </w:r>
      <w:r w:rsidRPr="002A7D6B">
        <w:rPr>
          <w:rFonts w:ascii="Arial Narrow" w:hAnsi="Arial Narrow"/>
          <w:iCs/>
          <w:sz w:val="22"/>
          <w:szCs w:val="22"/>
        </w:rPr>
        <w:t xml:space="preserve"> que dañaría el sistema de protección para el cual fue implementado, </w:t>
      </w:r>
      <w:r>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2D655B15"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1570"/>
      <w:r w:rsidRPr="007114A4">
        <w:rPr>
          <w:rFonts w:ascii="Arial Narrow" w:hAnsi="Arial Narrow" w:cs="Arial"/>
          <w:b/>
          <w:bCs/>
          <w:sz w:val="20"/>
        </w:rPr>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sidR="005E1851" w:rsidRPr="007114A4">
        <w:rPr>
          <w:rFonts w:ascii="Arial Narrow" w:hAnsi="Arial Narrow" w:cs="Arial"/>
          <w:b/>
          <w:bCs/>
          <w:sz w:val="20"/>
        </w:rPr>
        <w:t>9</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commentRangeEnd w:id="1570"/>
      <w:r w:rsidR="009947F8" w:rsidRPr="007114A4">
        <w:rPr>
          <w:rStyle w:val="Refdecomentario"/>
        </w:rPr>
        <w:commentReference w:id="1570"/>
      </w:r>
    </w:p>
    <w:p w14:paraId="22EA901F" w14:textId="63FF47E9" w:rsidR="00BE01EE" w:rsidRPr="005132B3" w:rsidRDefault="00BE01EE" w:rsidP="007114A4">
      <w:pPr>
        <w:tabs>
          <w:tab w:val="left" w:pos="142"/>
          <w:tab w:val="left" w:pos="1276"/>
        </w:tabs>
        <w:autoSpaceDE w:val="0"/>
        <w:autoSpaceDN w:val="0"/>
        <w:adjustRightInd w:val="0"/>
        <w:ind w:left="709" w:firstLine="142"/>
        <w:jc w:val="center"/>
        <w:rPr>
          <w:rFonts w:ascii="Arial Narrow" w:hAnsi="Arial Narrow" w:cs="Arial"/>
          <w:bCs/>
          <w:sz w:val="22"/>
          <w:szCs w:val="22"/>
        </w:rPr>
        <w:pPrChange w:id="1571" w:author="Manuel Raul Livano Luna" w:date="2023-07-05T18:54:00Z">
          <w:pPr>
            <w:tabs>
              <w:tab w:val="left" w:pos="142"/>
              <w:tab w:val="left" w:pos="1276"/>
            </w:tabs>
            <w:autoSpaceDE w:val="0"/>
            <w:autoSpaceDN w:val="0"/>
            <w:adjustRightInd w:val="0"/>
            <w:ind w:left="709"/>
            <w:jc w:val="center"/>
          </w:pPr>
        </w:pPrChange>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84CC3" w14:textId="176E9853" w:rsidR="003C639A" w:rsidRPr="005132B3" w:rsidRDefault="007114A4" w:rsidP="007114A4">
      <w:pPr>
        <w:tabs>
          <w:tab w:val="left" w:pos="142"/>
          <w:tab w:val="left" w:pos="1560"/>
        </w:tabs>
        <w:autoSpaceDE w:val="0"/>
        <w:autoSpaceDN w:val="0"/>
        <w:adjustRightInd w:val="0"/>
        <w:ind w:left="1560" w:hanging="709"/>
        <w:jc w:val="both"/>
        <w:rPr>
          <w:rFonts w:ascii="Arial Narrow" w:hAnsi="Arial Narrow" w:cs="Arial"/>
          <w:bCs/>
          <w:sz w:val="22"/>
          <w:szCs w:val="22"/>
        </w:rPr>
        <w:pPrChange w:id="1572" w:author="Manuel Raul Livano Luna" w:date="2023-07-05T18:54:00Z">
          <w:pPr>
            <w:tabs>
              <w:tab w:val="left" w:pos="142"/>
              <w:tab w:val="left" w:pos="1701"/>
            </w:tabs>
            <w:autoSpaceDE w:val="0"/>
            <w:autoSpaceDN w:val="0"/>
            <w:adjustRightInd w:val="0"/>
            <w:ind w:left="1560"/>
            <w:jc w:val="both"/>
          </w:pPr>
        </w:pPrChange>
      </w:pPr>
      <w:ins w:id="1573" w:author="Manuel Raul Livano Luna" w:date="2023-07-05T18:52:00Z">
        <w:r>
          <w:rPr>
            <w:noProof/>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51AD3477" w:rsidR="009947F8" w:rsidRDefault="003C639A" w:rsidP="00AE74BE">
      <w:pPr>
        <w:tabs>
          <w:tab w:val="left" w:pos="142"/>
          <w:tab w:val="left" w:pos="1276"/>
        </w:tabs>
        <w:autoSpaceDE w:val="0"/>
        <w:autoSpaceDN w:val="0"/>
        <w:adjustRightInd w:val="0"/>
        <w:ind w:left="709"/>
        <w:jc w:val="both"/>
        <w:rPr>
          <w:ins w:id="1574" w:author="GRAPURIMAC" w:date="2023-07-05T17:58:00Z"/>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ins w:id="1575" w:author="GRAPURIMAC" w:date="2023-07-05T18:01:00Z">
        <w:r w:rsidR="009947F8">
          <w:rPr>
            <w:rFonts w:ascii="Arial Narrow" w:hAnsi="Arial Narrow" w:cs="Arial"/>
            <w:bCs/>
            <w:sz w:val="22"/>
            <w:szCs w:val="22"/>
          </w:rPr>
          <w:t>ría</w:t>
        </w:r>
      </w:ins>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w:t>
      </w:r>
      <w:proofErr w:type="gramStart"/>
      <w:r w:rsidR="00055842" w:rsidRPr="005132B3">
        <w:rPr>
          <w:rFonts w:ascii="Arial Narrow" w:hAnsi="Arial Narrow" w:cs="Arial"/>
          <w:bCs/>
          <w:sz w:val="22"/>
          <w:szCs w:val="22"/>
        </w:rPr>
        <w:t>sistema</w:t>
      </w:r>
      <w:ins w:id="1576" w:author="GRAPURIMAC" w:date="2023-07-05T18:00:00Z">
        <w:r w:rsidR="009947F8">
          <w:rPr>
            <w:rFonts w:ascii="Arial Narrow" w:hAnsi="Arial Narrow" w:cs="Arial"/>
            <w:bCs/>
            <w:sz w:val="22"/>
            <w:szCs w:val="22"/>
          </w:rPr>
          <w:t xml:space="preserve">, </w:t>
        </w:r>
      </w:ins>
      <w:ins w:id="1577" w:author="GRAPURIMAC" w:date="2023-07-05T18:01:00Z">
        <w:r w:rsidR="009947F8">
          <w:rPr>
            <w:rFonts w:ascii="Arial Narrow" w:hAnsi="Arial Narrow" w:cs="Arial"/>
            <w:bCs/>
            <w:sz w:val="22"/>
            <w:szCs w:val="22"/>
          </w:rPr>
          <w:t xml:space="preserve"> lo</w:t>
        </w:r>
        <w:proofErr w:type="gramEnd"/>
        <w:r w:rsidR="009947F8">
          <w:rPr>
            <w:rFonts w:ascii="Arial Narrow" w:hAnsi="Arial Narrow" w:cs="Arial"/>
            <w:bCs/>
            <w:sz w:val="22"/>
            <w:szCs w:val="22"/>
          </w:rPr>
          <w:t xml:space="preserve"> que conllevaría a la  falta de protección de </w:t>
        </w:r>
      </w:ins>
      <w:ins w:id="1578" w:author="GRAPURIMAC" w:date="2023-07-05T18:00:00Z">
        <w:r w:rsidR="009947F8">
          <w:rPr>
            <w:rFonts w:ascii="Arial Narrow" w:hAnsi="Arial Narrow" w:cs="Arial"/>
            <w:bCs/>
            <w:sz w:val="22"/>
            <w:szCs w:val="22"/>
          </w:rPr>
          <w:t>los equipos (laptops, pantallas, entre otros) q</w:t>
        </w:r>
      </w:ins>
      <w:del w:id="1579" w:author="GRAPURIMAC" w:date="2023-07-05T18:00:00Z">
        <w:r w:rsidR="00055842" w:rsidRPr="005132B3" w:rsidDel="009947F8">
          <w:rPr>
            <w:rFonts w:ascii="Arial Narrow" w:hAnsi="Arial Narrow" w:cs="Arial"/>
            <w:bCs/>
            <w:sz w:val="22"/>
            <w:szCs w:val="22"/>
          </w:rPr>
          <w:delText>.</w:delText>
        </w:r>
      </w:del>
      <w:ins w:id="1580" w:author="GRAPURIMAC" w:date="2023-07-05T18:01:00Z">
        <w:r w:rsidR="009947F8">
          <w:rPr>
            <w:rFonts w:ascii="Arial Narrow" w:hAnsi="Arial Narrow" w:cs="Arial"/>
            <w:bCs/>
            <w:sz w:val="22"/>
            <w:szCs w:val="22"/>
          </w:rPr>
          <w:t xml:space="preserve">ue se han adquirido recientemente y los ya implementados. </w:t>
        </w:r>
      </w:ins>
      <w:del w:id="1581" w:author="GRAPURIMAC" w:date="2023-07-05T18:01:00Z">
        <w:r w:rsidR="00055842" w:rsidRPr="005132B3" w:rsidDel="009947F8">
          <w:rPr>
            <w:rFonts w:ascii="Arial Narrow" w:hAnsi="Arial Narrow" w:cs="Arial"/>
            <w:bCs/>
            <w:sz w:val="22"/>
            <w:szCs w:val="22"/>
          </w:rPr>
          <w:delText xml:space="preserve"> </w:delText>
        </w:r>
      </w:del>
    </w:p>
    <w:p w14:paraId="2D9C3474" w14:textId="68183376" w:rsidR="00343705" w:rsidRPr="005132B3" w:rsidDel="009947F8" w:rsidRDefault="00055842">
      <w:pPr>
        <w:tabs>
          <w:tab w:val="left" w:pos="142"/>
          <w:tab w:val="left" w:pos="1276"/>
        </w:tabs>
        <w:autoSpaceDE w:val="0"/>
        <w:autoSpaceDN w:val="0"/>
        <w:adjustRightInd w:val="0"/>
        <w:jc w:val="both"/>
        <w:rPr>
          <w:del w:id="1582" w:author="GRAPURIMAC" w:date="2023-07-05T18:02:00Z"/>
          <w:rFonts w:ascii="Arial Narrow" w:hAnsi="Arial Narrow" w:cs="Arial"/>
          <w:bCs/>
          <w:sz w:val="22"/>
          <w:szCs w:val="22"/>
        </w:rPr>
        <w:pPrChange w:id="1583" w:author="GRAPURIMAC" w:date="2023-07-05T18:02:00Z">
          <w:pPr>
            <w:tabs>
              <w:tab w:val="left" w:pos="142"/>
              <w:tab w:val="left" w:pos="1276"/>
            </w:tabs>
            <w:autoSpaceDE w:val="0"/>
            <w:autoSpaceDN w:val="0"/>
            <w:adjustRightInd w:val="0"/>
            <w:ind w:left="709"/>
            <w:jc w:val="both"/>
          </w:pPr>
        </w:pPrChange>
      </w:pPr>
      <w:del w:id="1584" w:author="GRAPURIMAC" w:date="2023-07-05T18:02:00Z">
        <w:r w:rsidRPr="005132B3" w:rsidDel="009947F8">
          <w:rPr>
            <w:rFonts w:ascii="Arial Narrow" w:hAnsi="Arial Narrow" w:cs="Arial"/>
            <w:bCs/>
            <w:sz w:val="22"/>
            <w:szCs w:val="22"/>
          </w:rPr>
          <w:delText>Esto ocasiona que la descarga eléctrica se conduzca por otras vías, desprotegiendo a los equipos para los que sirven de protección.</w:delText>
        </w:r>
      </w:del>
    </w:p>
    <w:p w14:paraId="077F7F2D" w14:textId="77777777" w:rsidR="00055842" w:rsidRPr="005132B3" w:rsidRDefault="00055842">
      <w:pPr>
        <w:tabs>
          <w:tab w:val="left" w:pos="142"/>
          <w:tab w:val="left" w:pos="1276"/>
        </w:tabs>
        <w:autoSpaceDE w:val="0"/>
        <w:autoSpaceDN w:val="0"/>
        <w:adjustRightInd w:val="0"/>
        <w:jc w:val="both"/>
        <w:rPr>
          <w:rFonts w:ascii="Arial Narrow" w:hAnsi="Arial Narrow" w:cs="Arial"/>
          <w:bCs/>
          <w:sz w:val="22"/>
          <w:szCs w:val="22"/>
        </w:rPr>
        <w:pPrChange w:id="1585" w:author="GRAPURIMAC" w:date="2023-07-05T18:02:00Z">
          <w:pPr>
            <w:tabs>
              <w:tab w:val="left" w:pos="142"/>
              <w:tab w:val="left" w:pos="1276"/>
            </w:tabs>
            <w:autoSpaceDE w:val="0"/>
            <w:autoSpaceDN w:val="0"/>
            <w:adjustRightInd w:val="0"/>
            <w:ind w:left="709"/>
            <w:jc w:val="both"/>
          </w:pPr>
        </w:pPrChange>
      </w:pPr>
    </w:p>
    <w:p w14:paraId="4F0389E5" w14:textId="6A8DD565" w:rsidR="005771F3" w:rsidDel="009947F8" w:rsidRDefault="00F556CA" w:rsidP="00AE74BE">
      <w:pPr>
        <w:tabs>
          <w:tab w:val="left" w:pos="142"/>
          <w:tab w:val="left" w:pos="1276"/>
        </w:tabs>
        <w:autoSpaceDE w:val="0"/>
        <w:autoSpaceDN w:val="0"/>
        <w:adjustRightInd w:val="0"/>
        <w:ind w:left="709"/>
        <w:jc w:val="both"/>
        <w:rPr>
          <w:del w:id="1586" w:author="GRAPURIMAC" w:date="2023-07-05T18:02:00Z"/>
          <w:rFonts w:ascii="Arial Narrow" w:hAnsi="Arial Narrow" w:cs="Arial"/>
          <w:bCs/>
          <w:sz w:val="22"/>
          <w:szCs w:val="22"/>
        </w:rPr>
      </w:pPr>
      <w:del w:id="1587" w:author="GRAPURIMAC" w:date="2023-07-05T18:02:00Z">
        <w:r w:rsidDel="009947F8">
          <w:rPr>
            <w:rFonts w:ascii="Arial Narrow" w:hAnsi="Arial Narrow" w:cs="Arial"/>
            <w:bCs/>
            <w:sz w:val="22"/>
            <w:szCs w:val="22"/>
          </w:rPr>
          <w:delText xml:space="preserve">Asimismo, </w:delText>
        </w:r>
        <w:r w:rsidRPr="005132B3" w:rsidDel="009947F8">
          <w:rPr>
            <w:rFonts w:ascii="Arial Narrow" w:hAnsi="Arial Narrow" w:cs="Arial"/>
            <w:bCs/>
            <w:sz w:val="22"/>
            <w:szCs w:val="22"/>
          </w:rPr>
          <w:delText>en</w:delText>
        </w:r>
        <w:r w:rsidR="00966AA9" w:rsidDel="009947F8">
          <w:rPr>
            <w:rFonts w:ascii="Arial Narrow" w:hAnsi="Arial Narrow" w:cs="Arial"/>
            <w:bCs/>
            <w:sz w:val="22"/>
            <w:szCs w:val="22"/>
          </w:rPr>
          <w:delText xml:space="preserve"> la</w:delText>
        </w:r>
        <w:r w:rsidRPr="005132B3" w:rsidDel="009947F8">
          <w:rPr>
            <w:rFonts w:ascii="Arial Narrow" w:hAnsi="Arial Narrow" w:cs="Arial"/>
            <w:bCs/>
            <w:sz w:val="22"/>
            <w:szCs w:val="22"/>
          </w:rPr>
          <w:delText xml:space="preserve"> acta</w:delText>
        </w:r>
        <w:r w:rsidR="00966AA9" w:rsidDel="009947F8">
          <w:rPr>
            <w:rFonts w:ascii="Arial Narrow" w:hAnsi="Arial Narrow" w:cs="Arial"/>
            <w:bCs/>
            <w:sz w:val="22"/>
            <w:szCs w:val="22"/>
          </w:rPr>
          <w:delText xml:space="preserve"> de visita</w:delText>
        </w:r>
        <w:r w:rsidRPr="005132B3" w:rsidDel="009947F8">
          <w:rPr>
            <w:rFonts w:ascii="Arial Narrow" w:hAnsi="Arial Narrow" w:cs="Arial"/>
            <w:bCs/>
            <w:sz w:val="22"/>
            <w:szCs w:val="22"/>
          </w:rPr>
          <w:delText xml:space="preserve"> n</w:delText>
        </w:r>
        <w:r w:rsidDel="009947F8">
          <w:rPr>
            <w:rFonts w:ascii="Arial Narrow" w:hAnsi="Arial Narrow" w:cs="Arial"/>
            <w:bCs/>
            <w:sz w:val="22"/>
            <w:szCs w:val="22"/>
          </w:rPr>
          <w:delText>.</w:delText>
        </w:r>
        <w:r w:rsidRPr="005132B3" w:rsidDel="009947F8">
          <w:rPr>
            <w:rFonts w:ascii="Arial Narrow" w:hAnsi="Arial Narrow" w:cs="Arial"/>
            <w:bCs/>
            <w:sz w:val="22"/>
            <w:szCs w:val="22"/>
          </w:rPr>
          <w:delText>º</w:delText>
        </w:r>
        <w:r w:rsidDel="009947F8">
          <w:rPr>
            <w:rFonts w:ascii="Arial Narrow" w:hAnsi="Arial Narrow" w:cs="Arial"/>
            <w:bCs/>
            <w:sz w:val="22"/>
            <w:szCs w:val="22"/>
          </w:rPr>
          <w:delText xml:space="preserve"> </w:delText>
        </w:r>
        <w:r w:rsidRPr="005132B3" w:rsidDel="009947F8">
          <w:rPr>
            <w:rFonts w:ascii="Arial Narrow" w:hAnsi="Arial Narrow" w:cs="Arial"/>
            <w:bCs/>
            <w:sz w:val="22"/>
            <w:szCs w:val="22"/>
          </w:rPr>
          <w:delText>8 de 13 de junio de 2023</w:delText>
        </w:r>
        <w:r w:rsidDel="009947F8">
          <w:rPr>
            <w:rFonts w:ascii="Arial Narrow" w:hAnsi="Arial Narrow" w:cs="Arial"/>
            <w:bCs/>
            <w:sz w:val="22"/>
            <w:szCs w:val="22"/>
          </w:rPr>
          <w:delText xml:space="preserve"> se consignó los resultados de la visita a la IE San Pedro</w:delText>
        </w:r>
        <w:r w:rsidR="005E1851" w:rsidDel="009947F8">
          <w:rPr>
            <w:rFonts w:ascii="Arial Narrow" w:hAnsi="Arial Narrow" w:cs="Arial"/>
            <w:bCs/>
            <w:sz w:val="22"/>
            <w:szCs w:val="22"/>
          </w:rPr>
          <w:delText xml:space="preserve"> de Uripa</w:delText>
        </w:r>
        <w:r w:rsidDel="009947F8">
          <w:rPr>
            <w:rFonts w:ascii="Arial Narrow" w:hAnsi="Arial Narrow" w:cs="Arial"/>
            <w:bCs/>
            <w:sz w:val="22"/>
            <w:szCs w:val="22"/>
          </w:rPr>
          <w:delText>, en donde se evidenció que el</w:delText>
        </w:r>
        <w:r w:rsidRPr="005132B3" w:rsidDel="009947F8">
          <w:rPr>
            <w:rFonts w:ascii="Arial Narrow" w:hAnsi="Arial Narrow" w:cs="Arial"/>
            <w:bCs/>
            <w:sz w:val="22"/>
            <w:szCs w:val="22"/>
          </w:rPr>
          <w:delText xml:space="preserve"> servidor no </w:delText>
        </w:r>
        <w:r w:rsidDel="009947F8">
          <w:rPr>
            <w:rFonts w:ascii="Arial Narrow" w:hAnsi="Arial Narrow" w:cs="Arial"/>
            <w:bCs/>
            <w:sz w:val="22"/>
            <w:szCs w:val="22"/>
          </w:rPr>
          <w:delText xml:space="preserve">se encuentra </w:delText>
        </w:r>
        <w:r w:rsidRPr="005132B3" w:rsidDel="009947F8">
          <w:rPr>
            <w:rFonts w:ascii="Arial Narrow" w:hAnsi="Arial Narrow" w:cs="Arial"/>
            <w:bCs/>
            <w:sz w:val="22"/>
            <w:szCs w:val="22"/>
          </w:rPr>
          <w:delText>operativo</w:delText>
        </w:r>
        <w:r w:rsidDel="009947F8">
          <w:rPr>
            <w:rFonts w:ascii="Arial Narrow" w:hAnsi="Arial Narrow" w:cs="Arial"/>
            <w:bCs/>
            <w:sz w:val="22"/>
            <w:szCs w:val="22"/>
          </w:rPr>
          <w:delText xml:space="preserve"> y que</w:delText>
        </w:r>
        <w:r w:rsidRPr="005132B3" w:rsidDel="009947F8">
          <w:rPr>
            <w:rFonts w:ascii="Arial Narrow" w:hAnsi="Arial Narrow" w:cs="Arial"/>
            <w:bCs/>
            <w:sz w:val="22"/>
            <w:szCs w:val="22"/>
          </w:rPr>
          <w:delText xml:space="preserve"> </w:delText>
        </w:r>
        <w:r w:rsidDel="009947F8">
          <w:rPr>
            <w:rFonts w:ascii="Arial Narrow" w:hAnsi="Arial Narrow" w:cs="Arial"/>
            <w:bCs/>
            <w:sz w:val="22"/>
            <w:szCs w:val="22"/>
          </w:rPr>
          <w:delText xml:space="preserve">fue </w:delText>
        </w:r>
        <w:r w:rsidRPr="005132B3" w:rsidDel="009947F8">
          <w:rPr>
            <w:rFonts w:ascii="Arial Narrow" w:hAnsi="Arial Narrow" w:cs="Arial"/>
            <w:bCs/>
            <w:sz w:val="22"/>
            <w:szCs w:val="22"/>
          </w:rPr>
          <w:delText>dañado por acción de una tormenta eléctrica tal como manifiesta el directo</w:delText>
        </w:r>
        <w:r w:rsidDel="009947F8">
          <w:rPr>
            <w:rFonts w:ascii="Arial Narrow" w:hAnsi="Arial Narrow" w:cs="Arial"/>
            <w:bCs/>
            <w:sz w:val="22"/>
            <w:szCs w:val="22"/>
          </w:rPr>
          <w:delText>r de la IE referida y cuya imagen se muestra a continuación:</w:delText>
        </w:r>
      </w:del>
    </w:p>
    <w:p w14:paraId="369FBDF8" w14:textId="77777777" w:rsidR="00D4598E"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8A747F1" w14:textId="43645A35" w:rsidR="005E1851" w:rsidRPr="009947F8" w:rsidRDefault="005E1851" w:rsidP="005E1851">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color w:val="FF0000"/>
          <w:sz w:val="20"/>
          <w:highlight w:val="yellow"/>
          <w:rPrChange w:id="1588" w:author="GRAPURIMAC" w:date="2023-07-05T18:02:00Z">
            <w:rPr>
              <w:rFonts w:ascii="Arial Narrow" w:hAnsi="Arial Narrow" w:cs="Arial"/>
              <w:b/>
              <w:bCs/>
              <w:sz w:val="20"/>
            </w:rPr>
          </w:rPrChange>
        </w:rPr>
      </w:pPr>
      <w:r w:rsidRPr="009947F8">
        <w:rPr>
          <w:rFonts w:ascii="Arial Narrow" w:hAnsi="Arial Narrow" w:cs="Arial"/>
          <w:b/>
          <w:bCs/>
          <w:color w:val="FF0000"/>
          <w:sz w:val="20"/>
          <w:highlight w:val="yellow"/>
          <w:rPrChange w:id="1589" w:author="GRAPURIMAC" w:date="2023-07-05T18:02:00Z">
            <w:rPr>
              <w:rFonts w:ascii="Arial Narrow" w:hAnsi="Arial Narrow" w:cs="Arial"/>
              <w:b/>
              <w:bCs/>
              <w:sz w:val="20"/>
            </w:rPr>
          </w:rPrChange>
        </w:rPr>
        <w:t xml:space="preserve">Imagen </w:t>
      </w:r>
      <w:proofErr w:type="spellStart"/>
      <w:r w:rsidRPr="009947F8">
        <w:rPr>
          <w:rFonts w:ascii="Arial Narrow" w:hAnsi="Arial Narrow" w:cs="Arial"/>
          <w:b/>
          <w:bCs/>
          <w:color w:val="FF0000"/>
          <w:sz w:val="20"/>
          <w:highlight w:val="yellow"/>
          <w:rPrChange w:id="1590" w:author="GRAPURIMAC" w:date="2023-07-05T18:02:00Z">
            <w:rPr>
              <w:rFonts w:ascii="Arial Narrow" w:hAnsi="Arial Narrow" w:cs="Arial"/>
              <w:b/>
              <w:bCs/>
              <w:sz w:val="20"/>
            </w:rPr>
          </w:rPrChange>
        </w:rPr>
        <w:t>n.°</w:t>
      </w:r>
      <w:proofErr w:type="spellEnd"/>
      <w:r w:rsidRPr="009947F8">
        <w:rPr>
          <w:rFonts w:ascii="Arial Narrow" w:hAnsi="Arial Narrow" w:cs="Arial"/>
          <w:b/>
          <w:bCs/>
          <w:color w:val="FF0000"/>
          <w:sz w:val="20"/>
          <w:highlight w:val="yellow"/>
          <w:rPrChange w:id="1591" w:author="GRAPURIMAC" w:date="2023-07-05T18:02:00Z">
            <w:rPr>
              <w:rFonts w:ascii="Arial Narrow" w:hAnsi="Arial Narrow" w:cs="Arial"/>
              <w:b/>
              <w:bCs/>
              <w:sz w:val="20"/>
            </w:rPr>
          </w:rPrChange>
        </w:rPr>
        <w:t xml:space="preserve"> 10</w:t>
      </w:r>
    </w:p>
    <w:p w14:paraId="447FD7AB" w14:textId="6952309A" w:rsidR="005E1851" w:rsidRPr="009947F8" w:rsidRDefault="005E1851" w:rsidP="005E1851">
      <w:pPr>
        <w:tabs>
          <w:tab w:val="left" w:pos="142"/>
          <w:tab w:val="left" w:pos="1276"/>
        </w:tabs>
        <w:autoSpaceDE w:val="0"/>
        <w:autoSpaceDN w:val="0"/>
        <w:adjustRightInd w:val="0"/>
        <w:ind w:left="709"/>
        <w:jc w:val="center"/>
        <w:rPr>
          <w:rFonts w:ascii="Arial Narrow" w:hAnsi="Arial Narrow" w:cs="Arial"/>
          <w:b/>
          <w:bCs/>
          <w:color w:val="FF0000"/>
          <w:szCs w:val="22"/>
          <w:rPrChange w:id="1592" w:author="GRAPURIMAC" w:date="2023-07-05T18:02:00Z">
            <w:rPr>
              <w:rFonts w:ascii="Arial Narrow" w:hAnsi="Arial Narrow" w:cs="Arial"/>
              <w:b/>
              <w:bCs/>
              <w:szCs w:val="22"/>
            </w:rPr>
          </w:rPrChange>
        </w:rPr>
      </w:pPr>
      <w:r w:rsidRPr="009947F8">
        <w:rPr>
          <w:rFonts w:ascii="Arial Narrow" w:hAnsi="Arial Narrow" w:cs="Arial"/>
          <w:b/>
          <w:bCs/>
          <w:color w:val="FF0000"/>
          <w:szCs w:val="22"/>
          <w:highlight w:val="yellow"/>
          <w:rPrChange w:id="1593" w:author="GRAPURIMAC" w:date="2023-07-05T18:02:00Z">
            <w:rPr>
              <w:rFonts w:ascii="Arial Narrow" w:hAnsi="Arial Narrow" w:cs="Arial"/>
              <w:b/>
              <w:bCs/>
              <w:szCs w:val="22"/>
            </w:rPr>
          </w:rPrChange>
        </w:rPr>
        <w:t xml:space="preserve">Servidor deteriorado de la IE San Pedro de </w:t>
      </w:r>
      <w:proofErr w:type="spellStart"/>
      <w:r w:rsidRPr="009947F8">
        <w:rPr>
          <w:rFonts w:ascii="Arial Narrow" w:hAnsi="Arial Narrow" w:cs="Arial"/>
          <w:b/>
          <w:bCs/>
          <w:color w:val="FF0000"/>
          <w:szCs w:val="22"/>
          <w:highlight w:val="yellow"/>
          <w:rPrChange w:id="1594" w:author="GRAPURIMAC" w:date="2023-07-05T18:02:00Z">
            <w:rPr>
              <w:rFonts w:ascii="Arial Narrow" w:hAnsi="Arial Narrow" w:cs="Arial"/>
              <w:b/>
              <w:bCs/>
              <w:szCs w:val="22"/>
            </w:rPr>
          </w:rPrChange>
        </w:rPr>
        <w:t>Uripa</w:t>
      </w:r>
      <w:proofErr w:type="spellEnd"/>
    </w:p>
    <w:p w14:paraId="398BADCF" w14:textId="33B079A5" w:rsidR="00FE09A4" w:rsidRPr="005132B3" w:rsidRDefault="003E1081" w:rsidP="005E1851">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30F829B" wp14:editId="21C7D5FF">
            <wp:extent cx="3210560" cy="3162781"/>
            <wp:effectExtent l="19050" t="19050" r="27940" b="1905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936" r="7928"/>
                    <a:stretch/>
                  </pic:blipFill>
                  <pic:spPr bwMode="auto">
                    <a:xfrm>
                      <a:off x="0" y="0"/>
                      <a:ext cx="3222873" cy="317491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6EDA76B" w14:textId="77777777" w:rsidR="005E1851" w:rsidRPr="005132B3" w:rsidRDefault="005E1851" w:rsidP="008428CC">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384F4184" w14:textId="77777777" w:rsidR="003E1081" w:rsidRPr="005132B3" w:rsidRDefault="003E1081" w:rsidP="00AE74BE">
      <w:pPr>
        <w:tabs>
          <w:tab w:val="left" w:pos="142"/>
          <w:tab w:val="left" w:pos="1276"/>
        </w:tabs>
        <w:autoSpaceDE w:val="0"/>
        <w:autoSpaceDN w:val="0"/>
        <w:adjustRightInd w:val="0"/>
        <w:ind w:left="709"/>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114A4" w:rsidRDefault="007114A4" w:rsidP="007114A4">
      <w:pPr>
        <w:numPr>
          <w:ilvl w:val="0"/>
          <w:numId w:val="6"/>
        </w:numPr>
        <w:tabs>
          <w:tab w:val="left" w:pos="142"/>
          <w:tab w:val="left" w:pos="1276"/>
        </w:tabs>
        <w:autoSpaceDE w:val="0"/>
        <w:autoSpaceDN w:val="0"/>
        <w:adjustRightInd w:val="0"/>
        <w:ind w:left="1134"/>
        <w:jc w:val="both"/>
        <w:rPr>
          <w:ins w:id="1595" w:author="Manuel Raul Livano Luna" w:date="2023-07-05T18:55:00Z"/>
          <w:rFonts w:ascii="Arial Narrow" w:hAnsi="Arial Narrow" w:cs="Arial"/>
          <w:b/>
          <w:bCs/>
          <w:i/>
          <w:iCs/>
          <w:sz w:val="22"/>
          <w:szCs w:val="22"/>
          <w:rPrChange w:id="1596" w:author="Manuel Raul Livano Luna" w:date="2023-07-05T18:56:00Z">
            <w:rPr>
              <w:ins w:id="1597" w:author="Manuel Raul Livano Luna" w:date="2023-07-05T18:55:00Z"/>
              <w:rFonts w:ascii="Arial Narrow" w:hAnsi="Arial Narrow" w:cs="Arial"/>
              <w:b/>
              <w:bCs/>
              <w:i/>
              <w:iCs/>
              <w:color w:val="FF0000"/>
              <w:sz w:val="22"/>
              <w:szCs w:val="22"/>
              <w:highlight w:val="yellow"/>
            </w:rPr>
          </w:rPrChange>
        </w:rPr>
        <w:pPrChange w:id="1598" w:author="Manuel Raul Livano Luna" w:date="2023-07-05T18:55:00Z">
          <w:pPr>
            <w:numPr>
              <w:numId w:val="6"/>
            </w:numPr>
            <w:tabs>
              <w:tab w:val="left" w:pos="142"/>
              <w:tab w:val="left" w:pos="1276"/>
            </w:tabs>
            <w:autoSpaceDE w:val="0"/>
            <w:autoSpaceDN w:val="0"/>
            <w:adjustRightInd w:val="0"/>
            <w:ind w:left="1854" w:hanging="360"/>
            <w:jc w:val="both"/>
          </w:pPr>
        </w:pPrChange>
      </w:pPr>
      <w:ins w:id="1599" w:author="Manuel Raul Livano Luna" w:date="2023-07-05T18:55:00Z">
        <w:r w:rsidRPr="007114A4">
          <w:rPr>
            <w:rFonts w:ascii="Arial Narrow" w:hAnsi="Arial Narrow" w:cs="Arial"/>
            <w:b/>
            <w:bCs/>
            <w:i/>
            <w:iCs/>
            <w:sz w:val="22"/>
            <w:szCs w:val="22"/>
            <w:rPrChange w:id="1600" w:author="Manuel Raul Livano Luna" w:date="2023-07-05T18:56:00Z">
              <w:rPr>
                <w:rFonts w:ascii="Arial Narrow" w:hAnsi="Arial Narrow" w:cs="Arial"/>
                <w:b/>
                <w:bCs/>
                <w:i/>
                <w:iCs/>
                <w:color w:val="FF0000"/>
                <w:sz w:val="22"/>
                <w:szCs w:val="22"/>
                <w:highlight w:val="yellow"/>
              </w:rPr>
            </w:rPrChange>
          </w:rPr>
          <w:t xml:space="preserve">AMPLIACION DE PLAZO N°04 APROBADO MEDIANTE RESOLUCIÓN GERENCIAL GENERAL REGIONAL DE DESARROLLO SOCIAL </w:t>
        </w:r>
        <w:proofErr w:type="spellStart"/>
        <w:r w:rsidRPr="007114A4">
          <w:rPr>
            <w:rFonts w:ascii="Arial Narrow" w:hAnsi="Arial Narrow" w:cs="Arial"/>
            <w:b/>
            <w:bCs/>
            <w:i/>
            <w:iCs/>
            <w:sz w:val="22"/>
            <w:szCs w:val="22"/>
            <w:rPrChange w:id="1601" w:author="Manuel Raul Livano Luna" w:date="2023-07-05T18:56:00Z">
              <w:rPr>
                <w:rFonts w:ascii="Arial Narrow" w:hAnsi="Arial Narrow" w:cs="Arial"/>
                <w:b/>
                <w:bCs/>
                <w:i/>
                <w:iCs/>
                <w:color w:val="FF0000"/>
                <w:sz w:val="22"/>
                <w:szCs w:val="22"/>
                <w:highlight w:val="yellow"/>
              </w:rPr>
            </w:rPrChange>
          </w:rPr>
          <w:t>N°</w:t>
        </w:r>
        <w:proofErr w:type="spellEnd"/>
        <w:r w:rsidRPr="007114A4">
          <w:rPr>
            <w:rFonts w:ascii="Arial Narrow" w:hAnsi="Arial Narrow" w:cs="Arial"/>
            <w:b/>
            <w:bCs/>
            <w:i/>
            <w:iCs/>
            <w:sz w:val="22"/>
            <w:szCs w:val="22"/>
            <w:rPrChange w:id="1602" w:author="Manuel Raul Livano Luna" w:date="2023-07-05T18:56:00Z">
              <w:rPr>
                <w:rFonts w:ascii="Arial Narrow" w:hAnsi="Arial Narrow" w:cs="Arial"/>
                <w:b/>
                <w:bCs/>
                <w:i/>
                <w:iCs/>
                <w:color w:val="FF0000"/>
                <w:sz w:val="22"/>
                <w:szCs w:val="22"/>
                <w:highlight w:val="yellow"/>
              </w:rPr>
            </w:rPrChange>
          </w:rPr>
          <w:t>. 002-2023-</w:t>
        </w:r>
        <w:proofErr w:type="gramStart"/>
        <w:r w:rsidRPr="007114A4">
          <w:rPr>
            <w:rFonts w:ascii="Arial Narrow" w:hAnsi="Arial Narrow" w:cs="Arial"/>
            <w:b/>
            <w:bCs/>
            <w:i/>
            <w:iCs/>
            <w:sz w:val="22"/>
            <w:szCs w:val="22"/>
            <w:rPrChange w:id="1603" w:author="Manuel Raul Livano Luna" w:date="2023-07-05T18:56:00Z">
              <w:rPr>
                <w:rFonts w:ascii="Arial Narrow" w:hAnsi="Arial Narrow" w:cs="Arial"/>
                <w:b/>
                <w:bCs/>
                <w:i/>
                <w:iCs/>
                <w:color w:val="FF0000"/>
                <w:sz w:val="22"/>
                <w:szCs w:val="22"/>
                <w:highlight w:val="yellow"/>
              </w:rPr>
            </w:rPrChange>
          </w:rPr>
          <w:t>GR.APURIMAC</w:t>
        </w:r>
        <w:proofErr w:type="gramEnd"/>
        <w:r w:rsidRPr="007114A4">
          <w:rPr>
            <w:rFonts w:ascii="Arial Narrow" w:hAnsi="Arial Narrow" w:cs="Arial"/>
            <w:b/>
            <w:bCs/>
            <w:i/>
            <w:iCs/>
            <w:sz w:val="22"/>
            <w:szCs w:val="22"/>
            <w:rPrChange w:id="1604" w:author="Manuel Raul Livano Luna" w:date="2023-07-05T18:56:00Z">
              <w:rPr>
                <w:rFonts w:ascii="Arial Narrow" w:hAnsi="Arial Narrow" w:cs="Arial"/>
                <w:b/>
                <w:bCs/>
                <w:i/>
                <w:iCs/>
                <w:color w:val="FF0000"/>
                <w:sz w:val="22"/>
                <w:szCs w:val="22"/>
                <w:highlight w:val="yellow"/>
              </w:rPr>
            </w:rPrChange>
          </w:rPr>
          <w:t>/GRDS, DE FECHA 23/03/2023</w:t>
        </w:r>
      </w:ins>
    </w:p>
    <w:p w14:paraId="2B264F3B" w14:textId="17D60139" w:rsidR="00BE01EE" w:rsidRPr="0069535C" w:rsidDel="007114A4" w:rsidRDefault="00A814E2" w:rsidP="00AE74BE">
      <w:pPr>
        <w:numPr>
          <w:ilvl w:val="0"/>
          <w:numId w:val="6"/>
        </w:numPr>
        <w:tabs>
          <w:tab w:val="left" w:pos="142"/>
          <w:tab w:val="left" w:pos="1276"/>
        </w:tabs>
        <w:autoSpaceDE w:val="0"/>
        <w:autoSpaceDN w:val="0"/>
        <w:adjustRightInd w:val="0"/>
        <w:ind w:left="1069"/>
        <w:jc w:val="both"/>
        <w:rPr>
          <w:del w:id="1605" w:author="Manuel Raul Livano Luna" w:date="2023-07-05T18:55:00Z"/>
          <w:rFonts w:ascii="Arial Narrow" w:hAnsi="Arial Narrow" w:cs="Arial"/>
          <w:b/>
          <w:color w:val="FF0000"/>
          <w:sz w:val="22"/>
          <w:szCs w:val="22"/>
          <w:rPrChange w:id="1606" w:author="GRAPURIMAC" w:date="2023-07-05T18:09:00Z">
            <w:rPr>
              <w:del w:id="1607" w:author="Manuel Raul Livano Luna" w:date="2023-07-05T18:55:00Z"/>
              <w:rFonts w:ascii="Arial Narrow" w:hAnsi="Arial Narrow" w:cs="Arial"/>
              <w:b/>
              <w:sz w:val="22"/>
              <w:szCs w:val="22"/>
            </w:rPr>
          </w:rPrChange>
        </w:rPr>
      </w:pPr>
      <w:del w:id="1608" w:author="Manuel Raul Livano Luna" w:date="2023-07-05T18:55:00Z">
        <w:r w:rsidRPr="0069535C" w:rsidDel="007114A4">
          <w:rPr>
            <w:rFonts w:ascii="Arial Narrow" w:hAnsi="Arial Narrow" w:cs="Arial"/>
            <w:b/>
            <w:color w:val="FF0000"/>
            <w:sz w:val="22"/>
            <w:szCs w:val="22"/>
            <w:highlight w:val="yellow"/>
            <w:rPrChange w:id="1609" w:author="GRAPURIMAC" w:date="2023-07-05T18:09:00Z">
              <w:rPr>
                <w:rFonts w:ascii="Arial Narrow" w:hAnsi="Arial Narrow" w:cs="Arial"/>
                <w:b/>
                <w:sz w:val="22"/>
                <w:szCs w:val="22"/>
              </w:rPr>
            </w:rPrChange>
          </w:rPr>
          <w:delText>EXPEDIENTE TÉCNICO</w:delText>
        </w:r>
      </w:del>
      <w:ins w:id="1610" w:author="GRAPURIMAC" w:date="2023-07-05T18:09:00Z">
        <w:del w:id="1611" w:author="Manuel Raul Livano Luna" w:date="2023-07-05T18:55:00Z">
          <w:r w:rsidR="0069535C" w:rsidRPr="0069535C" w:rsidDel="007114A4">
            <w:rPr>
              <w:rFonts w:ascii="Arial Narrow" w:hAnsi="Arial Narrow" w:cs="Arial"/>
              <w:b/>
              <w:color w:val="FF0000"/>
              <w:sz w:val="22"/>
              <w:szCs w:val="22"/>
              <w:highlight w:val="yellow"/>
              <w:rPrChange w:id="1612" w:author="GRAPURIMAC" w:date="2023-07-05T18:09:00Z">
                <w:rPr>
                  <w:rFonts w:ascii="Arial Narrow" w:hAnsi="Arial Narrow" w:cs="Arial"/>
                  <w:b/>
                  <w:sz w:val="22"/>
                  <w:szCs w:val="22"/>
                </w:rPr>
              </w:rPrChange>
            </w:rPr>
            <w:delText xml:space="preserve"> XYZ APROBADO MEDIANTE RESOLUCIÓN</w:delText>
          </w:r>
          <w:r w:rsidR="0069535C" w:rsidRPr="0069535C" w:rsidDel="007114A4">
            <w:rPr>
              <w:rFonts w:ascii="Arial Narrow" w:hAnsi="Arial Narrow" w:cs="Arial"/>
              <w:b/>
              <w:color w:val="FF0000"/>
              <w:sz w:val="22"/>
              <w:szCs w:val="22"/>
              <w:rPrChange w:id="1613" w:author="GRAPURIMAC" w:date="2023-07-05T18:09:00Z">
                <w:rPr>
                  <w:rFonts w:ascii="Arial Narrow" w:hAnsi="Arial Narrow" w:cs="Arial"/>
                  <w:b/>
                  <w:sz w:val="22"/>
                  <w:szCs w:val="22"/>
                </w:rPr>
              </w:rPrChange>
            </w:rPr>
            <w:delText xml:space="preserve"> </w:delText>
          </w:r>
        </w:del>
      </w:ins>
    </w:p>
    <w:p w14:paraId="0993B6EA" w14:textId="77777777" w:rsidR="00A814E2" w:rsidRPr="0069535C"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Change w:id="1614" w:author="GRAPURIMAC" w:date="2023-07-05T18:09:00Z">
            <w:rPr>
              <w:rFonts w:ascii="Arial Narrow" w:hAnsi="Arial Narrow" w:cs="Arial"/>
              <w:b/>
              <w:sz w:val="22"/>
              <w:szCs w:val="22"/>
            </w:rPr>
          </w:rPrChange>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FC0C7F5"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 como se muestra en el </w:t>
      </w:r>
      <w:del w:id="1615" w:author="GRAPURIMAC" w:date="2023-07-05T18:09:00Z">
        <w:r w:rsidRPr="002A7D6B" w:rsidDel="0069535C">
          <w:rPr>
            <w:rFonts w:ascii="Arial Narrow" w:hAnsi="Arial Narrow"/>
            <w:i/>
            <w:iCs/>
            <w:sz w:val="22"/>
            <w:szCs w:val="22"/>
          </w:rPr>
          <w:delText>grafico</w:delText>
        </w:r>
      </w:del>
      <w:ins w:id="1616" w:author="GRAPURIMAC" w:date="2023-07-05T18:09:00Z">
        <w:r w:rsidR="0069535C" w:rsidRPr="002A7D6B">
          <w:rPr>
            <w:rFonts w:ascii="Arial Narrow" w:hAnsi="Arial Narrow"/>
            <w:i/>
            <w:iCs/>
            <w:sz w:val="22"/>
            <w:szCs w:val="22"/>
          </w:rPr>
          <w:t>gráfico</w:t>
        </w:r>
        <w:r w:rsidR="0069535C">
          <w:rPr>
            <w:rFonts w:ascii="Arial Narrow" w:hAnsi="Arial Narrow"/>
            <w:i/>
            <w:iCs/>
            <w:sz w:val="22"/>
            <w:szCs w:val="22"/>
          </w:rPr>
          <w:t>.</w:t>
        </w:r>
      </w:ins>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Este ducto será soportado por abrazaderas tipo “U” en caso de pared de concreto o será empotrado en caso que la pared sea de adobe y se </w:t>
      </w:r>
      <w:proofErr w:type="gramStart"/>
      <w:r w:rsidRPr="002A7D6B">
        <w:rPr>
          <w:rFonts w:ascii="Arial Narrow" w:hAnsi="Arial Narrow"/>
          <w:i/>
          <w:iCs/>
          <w:sz w:val="22"/>
          <w:szCs w:val="22"/>
        </w:rPr>
        <w:t>resanara</w:t>
      </w:r>
      <w:proofErr w:type="gramEnd"/>
      <w:r w:rsidRPr="002A7D6B">
        <w:rPr>
          <w:rFonts w:ascii="Arial Narrow" w:hAnsi="Arial Narrow"/>
          <w:i/>
          <w:iCs/>
          <w:sz w:val="22"/>
          <w:szCs w:val="22"/>
        </w:rPr>
        <w:t xml:space="preserve">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 xml:space="preserve">El precio unitario de </w:t>
      </w:r>
      <w:proofErr w:type="gramStart"/>
      <w:r w:rsidRPr="0047771E">
        <w:rPr>
          <w:rFonts w:ascii="Arial Narrow" w:hAnsi="Arial Narrow" w:cs="Arial"/>
          <w:i/>
          <w:iCs/>
        </w:rPr>
        <w:t>ésta</w:t>
      </w:r>
      <w:proofErr w:type="gramEnd"/>
      <w:r w:rsidRPr="0047771E">
        <w:rPr>
          <w:rFonts w:ascii="Arial Narrow" w:hAnsi="Arial Narrow" w:cs="Arial"/>
          <w:i/>
          <w:iCs/>
        </w:rPr>
        <w:t xml:space="preserve">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5820AF7F" w14:textId="0CE9DA89" w:rsidR="005771F3" w:rsidRPr="005132B3" w:rsidDel="0069535C" w:rsidRDefault="0069535C">
      <w:pPr>
        <w:ind w:left="1418"/>
        <w:jc w:val="both"/>
        <w:rPr>
          <w:del w:id="1617" w:author="GRAPURIMAC" w:date="2023-07-05T18:12:00Z"/>
          <w:rFonts w:ascii="Arial Narrow" w:hAnsi="Arial Narrow" w:cs="Arial"/>
          <w:i/>
          <w:iCs/>
        </w:rPr>
      </w:pPr>
      <w:ins w:id="1618" w:author="GRAPURIMAC" w:date="2023-07-05T18:12:00Z">
        <w:r>
          <w:rPr>
            <w:rFonts w:ascii="Arial Narrow" w:hAnsi="Arial Narrow" w:cs="Arial"/>
            <w:b/>
            <w:i/>
            <w:iCs/>
          </w:rPr>
          <w:t>(…)</w:t>
        </w:r>
      </w:ins>
      <w:del w:id="1619" w:author="GRAPURIMAC" w:date="2023-07-05T18:12:00Z">
        <w:r w:rsidR="00C262A3" w:rsidRPr="0047771E" w:rsidDel="0069535C">
          <w:rPr>
            <w:rFonts w:ascii="Arial Narrow" w:hAnsi="Arial Narrow" w:cs="Arial"/>
            <w:b/>
            <w:i/>
            <w:iCs/>
          </w:rPr>
          <w:delText>UNIDAD DE MEDIDA:</w:delText>
        </w:r>
        <w:r w:rsidR="00C262A3" w:rsidRPr="0047771E" w:rsidDel="0069535C">
          <w:rPr>
            <w:rFonts w:ascii="Arial Narrow" w:hAnsi="Arial Narrow" w:cs="Arial"/>
            <w:i/>
            <w:iCs/>
          </w:rPr>
          <w:delText xml:space="preserve"> </w:delText>
        </w:r>
      </w:del>
    </w:p>
    <w:p w14:paraId="2067BF4C" w14:textId="52F3C401" w:rsidR="00C262A3" w:rsidRPr="0047771E" w:rsidDel="0069535C" w:rsidRDefault="00C262A3">
      <w:pPr>
        <w:ind w:left="1418"/>
        <w:jc w:val="both"/>
        <w:rPr>
          <w:del w:id="1620" w:author="GRAPURIMAC" w:date="2023-07-05T18:12:00Z"/>
          <w:rFonts w:ascii="Arial Narrow" w:hAnsi="Arial Narrow" w:cs="Arial"/>
          <w:i/>
          <w:iCs/>
        </w:rPr>
      </w:pPr>
      <w:del w:id="1621" w:author="GRAPURIMAC" w:date="2023-07-05T18:12:00Z">
        <w:r w:rsidRPr="0047771E" w:rsidDel="0069535C">
          <w:rPr>
            <w:rFonts w:ascii="Arial Narrow" w:hAnsi="Arial Narrow" w:cs="Arial"/>
            <w:i/>
            <w:iCs/>
          </w:rPr>
          <w:delText>Sé medirá por Glb/día que representa la adquisición e implementación d</w:delText>
        </w:r>
      </w:del>
    </w:p>
    <w:p w14:paraId="47228BEB" w14:textId="7EC4BAA9" w:rsidR="00C262A3" w:rsidRPr="005132B3" w:rsidDel="0069535C" w:rsidRDefault="00C262A3">
      <w:pPr>
        <w:ind w:left="1418"/>
        <w:jc w:val="both"/>
        <w:rPr>
          <w:del w:id="1622" w:author="GRAPURIMAC" w:date="2023-07-05T18:12:00Z"/>
          <w:rFonts w:ascii="Arial Narrow" w:hAnsi="Arial Narrow" w:cs="Arial"/>
          <w:i/>
          <w:iCs/>
        </w:rPr>
      </w:pPr>
      <w:del w:id="1623" w:author="GRAPURIMAC" w:date="2023-07-05T18:12:00Z">
        <w:r w:rsidRPr="0047771E" w:rsidDel="0069535C">
          <w:rPr>
            <w:rFonts w:ascii="Arial Narrow" w:hAnsi="Arial Narrow" w:cs="Arial"/>
            <w:b/>
            <w:i/>
            <w:iCs/>
          </w:rPr>
          <w:delText>CUADRILLA DE TRABAJO:</w:delText>
        </w:r>
        <w:r w:rsidRPr="0047771E" w:rsidDel="0069535C">
          <w:rPr>
            <w:rFonts w:ascii="Arial Narrow" w:hAnsi="Arial Narrow" w:cs="Arial"/>
            <w:i/>
            <w:iCs/>
          </w:rPr>
          <w:delText xml:space="preserve"> La cuadrilla está conformado por 01 operario especialista en  instalaciones de pararrayos y puesta a tierra y a su vez está conformado por 02 peón.</w:delText>
        </w:r>
      </w:del>
    </w:p>
    <w:p w14:paraId="29F064B5" w14:textId="5C39D76F" w:rsidR="00FF661E" w:rsidRPr="0047771E" w:rsidDel="0069535C" w:rsidRDefault="00FF661E">
      <w:pPr>
        <w:ind w:left="1418"/>
        <w:jc w:val="both"/>
        <w:rPr>
          <w:del w:id="1624" w:author="GRAPURIMAC" w:date="2023-07-05T18:12:00Z"/>
          <w:rFonts w:ascii="Arial Narrow" w:hAnsi="Arial Narrow" w:cs="Arial"/>
          <w:i/>
          <w:iCs/>
        </w:rPr>
      </w:pPr>
    </w:p>
    <w:p w14:paraId="39AB5DEF" w14:textId="34FEDD0C" w:rsidR="00FF661E" w:rsidRPr="005132B3" w:rsidDel="0069535C" w:rsidRDefault="00C262A3">
      <w:pPr>
        <w:ind w:left="1418"/>
        <w:jc w:val="both"/>
        <w:rPr>
          <w:del w:id="1625" w:author="GRAPURIMAC" w:date="2023-07-05T18:12:00Z"/>
          <w:rFonts w:ascii="Arial Narrow" w:hAnsi="Arial Narrow" w:cs="Arial"/>
          <w:i/>
          <w:iCs/>
        </w:rPr>
      </w:pPr>
      <w:del w:id="1626" w:author="GRAPURIMAC" w:date="2023-07-05T18:12:00Z">
        <w:r w:rsidRPr="0047771E" w:rsidDel="0069535C">
          <w:rPr>
            <w:rFonts w:ascii="Arial Narrow" w:hAnsi="Arial Narrow" w:cs="Arial"/>
            <w:b/>
            <w:i/>
            <w:iCs/>
          </w:rPr>
          <w:delText>RENDIMIENTO:</w:delText>
        </w:r>
        <w:r w:rsidRPr="0047771E" w:rsidDel="0069535C">
          <w:rPr>
            <w:rFonts w:ascii="Arial Narrow" w:hAnsi="Arial Narrow" w:cs="Arial"/>
            <w:i/>
            <w:iCs/>
          </w:rPr>
          <w:delText xml:space="preserve"> 5 unid. /día</w:delText>
        </w:r>
      </w:del>
    </w:p>
    <w:p w14:paraId="47A6917A" w14:textId="77777777" w:rsidR="00D4598E" w:rsidRDefault="00D4598E">
      <w:pPr>
        <w:ind w:left="1418"/>
        <w:jc w:val="both"/>
        <w:rPr>
          <w:rFonts w:ascii="Arial Narrow" w:hAnsi="Arial Narrow" w:cs="Arial"/>
          <w:b/>
          <w:i/>
          <w:iCs/>
        </w:rPr>
      </w:pP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proofErr w:type="gramStart"/>
            <w:r w:rsidRPr="00D4598E">
              <w:rPr>
                <w:rFonts w:ascii="Arial Narrow" w:hAnsi="Arial Narrow" w:cstheme="minorHAnsi"/>
                <w:b/>
                <w:bCs/>
                <w:i/>
                <w:iCs/>
                <w:sz w:val="16"/>
                <w:szCs w:val="16"/>
              </w:rPr>
              <w:t>HERRAMIENTAS  NECESARIAS</w:t>
            </w:r>
            <w:proofErr w:type="gramEnd"/>
            <w:r w:rsidRPr="00D4598E">
              <w:rPr>
                <w:rFonts w:ascii="Arial Narrow" w:hAnsi="Arial Narrow" w:cstheme="minorHAnsi"/>
                <w:b/>
                <w:bCs/>
                <w:i/>
                <w:iCs/>
                <w:sz w:val="16"/>
                <w:szCs w:val="16"/>
              </w:rPr>
              <w:t xml:space="preserve">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69535C" w:rsidRDefault="00C262A3" w:rsidP="00D4598E">
            <w:pPr>
              <w:rPr>
                <w:rFonts w:ascii="Arial Narrow" w:hAnsi="Arial Narrow" w:cstheme="minorHAnsi"/>
                <w:b/>
                <w:i/>
                <w:iCs/>
                <w:sz w:val="16"/>
                <w:szCs w:val="16"/>
                <w:rPrChange w:id="1627"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628" w:author="GRAPURIMAC" w:date="2023-07-05T18:10:00Z">
                  <w:rPr>
                    <w:rFonts w:ascii="Arial Narrow" w:hAnsi="Arial Narrow" w:cstheme="minorHAnsi"/>
                    <w:i/>
                    <w:iCs/>
                    <w:sz w:val="16"/>
                    <w:szCs w:val="16"/>
                  </w:rPr>
                </w:rPrChange>
              </w:rPr>
              <w:t xml:space="preserve">Caja de registro de concreto de 400x400 mm, espesor de 50 mm </w:t>
            </w:r>
          </w:p>
        </w:tc>
        <w:tc>
          <w:tcPr>
            <w:tcW w:w="680" w:type="dxa"/>
            <w:vAlign w:val="center"/>
          </w:tcPr>
          <w:p w14:paraId="0F1DCA85" w14:textId="77777777" w:rsidR="00C262A3" w:rsidRPr="0069535C" w:rsidRDefault="00C262A3" w:rsidP="00AE74BE">
            <w:pPr>
              <w:jc w:val="center"/>
              <w:rPr>
                <w:rFonts w:ascii="Arial Narrow" w:hAnsi="Arial Narrow" w:cstheme="minorHAnsi"/>
                <w:b/>
                <w:i/>
                <w:iCs/>
                <w:sz w:val="16"/>
                <w:szCs w:val="16"/>
                <w:rPrChange w:id="1629"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630" w:author="GRAPURIMAC" w:date="2023-07-05T18:10:00Z">
                  <w:rPr>
                    <w:rFonts w:ascii="Arial Narrow" w:hAnsi="Arial Narrow" w:cstheme="minorHAnsi"/>
                    <w:i/>
                    <w:iCs/>
                    <w:sz w:val="16"/>
                    <w:szCs w:val="16"/>
                  </w:rPr>
                </w:rPrChange>
              </w:rPr>
              <w:t>m3</w:t>
            </w:r>
          </w:p>
        </w:tc>
        <w:tc>
          <w:tcPr>
            <w:tcW w:w="737" w:type="dxa"/>
            <w:vAlign w:val="center"/>
          </w:tcPr>
          <w:p w14:paraId="04EEFCD4" w14:textId="77777777" w:rsidR="00C262A3" w:rsidRPr="0069535C" w:rsidRDefault="00C262A3" w:rsidP="00AE74BE">
            <w:pPr>
              <w:jc w:val="center"/>
              <w:rPr>
                <w:rFonts w:ascii="Arial Narrow" w:hAnsi="Arial Narrow" w:cstheme="minorHAnsi"/>
                <w:b/>
                <w:i/>
                <w:iCs/>
                <w:sz w:val="16"/>
                <w:szCs w:val="16"/>
                <w:rPrChange w:id="1631"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632" w:author="GRAPURIMAC" w:date="2023-07-05T18:10:00Z">
                  <w:rPr>
                    <w:rFonts w:ascii="Arial Narrow" w:hAnsi="Arial Narrow" w:cstheme="minorHAnsi"/>
                    <w:i/>
                    <w:iCs/>
                    <w:sz w:val="16"/>
                    <w:szCs w:val="16"/>
                  </w:rPr>
                </w:rPrChange>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 xml:space="preserve">Electrodo principal varilla de cobre puro </w:t>
            </w:r>
            <w:proofErr w:type="gramStart"/>
            <w:r w:rsidRPr="00D4598E">
              <w:rPr>
                <w:rFonts w:ascii="Arial Narrow" w:hAnsi="Arial Narrow" w:cstheme="minorHAnsi"/>
                <w:i/>
                <w:iCs/>
                <w:sz w:val="16"/>
                <w:szCs w:val="16"/>
              </w:rPr>
              <w:t>de  ¾</w:t>
            </w:r>
            <w:proofErr w:type="gramEnd"/>
            <w:r w:rsidRPr="00D4598E">
              <w:rPr>
                <w:rFonts w:ascii="Arial Narrow" w:hAnsi="Arial Narrow" w:cstheme="minorHAnsi"/>
                <w:i/>
                <w:iCs/>
                <w:sz w:val="16"/>
                <w:szCs w:val="16"/>
              </w:rPr>
              <w:t>”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5407FF8" w:rsidR="00FE09A4" w:rsidRDefault="00FE09A4" w:rsidP="00AE74BE">
      <w:pPr>
        <w:tabs>
          <w:tab w:val="left" w:pos="142"/>
          <w:tab w:val="left" w:pos="1276"/>
        </w:tabs>
        <w:autoSpaceDE w:val="0"/>
        <w:autoSpaceDN w:val="0"/>
        <w:adjustRightInd w:val="0"/>
        <w:ind w:left="1276"/>
        <w:jc w:val="both"/>
        <w:rPr>
          <w:ins w:id="1633" w:author="GRAPURIMAC" w:date="2023-07-05T18:08:00Z"/>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w:t>
      </w:r>
      <w:del w:id="1634" w:author="GRAPURIMAC" w:date="2023-07-05T18:13:00Z">
        <w:r w:rsidRPr="005132B3" w:rsidDel="0069535C">
          <w:rPr>
            <w:rFonts w:ascii="Arial Narrow" w:hAnsi="Arial Narrow" w:cs="Arial"/>
            <w:bCs/>
            <w:i/>
            <w:iCs/>
            <w:sz w:val="22"/>
            <w:szCs w:val="22"/>
          </w:rPr>
          <w:delText xml:space="preserve"> </w:delText>
        </w:r>
      </w:del>
      <w:r w:rsidRPr="005132B3">
        <w:rPr>
          <w:rFonts w:ascii="Arial Narrow" w:hAnsi="Arial Narrow" w:cs="Arial"/>
          <w:bCs/>
          <w:i/>
          <w:iCs/>
          <w:sz w:val="22"/>
          <w:szCs w:val="22"/>
        </w:rPr>
        <w:t xml:space="preserve">Documentos Equivalentes (DE), a ser aprobados por el GRAP y reducir la reformulación por errores y deficiencias técnicas que generan retraso del inicio o la continuidad y culminación de las </w:t>
      </w:r>
      <w:proofErr w:type="gramStart"/>
      <w:r w:rsidRPr="005132B3">
        <w:rPr>
          <w:rFonts w:ascii="Arial Narrow" w:hAnsi="Arial Narrow" w:cs="Arial"/>
          <w:bCs/>
          <w:i/>
          <w:iCs/>
          <w:sz w:val="22"/>
          <w:szCs w:val="22"/>
        </w:rPr>
        <w:t>inversiones,  afectando</w:t>
      </w:r>
      <w:proofErr w:type="gramEnd"/>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52AC8864"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 xml:space="preserve">las nuevas </w:t>
      </w:r>
      <w:proofErr w:type="gramStart"/>
      <w:r w:rsidR="0027169A" w:rsidRPr="005132B3">
        <w:rPr>
          <w:rFonts w:ascii="Arial Narrow" w:hAnsi="Arial Narrow" w:cs="Arial"/>
          <w:bCs/>
          <w:sz w:val="22"/>
          <w:szCs w:val="22"/>
        </w:rPr>
        <w:t>laptops</w:t>
      </w:r>
      <w:ins w:id="1635" w:author="GRAPURIMAC" w:date="2023-07-05T18:13:00Z">
        <w:r w:rsidR="0069535C">
          <w:rPr>
            <w:rFonts w:ascii="Arial Narrow" w:hAnsi="Arial Narrow" w:cs="Arial"/>
            <w:bCs/>
            <w:sz w:val="22"/>
            <w:szCs w:val="22"/>
          </w:rPr>
          <w:t xml:space="preserve">  y</w:t>
        </w:r>
        <w:proofErr w:type="gramEnd"/>
        <w:r w:rsidR="0069535C">
          <w:rPr>
            <w:rFonts w:ascii="Arial Narrow" w:hAnsi="Arial Narrow" w:cs="Arial"/>
            <w:bCs/>
            <w:sz w:val="22"/>
            <w:szCs w:val="22"/>
          </w:rPr>
          <w:t xml:space="preserve"> las ya entregadas</w:t>
        </w:r>
      </w:ins>
      <w:r w:rsidR="00BB6304" w:rsidRPr="005132B3">
        <w:rPr>
          <w:rFonts w:ascii="Arial Narrow" w:hAnsi="Arial Narrow" w:cs="Arial"/>
          <w:bCs/>
          <w:sz w:val="22"/>
          <w:szCs w:val="22"/>
        </w:rPr>
        <w:t xml:space="preserve"> </w:t>
      </w:r>
      <w:del w:id="1636" w:author="GRAPURIMAC" w:date="2023-07-05T18:13:00Z">
        <w:r w:rsidR="00BB6304" w:rsidRPr="005132B3" w:rsidDel="0069535C">
          <w:rPr>
            <w:rFonts w:ascii="Arial Narrow" w:hAnsi="Arial Narrow" w:cs="Arial"/>
            <w:bCs/>
            <w:sz w:val="22"/>
            <w:szCs w:val="22"/>
          </w:rPr>
          <w:delText xml:space="preserve">entregado </w:delText>
        </w:r>
      </w:del>
      <w:r w:rsidR="00BB6304" w:rsidRPr="005132B3">
        <w:rPr>
          <w:rFonts w:ascii="Arial Narrow" w:hAnsi="Arial Narrow" w:cs="Arial"/>
          <w:bCs/>
          <w:sz w:val="22"/>
          <w:szCs w:val="22"/>
        </w:rPr>
        <w:t xml:space="preserve">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1637" w:name="_Toc130468187"/>
      <w:bookmarkStart w:id="1638" w:name="_Toc130472988"/>
      <w:bookmarkStart w:id="1639" w:name="_Toc130480998"/>
      <w:bookmarkStart w:id="1640" w:name="_Toc130481071"/>
      <w:bookmarkStart w:id="1641" w:name="_Toc130481144"/>
      <w:bookmarkStart w:id="1642" w:name="_Toc130481217"/>
      <w:bookmarkStart w:id="1643" w:name="_Toc130481290"/>
      <w:bookmarkStart w:id="1644" w:name="_Toc130481363"/>
      <w:bookmarkStart w:id="1645" w:name="_Toc130481430"/>
      <w:bookmarkStart w:id="1646" w:name="_Toc130481503"/>
      <w:bookmarkStart w:id="1647" w:name="_Toc130481710"/>
      <w:bookmarkStart w:id="1648" w:name="_Toc130483002"/>
      <w:bookmarkStart w:id="1649" w:name="_Toc130468188"/>
      <w:bookmarkStart w:id="1650" w:name="_Toc130472989"/>
      <w:bookmarkStart w:id="1651" w:name="_Toc130480999"/>
      <w:bookmarkStart w:id="1652" w:name="_Toc130481072"/>
      <w:bookmarkStart w:id="1653" w:name="_Toc130481145"/>
      <w:bookmarkStart w:id="1654" w:name="_Toc130481218"/>
      <w:bookmarkStart w:id="1655" w:name="_Toc130481291"/>
      <w:bookmarkStart w:id="1656" w:name="_Toc130481364"/>
      <w:bookmarkStart w:id="1657" w:name="_Toc130481431"/>
      <w:bookmarkStart w:id="1658" w:name="_Toc130481504"/>
      <w:bookmarkStart w:id="1659" w:name="_Toc130481711"/>
      <w:bookmarkStart w:id="1660" w:name="_Toc130483003"/>
      <w:bookmarkStart w:id="1661" w:name="_Toc130468189"/>
      <w:bookmarkStart w:id="1662" w:name="_Toc130472990"/>
      <w:bookmarkStart w:id="1663" w:name="_Toc130481000"/>
      <w:bookmarkStart w:id="1664" w:name="_Toc130481073"/>
      <w:bookmarkStart w:id="1665" w:name="_Toc130481146"/>
      <w:bookmarkStart w:id="1666" w:name="_Toc130481219"/>
      <w:bookmarkStart w:id="1667" w:name="_Toc130481292"/>
      <w:bookmarkStart w:id="1668" w:name="_Toc130481365"/>
      <w:bookmarkStart w:id="1669" w:name="_Toc130481432"/>
      <w:bookmarkStart w:id="1670" w:name="_Toc130481505"/>
      <w:bookmarkStart w:id="1671" w:name="_Toc130481712"/>
      <w:bookmarkStart w:id="1672" w:name="_Toc130483004"/>
      <w:bookmarkStart w:id="1673" w:name="_Toc130468190"/>
      <w:bookmarkStart w:id="1674" w:name="_Toc130472991"/>
      <w:bookmarkStart w:id="1675" w:name="_Toc130481001"/>
      <w:bookmarkStart w:id="1676" w:name="_Toc130481074"/>
      <w:bookmarkStart w:id="1677" w:name="_Toc130481147"/>
      <w:bookmarkStart w:id="1678" w:name="_Toc130481220"/>
      <w:bookmarkStart w:id="1679" w:name="_Toc130481293"/>
      <w:bookmarkStart w:id="1680" w:name="_Toc130481366"/>
      <w:bookmarkStart w:id="1681" w:name="_Toc130481433"/>
      <w:bookmarkStart w:id="1682" w:name="_Toc130481506"/>
      <w:bookmarkStart w:id="1683" w:name="_Toc130481713"/>
      <w:bookmarkStart w:id="1684" w:name="_Toc130483005"/>
      <w:bookmarkStart w:id="1685" w:name="_Toc130468191"/>
      <w:bookmarkStart w:id="1686" w:name="_Toc130472992"/>
      <w:bookmarkStart w:id="1687" w:name="_Toc130481002"/>
      <w:bookmarkStart w:id="1688" w:name="_Toc130481075"/>
      <w:bookmarkStart w:id="1689" w:name="_Toc130481148"/>
      <w:bookmarkStart w:id="1690" w:name="_Toc130481221"/>
      <w:bookmarkStart w:id="1691" w:name="_Toc130481294"/>
      <w:bookmarkStart w:id="1692" w:name="_Toc130481367"/>
      <w:bookmarkStart w:id="1693" w:name="_Toc130481434"/>
      <w:bookmarkStart w:id="1694" w:name="_Toc130481507"/>
      <w:bookmarkStart w:id="1695" w:name="_Toc130481714"/>
      <w:bookmarkStart w:id="1696" w:name="_Toc130483006"/>
      <w:bookmarkStart w:id="1697" w:name="_Toc130468192"/>
      <w:bookmarkStart w:id="1698" w:name="_Toc130472993"/>
      <w:bookmarkStart w:id="1699" w:name="_Toc130481003"/>
      <w:bookmarkStart w:id="1700" w:name="_Toc130481076"/>
      <w:bookmarkStart w:id="1701" w:name="_Toc130481149"/>
      <w:bookmarkStart w:id="1702" w:name="_Toc130481222"/>
      <w:bookmarkStart w:id="1703" w:name="_Toc130481295"/>
      <w:bookmarkStart w:id="1704" w:name="_Toc130481368"/>
      <w:bookmarkStart w:id="1705" w:name="_Toc130481435"/>
      <w:bookmarkStart w:id="1706" w:name="_Toc130481508"/>
      <w:bookmarkStart w:id="1707" w:name="_Toc130481715"/>
      <w:bookmarkStart w:id="1708" w:name="_Toc130483007"/>
      <w:bookmarkStart w:id="1709" w:name="_Toc130468193"/>
      <w:bookmarkStart w:id="1710" w:name="_Toc130472994"/>
      <w:bookmarkStart w:id="1711" w:name="_Toc130481004"/>
      <w:bookmarkStart w:id="1712" w:name="_Toc130481077"/>
      <w:bookmarkStart w:id="1713" w:name="_Toc130481150"/>
      <w:bookmarkStart w:id="1714" w:name="_Toc130481223"/>
      <w:bookmarkStart w:id="1715" w:name="_Toc130481296"/>
      <w:bookmarkStart w:id="1716" w:name="_Toc130481369"/>
      <w:bookmarkStart w:id="1717" w:name="_Toc130481436"/>
      <w:bookmarkStart w:id="1718" w:name="_Toc130481509"/>
      <w:bookmarkStart w:id="1719" w:name="_Toc130481716"/>
      <w:bookmarkStart w:id="1720" w:name="_Toc130483008"/>
      <w:bookmarkStart w:id="1721" w:name="_Toc130468194"/>
      <w:bookmarkStart w:id="1722" w:name="_Toc130472995"/>
      <w:bookmarkStart w:id="1723" w:name="_Toc130481005"/>
      <w:bookmarkStart w:id="1724" w:name="_Toc130481078"/>
      <w:bookmarkStart w:id="1725" w:name="_Toc130481151"/>
      <w:bookmarkStart w:id="1726" w:name="_Toc130481224"/>
      <w:bookmarkStart w:id="1727" w:name="_Toc130481297"/>
      <w:bookmarkStart w:id="1728" w:name="_Toc130481370"/>
      <w:bookmarkStart w:id="1729" w:name="_Toc130481437"/>
      <w:bookmarkStart w:id="1730" w:name="_Toc130481510"/>
      <w:bookmarkStart w:id="1731" w:name="_Toc130481717"/>
      <w:bookmarkStart w:id="1732" w:name="_Toc130483009"/>
      <w:bookmarkStart w:id="1733" w:name="_Toc130468195"/>
      <w:bookmarkStart w:id="1734" w:name="_Toc130472996"/>
      <w:bookmarkStart w:id="1735" w:name="_Toc130481006"/>
      <w:bookmarkStart w:id="1736" w:name="_Toc130481079"/>
      <w:bookmarkStart w:id="1737" w:name="_Toc130481152"/>
      <w:bookmarkStart w:id="1738" w:name="_Toc130481225"/>
      <w:bookmarkStart w:id="1739" w:name="_Toc130481298"/>
      <w:bookmarkStart w:id="1740" w:name="_Toc130481371"/>
      <w:bookmarkStart w:id="1741" w:name="_Toc130481438"/>
      <w:bookmarkStart w:id="1742" w:name="_Toc130481511"/>
      <w:bookmarkStart w:id="1743" w:name="_Toc130481718"/>
      <w:bookmarkStart w:id="1744" w:name="_Toc130483010"/>
      <w:bookmarkStart w:id="1745" w:name="_Toc130468196"/>
      <w:bookmarkStart w:id="1746" w:name="_Toc130472997"/>
      <w:bookmarkStart w:id="1747" w:name="_Toc130481007"/>
      <w:bookmarkStart w:id="1748" w:name="_Toc130481080"/>
      <w:bookmarkStart w:id="1749" w:name="_Toc130481153"/>
      <w:bookmarkStart w:id="1750" w:name="_Toc130481226"/>
      <w:bookmarkStart w:id="1751" w:name="_Toc130481299"/>
      <w:bookmarkStart w:id="1752" w:name="_Toc130481372"/>
      <w:bookmarkStart w:id="1753" w:name="_Toc130481439"/>
      <w:bookmarkStart w:id="1754" w:name="_Toc130481512"/>
      <w:bookmarkStart w:id="1755" w:name="_Toc130481719"/>
      <w:bookmarkStart w:id="1756" w:name="_Toc130483011"/>
      <w:bookmarkStart w:id="1757" w:name="_Toc130468197"/>
      <w:bookmarkStart w:id="1758" w:name="_Toc130472998"/>
      <w:bookmarkStart w:id="1759" w:name="_Toc130481008"/>
      <w:bookmarkStart w:id="1760" w:name="_Toc130481081"/>
      <w:bookmarkStart w:id="1761" w:name="_Toc130481154"/>
      <w:bookmarkStart w:id="1762" w:name="_Toc130481227"/>
      <w:bookmarkStart w:id="1763" w:name="_Toc130481300"/>
      <w:bookmarkStart w:id="1764" w:name="_Toc130481373"/>
      <w:bookmarkStart w:id="1765" w:name="_Toc130481440"/>
      <w:bookmarkStart w:id="1766" w:name="_Toc130481513"/>
      <w:bookmarkStart w:id="1767" w:name="_Toc130481720"/>
      <w:bookmarkStart w:id="1768" w:name="_Toc130483012"/>
      <w:bookmarkStart w:id="1769" w:name="_Toc130468198"/>
      <w:bookmarkStart w:id="1770" w:name="_Toc130472999"/>
      <w:bookmarkStart w:id="1771" w:name="_Toc130481009"/>
      <w:bookmarkStart w:id="1772" w:name="_Toc130481082"/>
      <w:bookmarkStart w:id="1773" w:name="_Toc130481155"/>
      <w:bookmarkStart w:id="1774" w:name="_Toc130481228"/>
      <w:bookmarkStart w:id="1775" w:name="_Toc130481301"/>
      <w:bookmarkStart w:id="1776" w:name="_Toc130481374"/>
      <w:bookmarkStart w:id="1777" w:name="_Toc130481441"/>
      <w:bookmarkStart w:id="1778" w:name="_Toc130481514"/>
      <w:bookmarkStart w:id="1779" w:name="_Toc130481721"/>
      <w:bookmarkStart w:id="1780" w:name="_Toc130483013"/>
      <w:bookmarkStart w:id="1781" w:name="_Toc130468199"/>
      <w:bookmarkStart w:id="1782" w:name="_Toc130473000"/>
      <w:bookmarkStart w:id="1783" w:name="_Toc130481010"/>
      <w:bookmarkStart w:id="1784" w:name="_Toc130481083"/>
      <w:bookmarkStart w:id="1785" w:name="_Toc130481156"/>
      <w:bookmarkStart w:id="1786" w:name="_Toc130481229"/>
      <w:bookmarkStart w:id="1787" w:name="_Toc130481302"/>
      <w:bookmarkStart w:id="1788" w:name="_Toc130481375"/>
      <w:bookmarkStart w:id="1789" w:name="_Toc130481442"/>
      <w:bookmarkStart w:id="1790" w:name="_Toc130481515"/>
      <w:bookmarkStart w:id="1791" w:name="_Toc130481722"/>
      <w:bookmarkStart w:id="1792" w:name="_Toc130483014"/>
      <w:bookmarkStart w:id="1793" w:name="_Toc130468200"/>
      <w:bookmarkStart w:id="1794" w:name="_Toc130473001"/>
      <w:bookmarkStart w:id="1795" w:name="_Toc130481011"/>
      <w:bookmarkStart w:id="1796" w:name="_Toc130481084"/>
      <w:bookmarkStart w:id="1797" w:name="_Toc130481157"/>
      <w:bookmarkStart w:id="1798" w:name="_Toc130481230"/>
      <w:bookmarkStart w:id="1799" w:name="_Toc130481303"/>
      <w:bookmarkStart w:id="1800" w:name="_Toc130481376"/>
      <w:bookmarkStart w:id="1801" w:name="_Toc130481443"/>
      <w:bookmarkStart w:id="1802" w:name="_Toc130481516"/>
      <w:bookmarkStart w:id="1803" w:name="_Toc130481723"/>
      <w:bookmarkStart w:id="1804" w:name="_Toc130483015"/>
      <w:bookmarkStart w:id="1805" w:name="_Toc130468201"/>
      <w:bookmarkStart w:id="1806" w:name="_Toc130473002"/>
      <w:bookmarkStart w:id="1807" w:name="_Toc130481012"/>
      <w:bookmarkStart w:id="1808" w:name="_Toc130481085"/>
      <w:bookmarkStart w:id="1809" w:name="_Toc130481158"/>
      <w:bookmarkStart w:id="1810" w:name="_Toc130481231"/>
      <w:bookmarkStart w:id="1811" w:name="_Toc130481304"/>
      <w:bookmarkStart w:id="1812" w:name="_Toc130481377"/>
      <w:bookmarkStart w:id="1813" w:name="_Toc130481444"/>
      <w:bookmarkStart w:id="1814" w:name="_Toc130481517"/>
      <w:bookmarkStart w:id="1815" w:name="_Toc130481724"/>
      <w:bookmarkStart w:id="1816" w:name="_Toc130483016"/>
      <w:bookmarkStart w:id="1817" w:name="_Toc130468202"/>
      <w:bookmarkStart w:id="1818" w:name="_Toc130473003"/>
      <w:bookmarkStart w:id="1819" w:name="_Toc130481013"/>
      <w:bookmarkStart w:id="1820" w:name="_Toc130481086"/>
      <w:bookmarkStart w:id="1821" w:name="_Toc130481159"/>
      <w:bookmarkStart w:id="1822" w:name="_Toc130481232"/>
      <w:bookmarkStart w:id="1823" w:name="_Toc130481305"/>
      <w:bookmarkStart w:id="1824" w:name="_Toc130481378"/>
      <w:bookmarkStart w:id="1825" w:name="_Toc130481445"/>
      <w:bookmarkStart w:id="1826" w:name="_Toc130481518"/>
      <w:bookmarkStart w:id="1827" w:name="_Toc130481725"/>
      <w:bookmarkStart w:id="1828" w:name="_Toc130483017"/>
      <w:bookmarkStart w:id="1829" w:name="_Toc130468203"/>
      <w:bookmarkStart w:id="1830" w:name="_Toc130473004"/>
      <w:bookmarkStart w:id="1831" w:name="_Toc130481014"/>
      <w:bookmarkStart w:id="1832" w:name="_Toc130481087"/>
      <w:bookmarkStart w:id="1833" w:name="_Toc130481160"/>
      <w:bookmarkStart w:id="1834" w:name="_Toc130481233"/>
      <w:bookmarkStart w:id="1835" w:name="_Toc130481306"/>
      <w:bookmarkStart w:id="1836" w:name="_Toc130481379"/>
      <w:bookmarkStart w:id="1837" w:name="_Toc130481446"/>
      <w:bookmarkStart w:id="1838" w:name="_Toc130481519"/>
      <w:bookmarkStart w:id="1839" w:name="_Toc130481726"/>
      <w:bookmarkStart w:id="1840" w:name="_Toc130483018"/>
      <w:bookmarkStart w:id="1841" w:name="_Toc130468204"/>
      <w:bookmarkStart w:id="1842" w:name="_Toc130473005"/>
      <w:bookmarkStart w:id="1843" w:name="_Toc130481015"/>
      <w:bookmarkStart w:id="1844" w:name="_Toc130481088"/>
      <w:bookmarkStart w:id="1845" w:name="_Toc130481161"/>
      <w:bookmarkStart w:id="1846" w:name="_Toc130481234"/>
      <w:bookmarkStart w:id="1847" w:name="_Toc130481307"/>
      <w:bookmarkStart w:id="1848" w:name="_Toc130481380"/>
      <w:bookmarkStart w:id="1849" w:name="_Toc130481447"/>
      <w:bookmarkStart w:id="1850" w:name="_Toc130481520"/>
      <w:bookmarkStart w:id="1851" w:name="_Toc130481727"/>
      <w:bookmarkStart w:id="1852" w:name="_Toc130483019"/>
      <w:bookmarkStart w:id="1853" w:name="_Toc130468205"/>
      <w:bookmarkStart w:id="1854" w:name="_Toc130473006"/>
      <w:bookmarkStart w:id="1855" w:name="_Toc130481016"/>
      <w:bookmarkStart w:id="1856" w:name="_Toc130481089"/>
      <w:bookmarkStart w:id="1857" w:name="_Toc130481162"/>
      <w:bookmarkStart w:id="1858" w:name="_Toc130481235"/>
      <w:bookmarkStart w:id="1859" w:name="_Toc130481308"/>
      <w:bookmarkStart w:id="1860" w:name="_Toc130481381"/>
      <w:bookmarkStart w:id="1861" w:name="_Toc130481448"/>
      <w:bookmarkStart w:id="1862" w:name="_Toc130481521"/>
      <w:bookmarkStart w:id="1863" w:name="_Toc130481728"/>
      <w:bookmarkStart w:id="1864" w:name="_Toc130483020"/>
      <w:bookmarkStart w:id="1865" w:name="_Toc130468206"/>
      <w:bookmarkStart w:id="1866" w:name="_Toc130473007"/>
      <w:bookmarkStart w:id="1867" w:name="_Toc130481017"/>
      <w:bookmarkStart w:id="1868" w:name="_Toc130481090"/>
      <w:bookmarkStart w:id="1869" w:name="_Toc130481163"/>
      <w:bookmarkStart w:id="1870" w:name="_Toc130481236"/>
      <w:bookmarkStart w:id="1871" w:name="_Toc130481309"/>
      <w:bookmarkStart w:id="1872" w:name="_Toc130481382"/>
      <w:bookmarkStart w:id="1873" w:name="_Toc130481449"/>
      <w:bookmarkStart w:id="1874" w:name="_Toc130481522"/>
      <w:bookmarkStart w:id="1875" w:name="_Toc130481729"/>
      <w:bookmarkStart w:id="1876" w:name="_Toc130483021"/>
      <w:bookmarkStart w:id="1877" w:name="_Toc130468207"/>
      <w:bookmarkStart w:id="1878" w:name="_Toc130473008"/>
      <w:bookmarkStart w:id="1879" w:name="_Toc130481018"/>
      <w:bookmarkStart w:id="1880" w:name="_Toc130481091"/>
      <w:bookmarkStart w:id="1881" w:name="_Toc130481164"/>
      <w:bookmarkStart w:id="1882" w:name="_Toc130481237"/>
      <w:bookmarkStart w:id="1883" w:name="_Toc130481310"/>
      <w:bookmarkStart w:id="1884" w:name="_Toc130481383"/>
      <w:bookmarkStart w:id="1885" w:name="_Toc130481450"/>
      <w:bookmarkStart w:id="1886" w:name="_Toc130481523"/>
      <w:bookmarkStart w:id="1887" w:name="_Toc130481730"/>
      <w:bookmarkStart w:id="1888" w:name="_Toc130483022"/>
      <w:bookmarkStart w:id="1889" w:name="_Toc130468208"/>
      <w:bookmarkStart w:id="1890" w:name="_Toc130473009"/>
      <w:bookmarkStart w:id="1891" w:name="_Toc130481019"/>
      <w:bookmarkStart w:id="1892" w:name="_Toc130481092"/>
      <w:bookmarkStart w:id="1893" w:name="_Toc130481165"/>
      <w:bookmarkStart w:id="1894" w:name="_Toc130481238"/>
      <w:bookmarkStart w:id="1895" w:name="_Toc130481311"/>
      <w:bookmarkStart w:id="1896" w:name="_Toc130481384"/>
      <w:bookmarkStart w:id="1897" w:name="_Toc130481451"/>
      <w:bookmarkStart w:id="1898" w:name="_Toc130481524"/>
      <w:bookmarkStart w:id="1899" w:name="_Toc130481731"/>
      <w:bookmarkStart w:id="1900" w:name="_Toc130483023"/>
      <w:bookmarkStart w:id="1901" w:name="_Toc130468209"/>
      <w:bookmarkStart w:id="1902" w:name="_Toc130473010"/>
      <w:bookmarkStart w:id="1903" w:name="_Toc130481020"/>
      <w:bookmarkStart w:id="1904" w:name="_Toc130481093"/>
      <w:bookmarkStart w:id="1905" w:name="_Toc130481166"/>
      <w:bookmarkStart w:id="1906" w:name="_Toc130481239"/>
      <w:bookmarkStart w:id="1907" w:name="_Toc130481312"/>
      <w:bookmarkStart w:id="1908" w:name="_Toc130481385"/>
      <w:bookmarkStart w:id="1909" w:name="_Toc130481452"/>
      <w:bookmarkStart w:id="1910" w:name="_Toc130481525"/>
      <w:bookmarkStart w:id="1911" w:name="_Toc130481732"/>
      <w:bookmarkStart w:id="1912" w:name="_Toc130483024"/>
      <w:bookmarkStart w:id="1913" w:name="_Toc130468210"/>
      <w:bookmarkStart w:id="1914" w:name="_Toc130473011"/>
      <w:bookmarkStart w:id="1915" w:name="_Toc130481021"/>
      <w:bookmarkStart w:id="1916" w:name="_Toc130481094"/>
      <w:bookmarkStart w:id="1917" w:name="_Toc130481167"/>
      <w:bookmarkStart w:id="1918" w:name="_Toc130481240"/>
      <w:bookmarkStart w:id="1919" w:name="_Toc130481313"/>
      <w:bookmarkStart w:id="1920" w:name="_Toc130481386"/>
      <w:bookmarkStart w:id="1921" w:name="_Toc130481453"/>
      <w:bookmarkStart w:id="1922" w:name="_Toc130481526"/>
      <w:bookmarkStart w:id="1923" w:name="_Toc130481733"/>
      <w:bookmarkStart w:id="1924" w:name="_Toc130483025"/>
      <w:bookmarkStart w:id="1925" w:name="_Toc130468211"/>
      <w:bookmarkStart w:id="1926" w:name="_Toc130473012"/>
      <w:bookmarkStart w:id="1927" w:name="_Toc130481022"/>
      <w:bookmarkStart w:id="1928" w:name="_Toc130481095"/>
      <w:bookmarkStart w:id="1929" w:name="_Toc130481168"/>
      <w:bookmarkStart w:id="1930" w:name="_Toc130481241"/>
      <w:bookmarkStart w:id="1931" w:name="_Toc130481314"/>
      <w:bookmarkStart w:id="1932" w:name="_Toc130481387"/>
      <w:bookmarkStart w:id="1933" w:name="_Toc130481454"/>
      <w:bookmarkStart w:id="1934" w:name="_Toc130481527"/>
      <w:bookmarkStart w:id="1935" w:name="_Toc130481734"/>
      <w:bookmarkStart w:id="1936" w:name="_Toc130483026"/>
      <w:bookmarkStart w:id="1937" w:name="_Toc130468212"/>
      <w:bookmarkStart w:id="1938" w:name="_Toc130473013"/>
      <w:bookmarkStart w:id="1939" w:name="_Toc130481023"/>
      <w:bookmarkStart w:id="1940" w:name="_Toc130481096"/>
      <w:bookmarkStart w:id="1941" w:name="_Toc130481169"/>
      <w:bookmarkStart w:id="1942" w:name="_Toc130481242"/>
      <w:bookmarkStart w:id="1943" w:name="_Toc130481315"/>
      <w:bookmarkStart w:id="1944" w:name="_Toc130481388"/>
      <w:bookmarkStart w:id="1945" w:name="_Toc130481455"/>
      <w:bookmarkStart w:id="1946" w:name="_Toc130481528"/>
      <w:bookmarkStart w:id="1947" w:name="_Toc130481735"/>
      <w:bookmarkStart w:id="1948" w:name="_Toc130483027"/>
      <w:bookmarkStart w:id="1949" w:name="_Toc130468213"/>
      <w:bookmarkStart w:id="1950" w:name="_Toc130473014"/>
      <w:bookmarkStart w:id="1951" w:name="_Toc130481024"/>
      <w:bookmarkStart w:id="1952" w:name="_Toc130481097"/>
      <w:bookmarkStart w:id="1953" w:name="_Toc130481170"/>
      <w:bookmarkStart w:id="1954" w:name="_Toc130481243"/>
      <w:bookmarkStart w:id="1955" w:name="_Toc130481316"/>
      <w:bookmarkStart w:id="1956" w:name="_Toc130481389"/>
      <w:bookmarkStart w:id="1957" w:name="_Toc130481456"/>
      <w:bookmarkStart w:id="1958" w:name="_Toc130481529"/>
      <w:bookmarkStart w:id="1959" w:name="_Toc130481736"/>
      <w:bookmarkStart w:id="1960" w:name="_Toc130483028"/>
      <w:bookmarkStart w:id="1961" w:name="_Toc130468214"/>
      <w:bookmarkStart w:id="1962" w:name="_Toc130473015"/>
      <w:bookmarkStart w:id="1963" w:name="_Toc130481025"/>
      <w:bookmarkStart w:id="1964" w:name="_Toc130481098"/>
      <w:bookmarkStart w:id="1965" w:name="_Toc130481171"/>
      <w:bookmarkStart w:id="1966" w:name="_Toc130481244"/>
      <w:bookmarkStart w:id="1967" w:name="_Toc130481317"/>
      <w:bookmarkStart w:id="1968" w:name="_Toc130481390"/>
      <w:bookmarkStart w:id="1969" w:name="_Toc130481457"/>
      <w:bookmarkStart w:id="1970" w:name="_Toc130481530"/>
      <w:bookmarkStart w:id="1971" w:name="_Toc130481737"/>
      <w:bookmarkStart w:id="1972" w:name="_Toc130483029"/>
      <w:bookmarkStart w:id="1973" w:name="_Toc130468215"/>
      <w:bookmarkStart w:id="1974" w:name="_Toc130473016"/>
      <w:bookmarkStart w:id="1975" w:name="_Toc130481026"/>
      <w:bookmarkStart w:id="1976" w:name="_Toc130481099"/>
      <w:bookmarkStart w:id="1977" w:name="_Toc130481172"/>
      <w:bookmarkStart w:id="1978" w:name="_Toc130481245"/>
      <w:bookmarkStart w:id="1979" w:name="_Toc130481318"/>
      <w:bookmarkStart w:id="1980" w:name="_Toc130481391"/>
      <w:bookmarkStart w:id="1981" w:name="_Toc130481458"/>
      <w:bookmarkStart w:id="1982" w:name="_Toc130481531"/>
      <w:bookmarkStart w:id="1983" w:name="_Toc130481738"/>
      <w:bookmarkStart w:id="1984" w:name="_Toc130483030"/>
      <w:bookmarkStart w:id="1985" w:name="_Toc130468216"/>
      <w:bookmarkStart w:id="1986" w:name="_Toc130473017"/>
      <w:bookmarkStart w:id="1987" w:name="_Toc130481027"/>
      <w:bookmarkStart w:id="1988" w:name="_Toc130481100"/>
      <w:bookmarkStart w:id="1989" w:name="_Toc130481173"/>
      <w:bookmarkStart w:id="1990" w:name="_Toc130481246"/>
      <w:bookmarkStart w:id="1991" w:name="_Toc130481319"/>
      <w:bookmarkStart w:id="1992" w:name="_Toc130481392"/>
      <w:bookmarkStart w:id="1993" w:name="_Toc130481459"/>
      <w:bookmarkStart w:id="1994" w:name="_Toc130481532"/>
      <w:bookmarkStart w:id="1995" w:name="_Toc130481739"/>
      <w:bookmarkStart w:id="1996" w:name="_Toc130483031"/>
      <w:bookmarkStart w:id="1997" w:name="_Toc130468217"/>
      <w:bookmarkStart w:id="1998" w:name="_Toc130473018"/>
      <w:bookmarkStart w:id="1999" w:name="_Toc130481028"/>
      <w:bookmarkStart w:id="2000" w:name="_Toc130481101"/>
      <w:bookmarkStart w:id="2001" w:name="_Toc130481174"/>
      <w:bookmarkStart w:id="2002" w:name="_Toc130481247"/>
      <w:bookmarkStart w:id="2003" w:name="_Toc130481320"/>
      <w:bookmarkStart w:id="2004" w:name="_Toc130481393"/>
      <w:bookmarkStart w:id="2005" w:name="_Toc130481460"/>
      <w:bookmarkStart w:id="2006" w:name="_Toc130481533"/>
      <w:bookmarkStart w:id="2007" w:name="_Toc130481740"/>
      <w:bookmarkStart w:id="2008" w:name="_Toc130483032"/>
      <w:bookmarkStart w:id="2009" w:name="_Toc130468218"/>
      <w:bookmarkStart w:id="2010" w:name="_Toc130473019"/>
      <w:bookmarkStart w:id="2011" w:name="_Toc130481029"/>
      <w:bookmarkStart w:id="2012" w:name="_Toc130481102"/>
      <w:bookmarkStart w:id="2013" w:name="_Toc130481175"/>
      <w:bookmarkStart w:id="2014" w:name="_Toc130481248"/>
      <w:bookmarkStart w:id="2015" w:name="_Toc130481321"/>
      <w:bookmarkStart w:id="2016" w:name="_Toc130481394"/>
      <w:bookmarkStart w:id="2017" w:name="_Toc130481461"/>
      <w:bookmarkStart w:id="2018" w:name="_Toc130481534"/>
      <w:bookmarkStart w:id="2019" w:name="_Toc130481741"/>
      <w:bookmarkStart w:id="2020" w:name="_Toc130483033"/>
      <w:bookmarkStart w:id="2021" w:name="_Toc130468219"/>
      <w:bookmarkStart w:id="2022" w:name="_Toc130473020"/>
      <w:bookmarkStart w:id="2023" w:name="_Toc130481030"/>
      <w:bookmarkStart w:id="2024" w:name="_Toc130481103"/>
      <w:bookmarkStart w:id="2025" w:name="_Toc130481176"/>
      <w:bookmarkStart w:id="2026" w:name="_Toc130481249"/>
      <w:bookmarkStart w:id="2027" w:name="_Toc130481322"/>
      <w:bookmarkStart w:id="2028" w:name="_Toc130481395"/>
      <w:bookmarkStart w:id="2029" w:name="_Toc130481462"/>
      <w:bookmarkStart w:id="2030" w:name="_Toc130481535"/>
      <w:bookmarkStart w:id="2031" w:name="_Toc130481742"/>
      <w:bookmarkStart w:id="2032" w:name="_Toc130483034"/>
      <w:bookmarkStart w:id="2033" w:name="_Toc130468220"/>
      <w:bookmarkStart w:id="2034" w:name="_Toc130473021"/>
      <w:bookmarkStart w:id="2035" w:name="_Toc130481031"/>
      <w:bookmarkStart w:id="2036" w:name="_Toc130481104"/>
      <w:bookmarkStart w:id="2037" w:name="_Toc130481177"/>
      <w:bookmarkStart w:id="2038" w:name="_Toc130481250"/>
      <w:bookmarkStart w:id="2039" w:name="_Toc130481323"/>
      <w:bookmarkStart w:id="2040" w:name="_Toc130481396"/>
      <w:bookmarkStart w:id="2041" w:name="_Toc130481463"/>
      <w:bookmarkStart w:id="2042" w:name="_Toc130481536"/>
      <w:bookmarkStart w:id="2043" w:name="_Toc130481743"/>
      <w:bookmarkStart w:id="2044" w:name="_Toc130483035"/>
      <w:bookmarkStart w:id="2045" w:name="_Toc130468221"/>
      <w:bookmarkStart w:id="2046" w:name="_Toc130473022"/>
      <w:bookmarkStart w:id="2047" w:name="_Toc130481032"/>
      <w:bookmarkStart w:id="2048" w:name="_Toc130481105"/>
      <w:bookmarkStart w:id="2049" w:name="_Toc130481178"/>
      <w:bookmarkStart w:id="2050" w:name="_Toc130481251"/>
      <w:bookmarkStart w:id="2051" w:name="_Toc130481324"/>
      <w:bookmarkStart w:id="2052" w:name="_Toc130481397"/>
      <w:bookmarkStart w:id="2053" w:name="_Toc130481464"/>
      <w:bookmarkStart w:id="2054" w:name="_Toc130481537"/>
      <w:bookmarkStart w:id="2055" w:name="_Toc130481744"/>
      <w:bookmarkStart w:id="2056" w:name="_Toc130483036"/>
      <w:bookmarkStart w:id="2057" w:name="_Toc130468222"/>
      <w:bookmarkStart w:id="2058" w:name="_Toc130473023"/>
      <w:bookmarkStart w:id="2059" w:name="_Toc130481033"/>
      <w:bookmarkStart w:id="2060" w:name="_Toc130481106"/>
      <w:bookmarkStart w:id="2061" w:name="_Toc130481179"/>
      <w:bookmarkStart w:id="2062" w:name="_Toc130481252"/>
      <w:bookmarkStart w:id="2063" w:name="_Toc130481325"/>
      <w:bookmarkStart w:id="2064" w:name="_Toc130481398"/>
      <w:bookmarkStart w:id="2065" w:name="_Toc130481465"/>
      <w:bookmarkStart w:id="2066" w:name="_Toc130481538"/>
      <w:bookmarkStart w:id="2067" w:name="_Toc130481745"/>
      <w:bookmarkStart w:id="2068" w:name="_Toc130483037"/>
      <w:bookmarkStart w:id="2069" w:name="_Toc130468223"/>
      <w:bookmarkStart w:id="2070" w:name="_Toc130473024"/>
      <w:bookmarkStart w:id="2071" w:name="_Toc130481034"/>
      <w:bookmarkStart w:id="2072" w:name="_Toc130481107"/>
      <w:bookmarkStart w:id="2073" w:name="_Toc130481180"/>
      <w:bookmarkStart w:id="2074" w:name="_Toc130481253"/>
      <w:bookmarkStart w:id="2075" w:name="_Toc130481326"/>
      <w:bookmarkStart w:id="2076" w:name="_Toc130481399"/>
      <w:bookmarkStart w:id="2077" w:name="_Toc130481466"/>
      <w:bookmarkStart w:id="2078" w:name="_Toc130481539"/>
      <w:bookmarkStart w:id="2079" w:name="_Toc130481746"/>
      <w:bookmarkStart w:id="2080" w:name="_Toc130483038"/>
      <w:bookmarkStart w:id="2081" w:name="_Toc130468224"/>
      <w:bookmarkStart w:id="2082" w:name="_Toc130473025"/>
      <w:bookmarkStart w:id="2083" w:name="_Toc130481035"/>
      <w:bookmarkStart w:id="2084" w:name="_Toc130481108"/>
      <w:bookmarkStart w:id="2085" w:name="_Toc130481181"/>
      <w:bookmarkStart w:id="2086" w:name="_Toc130481254"/>
      <w:bookmarkStart w:id="2087" w:name="_Toc130481327"/>
      <w:bookmarkStart w:id="2088" w:name="_Toc130481400"/>
      <w:bookmarkStart w:id="2089" w:name="_Toc130481467"/>
      <w:bookmarkStart w:id="2090" w:name="_Toc130481540"/>
      <w:bookmarkStart w:id="2091" w:name="_Toc130481747"/>
      <w:bookmarkStart w:id="2092" w:name="_Toc130483039"/>
      <w:bookmarkStart w:id="2093" w:name="_Toc130468225"/>
      <w:bookmarkStart w:id="2094" w:name="_Toc130473026"/>
      <w:bookmarkStart w:id="2095" w:name="_Toc130481036"/>
      <w:bookmarkStart w:id="2096" w:name="_Toc130481109"/>
      <w:bookmarkStart w:id="2097" w:name="_Toc130481182"/>
      <w:bookmarkStart w:id="2098" w:name="_Toc130481255"/>
      <w:bookmarkStart w:id="2099" w:name="_Toc130481328"/>
      <w:bookmarkStart w:id="2100" w:name="_Toc130481401"/>
      <w:bookmarkStart w:id="2101" w:name="_Toc130481468"/>
      <w:bookmarkStart w:id="2102" w:name="_Toc130481541"/>
      <w:bookmarkStart w:id="2103" w:name="_Toc130481748"/>
      <w:bookmarkStart w:id="2104" w:name="_Toc130483040"/>
      <w:bookmarkStart w:id="2105" w:name="_Toc130468226"/>
      <w:bookmarkStart w:id="2106" w:name="_Toc130473027"/>
      <w:bookmarkStart w:id="2107" w:name="_Toc130481037"/>
      <w:bookmarkStart w:id="2108" w:name="_Toc130481110"/>
      <w:bookmarkStart w:id="2109" w:name="_Toc130481183"/>
      <w:bookmarkStart w:id="2110" w:name="_Toc130481256"/>
      <w:bookmarkStart w:id="2111" w:name="_Toc130481329"/>
      <w:bookmarkStart w:id="2112" w:name="_Toc130481402"/>
      <w:bookmarkStart w:id="2113" w:name="_Toc130481469"/>
      <w:bookmarkStart w:id="2114" w:name="_Toc130481542"/>
      <w:bookmarkStart w:id="2115" w:name="_Toc130481749"/>
      <w:bookmarkStart w:id="2116" w:name="_Toc130483041"/>
      <w:bookmarkStart w:id="2117" w:name="_Toc130468227"/>
      <w:bookmarkStart w:id="2118" w:name="_Toc130473028"/>
      <w:bookmarkStart w:id="2119" w:name="_Toc130481038"/>
      <w:bookmarkStart w:id="2120" w:name="_Toc130481111"/>
      <w:bookmarkStart w:id="2121" w:name="_Toc130481184"/>
      <w:bookmarkStart w:id="2122" w:name="_Toc130481257"/>
      <w:bookmarkStart w:id="2123" w:name="_Toc130481330"/>
      <w:bookmarkStart w:id="2124" w:name="_Toc130481403"/>
      <w:bookmarkStart w:id="2125" w:name="_Toc130481470"/>
      <w:bookmarkStart w:id="2126" w:name="_Toc130481543"/>
      <w:bookmarkStart w:id="2127" w:name="_Toc130481750"/>
      <w:bookmarkStart w:id="2128" w:name="_Toc130483042"/>
      <w:bookmarkStart w:id="2129" w:name="_Toc130468228"/>
      <w:bookmarkStart w:id="2130" w:name="_Toc130473029"/>
      <w:bookmarkStart w:id="2131" w:name="_Toc130481039"/>
      <w:bookmarkStart w:id="2132" w:name="_Toc130481112"/>
      <w:bookmarkStart w:id="2133" w:name="_Toc130481185"/>
      <w:bookmarkStart w:id="2134" w:name="_Toc130481258"/>
      <w:bookmarkStart w:id="2135" w:name="_Toc130481331"/>
      <w:bookmarkStart w:id="2136" w:name="_Toc130481404"/>
      <w:bookmarkStart w:id="2137" w:name="_Toc130481471"/>
      <w:bookmarkStart w:id="2138" w:name="_Toc130481544"/>
      <w:bookmarkStart w:id="2139" w:name="_Toc130481751"/>
      <w:bookmarkStart w:id="2140" w:name="_Toc130483043"/>
      <w:bookmarkStart w:id="2141" w:name="_Toc130468229"/>
      <w:bookmarkStart w:id="2142" w:name="_Toc130473030"/>
      <w:bookmarkStart w:id="2143" w:name="_Toc130481040"/>
      <w:bookmarkStart w:id="2144" w:name="_Toc130481113"/>
      <w:bookmarkStart w:id="2145" w:name="_Toc130481186"/>
      <w:bookmarkStart w:id="2146" w:name="_Toc130481259"/>
      <w:bookmarkStart w:id="2147" w:name="_Toc130481332"/>
      <w:bookmarkStart w:id="2148" w:name="_Toc130481405"/>
      <w:bookmarkStart w:id="2149" w:name="_Toc130481472"/>
      <w:bookmarkStart w:id="2150" w:name="_Toc130481545"/>
      <w:bookmarkStart w:id="2151" w:name="_Toc130481752"/>
      <w:bookmarkStart w:id="2152" w:name="_Toc130483044"/>
      <w:bookmarkStart w:id="2153" w:name="_Toc130468230"/>
      <w:bookmarkStart w:id="2154" w:name="_Toc130473031"/>
      <w:bookmarkStart w:id="2155" w:name="_Toc130481041"/>
      <w:bookmarkStart w:id="2156" w:name="_Toc130481114"/>
      <w:bookmarkStart w:id="2157" w:name="_Toc130481187"/>
      <w:bookmarkStart w:id="2158" w:name="_Toc130481260"/>
      <w:bookmarkStart w:id="2159" w:name="_Toc130481333"/>
      <w:bookmarkStart w:id="2160" w:name="_Toc130481406"/>
      <w:bookmarkStart w:id="2161" w:name="_Toc130481473"/>
      <w:bookmarkStart w:id="2162" w:name="_Toc130481546"/>
      <w:bookmarkStart w:id="2163" w:name="_Toc130481753"/>
      <w:bookmarkStart w:id="2164" w:name="_Toc130483045"/>
      <w:bookmarkStart w:id="2165" w:name="_Toc130468231"/>
      <w:bookmarkStart w:id="2166" w:name="_Toc130473032"/>
      <w:bookmarkStart w:id="2167" w:name="_Toc130481042"/>
      <w:bookmarkStart w:id="2168" w:name="_Toc130481115"/>
      <w:bookmarkStart w:id="2169" w:name="_Toc130481188"/>
      <w:bookmarkStart w:id="2170" w:name="_Toc130481261"/>
      <w:bookmarkStart w:id="2171" w:name="_Toc130481334"/>
      <w:bookmarkStart w:id="2172" w:name="_Toc130481407"/>
      <w:bookmarkStart w:id="2173" w:name="_Toc130481474"/>
      <w:bookmarkStart w:id="2174" w:name="_Toc130481547"/>
      <w:bookmarkStart w:id="2175" w:name="_Toc130481754"/>
      <w:bookmarkStart w:id="2176" w:name="_Toc130483046"/>
      <w:bookmarkStart w:id="2177" w:name="_Toc130468232"/>
      <w:bookmarkStart w:id="2178" w:name="_Toc130473033"/>
      <w:bookmarkStart w:id="2179" w:name="_Toc130481043"/>
      <w:bookmarkStart w:id="2180" w:name="_Toc130481116"/>
      <w:bookmarkStart w:id="2181" w:name="_Toc130481189"/>
      <w:bookmarkStart w:id="2182" w:name="_Toc130481262"/>
      <w:bookmarkStart w:id="2183" w:name="_Toc130481335"/>
      <w:bookmarkStart w:id="2184" w:name="_Toc130481408"/>
      <w:bookmarkStart w:id="2185" w:name="_Toc130481475"/>
      <w:bookmarkStart w:id="2186" w:name="_Toc130481548"/>
      <w:bookmarkStart w:id="2187" w:name="_Toc130481755"/>
      <w:bookmarkStart w:id="2188" w:name="_Toc130483047"/>
      <w:bookmarkStart w:id="2189" w:name="_Toc130468233"/>
      <w:bookmarkStart w:id="2190" w:name="_Toc130473034"/>
      <w:bookmarkStart w:id="2191" w:name="_Toc130481044"/>
      <w:bookmarkStart w:id="2192" w:name="_Toc130481117"/>
      <w:bookmarkStart w:id="2193" w:name="_Toc130481190"/>
      <w:bookmarkStart w:id="2194" w:name="_Toc130481263"/>
      <w:bookmarkStart w:id="2195" w:name="_Toc130481336"/>
      <w:bookmarkStart w:id="2196" w:name="_Toc130481409"/>
      <w:bookmarkStart w:id="2197" w:name="_Toc130481476"/>
      <w:bookmarkStart w:id="2198" w:name="_Toc130481549"/>
      <w:bookmarkStart w:id="2199" w:name="_Toc130481756"/>
      <w:bookmarkStart w:id="2200" w:name="_Toc130483048"/>
      <w:bookmarkStart w:id="2201" w:name="_Toc130468234"/>
      <w:bookmarkStart w:id="2202" w:name="_Toc130473035"/>
      <w:bookmarkStart w:id="2203" w:name="_Toc130481045"/>
      <w:bookmarkStart w:id="2204" w:name="_Toc130481118"/>
      <w:bookmarkStart w:id="2205" w:name="_Toc130481191"/>
      <w:bookmarkStart w:id="2206" w:name="_Toc130481264"/>
      <w:bookmarkStart w:id="2207" w:name="_Toc130481337"/>
      <w:bookmarkStart w:id="2208" w:name="_Toc130481410"/>
      <w:bookmarkStart w:id="2209" w:name="_Toc130481477"/>
      <w:bookmarkStart w:id="2210" w:name="_Toc130481550"/>
      <w:bookmarkStart w:id="2211" w:name="_Toc130481757"/>
      <w:bookmarkStart w:id="2212" w:name="_Toc130483049"/>
      <w:bookmarkStart w:id="2213" w:name="_Toc130468235"/>
      <w:bookmarkStart w:id="2214" w:name="_Toc130473036"/>
      <w:bookmarkStart w:id="2215" w:name="_Toc130481046"/>
      <w:bookmarkStart w:id="2216" w:name="_Toc130481119"/>
      <w:bookmarkStart w:id="2217" w:name="_Toc130481192"/>
      <w:bookmarkStart w:id="2218" w:name="_Toc130481265"/>
      <w:bookmarkStart w:id="2219" w:name="_Toc130481338"/>
      <w:bookmarkStart w:id="2220" w:name="_Toc130481411"/>
      <w:bookmarkStart w:id="2221" w:name="_Toc130481478"/>
      <w:bookmarkStart w:id="2222" w:name="_Toc130481551"/>
      <w:bookmarkStart w:id="2223" w:name="_Toc130481758"/>
      <w:bookmarkStart w:id="2224" w:name="_Toc130483050"/>
      <w:bookmarkStart w:id="2225" w:name="_Toc130468236"/>
      <w:bookmarkStart w:id="2226" w:name="_Toc130473037"/>
      <w:bookmarkStart w:id="2227" w:name="_Toc130481047"/>
      <w:bookmarkStart w:id="2228" w:name="_Toc130481120"/>
      <w:bookmarkStart w:id="2229" w:name="_Toc130481193"/>
      <w:bookmarkStart w:id="2230" w:name="_Toc130481266"/>
      <w:bookmarkStart w:id="2231" w:name="_Toc130481339"/>
      <w:bookmarkStart w:id="2232" w:name="_Toc130481412"/>
      <w:bookmarkStart w:id="2233" w:name="_Toc130481479"/>
      <w:bookmarkStart w:id="2234" w:name="_Toc130481552"/>
      <w:bookmarkStart w:id="2235" w:name="_Toc130481759"/>
      <w:bookmarkStart w:id="2236" w:name="_Toc130483051"/>
      <w:bookmarkStart w:id="2237" w:name="_Toc130468237"/>
      <w:bookmarkStart w:id="2238" w:name="_Toc130473038"/>
      <w:bookmarkStart w:id="2239" w:name="_Toc130481048"/>
      <w:bookmarkStart w:id="2240" w:name="_Toc130481121"/>
      <w:bookmarkStart w:id="2241" w:name="_Toc130481194"/>
      <w:bookmarkStart w:id="2242" w:name="_Toc130481267"/>
      <w:bookmarkStart w:id="2243" w:name="_Toc130481340"/>
      <w:bookmarkStart w:id="2244" w:name="_Toc130481413"/>
      <w:bookmarkStart w:id="2245" w:name="_Toc130481480"/>
      <w:bookmarkStart w:id="2246" w:name="_Toc130481553"/>
      <w:bookmarkStart w:id="2247" w:name="_Toc130481760"/>
      <w:bookmarkStart w:id="2248" w:name="_Toc130483052"/>
      <w:bookmarkStart w:id="2249" w:name="_Toc130468238"/>
      <w:bookmarkStart w:id="2250" w:name="_Toc130473039"/>
      <w:bookmarkStart w:id="2251" w:name="_Toc130481049"/>
      <w:bookmarkStart w:id="2252" w:name="_Toc130481122"/>
      <w:bookmarkStart w:id="2253" w:name="_Toc130481195"/>
      <w:bookmarkStart w:id="2254" w:name="_Toc130481268"/>
      <w:bookmarkStart w:id="2255" w:name="_Toc130481341"/>
      <w:bookmarkStart w:id="2256" w:name="_Toc130481414"/>
      <w:bookmarkStart w:id="2257" w:name="_Toc130481481"/>
      <w:bookmarkStart w:id="2258" w:name="_Toc130481554"/>
      <w:bookmarkStart w:id="2259" w:name="_Toc130481761"/>
      <w:bookmarkStart w:id="2260" w:name="_Toc130483053"/>
      <w:bookmarkStart w:id="2261" w:name="_Toc130468239"/>
      <w:bookmarkStart w:id="2262" w:name="_Toc130473040"/>
      <w:bookmarkStart w:id="2263" w:name="_Toc130481050"/>
      <w:bookmarkStart w:id="2264" w:name="_Toc130481123"/>
      <w:bookmarkStart w:id="2265" w:name="_Toc130481196"/>
      <w:bookmarkStart w:id="2266" w:name="_Toc130481269"/>
      <w:bookmarkStart w:id="2267" w:name="_Toc130481342"/>
      <w:bookmarkStart w:id="2268" w:name="_Toc130481415"/>
      <w:bookmarkStart w:id="2269" w:name="_Toc130481482"/>
      <w:bookmarkStart w:id="2270" w:name="_Toc130481555"/>
      <w:bookmarkStart w:id="2271" w:name="_Toc130481762"/>
      <w:bookmarkStart w:id="2272" w:name="_Toc130483054"/>
      <w:bookmarkStart w:id="2273" w:name="_Toc130468240"/>
      <w:bookmarkStart w:id="2274" w:name="_Toc130473041"/>
      <w:bookmarkStart w:id="2275" w:name="_Toc130481051"/>
      <w:bookmarkStart w:id="2276" w:name="_Toc130481124"/>
      <w:bookmarkStart w:id="2277" w:name="_Toc130481197"/>
      <w:bookmarkStart w:id="2278" w:name="_Toc130481270"/>
      <w:bookmarkStart w:id="2279" w:name="_Toc130481343"/>
      <w:bookmarkStart w:id="2280" w:name="_Toc130481416"/>
      <w:bookmarkStart w:id="2281" w:name="_Toc130481483"/>
      <w:bookmarkStart w:id="2282" w:name="_Toc130481556"/>
      <w:bookmarkStart w:id="2283" w:name="_Toc130481763"/>
      <w:bookmarkStart w:id="2284" w:name="_Toc130483055"/>
      <w:bookmarkStart w:id="2285" w:name="_Toc132102574"/>
      <w:bookmarkStart w:id="2286" w:name="_Toc132126841"/>
      <w:bookmarkStart w:id="2287" w:name="_Toc139476481"/>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r w:rsidRPr="005132B3">
        <w:rPr>
          <w:rStyle w:val="Textoennegrita"/>
          <w:rFonts w:ascii="Arial Narrow" w:hAnsi="Arial Narrow"/>
          <w:b/>
          <w:bCs/>
          <w:color w:val="auto"/>
          <w:sz w:val="22"/>
          <w:szCs w:val="22"/>
        </w:rPr>
        <w:t>DOCUMENTACIÓN VINCULADA AL HITO DE CONTROL</w:t>
      </w:r>
      <w:bookmarkEnd w:id="2285"/>
      <w:bookmarkEnd w:id="2286"/>
      <w:bookmarkEnd w:id="2287"/>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 xml:space="preserve">se encuentra detallada en el Apéndice </w:t>
      </w:r>
      <w:proofErr w:type="spellStart"/>
      <w:r w:rsidR="008428CC" w:rsidRPr="008428CC">
        <w:rPr>
          <w:rFonts w:ascii="Arial Narrow" w:hAnsi="Arial Narrow"/>
          <w:sz w:val="22"/>
          <w:szCs w:val="22"/>
        </w:rPr>
        <w:t>n.°</w:t>
      </w:r>
      <w:proofErr w:type="spellEnd"/>
      <w:r w:rsidR="008428CC" w:rsidRPr="008428CC">
        <w:rPr>
          <w:rFonts w:ascii="Arial Narrow" w:hAnsi="Arial Narrow"/>
          <w:sz w:val="22"/>
          <w:szCs w:val="22"/>
        </w:rPr>
        <w:t xml:space="preserve">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2288" w:name="_Toc130468242"/>
      <w:bookmarkStart w:id="2289" w:name="_Toc130473043"/>
      <w:bookmarkStart w:id="2290" w:name="_Toc130481053"/>
      <w:bookmarkStart w:id="2291" w:name="_Toc130481126"/>
      <w:bookmarkStart w:id="2292" w:name="_Toc130481199"/>
      <w:bookmarkStart w:id="2293" w:name="_Toc130481272"/>
      <w:bookmarkStart w:id="2294" w:name="_Toc130481345"/>
      <w:bookmarkStart w:id="2295" w:name="_Toc130481418"/>
      <w:bookmarkStart w:id="2296" w:name="_Toc130481485"/>
      <w:bookmarkStart w:id="2297" w:name="_Toc130481558"/>
      <w:bookmarkStart w:id="2298" w:name="_Toc130481765"/>
      <w:bookmarkStart w:id="2299" w:name="_Toc130483057"/>
      <w:bookmarkStart w:id="2300" w:name="_Toc132102575"/>
      <w:bookmarkStart w:id="2301" w:name="_Toc132126842"/>
      <w:bookmarkStart w:id="2302" w:name="_Toc139476482"/>
      <w:bookmarkEnd w:id="2288"/>
      <w:bookmarkEnd w:id="2289"/>
      <w:bookmarkEnd w:id="2290"/>
      <w:bookmarkEnd w:id="2291"/>
      <w:bookmarkEnd w:id="2292"/>
      <w:bookmarkEnd w:id="2293"/>
      <w:bookmarkEnd w:id="2294"/>
      <w:bookmarkEnd w:id="2295"/>
      <w:bookmarkEnd w:id="2296"/>
      <w:bookmarkEnd w:id="2297"/>
      <w:bookmarkEnd w:id="2298"/>
      <w:bookmarkEnd w:id="229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2300"/>
      <w:bookmarkEnd w:id="2301"/>
      <w:bookmarkEnd w:id="2302"/>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2303" w:name="_Toc132102576"/>
      <w:bookmarkStart w:id="2304" w:name="_Toc132126843"/>
      <w:bookmarkStart w:id="2305" w:name="_Toc139476483"/>
      <w:r w:rsidRPr="005132B3">
        <w:rPr>
          <w:rStyle w:val="Textoennegrita"/>
          <w:rFonts w:ascii="Arial Narrow" w:hAnsi="Arial Narrow" w:cstheme="minorHAnsi"/>
          <w:b/>
          <w:bCs/>
          <w:color w:val="auto"/>
          <w:sz w:val="22"/>
          <w:szCs w:val="22"/>
        </w:rPr>
        <w:t>INFORMACIÓN DE LAS SITUACIONES ADVERSAS COMUNICADAS EN INFORMES DE HITO DE CONTROL ANTERIORES</w:t>
      </w:r>
      <w:bookmarkEnd w:id="2303"/>
      <w:bookmarkEnd w:id="2304"/>
      <w:bookmarkEnd w:id="2305"/>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5132B3">
        <w:rPr>
          <w:rFonts w:ascii="Arial Narrow" w:hAnsi="Arial Narrow" w:cs="Arial"/>
          <w:bCs/>
        </w:rPr>
        <w:t>n.°</w:t>
      </w:r>
      <w:proofErr w:type="spellEnd"/>
      <w:r w:rsidRPr="005132B3">
        <w:rPr>
          <w:rFonts w:ascii="Arial Narrow" w:hAnsi="Arial Narrow" w:cs="Arial"/>
          <w:bCs/>
        </w:rPr>
        <w:t>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2306" w:name="_Toc132102577"/>
      <w:bookmarkStart w:id="2307" w:name="_Toc132126844"/>
      <w:bookmarkStart w:id="2308" w:name="_Toc139476484"/>
      <w:r w:rsidRPr="005132B3">
        <w:rPr>
          <w:rStyle w:val="Textoennegrita"/>
          <w:rFonts w:ascii="Arial Narrow" w:hAnsi="Arial Narrow" w:cstheme="minorHAnsi"/>
          <w:b/>
          <w:bCs/>
          <w:color w:val="auto"/>
          <w:sz w:val="22"/>
          <w:szCs w:val="22"/>
        </w:rPr>
        <w:t>CONCLUSIÓN</w:t>
      </w:r>
      <w:bookmarkEnd w:id="2306"/>
      <w:bookmarkEnd w:id="2307"/>
      <w:bookmarkEnd w:id="2308"/>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proofErr w:type="spellStart"/>
      <w:r w:rsidR="00D6445C" w:rsidRPr="005132B3">
        <w:rPr>
          <w:rFonts w:ascii="Arial Narrow" w:eastAsia="Calibri" w:hAnsi="Arial Narrow"/>
          <w:sz w:val="22"/>
          <w:szCs w:val="22"/>
        </w:rPr>
        <w:t>n.°</w:t>
      </w:r>
      <w:proofErr w:type="spellEnd"/>
      <w:r w:rsidR="00D6445C" w:rsidRPr="005132B3">
        <w:rPr>
          <w:rFonts w:ascii="Arial Narrow" w:eastAsia="Calibri" w:hAnsi="Arial Narrow"/>
          <w:sz w:val="22"/>
          <w:szCs w:val="22"/>
        </w:rPr>
        <w:t xml:space="preserve">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2309" w:name="_Toc132102578"/>
      <w:bookmarkStart w:id="2310" w:name="_Toc132126845"/>
      <w:bookmarkStart w:id="2311" w:name="_Toc139476485"/>
      <w:r w:rsidRPr="005132B3">
        <w:rPr>
          <w:rStyle w:val="Textoennegrita"/>
          <w:rFonts w:ascii="Arial Narrow" w:hAnsi="Arial Narrow" w:cstheme="minorHAnsi"/>
          <w:b/>
          <w:bCs/>
          <w:color w:val="auto"/>
          <w:sz w:val="22"/>
          <w:szCs w:val="22"/>
        </w:rPr>
        <w:t>RECOMENDACIONES</w:t>
      </w:r>
      <w:bookmarkEnd w:id="2309"/>
      <w:bookmarkEnd w:id="2310"/>
      <w:bookmarkEnd w:id="2311"/>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w:t>
      </w:r>
      <w:proofErr w:type="spellStart"/>
      <w:r w:rsidRPr="005132B3">
        <w:rPr>
          <w:rFonts w:ascii="Arial Narrow" w:eastAsia="Times New Roman" w:hAnsi="Arial Narrow"/>
          <w:iCs/>
          <w:lang w:eastAsia="es-PE"/>
        </w:rPr>
        <w:t>n.°</w:t>
      </w:r>
      <w:proofErr w:type="spellEnd"/>
      <w:r w:rsidRPr="005132B3">
        <w:rPr>
          <w:rFonts w:ascii="Arial Narrow" w:eastAsia="Times New Roman" w:hAnsi="Arial Narrow"/>
          <w:iCs/>
          <w:lang w:eastAsia="es-PE"/>
        </w:rPr>
        <w:t xml:space="preserve">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2312"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2312"/>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0D8ED637"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ins w:id="2313" w:author="GRAPURIMAC" w:date="2023-07-05T18:14:00Z">
        <w:r w:rsidR="0069535C">
          <w:rPr>
            <w:rFonts w:ascii="Arial Narrow" w:hAnsi="Arial Narrow" w:cs="Arial"/>
            <w:sz w:val="22"/>
            <w:szCs w:val="22"/>
            <w:highlight w:val="yellow"/>
          </w:rPr>
          <w:t>5</w:t>
        </w:r>
      </w:ins>
      <w:del w:id="2314" w:author="GRAPURIMAC" w:date="2023-07-05T18:14:00Z">
        <w:r w:rsidR="003F5CA7" w:rsidRPr="00D4598E" w:rsidDel="0069535C">
          <w:rPr>
            <w:rFonts w:ascii="Arial Narrow" w:hAnsi="Arial Narrow" w:cs="Arial"/>
            <w:sz w:val="22"/>
            <w:szCs w:val="22"/>
            <w:highlight w:val="yellow"/>
          </w:rPr>
          <w:delText>2</w:delText>
        </w:r>
        <w:r w:rsidR="00D67D51" w:rsidRPr="00D4598E" w:rsidDel="0069535C">
          <w:rPr>
            <w:rFonts w:ascii="Arial Narrow" w:hAnsi="Arial Narrow" w:cs="Arial"/>
            <w:sz w:val="22"/>
            <w:szCs w:val="22"/>
            <w:highlight w:val="yellow"/>
          </w:rPr>
          <w:delText>8</w:delText>
        </w:r>
      </w:del>
      <w:r w:rsidRPr="00D4598E">
        <w:rPr>
          <w:rFonts w:ascii="Arial Narrow" w:hAnsi="Arial Narrow" w:cs="Arial"/>
          <w:sz w:val="22"/>
          <w:szCs w:val="22"/>
          <w:highlight w:val="yellow"/>
        </w:rPr>
        <w:t xml:space="preserve"> de </w:t>
      </w:r>
      <w:r w:rsidR="005B58EC" w:rsidRPr="00D4598E">
        <w:rPr>
          <w:rFonts w:ascii="Arial Narrow" w:hAnsi="Arial Narrow" w:cs="Arial"/>
          <w:sz w:val="22"/>
          <w:szCs w:val="22"/>
          <w:highlight w:val="yellow"/>
        </w:rPr>
        <w:t>ju</w:t>
      </w:r>
      <w:ins w:id="2315" w:author="GRAPURIMAC" w:date="2023-07-05T18:14:00Z">
        <w:r w:rsidR="0069535C">
          <w:rPr>
            <w:rFonts w:ascii="Arial Narrow" w:hAnsi="Arial Narrow" w:cs="Arial"/>
            <w:sz w:val="22"/>
            <w:szCs w:val="22"/>
            <w:highlight w:val="yellow"/>
          </w:rPr>
          <w:t>l</w:t>
        </w:r>
      </w:ins>
      <w:del w:id="2316" w:author="GRAPURIMAC" w:date="2023-07-05T18:14:00Z">
        <w:r w:rsidR="005B58EC" w:rsidRPr="00D4598E" w:rsidDel="0069535C">
          <w:rPr>
            <w:rFonts w:ascii="Arial Narrow" w:hAnsi="Arial Narrow" w:cs="Arial"/>
            <w:sz w:val="22"/>
            <w:szCs w:val="22"/>
            <w:highlight w:val="yellow"/>
          </w:rPr>
          <w:delText>n</w:delText>
        </w:r>
      </w:del>
      <w:r w:rsidR="005B58EC" w:rsidRPr="00D4598E">
        <w:rPr>
          <w:rFonts w:ascii="Arial Narrow" w:hAnsi="Arial Narrow" w:cs="Arial"/>
          <w:sz w:val="22"/>
          <w:szCs w:val="22"/>
          <w:highlight w:val="yellow"/>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 xml:space="preserve">Dennis </w:t>
            </w:r>
            <w:proofErr w:type="spellStart"/>
            <w:r w:rsidRPr="005132B3">
              <w:rPr>
                <w:rFonts w:ascii="Arial Narrow" w:hAnsi="Arial Narrow"/>
                <w:b/>
                <w:iCs/>
                <w:szCs w:val="18"/>
                <w:lang w:eastAsia="es-PE"/>
              </w:rPr>
              <w:t>Helmle</w:t>
            </w:r>
            <w:proofErr w:type="spellEnd"/>
            <w:r w:rsidRPr="005132B3">
              <w:rPr>
                <w:rFonts w:ascii="Arial Narrow" w:hAnsi="Arial Narrow"/>
                <w:b/>
                <w:iCs/>
                <w:szCs w:val="18"/>
                <w:lang w:eastAsia="es-PE"/>
              </w:rPr>
              <w:t xml:space="preserv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w:t>
            </w:r>
            <w:proofErr w:type="spellStart"/>
            <w:r w:rsidRPr="005132B3">
              <w:rPr>
                <w:rFonts w:ascii="Arial Narrow" w:hAnsi="Arial Narrow"/>
                <w:b/>
                <w:iCs/>
                <w:szCs w:val="18"/>
                <w:lang w:eastAsia="es-PE"/>
              </w:rPr>
              <w:t>Lívano</w:t>
            </w:r>
            <w:proofErr w:type="spellEnd"/>
            <w:r w:rsidRPr="005132B3">
              <w:rPr>
                <w:rFonts w:ascii="Arial Narrow" w:hAnsi="Arial Narrow"/>
                <w:b/>
                <w:iCs/>
                <w:szCs w:val="18"/>
                <w:lang w:eastAsia="es-PE"/>
              </w:rPr>
              <w:t xml:space="preserve">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ins w:id="2317" w:author="GRAPURIMAC" w:date="2023-07-05T18:14:00Z"/>
          <w:rFonts w:ascii="Arial Narrow" w:hAnsi="Arial Narrow"/>
          <w:sz w:val="22"/>
          <w:szCs w:val="22"/>
        </w:rPr>
      </w:pPr>
    </w:p>
    <w:p w14:paraId="56800B83" w14:textId="36D99AD1" w:rsidR="0069535C" w:rsidRDefault="0069535C" w:rsidP="00AE74BE">
      <w:pPr>
        <w:rPr>
          <w:ins w:id="2318" w:author="GRAPURIMAC" w:date="2023-07-05T18:14:00Z"/>
          <w:rFonts w:ascii="Arial Narrow" w:hAnsi="Arial Narrow"/>
          <w:sz w:val="22"/>
          <w:szCs w:val="22"/>
        </w:rPr>
      </w:pPr>
    </w:p>
    <w:p w14:paraId="551506FC" w14:textId="0656AC59" w:rsidR="0069535C" w:rsidRDefault="0069535C" w:rsidP="00AE74BE">
      <w:pPr>
        <w:rPr>
          <w:ins w:id="2319" w:author="GRAPURIMAC" w:date="2023-07-05T18:14:00Z"/>
          <w:rFonts w:ascii="Arial Narrow" w:hAnsi="Arial Narrow"/>
          <w:sz w:val="22"/>
          <w:szCs w:val="22"/>
        </w:rPr>
      </w:pPr>
    </w:p>
    <w:p w14:paraId="461E82BC" w14:textId="59CE226B" w:rsidR="0069535C" w:rsidRDefault="0069535C" w:rsidP="00AE74BE">
      <w:pPr>
        <w:rPr>
          <w:ins w:id="2320" w:author="GRAPURIMAC" w:date="2023-07-05T18:14:00Z"/>
          <w:rFonts w:ascii="Arial Narrow" w:hAnsi="Arial Narrow"/>
          <w:sz w:val="22"/>
          <w:szCs w:val="22"/>
        </w:rPr>
      </w:pPr>
    </w:p>
    <w:p w14:paraId="540B5536" w14:textId="66B00869" w:rsidR="0069535C" w:rsidRDefault="0069535C" w:rsidP="00AE74BE">
      <w:pPr>
        <w:rPr>
          <w:ins w:id="2321" w:author="GRAPURIMAC" w:date="2023-07-05T18:14:00Z"/>
          <w:rFonts w:ascii="Arial Narrow" w:hAnsi="Arial Narrow"/>
          <w:sz w:val="22"/>
          <w:szCs w:val="22"/>
        </w:rPr>
      </w:pPr>
    </w:p>
    <w:p w14:paraId="0A3F9E95" w14:textId="77777777"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652DBDF5" w:rsidR="00C400D0" w:rsidRPr="005132B3" w:rsidRDefault="009E2581" w:rsidP="00AE74BE">
      <w:pPr>
        <w:ind w:left="709"/>
        <w:jc w:val="both"/>
        <w:rPr>
          <w:rFonts w:ascii="Arial Narrow" w:hAnsi="Arial Narrow" w:cs="Arial"/>
          <w:b/>
          <w:bCs/>
        </w:rPr>
      </w:pPr>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 xml:space="preserve">Oficio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2DF8B387" w14:textId="445F720B" w:rsidR="00E57BF8" w:rsidRPr="00C8431A" w:rsidRDefault="00E57BF8" w:rsidP="00E57BF8">
      <w:pPr>
        <w:pStyle w:val="Prrafodelista"/>
        <w:spacing w:line="240" w:lineRule="auto"/>
        <w:ind w:left="644"/>
        <w:jc w:val="both"/>
        <w:outlineLvl w:val="1"/>
        <w:rPr>
          <w:rFonts w:ascii="Arial Narrow" w:hAnsi="Arial Narrow" w:cs="Arial"/>
          <w:b/>
          <w:bCs/>
        </w:rPr>
      </w:pPr>
      <w:bookmarkStart w:id="2322"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2322"/>
    </w:p>
    <w:p w14:paraId="554B7C5C" w14:textId="390C1165" w:rsidR="00C400D0" w:rsidRPr="005132B3" w:rsidRDefault="009E2581" w:rsidP="00AE74BE">
      <w:pPr>
        <w:ind w:left="709"/>
        <w:jc w:val="both"/>
        <w:rPr>
          <w:rFonts w:ascii="Arial Narrow" w:hAnsi="Arial Narrow" w:cs="Arial"/>
          <w:b/>
          <w:bCs/>
        </w:rPr>
      </w:pPr>
      <w:r w:rsidRPr="009E2581">
        <w:rPr>
          <w:rFonts w:ascii="Arial Narrow" w:hAnsi="Arial Narrow"/>
          <w:b/>
          <w:bCs/>
        </w:rPr>
        <w:lastRenderedPageBreak/>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010-2023-CG-OCI-GORE/APURIMAC, de 13 de junio de 2023</w:t>
            </w:r>
          </w:p>
        </w:tc>
      </w:tr>
    </w:tbl>
    <w:p w14:paraId="223080E9" w14:textId="77777777" w:rsidR="00C400D0" w:rsidRPr="005132B3" w:rsidRDefault="00C400D0" w:rsidP="00AE74BE"/>
    <w:p w14:paraId="33062F73" w14:textId="49B6D7A5" w:rsidR="00C400D0" w:rsidRPr="005132B3" w:rsidRDefault="009E2581" w:rsidP="00AE74BE">
      <w:pPr>
        <w:ind w:left="709"/>
        <w:jc w:val="both"/>
        <w:rPr>
          <w:rFonts w:ascii="Arial Narrow" w:hAnsi="Arial Narrow" w:cs="Arial"/>
          <w:b/>
          <w:bCs/>
        </w:rPr>
      </w:pPr>
      <w:r w:rsidRPr="009E2581">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w:t>
      </w:r>
      <w:r>
        <w:rPr>
          <w:rFonts w:ascii="Arial Narrow" w:hAnsi="Arial Narrow"/>
          <w:b/>
          <w:bCs/>
        </w:rPr>
        <w:t>,</w:t>
      </w:r>
      <w:r w:rsidRPr="009E2581">
        <w:rPr>
          <w:rFonts w:ascii="Arial Narrow" w:hAnsi="Arial Narrow"/>
          <w:b/>
          <w:bCs/>
        </w:rPr>
        <w:t xml:space="preserve"> LO QUE PONDRÍA EN RIESGO LOS EQUIPOS ENTREGADOS RECIENTEMENTE</w:t>
      </w:r>
      <w:r w:rsidR="004343FC">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bl>
    <w:p w14:paraId="1CD05961" w14:textId="77777777" w:rsidR="00C400D0" w:rsidRDefault="00C400D0" w:rsidP="00AE74BE">
      <w:pPr>
        <w:pStyle w:val="Prrafodelista"/>
        <w:spacing w:line="240" w:lineRule="auto"/>
        <w:ind w:left="1070"/>
        <w:jc w:val="both"/>
        <w:outlineLvl w:val="1"/>
        <w:rPr>
          <w:rFonts w:ascii="Arial Narrow" w:hAnsi="Arial Narrow" w:cs="Arial"/>
          <w:b/>
          <w:bCs/>
        </w:rPr>
      </w:pPr>
    </w:p>
    <w:p w14:paraId="33FD6959" w14:textId="77777777" w:rsidR="009E2581" w:rsidRDefault="009E2581" w:rsidP="00AE74BE">
      <w:pPr>
        <w:pStyle w:val="Prrafodelista"/>
        <w:spacing w:line="240" w:lineRule="auto"/>
        <w:ind w:left="1070"/>
        <w:jc w:val="both"/>
        <w:outlineLvl w:val="1"/>
        <w:rPr>
          <w:rFonts w:ascii="Arial Narrow" w:hAnsi="Arial Narrow" w:cs="Arial"/>
          <w:b/>
          <w:bCs/>
        </w:rPr>
      </w:pPr>
    </w:p>
    <w:p w14:paraId="1BBF430A" w14:textId="77777777" w:rsidR="009E2581" w:rsidRDefault="009E2581" w:rsidP="00AE74BE">
      <w:pPr>
        <w:pStyle w:val="Prrafodelista"/>
        <w:spacing w:line="240" w:lineRule="auto"/>
        <w:ind w:left="1070"/>
        <w:jc w:val="both"/>
        <w:outlineLvl w:val="1"/>
        <w:rPr>
          <w:rFonts w:ascii="Arial Narrow" w:hAnsi="Arial Narrow" w:cs="Arial"/>
          <w:b/>
          <w:bCs/>
        </w:rPr>
      </w:pPr>
    </w:p>
    <w:p w14:paraId="137BA9F5" w14:textId="77777777" w:rsidR="009E2581" w:rsidRDefault="009E2581" w:rsidP="00AE74BE">
      <w:pPr>
        <w:pStyle w:val="Prrafodelista"/>
        <w:spacing w:line="240" w:lineRule="auto"/>
        <w:ind w:left="1070"/>
        <w:jc w:val="both"/>
        <w:outlineLvl w:val="1"/>
        <w:rPr>
          <w:rFonts w:ascii="Arial Narrow" w:hAnsi="Arial Narrow" w:cs="Arial"/>
          <w:b/>
          <w:bCs/>
        </w:rPr>
      </w:pPr>
    </w:p>
    <w:p w14:paraId="0A33CEE2" w14:textId="77777777" w:rsidR="009E2581" w:rsidRDefault="009E2581" w:rsidP="00AE74BE">
      <w:pPr>
        <w:pStyle w:val="Prrafodelista"/>
        <w:spacing w:line="240" w:lineRule="auto"/>
        <w:ind w:left="1070"/>
        <w:jc w:val="both"/>
        <w:outlineLvl w:val="1"/>
        <w:rPr>
          <w:rFonts w:ascii="Arial Narrow" w:hAnsi="Arial Narrow" w:cs="Arial"/>
          <w:b/>
          <w:bCs/>
        </w:rPr>
      </w:pPr>
    </w:p>
    <w:p w14:paraId="00947465" w14:textId="77777777" w:rsidR="009E2581" w:rsidRDefault="009E2581" w:rsidP="00AE74BE">
      <w:pPr>
        <w:pStyle w:val="Prrafodelista"/>
        <w:spacing w:line="240" w:lineRule="auto"/>
        <w:ind w:left="1070"/>
        <w:jc w:val="both"/>
        <w:outlineLvl w:val="1"/>
        <w:rPr>
          <w:rFonts w:ascii="Arial Narrow" w:hAnsi="Arial Narrow" w:cs="Arial"/>
          <w:b/>
          <w:bCs/>
        </w:rPr>
      </w:pPr>
    </w:p>
    <w:p w14:paraId="5A41F452" w14:textId="77777777" w:rsidR="009E2581" w:rsidRPr="005132B3" w:rsidRDefault="009E2581" w:rsidP="00AE74BE">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AE74BE">
      <w:pPr>
        <w:rPr>
          <w:rFonts w:ascii="Arial Narrow" w:hAnsi="Arial Narrow"/>
        </w:rPr>
      </w:pPr>
    </w:p>
    <w:p w14:paraId="73B17FDB" w14:textId="7B82F774" w:rsidR="00727197" w:rsidRPr="005132B3" w:rsidRDefault="00727197" w:rsidP="00AE74BE">
      <w:pPr>
        <w:rPr>
          <w:rFonts w:ascii="Arial Narrow" w:hAnsi="Arial Narrow"/>
        </w:rPr>
      </w:pPr>
    </w:p>
    <w:p w14:paraId="6A5C29EE" w14:textId="6CC174FD" w:rsidR="00727197" w:rsidRDefault="00727197" w:rsidP="00AE74BE">
      <w:pPr>
        <w:rPr>
          <w:rFonts w:ascii="Arial Narrow" w:hAnsi="Arial Narrow"/>
        </w:rPr>
      </w:pPr>
    </w:p>
    <w:p w14:paraId="115E60A7" w14:textId="77777777" w:rsidR="0047771E" w:rsidRDefault="0047771E" w:rsidP="00AE74BE">
      <w:pPr>
        <w:rPr>
          <w:rFonts w:ascii="Arial Narrow" w:hAnsi="Arial Narrow"/>
        </w:rPr>
      </w:pPr>
    </w:p>
    <w:p w14:paraId="6CAE9D97" w14:textId="77777777" w:rsidR="0047771E" w:rsidRPr="005132B3" w:rsidRDefault="0047771E" w:rsidP="00AE74BE">
      <w:pPr>
        <w:rPr>
          <w:rFonts w:ascii="Arial Narrow" w:hAnsi="Arial Narrow"/>
        </w:rPr>
      </w:pPr>
    </w:p>
    <w:p w14:paraId="54B1EC78" w14:textId="48C99A6D" w:rsidR="00727197" w:rsidRPr="005132B3" w:rsidRDefault="00727197" w:rsidP="00AE74BE">
      <w:pPr>
        <w:rPr>
          <w:rFonts w:ascii="Arial Narrow" w:hAnsi="Arial Narrow"/>
        </w:rPr>
      </w:pPr>
    </w:p>
    <w:p w14:paraId="79361179" w14:textId="2A4952E8" w:rsidR="00727197" w:rsidRPr="005132B3" w:rsidRDefault="00727197" w:rsidP="00AE74BE">
      <w:pPr>
        <w:rPr>
          <w:rFonts w:ascii="Arial Narrow" w:hAnsi="Arial Narrow"/>
        </w:rPr>
      </w:pPr>
    </w:p>
    <w:p w14:paraId="59FE632C" w14:textId="0F2F8779" w:rsidR="00727197" w:rsidRPr="005132B3" w:rsidRDefault="00727197" w:rsidP="00AE74BE">
      <w:pPr>
        <w:rPr>
          <w:rFonts w:ascii="Arial Narrow" w:hAnsi="Arial Narrow"/>
        </w:rPr>
      </w:pPr>
    </w:p>
    <w:p w14:paraId="12E6E160" w14:textId="3F554311"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44FAC58F" w14:textId="58FC10DA"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AE74BE">
      <w:pPr>
        <w:rPr>
          <w:rFonts w:ascii="Arial Narrow" w:eastAsia="Arial Narrow" w:hAnsi="Arial Narrow" w:cs="Arial Narrow"/>
          <w:sz w:val="22"/>
          <w:szCs w:val="22"/>
        </w:rPr>
      </w:pPr>
    </w:p>
    <w:p w14:paraId="6FC9CD45"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1</w:t>
      </w:r>
    </w:p>
    <w:p w14:paraId="2BD4CE19" w14:textId="77777777" w:rsidR="00727197" w:rsidRPr="005132B3" w:rsidRDefault="00727197" w:rsidP="00AE74BE">
      <w:pPr>
        <w:rPr>
          <w:rFonts w:ascii="Arial Narrow" w:eastAsia="Arial Narrow" w:hAnsi="Arial Narrow" w:cs="Arial Narrow"/>
          <w:sz w:val="22"/>
          <w:szCs w:val="22"/>
        </w:rPr>
      </w:pPr>
    </w:p>
    <w:p w14:paraId="1DF35CA4" w14:textId="6C26E1F0"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2C11A5">
        <w:rPr>
          <w:rFonts w:ascii="Arial Narrow" w:eastAsia="Arial Narrow" w:hAnsi="Arial Narrow" w:cs="Arial Narrow"/>
          <w:sz w:val="22"/>
          <w:szCs w:val="22"/>
        </w:rPr>
        <w:t>3</w:t>
      </w:r>
    </w:p>
    <w:p w14:paraId="1C35C4F7" w14:textId="7E9F078C"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9725E8">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55D1F2D9" w14:textId="26301915"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p>
    <w:p w14:paraId="725E54BB" w14:textId="77777777" w:rsidR="00727197" w:rsidRPr="005132B3" w:rsidRDefault="00727197" w:rsidP="00AE74BE">
      <w:pPr>
        <w:rPr>
          <w:rFonts w:ascii="Arial Narrow" w:eastAsia="Arial Narrow" w:hAnsi="Arial Narrow" w:cs="Arial Narrow"/>
          <w:sz w:val="22"/>
          <w:szCs w:val="22"/>
        </w:rPr>
      </w:pPr>
    </w:p>
    <w:p w14:paraId="27E58B56" w14:textId="410CD54A" w:rsidR="00727197" w:rsidRPr="005132B3" w:rsidRDefault="00512E41" w:rsidP="00AE74BE">
      <w:pPr>
        <w:numPr>
          <w:ilvl w:val="1"/>
          <w:numId w:val="7"/>
        </w:numPr>
        <w:jc w:val="both"/>
        <w:rPr>
          <w:sz w:val="22"/>
          <w:szCs w:val="22"/>
        </w:rPr>
      </w:pPr>
      <w:r w:rsidRPr="005132B3">
        <w:rPr>
          <w:rFonts w:ascii="Arial Narrow" w:eastAsia="Arial Narrow" w:hAnsi="Arial Narrow" w:cs="Arial Narrow"/>
          <w:sz w:val="22"/>
          <w:szCs w:val="22"/>
        </w:rPr>
        <w:t xml:space="preserve">Los gabinetes de metal de carga de </w:t>
      </w:r>
      <w:proofErr w:type="spellStart"/>
      <w:r w:rsidRPr="005132B3">
        <w:rPr>
          <w:rFonts w:ascii="Arial Narrow" w:eastAsia="Arial Narrow" w:hAnsi="Arial Narrow" w:cs="Arial Narrow"/>
          <w:sz w:val="22"/>
          <w:szCs w:val="22"/>
        </w:rPr>
        <w:t>portatiles</w:t>
      </w:r>
      <w:proofErr w:type="spellEnd"/>
      <w:r w:rsidRPr="005132B3">
        <w:rPr>
          <w:rFonts w:ascii="Arial Narrow" w:eastAsia="Arial Narrow" w:hAnsi="Arial Narrow" w:cs="Arial Narrow"/>
          <w:sz w:val="22"/>
          <w:szCs w:val="22"/>
        </w:rPr>
        <w:t xml:space="preserve"> entregado por contratista contiene deficiencias y daños, presuntamente incumpliendo con las especificaciones técnicas establecidas, presumiblemente sin otorgar plazo para la subsanación, originando el riesgo de un posible incumplimiento a la normativa de contrataciones.</w:t>
      </w:r>
    </w:p>
    <w:p w14:paraId="4390577A" w14:textId="77777777" w:rsidR="00727197" w:rsidRPr="005132B3" w:rsidRDefault="00727197" w:rsidP="00AE74BE">
      <w:pPr>
        <w:rPr>
          <w:rFonts w:ascii="Arial Narrow" w:eastAsia="Arial Narrow" w:hAnsi="Arial Narrow" w:cs="Arial Narrow"/>
          <w:sz w:val="22"/>
          <w:szCs w:val="22"/>
        </w:rPr>
      </w:pPr>
    </w:p>
    <w:p w14:paraId="1378B36C"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2</w:t>
      </w:r>
    </w:p>
    <w:p w14:paraId="1887F062" w14:textId="77777777" w:rsidR="00727197" w:rsidRPr="005132B3" w:rsidRDefault="00727197" w:rsidP="00AE74BE">
      <w:pPr>
        <w:rPr>
          <w:rFonts w:ascii="Arial Narrow" w:eastAsia="Arial Narrow" w:hAnsi="Arial Narrow" w:cs="Arial Narrow"/>
          <w:sz w:val="22"/>
          <w:szCs w:val="22"/>
        </w:rPr>
      </w:pPr>
    </w:p>
    <w:p w14:paraId="321D9148"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Pr="002C11A5">
        <w:rPr>
          <w:rFonts w:ascii="Arial Narrow" w:eastAsia="Arial Narrow" w:hAnsi="Arial Narrow" w:cs="Arial Narrow"/>
          <w:sz w:val="22"/>
          <w:szCs w:val="22"/>
        </w:rPr>
        <w:t>2</w:t>
      </w:r>
      <w:r w:rsidRPr="005132B3">
        <w:rPr>
          <w:rFonts w:ascii="Arial Narrow" w:eastAsia="Arial Narrow" w:hAnsi="Arial Narrow" w:cs="Arial Narrow"/>
          <w:sz w:val="22"/>
          <w:szCs w:val="22"/>
        </w:rPr>
        <w:tab/>
      </w:r>
    </w:p>
    <w:p w14:paraId="334C2ECA" w14:textId="1D3C1CF8"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45FD3620" w14:textId="77777777" w:rsidR="00727197" w:rsidRPr="005132B3" w:rsidRDefault="00727197" w:rsidP="00AE74BE">
      <w:pPr>
        <w:rPr>
          <w:rFonts w:ascii="Arial Narrow" w:eastAsia="Arial Narrow" w:hAnsi="Arial Narrow" w:cs="Arial Narrow"/>
          <w:sz w:val="22"/>
          <w:szCs w:val="22"/>
        </w:rPr>
      </w:pPr>
    </w:p>
    <w:p w14:paraId="63253ECE"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lastRenderedPageBreak/>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26E75E12"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67A8A17D" w14:textId="77777777" w:rsidR="00727197" w:rsidRPr="005132B3" w:rsidRDefault="00727197" w:rsidP="00AE74BE">
      <w:pPr>
        <w:rPr>
          <w:rFonts w:ascii="Arial Narrow" w:eastAsia="Arial Narrow" w:hAnsi="Arial Narrow" w:cs="Arial Narrow"/>
          <w:sz w:val="22"/>
          <w:szCs w:val="22"/>
        </w:rPr>
      </w:pPr>
    </w:p>
    <w:p w14:paraId="4B4833E4"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3</w:t>
      </w:r>
    </w:p>
    <w:p w14:paraId="2BFB98DB" w14:textId="77777777" w:rsidR="00727197" w:rsidRPr="005132B3" w:rsidRDefault="00727197" w:rsidP="00AE74BE">
      <w:pPr>
        <w:rPr>
          <w:rFonts w:ascii="Arial Narrow" w:eastAsia="Arial Narrow" w:hAnsi="Arial Narrow" w:cs="Arial Narrow"/>
          <w:sz w:val="22"/>
          <w:szCs w:val="22"/>
        </w:rPr>
      </w:pPr>
    </w:p>
    <w:p w14:paraId="6E23DA07"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38E45811"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1F5A1332" w14:textId="77777777" w:rsidR="00727197" w:rsidRPr="005132B3" w:rsidRDefault="00727197" w:rsidP="00AE74BE">
      <w:pPr>
        <w:rPr>
          <w:rFonts w:ascii="Arial Narrow" w:eastAsia="Arial Narrow" w:hAnsi="Arial Narrow" w:cs="Arial Narrow"/>
          <w:sz w:val="22"/>
          <w:szCs w:val="22"/>
        </w:rPr>
      </w:pPr>
    </w:p>
    <w:p w14:paraId="53F0E12E" w14:textId="0B699427" w:rsidR="00512E41" w:rsidRPr="005132B3" w:rsidRDefault="00512E41" w:rsidP="00AE74BE">
      <w:pPr>
        <w:pStyle w:val="Prrafodelista"/>
        <w:numPr>
          <w:ilvl w:val="1"/>
          <w:numId w:val="7"/>
        </w:numPr>
        <w:spacing w:line="240" w:lineRule="auto"/>
        <w:jc w:val="both"/>
        <w:rPr>
          <w:rFonts w:ascii="Arial Narrow" w:eastAsia="Arial Narrow" w:hAnsi="Arial Narrow" w:cs="Arial Narrow"/>
          <w:lang w:eastAsia="es-ES"/>
        </w:rPr>
      </w:pPr>
      <w:bookmarkStart w:id="2323" w:name="_Toc133419253"/>
      <w:r w:rsidRPr="005132B3">
        <w:rPr>
          <w:rFonts w:ascii="Arial Narrow" w:eastAsia="Arial Narrow" w:hAnsi="Arial Narrow" w:cs="Arial Narrow"/>
          <w:lang w:eastAsia="es-ES"/>
        </w:rPr>
        <w:t>La 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2323"/>
      <w:r w:rsidRPr="005132B3">
        <w:rPr>
          <w:rFonts w:ascii="Arial Narrow" w:eastAsia="Arial Narrow" w:hAnsi="Arial Narrow" w:cs="Arial Narrow"/>
          <w:lang w:eastAsia="es-ES"/>
        </w:rPr>
        <w:t xml:space="preserve">  </w:t>
      </w:r>
    </w:p>
    <w:p w14:paraId="5D9F1F9B" w14:textId="77777777" w:rsidR="00727197" w:rsidRPr="005132B3" w:rsidRDefault="00727197" w:rsidP="00AE74BE">
      <w:pPr>
        <w:tabs>
          <w:tab w:val="left" w:pos="142"/>
        </w:tabs>
        <w:jc w:val="both"/>
        <w:rPr>
          <w:rFonts w:ascii="Arial Narrow" w:eastAsia="Arial Narrow" w:hAnsi="Arial Narrow" w:cs="Arial Narrow"/>
          <w:b/>
        </w:rPr>
      </w:pPr>
    </w:p>
    <w:p w14:paraId="6D4DD306" w14:textId="22870BCF" w:rsidR="009725E8" w:rsidRPr="005132B3" w:rsidRDefault="009725E8" w:rsidP="009725E8">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4</w:t>
      </w:r>
    </w:p>
    <w:p w14:paraId="5DA57195" w14:textId="77777777" w:rsidR="009725E8" w:rsidRPr="005132B3" w:rsidRDefault="009725E8" w:rsidP="009725E8">
      <w:pPr>
        <w:rPr>
          <w:rFonts w:ascii="Arial Narrow" w:eastAsia="Arial Narrow" w:hAnsi="Arial Narrow" w:cs="Arial Narrow"/>
          <w:sz w:val="22"/>
          <w:szCs w:val="22"/>
        </w:rPr>
      </w:pPr>
    </w:p>
    <w:p w14:paraId="2F034A41" w14:textId="77777777"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2C447362" w14:textId="00B4FD84"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w:t>
      </w:r>
      <w:r>
        <w:rPr>
          <w:rFonts w:ascii="Arial Narrow" w:eastAsia="Arial Narrow" w:hAnsi="Arial Narrow" w:cs="Arial Narrow"/>
          <w:sz w:val="22"/>
          <w:szCs w:val="22"/>
        </w:rPr>
        <w:t>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0</w:t>
      </w:r>
      <w:r w:rsidRPr="005132B3">
        <w:rPr>
          <w:rFonts w:ascii="Arial Narrow" w:eastAsia="Arial Narrow" w:hAnsi="Arial Narrow" w:cs="Arial Narrow"/>
          <w:sz w:val="22"/>
          <w:szCs w:val="22"/>
        </w:rPr>
        <w:tab/>
      </w:r>
    </w:p>
    <w:p w14:paraId="72E07178" w14:textId="77777777" w:rsidR="00727197" w:rsidRPr="005132B3" w:rsidRDefault="00727197" w:rsidP="00AE74BE">
      <w:pPr>
        <w:tabs>
          <w:tab w:val="left" w:pos="142"/>
        </w:tabs>
        <w:jc w:val="both"/>
        <w:rPr>
          <w:rFonts w:ascii="Arial Narrow" w:eastAsia="Arial Narrow" w:hAnsi="Arial Narrow" w:cs="Arial Narrow"/>
          <w:b/>
        </w:rPr>
      </w:pPr>
    </w:p>
    <w:p w14:paraId="6C4419BB" w14:textId="77777777" w:rsidR="00067016" w:rsidRPr="005132B3" w:rsidRDefault="00067016" w:rsidP="00AE74BE">
      <w:pPr>
        <w:rPr>
          <w:noProof/>
        </w:rPr>
      </w:pPr>
    </w:p>
    <w:p w14:paraId="29F0CD21" w14:textId="77777777" w:rsidR="00067016" w:rsidRPr="005132B3" w:rsidRDefault="00067016" w:rsidP="00AE74BE">
      <w:pPr>
        <w:rPr>
          <w:noProof/>
        </w:rPr>
      </w:pPr>
    </w:p>
    <w:p w14:paraId="17477E33" w14:textId="276633FC" w:rsidR="00D6793F" w:rsidRPr="005132B3" w:rsidRDefault="00D6793F" w:rsidP="00AE74BE">
      <w:pPr>
        <w:rPr>
          <w:rFonts w:ascii="Arial Narrow" w:hAnsi="Arial Narrow"/>
        </w:rPr>
      </w:pPr>
    </w:p>
    <w:sectPr w:rsidR="00D6793F" w:rsidRPr="005132B3" w:rsidSect="00846256">
      <w:headerReference w:type="default" r:id="rId28"/>
      <w:footerReference w:type="default" r:id="rId29"/>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3" w:author="GRAPURIMAC" w:date="2023-07-05T17:24:00Z" w:initials="G">
    <w:p w14:paraId="46EF4EF0" w14:textId="0AD57A2F" w:rsidR="007A3190" w:rsidRDefault="007A3190">
      <w:pPr>
        <w:pStyle w:val="Textocomentario"/>
      </w:pPr>
      <w:r>
        <w:rPr>
          <w:rStyle w:val="Refdecomentario"/>
        </w:rPr>
        <w:annotationRef/>
      </w:r>
      <w:r>
        <w:t>Expediente técnico previo a la Capacitación</w:t>
      </w:r>
    </w:p>
  </w:comment>
  <w:comment w:id="443" w:author="GRAPURIMAC" w:date="2023-07-05T17:30:00Z" w:initials="G">
    <w:p w14:paraId="530A3332" w14:textId="2BB2B2A6" w:rsidR="00BE545A" w:rsidRDefault="00BE545A">
      <w:pPr>
        <w:pStyle w:val="Textocomentario"/>
      </w:pPr>
      <w:r>
        <w:rPr>
          <w:rStyle w:val="Refdecomentario"/>
        </w:rPr>
        <w:annotationRef/>
      </w:r>
      <w:r>
        <w:t xml:space="preserve">Imagen respecto a la computadora 8 </w:t>
      </w:r>
    </w:p>
  </w:comment>
  <w:comment w:id="1570" w:author="GRAPURIMAC" w:date="2023-07-05T17:57:00Z" w:initials="G">
    <w:p w14:paraId="055297E7" w14:textId="218D60CA" w:rsidR="009947F8" w:rsidRDefault="009947F8">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530A3332"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530A3332" w16cid:durableId="28503722"/>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A038C" w14:textId="77777777" w:rsidR="008A2639" w:rsidRDefault="008A2639" w:rsidP="00D6793F">
      <w:r>
        <w:separator/>
      </w:r>
    </w:p>
  </w:endnote>
  <w:endnote w:type="continuationSeparator" w:id="0">
    <w:p w14:paraId="14D19086" w14:textId="77777777" w:rsidR="008A2639" w:rsidRDefault="008A2639"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C7130C" w:rsidRPr="003E4380" w:rsidRDefault="00C7130C"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C7130C" w:rsidRPr="00E728A2" w:rsidRDefault="00C7130C"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A78DE" w14:textId="77777777" w:rsidR="008A2639" w:rsidRDefault="008A2639" w:rsidP="00D6793F">
      <w:r>
        <w:separator/>
      </w:r>
    </w:p>
  </w:footnote>
  <w:footnote w:type="continuationSeparator" w:id="0">
    <w:p w14:paraId="55DB12B6" w14:textId="77777777" w:rsidR="008A2639" w:rsidRDefault="008A2639"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C7130C" w:rsidRPr="00432143" w:rsidRDefault="00C7130C"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C7130C" w:rsidRPr="00432143" w:rsidRDefault="00C7130C"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C7130C" w:rsidRPr="00432143" w:rsidRDefault="00C7130C"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C7130C" w:rsidRPr="007957BB" w:rsidRDefault="00C7130C"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D4598E">
      <w:rPr>
        <w:rFonts w:ascii="Arial Narrow" w:hAnsi="Arial Narrow"/>
        <w:b/>
        <w:sz w:val="16"/>
        <w:szCs w:val="16"/>
        <w:highlight w:val="yellow"/>
      </w:rPr>
      <w:t>004</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C7130C" w:rsidRPr="00475156" w:rsidRDefault="00C7130C"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C7130C" w:rsidRPr="00E17335" w:rsidRDefault="00C7130C" w:rsidP="00986B90">
    <w:pPr>
      <w:pStyle w:val="Encabezado"/>
      <w:jc w:val="right"/>
      <w:rPr>
        <w:rFonts w:ascii="Arial Narrow" w:hAnsi="Arial Narrow"/>
        <w:sz w:val="6"/>
        <w:szCs w:val="6"/>
        <w:lang w:val="es-ES"/>
      </w:rPr>
    </w:pPr>
  </w:p>
  <w:p w14:paraId="7F607A86" w14:textId="5B6A66E5" w:rsidR="00C7130C" w:rsidRPr="007B647C" w:rsidRDefault="00C7130C"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69535C" w:rsidRPr="0069535C">
      <w:rPr>
        <w:rFonts w:ascii="Arial Narrow" w:hAnsi="Arial Narrow"/>
        <w:b/>
        <w:bCs/>
        <w:noProof/>
        <w:sz w:val="16"/>
        <w:szCs w:val="16"/>
        <w:lang w:val="es-ES"/>
      </w:rPr>
      <w:t>15</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19</w:t>
    </w:r>
  </w:p>
  <w:p w14:paraId="33496BE7" w14:textId="77777777" w:rsidR="00C7130C" w:rsidRPr="00475156" w:rsidRDefault="00C7130C"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3"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4"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5"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7"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0"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2"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6"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7"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9"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2"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7"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8"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11737407">
    <w:abstractNumId w:val="24"/>
  </w:num>
  <w:num w:numId="2" w16cid:durableId="1794592653">
    <w:abstractNumId w:val="20"/>
  </w:num>
  <w:num w:numId="3" w16cid:durableId="1111633845">
    <w:abstractNumId w:val="8"/>
  </w:num>
  <w:num w:numId="4" w16cid:durableId="1720590022">
    <w:abstractNumId w:val="10"/>
  </w:num>
  <w:num w:numId="5" w16cid:durableId="1197038848">
    <w:abstractNumId w:val="23"/>
  </w:num>
  <w:num w:numId="6" w16cid:durableId="936790154">
    <w:abstractNumId w:val="4"/>
  </w:num>
  <w:num w:numId="7" w16cid:durableId="621420528">
    <w:abstractNumId w:val="9"/>
  </w:num>
  <w:num w:numId="8" w16cid:durableId="640579831">
    <w:abstractNumId w:val="26"/>
  </w:num>
  <w:num w:numId="9" w16cid:durableId="271015354">
    <w:abstractNumId w:val="1"/>
  </w:num>
  <w:num w:numId="10" w16cid:durableId="1886981875">
    <w:abstractNumId w:val="11"/>
  </w:num>
  <w:num w:numId="11" w16cid:durableId="1538203459">
    <w:abstractNumId w:val="3"/>
  </w:num>
  <w:num w:numId="12" w16cid:durableId="398942257">
    <w:abstractNumId w:val="15"/>
  </w:num>
  <w:num w:numId="13" w16cid:durableId="1140808035">
    <w:abstractNumId w:val="14"/>
  </w:num>
  <w:num w:numId="14" w16cid:durableId="839154000">
    <w:abstractNumId w:val="18"/>
  </w:num>
  <w:num w:numId="15" w16cid:durableId="965816406">
    <w:abstractNumId w:val="27"/>
  </w:num>
  <w:num w:numId="16" w16cid:durableId="441191624">
    <w:abstractNumId w:val="22"/>
  </w:num>
  <w:num w:numId="17" w16cid:durableId="258759138">
    <w:abstractNumId w:val="13"/>
  </w:num>
  <w:num w:numId="18" w16cid:durableId="190266010">
    <w:abstractNumId w:val="17"/>
  </w:num>
  <w:num w:numId="19" w16cid:durableId="1711371239">
    <w:abstractNumId w:val="5"/>
  </w:num>
  <w:num w:numId="20" w16cid:durableId="653679847">
    <w:abstractNumId w:val="28"/>
  </w:num>
  <w:num w:numId="21" w16cid:durableId="1644040230">
    <w:abstractNumId w:val="19"/>
  </w:num>
  <w:num w:numId="22" w16cid:durableId="1093670847">
    <w:abstractNumId w:val="25"/>
  </w:num>
  <w:num w:numId="23" w16cid:durableId="632641458">
    <w:abstractNumId w:val="12"/>
  </w:num>
  <w:num w:numId="24" w16cid:durableId="147483050">
    <w:abstractNumId w:val="0"/>
  </w:num>
  <w:num w:numId="25" w16cid:durableId="661667119">
    <w:abstractNumId w:val="2"/>
  </w:num>
  <w:num w:numId="26" w16cid:durableId="2077043048">
    <w:abstractNumId w:val="7"/>
  </w:num>
  <w:num w:numId="27" w16cid:durableId="1965695160">
    <w:abstractNumId w:val="16"/>
  </w:num>
  <w:num w:numId="28" w16cid:durableId="400258311">
    <w:abstractNumId w:val="21"/>
  </w:num>
  <w:num w:numId="29" w16cid:durableId="936670696">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14A4"/>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4A4"/>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6.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65EA0-06F0-427C-B8B9-7B1C0589A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7364</Words>
  <Characters>40504</Characters>
  <Application>Microsoft Office Word</Application>
  <DocSecurity>0</DocSecurity>
  <Lines>337</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3</cp:revision>
  <cp:lastPrinted>2023-06-29T00:54:00Z</cp:lastPrinted>
  <dcterms:created xsi:type="dcterms:W3CDTF">2023-07-06T00:04:00Z</dcterms:created>
  <dcterms:modified xsi:type="dcterms:W3CDTF">2023-07-06T00:08:00Z</dcterms:modified>
</cp:coreProperties>
</file>
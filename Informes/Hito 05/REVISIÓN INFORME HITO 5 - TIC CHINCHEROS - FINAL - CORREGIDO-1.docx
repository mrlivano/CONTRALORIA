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6E564E0E" w:rsidR="00D6793F" w:rsidRPr="00172130" w:rsidRDefault="00D6793F" w:rsidP="00361274">
      <w:pPr>
        <w:jc w:val="center"/>
        <w:rPr>
          <w:rFonts w:ascii="Arial Narrow" w:hAnsi="Arial Narrow" w:cs="Arial"/>
          <w:b/>
          <w:sz w:val="40"/>
          <w:szCs w:val="40"/>
          <w:u w:val="single"/>
        </w:rPr>
      </w:pPr>
      <w:r w:rsidRPr="00FC07BF">
        <w:rPr>
          <w:rFonts w:ascii="Arial Narrow" w:hAnsi="Arial Narrow" w:cs="Arial"/>
          <w:b/>
          <w:sz w:val="40"/>
          <w:szCs w:val="40"/>
          <w:u w:val="single"/>
        </w:rPr>
        <w:t>N°</w:t>
      </w:r>
      <w:r w:rsidR="0051373D">
        <w:rPr>
          <w:rFonts w:ascii="Arial Narrow" w:hAnsi="Arial Narrow" w:cs="Arial"/>
          <w:b/>
          <w:sz w:val="40"/>
          <w:szCs w:val="40"/>
          <w:u w:val="single"/>
        </w:rPr>
        <w:t xml:space="preserve"> </w:t>
      </w:r>
      <w:r w:rsidR="0051373D" w:rsidRPr="00C12ED0">
        <w:rPr>
          <w:rFonts w:ascii="Arial Narrow" w:hAnsi="Arial Narrow" w:cs="Arial"/>
          <w:b/>
          <w:sz w:val="40"/>
          <w:szCs w:val="40"/>
          <w:highlight w:val="yellow"/>
          <w:u w:val="single"/>
        </w:rPr>
        <w:t>0</w:t>
      </w:r>
      <w:r w:rsidR="008B3BE2">
        <w:rPr>
          <w:rFonts w:ascii="Arial Narrow" w:hAnsi="Arial Narrow" w:cs="Arial"/>
          <w:b/>
          <w:sz w:val="40"/>
          <w:szCs w:val="40"/>
          <w:u w:val="single"/>
        </w:rPr>
        <w:t>00</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0E4E3D">
        <w:rPr>
          <w:rFonts w:ascii="Arial Narrow" w:hAnsi="Arial Narrow" w:cs="Arial"/>
          <w:b/>
          <w:sz w:val="36"/>
          <w:szCs w:val="36"/>
        </w:rPr>
        <w:t>5</w:t>
      </w:r>
    </w:p>
    <w:p w14:paraId="105F9B78" w14:textId="228A0536"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 xml:space="preserve">SO DE EJECUCION DE GASTOS DEL </w:t>
      </w:r>
      <w:r w:rsidR="004B7DA1">
        <w:rPr>
          <w:rFonts w:ascii="Arial Narrow" w:hAnsi="Arial Narrow" w:cs="Arial"/>
          <w:b/>
          <w:sz w:val="36"/>
          <w:szCs w:val="36"/>
        </w:rPr>
        <w:t>PROYECTO”</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701E0041"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8C0AC9">
        <w:rPr>
          <w:rFonts w:ascii="Arial Narrow" w:hAnsi="Arial Narrow" w:cs="Arial"/>
          <w:b/>
          <w:sz w:val="28"/>
          <w:szCs w:val="28"/>
        </w:rPr>
        <w:t xml:space="preserve">MAYO </w:t>
      </w:r>
      <w:r w:rsidR="00C67AAF" w:rsidRPr="00E24967">
        <w:rPr>
          <w:rFonts w:ascii="Arial Narrow" w:hAnsi="Arial Narrow" w:cs="Arial"/>
          <w:b/>
          <w:sz w:val="28"/>
          <w:szCs w:val="28"/>
        </w:rPr>
        <w:t xml:space="preserve">AL </w:t>
      </w:r>
      <w:r w:rsidR="00FC523D">
        <w:rPr>
          <w:rFonts w:ascii="Arial Narrow" w:hAnsi="Arial Narrow" w:cs="Arial"/>
          <w:b/>
          <w:sz w:val="28"/>
          <w:szCs w:val="28"/>
        </w:rPr>
        <w:t>2</w:t>
      </w:r>
      <w:r w:rsidR="008C0AC9">
        <w:rPr>
          <w:rFonts w:ascii="Arial Narrow" w:hAnsi="Arial Narrow" w:cs="Arial"/>
          <w:b/>
          <w:sz w:val="28"/>
          <w:szCs w:val="28"/>
        </w:rPr>
        <w:t>1</w:t>
      </w:r>
      <w:r w:rsidR="00C67AAF" w:rsidRPr="00E24967">
        <w:rPr>
          <w:rFonts w:ascii="Arial Narrow" w:hAnsi="Arial Narrow" w:cs="Arial"/>
          <w:b/>
          <w:sz w:val="28"/>
          <w:szCs w:val="28"/>
        </w:rPr>
        <w:t xml:space="preserve"> DE </w:t>
      </w:r>
      <w:r w:rsidR="008C0AC9">
        <w:rPr>
          <w:rFonts w:ascii="Arial Narrow" w:hAnsi="Arial Narrow" w:cs="Arial"/>
          <w:b/>
          <w:sz w:val="28"/>
          <w:szCs w:val="28"/>
        </w:rPr>
        <w:t>JUNIO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3DCD05EF"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w:t>
      </w:r>
      <w:r w:rsidR="001D66C8">
        <w:rPr>
          <w:rFonts w:ascii="Arial Narrow" w:hAnsi="Arial Narrow" w:cs="Arial"/>
          <w:b/>
          <w:sz w:val="28"/>
          <w:szCs w:val="28"/>
        </w:rPr>
        <w:t>8</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5B22A9">
        <w:rPr>
          <w:rFonts w:ascii="Arial Narrow" w:hAnsi="Arial Narrow" w:cs="Arial"/>
          <w:b/>
          <w:sz w:val="28"/>
          <w:szCs w:val="28"/>
        </w:rPr>
        <w:t>JUNIO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49A308A"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C12ED0">
        <w:rPr>
          <w:rFonts w:ascii="Arial Narrow" w:hAnsi="Arial Narrow" w:cs="Arial"/>
          <w:b/>
          <w:sz w:val="28"/>
          <w:szCs w:val="28"/>
          <w:u w:val="single"/>
        </w:rPr>
        <w:t xml:space="preserve"> </w:t>
      </w:r>
      <w:r w:rsidR="004B7DA1">
        <w:rPr>
          <w:rFonts w:ascii="Arial Narrow" w:hAnsi="Arial Narrow" w:cs="Arial"/>
          <w:b/>
          <w:sz w:val="28"/>
          <w:szCs w:val="28"/>
          <w:u w:val="single"/>
        </w:rPr>
        <w:t>000</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commentRangeStart w:id="1"/>
        <w:commentRangeStart w:id="2"/>
        <w:p w14:paraId="598E04A4" w14:textId="2611AF17" w:rsidR="00621969" w:rsidRDefault="001A7AED">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r>
            <w:fldChar w:fldCharType="begin"/>
          </w:r>
          <w:r>
            <w:instrText xml:space="preserve"> TOC \o "1-3" \h \z \u </w:instrText>
          </w:r>
          <w:r>
            <w:fldChar w:fldCharType="separate"/>
          </w:r>
          <w:hyperlink w:anchor="_Toc138874356" w:history="1">
            <w:r w:rsidR="00621969" w:rsidRPr="00D67D42">
              <w:rPr>
                <w:rStyle w:val="Hipervnculo"/>
                <w:rFonts w:ascii="Arial Narrow" w:hAnsi="Arial Narrow"/>
                <w:noProof/>
              </w:rPr>
              <w:t>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ORIGEN</w:t>
            </w:r>
            <w:r w:rsidR="00621969">
              <w:rPr>
                <w:noProof/>
                <w:webHidden/>
              </w:rPr>
              <w:tab/>
            </w:r>
            <w:r w:rsidR="00621969">
              <w:rPr>
                <w:noProof/>
                <w:webHidden/>
              </w:rPr>
              <w:fldChar w:fldCharType="begin"/>
            </w:r>
            <w:r w:rsidR="00621969">
              <w:rPr>
                <w:noProof/>
                <w:webHidden/>
              </w:rPr>
              <w:instrText xml:space="preserve"> PAGEREF _Toc138874356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3854DFEB" w14:textId="4E33FFDA"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7" w:history="1">
            <w:r w:rsidR="00621969" w:rsidRPr="00D67D42">
              <w:rPr>
                <w:rStyle w:val="Hipervnculo"/>
                <w:rFonts w:ascii="Arial Narrow" w:hAnsi="Arial Narrow"/>
                <w:noProof/>
              </w:rPr>
              <w:t>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OBJETIVOS</w:t>
            </w:r>
            <w:r w:rsidR="00621969">
              <w:rPr>
                <w:noProof/>
                <w:webHidden/>
              </w:rPr>
              <w:tab/>
            </w:r>
            <w:r w:rsidR="00621969">
              <w:rPr>
                <w:noProof/>
                <w:webHidden/>
              </w:rPr>
              <w:fldChar w:fldCharType="begin"/>
            </w:r>
            <w:r w:rsidR="00621969">
              <w:rPr>
                <w:noProof/>
                <w:webHidden/>
              </w:rPr>
              <w:instrText xml:space="preserve"> PAGEREF _Toc138874357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2B1F1A22" w14:textId="4990BA3D"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8" w:history="1">
            <w:r w:rsidR="00621969" w:rsidRPr="00D67D42">
              <w:rPr>
                <w:rStyle w:val="Hipervnculo"/>
                <w:rFonts w:ascii="Arial Narrow" w:hAnsi="Arial Narrow"/>
                <w:noProof/>
              </w:rPr>
              <w:t>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ALCANCE</w:t>
            </w:r>
            <w:r w:rsidR="00621969">
              <w:rPr>
                <w:noProof/>
                <w:webHidden/>
              </w:rPr>
              <w:tab/>
            </w:r>
            <w:r w:rsidR="00621969">
              <w:rPr>
                <w:noProof/>
                <w:webHidden/>
              </w:rPr>
              <w:fldChar w:fldCharType="begin"/>
            </w:r>
            <w:r w:rsidR="00621969">
              <w:rPr>
                <w:noProof/>
                <w:webHidden/>
              </w:rPr>
              <w:instrText xml:space="preserve"> PAGEREF _Toc138874358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633A4312" w14:textId="1A66E282"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9" w:history="1">
            <w:r w:rsidR="00621969" w:rsidRPr="00D67D42">
              <w:rPr>
                <w:rStyle w:val="Hipervnculo"/>
                <w:rFonts w:ascii="Arial Narrow" w:hAnsi="Arial Narrow"/>
                <w:noProof/>
              </w:rPr>
              <w:t>IV.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RESPECTO DEL HITO DE CONTROL</w:t>
            </w:r>
            <w:r w:rsidR="00621969">
              <w:rPr>
                <w:noProof/>
                <w:webHidden/>
              </w:rPr>
              <w:tab/>
            </w:r>
            <w:r w:rsidR="00621969">
              <w:rPr>
                <w:noProof/>
                <w:webHidden/>
              </w:rPr>
              <w:fldChar w:fldCharType="begin"/>
            </w:r>
            <w:r w:rsidR="00621969">
              <w:rPr>
                <w:noProof/>
                <w:webHidden/>
              </w:rPr>
              <w:instrText xml:space="preserve"> PAGEREF _Toc138874359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4D2BF6A2" w14:textId="0AE08C78"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0" w:history="1">
            <w:r w:rsidR="00621969" w:rsidRPr="00D67D42">
              <w:rPr>
                <w:rStyle w:val="Hipervnculo"/>
                <w:rFonts w:ascii="Arial Narrow" w:eastAsia="Calibri" w:hAnsi="Arial Narrow"/>
                <w:noProof/>
                <w:lang w:eastAsia="en-US"/>
              </w:rPr>
              <w:t>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SITUACION ADVERSA</w:t>
            </w:r>
            <w:r w:rsidR="00621969">
              <w:rPr>
                <w:noProof/>
                <w:webHidden/>
              </w:rPr>
              <w:tab/>
            </w:r>
            <w:r w:rsidR="00621969">
              <w:rPr>
                <w:noProof/>
                <w:webHidden/>
              </w:rPr>
              <w:fldChar w:fldCharType="begin"/>
            </w:r>
            <w:r w:rsidR="00621969">
              <w:rPr>
                <w:noProof/>
                <w:webHidden/>
              </w:rPr>
              <w:instrText xml:space="preserve"> PAGEREF _Toc138874360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2AA190AD" w14:textId="4BCA2154"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1" w:history="1">
            <w:r w:rsidR="00621969" w:rsidRPr="00621969">
              <w:rPr>
                <w:rStyle w:val="Hipervnculo"/>
                <w:rFonts w:cs="Arial"/>
              </w:rPr>
              <w:t>1)</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r w:rsidR="00621969" w:rsidRPr="00621969">
              <w:rPr>
                <w:webHidden/>
              </w:rPr>
              <w:tab/>
            </w:r>
            <w:r w:rsidR="00621969" w:rsidRPr="00621969">
              <w:rPr>
                <w:webHidden/>
              </w:rPr>
              <w:fldChar w:fldCharType="begin"/>
            </w:r>
            <w:r w:rsidR="00621969" w:rsidRPr="00621969">
              <w:rPr>
                <w:webHidden/>
              </w:rPr>
              <w:instrText xml:space="preserve"> PAGEREF _Toc138874361 \h </w:instrText>
            </w:r>
            <w:r w:rsidR="00621969" w:rsidRPr="00621969">
              <w:rPr>
                <w:webHidden/>
              </w:rPr>
            </w:r>
            <w:r w:rsidR="00621969" w:rsidRPr="00621969">
              <w:rPr>
                <w:webHidden/>
              </w:rPr>
              <w:fldChar w:fldCharType="separate"/>
            </w:r>
            <w:r w:rsidR="00621969">
              <w:rPr>
                <w:webHidden/>
              </w:rPr>
              <w:t>3</w:t>
            </w:r>
            <w:r w:rsidR="00621969" w:rsidRPr="00621969">
              <w:rPr>
                <w:webHidden/>
              </w:rPr>
              <w:fldChar w:fldCharType="end"/>
            </w:r>
          </w:hyperlink>
        </w:p>
        <w:p w14:paraId="1337FEF0" w14:textId="329D9D3B"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2" w:history="1">
            <w:r w:rsidR="00621969" w:rsidRPr="00621969">
              <w:rPr>
                <w:rStyle w:val="Hipervnculo"/>
                <w:rFonts w:cs="Arial"/>
              </w:rPr>
              <w:t>2)</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Aplic</w:t>
            </w:r>
            <w:r w:rsidR="001D66C8">
              <w:rPr>
                <w:rStyle w:val="Hipervnculo"/>
              </w:rPr>
              <w:t>ativo informático Perú E</w:t>
            </w:r>
            <w:r w:rsidR="00621969" w:rsidRPr="00621969">
              <w:rPr>
                <w:rStyle w:val="Hipervnculo"/>
              </w:rPr>
              <w:t>duca implementado por el proyecto no tendría compatibilidad con el sistema operativo de las últimas laptops entregadas por el proyecto, restringiendo el acceso a material de audio y video a los estudiantes y docentes beneficiarios del proyecto.</w:t>
            </w:r>
            <w:r w:rsidR="00621969" w:rsidRPr="00621969">
              <w:rPr>
                <w:webHidden/>
              </w:rPr>
              <w:tab/>
            </w:r>
            <w:r w:rsidR="00621969" w:rsidRPr="00621969">
              <w:rPr>
                <w:webHidden/>
              </w:rPr>
              <w:fldChar w:fldCharType="begin"/>
            </w:r>
            <w:r w:rsidR="00621969" w:rsidRPr="00621969">
              <w:rPr>
                <w:webHidden/>
              </w:rPr>
              <w:instrText xml:space="preserve"> PAGEREF _Toc138874362 \h </w:instrText>
            </w:r>
            <w:r w:rsidR="00621969" w:rsidRPr="00621969">
              <w:rPr>
                <w:webHidden/>
              </w:rPr>
            </w:r>
            <w:r w:rsidR="00621969" w:rsidRPr="00621969">
              <w:rPr>
                <w:webHidden/>
              </w:rPr>
              <w:fldChar w:fldCharType="separate"/>
            </w:r>
            <w:r w:rsidR="00621969">
              <w:rPr>
                <w:webHidden/>
              </w:rPr>
              <w:t>8</w:t>
            </w:r>
            <w:r w:rsidR="00621969" w:rsidRPr="00621969">
              <w:rPr>
                <w:webHidden/>
              </w:rPr>
              <w:fldChar w:fldCharType="end"/>
            </w:r>
          </w:hyperlink>
        </w:p>
        <w:p w14:paraId="663BF89B" w14:textId="67E76627" w:rsidR="00621969" w:rsidRPr="00621969"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3" w:history="1">
            <w:r w:rsidR="00621969" w:rsidRPr="00621969">
              <w:rPr>
                <w:rStyle w:val="Hipervnculo"/>
                <w:rFonts w:cs="Arial"/>
              </w:rPr>
              <w:t>3)</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t>
            </w:r>
            <w:r w:rsidR="00621969" w:rsidRPr="00621969">
              <w:rPr>
                <w:webHidden/>
              </w:rPr>
              <w:tab/>
            </w:r>
            <w:r w:rsidR="00621969" w:rsidRPr="00621969">
              <w:rPr>
                <w:webHidden/>
              </w:rPr>
              <w:fldChar w:fldCharType="begin"/>
            </w:r>
            <w:r w:rsidR="00621969" w:rsidRPr="00621969">
              <w:rPr>
                <w:webHidden/>
              </w:rPr>
              <w:instrText xml:space="preserve"> PAGEREF _Toc138874363 \h </w:instrText>
            </w:r>
            <w:r w:rsidR="00621969" w:rsidRPr="00621969">
              <w:rPr>
                <w:webHidden/>
              </w:rPr>
            </w:r>
            <w:r w:rsidR="00621969" w:rsidRPr="00621969">
              <w:rPr>
                <w:webHidden/>
              </w:rPr>
              <w:fldChar w:fldCharType="separate"/>
            </w:r>
            <w:r w:rsidR="00621969">
              <w:rPr>
                <w:webHidden/>
              </w:rPr>
              <w:t>11</w:t>
            </w:r>
            <w:r w:rsidR="00621969" w:rsidRPr="00621969">
              <w:rPr>
                <w:webHidden/>
              </w:rPr>
              <w:fldChar w:fldCharType="end"/>
            </w:r>
          </w:hyperlink>
        </w:p>
        <w:p w14:paraId="25BD2DB9" w14:textId="41DE1DBC" w:rsidR="00621969" w:rsidRP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4" w:history="1">
            <w:r w:rsidR="00621969" w:rsidRPr="00621969">
              <w:rPr>
                <w:rStyle w:val="Hipervnculo"/>
                <w:rFonts w:ascii="Arial Narrow" w:hAnsi="Arial Narrow"/>
                <w:b w:val="0"/>
                <w:bCs w:val="0"/>
                <w:noProof/>
              </w:rPr>
              <w:t>VI.</w:t>
            </w:r>
            <w:r w:rsidR="00621969" w:rsidRPr="00621969">
              <w:rPr>
                <w:rFonts w:eastAsiaTheme="minorEastAsia" w:cstheme="minorBidi"/>
                <w:b w:val="0"/>
                <w:bCs w:val="0"/>
                <w:noProof/>
                <w:kern w:val="2"/>
                <w:sz w:val="22"/>
                <w:szCs w:val="22"/>
                <w:lang w:eastAsia="es-PE"/>
                <w14:ligatures w14:val="standardContextual"/>
              </w:rPr>
              <w:tab/>
            </w:r>
            <w:r w:rsidR="00621969" w:rsidRPr="00621969">
              <w:rPr>
                <w:rStyle w:val="Hipervnculo"/>
                <w:rFonts w:ascii="Arial Narrow" w:hAnsi="Arial Narrow"/>
                <w:b w:val="0"/>
                <w:bCs w:val="0"/>
                <w:noProof/>
              </w:rPr>
              <w:t>DOCUMENTACIÓN VINCULADA AL HITO DE CONTROL</w:t>
            </w:r>
            <w:r w:rsidR="00621969" w:rsidRPr="00621969">
              <w:rPr>
                <w:b w:val="0"/>
                <w:bCs w:val="0"/>
                <w:noProof/>
                <w:webHidden/>
              </w:rPr>
              <w:tab/>
            </w:r>
            <w:r w:rsidR="00621969" w:rsidRPr="00621969">
              <w:rPr>
                <w:b w:val="0"/>
                <w:bCs w:val="0"/>
                <w:noProof/>
                <w:webHidden/>
              </w:rPr>
              <w:fldChar w:fldCharType="begin"/>
            </w:r>
            <w:r w:rsidR="00621969" w:rsidRPr="00621969">
              <w:rPr>
                <w:b w:val="0"/>
                <w:bCs w:val="0"/>
                <w:noProof/>
                <w:webHidden/>
              </w:rPr>
              <w:instrText xml:space="preserve"> PAGEREF _Toc138874364 \h </w:instrText>
            </w:r>
            <w:r w:rsidR="00621969" w:rsidRPr="00621969">
              <w:rPr>
                <w:b w:val="0"/>
                <w:bCs w:val="0"/>
                <w:noProof/>
                <w:webHidden/>
              </w:rPr>
            </w:r>
            <w:r w:rsidR="00621969" w:rsidRPr="00621969">
              <w:rPr>
                <w:b w:val="0"/>
                <w:bCs w:val="0"/>
                <w:noProof/>
                <w:webHidden/>
              </w:rPr>
              <w:fldChar w:fldCharType="separate"/>
            </w:r>
            <w:r w:rsidR="00621969">
              <w:rPr>
                <w:b w:val="0"/>
                <w:bCs w:val="0"/>
                <w:noProof/>
                <w:webHidden/>
              </w:rPr>
              <w:t>15</w:t>
            </w:r>
            <w:r w:rsidR="00621969" w:rsidRPr="00621969">
              <w:rPr>
                <w:b w:val="0"/>
                <w:bCs w:val="0"/>
                <w:noProof/>
                <w:webHidden/>
              </w:rPr>
              <w:fldChar w:fldCharType="end"/>
            </w:r>
          </w:hyperlink>
        </w:p>
        <w:p w14:paraId="658FDCC2" w14:textId="6743310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5" w:history="1">
            <w:r w:rsidR="00621969" w:rsidRPr="00D67D42">
              <w:rPr>
                <w:rStyle w:val="Hipervnculo"/>
                <w:rFonts w:ascii="Arial Narrow" w:hAnsi="Arial Narrow"/>
                <w:noProof/>
              </w:rPr>
              <w:t>VII.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DEL REPORTE DE AVANCE ANTE SITUACIONES ADVERSAS</w:t>
            </w:r>
            <w:r w:rsidR="00621969">
              <w:rPr>
                <w:noProof/>
                <w:webHidden/>
              </w:rPr>
              <w:tab/>
            </w:r>
            <w:r w:rsidR="00621969">
              <w:rPr>
                <w:noProof/>
                <w:webHidden/>
              </w:rPr>
              <w:fldChar w:fldCharType="begin"/>
            </w:r>
            <w:r w:rsidR="00621969">
              <w:rPr>
                <w:noProof/>
                <w:webHidden/>
              </w:rPr>
              <w:instrText xml:space="preserve"> PAGEREF _Toc138874365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5B14F46A" w14:textId="35F3E78B"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6" w:history="1">
            <w:r w:rsidR="00621969" w:rsidRPr="00D67D42">
              <w:rPr>
                <w:rStyle w:val="Hipervnculo"/>
                <w:rFonts w:ascii="Arial Narrow" w:hAnsi="Arial Narrow"/>
                <w:noProof/>
              </w:rPr>
              <w:t>VIII.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 LAS SITUACIONES ADVERSAS COMUNICADAS EN INFORMES DE HITO DE CONTROL ANTERIORES</w:t>
            </w:r>
            <w:r w:rsidR="00621969">
              <w:rPr>
                <w:noProof/>
                <w:webHidden/>
              </w:rPr>
              <w:tab/>
            </w:r>
            <w:r w:rsidR="00621969">
              <w:rPr>
                <w:noProof/>
                <w:webHidden/>
              </w:rPr>
              <w:fldChar w:fldCharType="begin"/>
            </w:r>
            <w:r w:rsidR="00621969">
              <w:rPr>
                <w:noProof/>
                <w:webHidden/>
              </w:rPr>
              <w:instrText xml:space="preserve"> PAGEREF _Toc138874366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DF15C9A" w14:textId="39B1926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7" w:history="1">
            <w:r w:rsidR="00621969" w:rsidRPr="00D67D42">
              <w:rPr>
                <w:rStyle w:val="Hipervnculo"/>
                <w:rFonts w:ascii="Arial Narrow" w:eastAsia="Calibri" w:hAnsi="Arial Narrow"/>
                <w:noProof/>
                <w:lang w:eastAsia="en-US"/>
              </w:rPr>
              <w:t>IX.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CONCLUSIÓN</w:t>
            </w:r>
            <w:r w:rsidR="00621969">
              <w:rPr>
                <w:noProof/>
                <w:webHidden/>
              </w:rPr>
              <w:tab/>
            </w:r>
            <w:r w:rsidR="00621969">
              <w:rPr>
                <w:noProof/>
                <w:webHidden/>
              </w:rPr>
              <w:fldChar w:fldCharType="begin"/>
            </w:r>
            <w:r w:rsidR="00621969">
              <w:rPr>
                <w:noProof/>
                <w:webHidden/>
              </w:rPr>
              <w:instrText xml:space="preserve"> PAGEREF _Toc138874367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3F7A4E78" w14:textId="6CAD5AD0"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8" w:history="1">
            <w:r w:rsidR="00621969" w:rsidRPr="00D67D42">
              <w:rPr>
                <w:rStyle w:val="Hipervnculo"/>
                <w:rFonts w:ascii="Arial Narrow" w:hAnsi="Arial Narrow"/>
                <w:noProof/>
              </w:rPr>
              <w:t>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RECOMENDACIONES</w:t>
            </w:r>
            <w:r w:rsidR="00621969">
              <w:rPr>
                <w:noProof/>
                <w:webHidden/>
              </w:rPr>
              <w:tab/>
            </w:r>
            <w:r w:rsidR="00621969">
              <w:rPr>
                <w:noProof/>
                <w:webHidden/>
              </w:rPr>
              <w:fldChar w:fldCharType="begin"/>
            </w:r>
            <w:r w:rsidR="00621969">
              <w:rPr>
                <w:noProof/>
                <w:webHidden/>
              </w:rPr>
              <w:instrText xml:space="preserve"> PAGEREF _Toc138874368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7609C5D" w14:textId="52213938" w:rsidR="001A7AED" w:rsidRDefault="001A7AED" w:rsidP="00361274">
          <w:r>
            <w:rPr>
              <w:b/>
              <w:bCs/>
              <w:lang w:val="es-ES"/>
            </w:rPr>
            <w:fldChar w:fldCharType="end"/>
          </w:r>
          <w:commentRangeEnd w:id="1"/>
          <w:commentRangeEnd w:id="2"/>
          <w:r w:rsidR="007A4A65">
            <w:rPr>
              <w:rStyle w:val="Refdecomentario"/>
            </w:rPr>
            <w:commentReference w:id="1"/>
          </w:r>
          <w:r w:rsidR="007A4A65">
            <w:rPr>
              <w:rStyle w:val="Refdecomentario"/>
            </w:rPr>
            <w:commentReference w:id="2"/>
          </w:r>
        </w:p>
      </w:sdtContent>
    </w:sdt>
    <w:p w14:paraId="4AD4105E" w14:textId="77777777" w:rsidR="00621969" w:rsidRDefault="00621969" w:rsidP="00361274">
      <w:pPr>
        <w:tabs>
          <w:tab w:val="left" w:pos="1030"/>
        </w:tabs>
        <w:jc w:val="center"/>
        <w:rPr>
          <w:rFonts w:ascii="Arial Narrow" w:hAnsi="Arial Narrow" w:cs="Arial"/>
          <w:b/>
          <w:sz w:val="28"/>
          <w:szCs w:val="28"/>
          <w:u w:val="single"/>
        </w:rPr>
      </w:pPr>
    </w:p>
    <w:p w14:paraId="33A3A023" w14:textId="77777777" w:rsidR="00621969" w:rsidRDefault="00621969" w:rsidP="00361274">
      <w:pPr>
        <w:tabs>
          <w:tab w:val="left" w:pos="1030"/>
        </w:tabs>
        <w:jc w:val="center"/>
        <w:rPr>
          <w:rFonts w:ascii="Arial Narrow" w:hAnsi="Arial Narrow" w:cs="Arial"/>
          <w:b/>
          <w:sz w:val="28"/>
          <w:szCs w:val="28"/>
          <w:u w:val="single"/>
        </w:rPr>
      </w:pPr>
    </w:p>
    <w:p w14:paraId="28652D4F" w14:textId="4484BF17" w:rsidR="00D6793F" w:rsidRPr="007A4A65" w:rsidRDefault="00914C6B" w:rsidP="00361274">
      <w:pPr>
        <w:tabs>
          <w:tab w:val="left" w:pos="1030"/>
        </w:tabs>
        <w:jc w:val="center"/>
        <w:rPr>
          <w:rFonts w:ascii="Arial Narrow" w:hAnsi="Arial Narrow" w:cs="Arial"/>
          <w:b/>
          <w:color w:val="FF0000"/>
          <w:sz w:val="28"/>
          <w:szCs w:val="28"/>
          <w:u w:val="single"/>
          <w:rPrChange w:id="3" w:author="GRAPURIMAC" w:date="2023-06-29T16:44:00Z">
            <w:rPr>
              <w:rFonts w:ascii="Arial Narrow" w:hAnsi="Arial Narrow" w:cs="Arial"/>
              <w:b/>
              <w:sz w:val="28"/>
              <w:szCs w:val="28"/>
              <w:u w:val="single"/>
            </w:rPr>
          </w:rPrChange>
        </w:rPr>
      </w:pPr>
      <w:r w:rsidRPr="007A4A65">
        <w:rPr>
          <w:rFonts w:ascii="Arial Narrow" w:hAnsi="Arial Narrow" w:cs="Arial"/>
          <w:b/>
          <w:color w:val="FF0000"/>
          <w:sz w:val="28"/>
          <w:szCs w:val="28"/>
          <w:u w:val="single"/>
          <w:rPrChange w:id="4" w:author="GRAPURIMAC" w:date="2023-06-29T16:44:00Z">
            <w:rPr>
              <w:rFonts w:ascii="Arial Narrow" w:hAnsi="Arial Narrow" w:cs="Arial"/>
              <w:b/>
              <w:sz w:val="28"/>
              <w:szCs w:val="28"/>
              <w:u w:val="single"/>
            </w:rPr>
          </w:rPrChange>
        </w:rPr>
        <w:lastRenderedPageBreak/>
        <w:t>INFORME DE HITO DE CONTROL N°</w:t>
      </w:r>
      <w:r w:rsidR="000E4BEA" w:rsidRPr="007A4A65">
        <w:rPr>
          <w:rFonts w:ascii="Arial Narrow" w:hAnsi="Arial Narrow" w:cs="Arial"/>
          <w:b/>
          <w:color w:val="FF0000"/>
          <w:sz w:val="28"/>
          <w:szCs w:val="28"/>
          <w:u w:val="single"/>
          <w:rPrChange w:id="5" w:author="GRAPURIMAC" w:date="2023-06-29T16:44:00Z">
            <w:rPr>
              <w:rFonts w:ascii="Arial Narrow" w:hAnsi="Arial Narrow" w:cs="Arial"/>
              <w:b/>
              <w:sz w:val="28"/>
              <w:szCs w:val="28"/>
              <w:u w:val="single"/>
            </w:rPr>
          </w:rPrChange>
        </w:rPr>
        <w:t xml:space="preserve"> </w:t>
      </w:r>
      <w:r w:rsidR="004B7DA1" w:rsidRPr="007A4A65">
        <w:rPr>
          <w:rFonts w:ascii="Arial Narrow" w:hAnsi="Arial Narrow" w:cs="Arial"/>
          <w:b/>
          <w:color w:val="FF0000"/>
          <w:sz w:val="28"/>
          <w:szCs w:val="28"/>
          <w:u w:val="single"/>
          <w:rPrChange w:id="6" w:author="GRAPURIMAC" w:date="2023-06-29T16:44:00Z">
            <w:rPr>
              <w:rFonts w:ascii="Arial Narrow" w:hAnsi="Arial Narrow" w:cs="Arial"/>
              <w:b/>
              <w:sz w:val="28"/>
              <w:szCs w:val="28"/>
              <w:u w:val="single"/>
            </w:rPr>
          </w:rPrChange>
        </w:rPr>
        <w:t>000</w:t>
      </w:r>
      <w:r w:rsidR="00D6793F" w:rsidRPr="007A4A65">
        <w:rPr>
          <w:rFonts w:ascii="Arial Narrow" w:hAnsi="Arial Narrow" w:cs="Arial"/>
          <w:b/>
          <w:color w:val="FF0000"/>
          <w:sz w:val="28"/>
          <w:szCs w:val="28"/>
          <w:u w:val="single"/>
          <w:rPrChange w:id="7" w:author="GRAPURIMAC" w:date="2023-06-29T16:44:00Z">
            <w:rPr>
              <w:rFonts w:ascii="Arial Narrow" w:hAnsi="Arial Narrow" w:cs="Arial"/>
              <w:b/>
              <w:sz w:val="28"/>
              <w:szCs w:val="28"/>
              <w:u w:val="single"/>
            </w:rPr>
          </w:rPrChange>
        </w:rPr>
        <w:t>-202</w:t>
      </w:r>
      <w:r w:rsidR="005417E7" w:rsidRPr="007A4A65">
        <w:rPr>
          <w:rFonts w:ascii="Arial Narrow" w:hAnsi="Arial Narrow" w:cs="Arial"/>
          <w:b/>
          <w:color w:val="FF0000"/>
          <w:sz w:val="28"/>
          <w:szCs w:val="28"/>
          <w:u w:val="single"/>
          <w:rPrChange w:id="8" w:author="GRAPURIMAC" w:date="2023-06-29T16:44:00Z">
            <w:rPr>
              <w:rFonts w:ascii="Arial Narrow" w:hAnsi="Arial Narrow" w:cs="Arial"/>
              <w:b/>
              <w:sz w:val="28"/>
              <w:szCs w:val="28"/>
              <w:u w:val="single"/>
            </w:rPr>
          </w:rPrChange>
        </w:rPr>
        <w:t>3</w:t>
      </w:r>
      <w:r w:rsidR="00D6793F" w:rsidRPr="007A4A65">
        <w:rPr>
          <w:rFonts w:ascii="Arial Narrow" w:hAnsi="Arial Narrow" w:cs="Arial"/>
          <w:b/>
          <w:color w:val="FF0000"/>
          <w:sz w:val="28"/>
          <w:szCs w:val="28"/>
          <w:u w:val="single"/>
          <w:rPrChange w:id="9"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10" w:author="GRAPURIMAC" w:date="2023-06-29T16:44:00Z">
            <w:rPr>
              <w:rFonts w:ascii="Arial Narrow" w:hAnsi="Arial Narrow" w:cs="Arial"/>
              <w:b/>
              <w:sz w:val="28"/>
              <w:szCs w:val="28"/>
              <w:u w:val="single"/>
            </w:rPr>
          </w:rPrChange>
        </w:rPr>
        <w:t>0CI</w:t>
      </w:r>
      <w:r w:rsidR="00D6793F" w:rsidRPr="007A4A65">
        <w:rPr>
          <w:rFonts w:ascii="Arial Narrow" w:hAnsi="Arial Narrow" w:cs="Arial"/>
          <w:b/>
          <w:color w:val="FF0000"/>
          <w:sz w:val="28"/>
          <w:szCs w:val="28"/>
          <w:u w:val="single"/>
          <w:rPrChange w:id="11"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12" w:author="GRAPURIMAC" w:date="2023-06-29T16:44:00Z">
            <w:rPr>
              <w:rFonts w:ascii="Arial Narrow" w:hAnsi="Arial Narrow" w:cs="Arial"/>
              <w:b/>
              <w:sz w:val="28"/>
              <w:szCs w:val="28"/>
              <w:u w:val="single"/>
            </w:rPr>
          </w:rPrChange>
        </w:rPr>
        <w:t>5333</w:t>
      </w:r>
      <w:r w:rsidR="00D6793F" w:rsidRPr="007A4A65">
        <w:rPr>
          <w:rFonts w:ascii="Arial Narrow" w:hAnsi="Arial Narrow" w:cs="Arial"/>
          <w:b/>
          <w:color w:val="FF0000"/>
          <w:sz w:val="28"/>
          <w:szCs w:val="28"/>
          <w:u w:val="single"/>
          <w:rPrChange w:id="13" w:author="GRAPURIMAC" w:date="2023-06-29T16:44:00Z">
            <w:rPr>
              <w:rFonts w:ascii="Arial Narrow" w:hAnsi="Arial Narrow" w:cs="Arial"/>
              <w:b/>
              <w:sz w:val="28"/>
              <w:szCs w:val="28"/>
              <w:u w:val="single"/>
            </w:rPr>
          </w:rPrChang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30432502"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4" w:name="_Hlk138771002"/>
      <w:bookmarkStart w:id="15" w:name="_Hlk134702342"/>
      <w:r w:rsidR="00A70CBE" w:rsidRPr="00A70CBE">
        <w:rPr>
          <w:rFonts w:ascii="Arial Narrow" w:hAnsi="Arial Narrow" w:cs="Arial"/>
          <w:b/>
          <w:sz w:val="24"/>
          <w:szCs w:val="24"/>
        </w:rPr>
        <w:t>PROCESO DE EJECUCION DE GASTOS DEL PROYECTO</w:t>
      </w:r>
      <w:bookmarkEnd w:id="14"/>
      <w:r w:rsidR="007D6CC1" w:rsidRPr="00172130">
        <w:rPr>
          <w:rFonts w:ascii="Arial Narrow" w:hAnsi="Arial Narrow" w:cs="Arial"/>
          <w:b/>
          <w:sz w:val="24"/>
          <w:szCs w:val="24"/>
        </w:rPr>
        <w:t>”</w:t>
      </w:r>
      <w:bookmarkEnd w:id="15"/>
    </w:p>
    <w:p w14:paraId="5F2B62E3" w14:textId="3EFE5AA7" w:rsidR="00D6793F" w:rsidRPr="00ED78ED" w:rsidRDefault="00D6793F" w:rsidP="00532FE2">
      <w:pPr>
        <w:pStyle w:val="Ttulo1"/>
        <w:numPr>
          <w:ilvl w:val="0"/>
          <w:numId w:val="3"/>
        </w:numPr>
        <w:rPr>
          <w:b w:val="0"/>
          <w:bCs w:val="0"/>
          <w:color w:val="auto"/>
        </w:rPr>
      </w:pPr>
      <w:bookmarkStart w:id="16" w:name="_Toc132126834"/>
      <w:bookmarkStart w:id="17" w:name="_Toc138874356"/>
      <w:r w:rsidRPr="00ED78ED">
        <w:rPr>
          <w:rStyle w:val="Textoennegrita"/>
          <w:rFonts w:ascii="Arial Narrow" w:hAnsi="Arial Narrow"/>
          <w:b/>
          <w:bCs/>
          <w:color w:val="auto"/>
          <w:sz w:val="22"/>
          <w:szCs w:val="22"/>
        </w:rPr>
        <w:t>ORIGEN</w:t>
      </w:r>
      <w:bookmarkEnd w:id="16"/>
      <w:bookmarkEnd w:id="17"/>
    </w:p>
    <w:p w14:paraId="1E7D77B5" w14:textId="3DF1D8E2" w:rsidR="00D6793F" w:rsidRPr="00172130" w:rsidRDefault="00D6793F" w:rsidP="00361274">
      <w:pPr>
        <w:ind w:left="426"/>
        <w:jc w:val="both"/>
        <w:rPr>
          <w:rFonts w:ascii="Arial Narrow" w:hAnsi="Arial Narrow" w:cs="Arial"/>
          <w:sz w:val="22"/>
          <w:szCs w:val="22"/>
        </w:rPr>
      </w:pPr>
    </w:p>
    <w:p w14:paraId="5AEB9FDE" w14:textId="59F35290"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r w:rsidR="00AB3387" w:rsidRPr="00304A8F">
        <w:rPr>
          <w:rFonts w:ascii="Arial Narrow" w:hAnsi="Arial Narrow" w:cs="Arial"/>
          <w:sz w:val="22"/>
          <w:szCs w:val="22"/>
        </w:rPr>
        <w:t>n.</w:t>
      </w:r>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w:t>
      </w:r>
      <w:r w:rsidR="00D22273" w:rsidRPr="007A4A65">
        <w:rPr>
          <w:rFonts w:ascii="Arial Narrow" w:hAnsi="Arial Narrow" w:cs="Arial"/>
          <w:color w:val="FF0000"/>
          <w:sz w:val="22"/>
          <w:szCs w:val="22"/>
          <w:highlight w:val="yellow"/>
          <w:rPrChange w:id="18" w:author="GRAPURIMAC" w:date="2023-06-29T16:48:00Z">
            <w:rPr>
              <w:rFonts w:ascii="Arial Narrow" w:hAnsi="Arial Narrow" w:cs="Arial"/>
              <w:sz w:val="22"/>
              <w:szCs w:val="22"/>
            </w:rPr>
          </w:rPrChange>
        </w:rPr>
        <w:t>orden de servicio n.°</w:t>
      </w:r>
      <w:r w:rsidR="000F5186" w:rsidRPr="007A4A65">
        <w:rPr>
          <w:rFonts w:ascii="Arial Narrow" w:hAnsi="Arial Narrow" w:cs="Arial"/>
          <w:color w:val="FF0000"/>
          <w:sz w:val="22"/>
          <w:szCs w:val="22"/>
          <w:highlight w:val="yellow"/>
          <w:rPrChange w:id="19" w:author="GRAPURIMAC" w:date="2023-06-29T16:48:00Z">
            <w:rPr>
              <w:rFonts w:ascii="Arial Narrow" w:hAnsi="Arial Narrow" w:cs="Arial"/>
              <w:sz w:val="22"/>
              <w:szCs w:val="22"/>
            </w:rPr>
          </w:rPrChange>
        </w:rPr>
        <w:t xml:space="preserve"> </w:t>
      </w:r>
      <w:r w:rsidR="00F93396" w:rsidRPr="007A4A65">
        <w:rPr>
          <w:rFonts w:ascii="Arial Narrow" w:hAnsi="Arial Narrow" w:cs="Arial"/>
          <w:color w:val="FF0000"/>
          <w:sz w:val="22"/>
          <w:szCs w:val="22"/>
          <w:highlight w:val="yellow"/>
          <w:rPrChange w:id="20" w:author="GRAPURIMAC" w:date="2023-06-29T16:48:00Z">
            <w:rPr>
              <w:rFonts w:ascii="Arial Narrow" w:hAnsi="Arial Narrow" w:cs="Arial"/>
              <w:sz w:val="22"/>
              <w:szCs w:val="22"/>
            </w:rPr>
          </w:rPrChange>
        </w:rPr>
        <w:t>5333-</w:t>
      </w:r>
      <w:r w:rsidR="00CA6F0A" w:rsidRPr="007A4A65">
        <w:rPr>
          <w:rFonts w:ascii="Arial Narrow" w:hAnsi="Arial Narrow" w:cs="Arial"/>
          <w:color w:val="FF0000"/>
          <w:sz w:val="22"/>
          <w:szCs w:val="22"/>
          <w:highlight w:val="yellow"/>
          <w:rPrChange w:id="21" w:author="GRAPURIMAC" w:date="2023-06-29T16:48:00Z">
            <w:rPr>
              <w:rFonts w:ascii="Arial Narrow" w:hAnsi="Arial Narrow" w:cs="Arial"/>
              <w:sz w:val="22"/>
              <w:szCs w:val="22"/>
            </w:rPr>
          </w:rPrChange>
        </w:rPr>
        <w:t>202</w:t>
      </w:r>
      <w:r w:rsidR="00026127" w:rsidRPr="007A4A65">
        <w:rPr>
          <w:rFonts w:ascii="Arial Narrow" w:hAnsi="Arial Narrow" w:cs="Arial"/>
          <w:color w:val="FF0000"/>
          <w:sz w:val="22"/>
          <w:szCs w:val="22"/>
          <w:highlight w:val="yellow"/>
          <w:rPrChange w:id="22" w:author="GRAPURIMAC" w:date="2023-06-29T16:48:00Z">
            <w:rPr>
              <w:rFonts w:ascii="Arial Narrow" w:hAnsi="Arial Narrow" w:cs="Arial"/>
              <w:sz w:val="22"/>
              <w:szCs w:val="22"/>
            </w:rPr>
          </w:rPrChange>
        </w:rPr>
        <w:t>3</w:t>
      </w:r>
      <w:r w:rsidR="00CA6F0A" w:rsidRPr="007A4A65">
        <w:rPr>
          <w:rFonts w:ascii="Arial Narrow" w:hAnsi="Arial Narrow" w:cs="Arial"/>
          <w:color w:val="FF0000"/>
          <w:sz w:val="22"/>
          <w:szCs w:val="22"/>
          <w:highlight w:val="yellow"/>
          <w:rPrChange w:id="23" w:author="GRAPURIMAC" w:date="2023-06-29T16:48:00Z">
            <w:rPr>
              <w:rFonts w:ascii="Arial Narrow" w:hAnsi="Arial Narrow" w:cs="Arial"/>
              <w:sz w:val="22"/>
              <w:szCs w:val="22"/>
            </w:rPr>
          </w:rPrChange>
        </w:rPr>
        <w:t>-</w:t>
      </w:r>
      <w:r w:rsidR="00665DE5" w:rsidRPr="007A4A65">
        <w:rPr>
          <w:rFonts w:ascii="Arial Narrow" w:hAnsi="Arial Narrow" w:cs="Arial"/>
          <w:color w:val="FF0000"/>
          <w:sz w:val="22"/>
          <w:szCs w:val="22"/>
          <w:highlight w:val="yellow"/>
          <w:rPrChange w:id="24" w:author="GRAPURIMAC" w:date="2023-06-29T16:48:00Z">
            <w:rPr>
              <w:rFonts w:ascii="Arial Narrow" w:hAnsi="Arial Narrow" w:cs="Arial"/>
              <w:sz w:val="22"/>
              <w:szCs w:val="22"/>
            </w:rPr>
          </w:rPrChange>
        </w:rPr>
        <w:t>xxx</w:t>
      </w:r>
      <w:r w:rsidRPr="007A4A65">
        <w:rPr>
          <w:rFonts w:ascii="Arial Narrow" w:hAnsi="Arial Narrow" w:cs="Arial"/>
          <w:color w:val="FF0000"/>
          <w:sz w:val="22"/>
          <w:szCs w:val="22"/>
          <w:highlight w:val="yellow"/>
          <w:rPrChange w:id="25" w:author="GRAPURIMAC" w:date="2023-06-29T16:48:00Z">
            <w:rPr>
              <w:rFonts w:ascii="Arial Narrow" w:hAnsi="Arial Narrow" w:cs="Arial"/>
              <w:sz w:val="22"/>
              <w:szCs w:val="22"/>
            </w:rPr>
          </w:rPrChange>
        </w:rPr>
        <w:t>,</w:t>
      </w:r>
      <w:r w:rsidRPr="007A4A65">
        <w:rPr>
          <w:rFonts w:ascii="Arial Narrow" w:hAnsi="Arial Narrow" w:cs="Arial"/>
          <w:color w:val="FF0000"/>
          <w:sz w:val="22"/>
          <w:szCs w:val="22"/>
          <w:rPrChange w:id="26" w:author="GRAPURIMAC" w:date="2023-06-29T16:48:00Z">
            <w:rPr>
              <w:rFonts w:ascii="Arial Narrow" w:hAnsi="Arial Narrow" w:cs="Arial"/>
              <w:sz w:val="22"/>
              <w:szCs w:val="22"/>
            </w:rPr>
          </w:rPrChange>
        </w:rPr>
        <w:t xml:space="preserve"> </w:t>
      </w:r>
      <w:r w:rsidRPr="00304A8F">
        <w:rPr>
          <w:rFonts w:ascii="Arial Narrow" w:hAnsi="Arial Narrow" w:cs="Arial"/>
          <w:sz w:val="22"/>
          <w:szCs w:val="22"/>
        </w:rPr>
        <w:t xml:space="preserve">en el marco de </w:t>
      </w:r>
      <w:r w:rsidR="00D22273" w:rsidRPr="00304A8F">
        <w:rPr>
          <w:rFonts w:ascii="Arial Narrow" w:hAnsi="Arial Narrow" w:cs="Arial"/>
          <w:sz w:val="22"/>
          <w:szCs w:val="22"/>
        </w:rPr>
        <w:t>lo previsto en la Directiva n.°</w:t>
      </w:r>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w:t>
      </w:r>
      <w:del w:id="27"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aprobada mediant</w:t>
      </w:r>
      <w:r w:rsidR="00D22273" w:rsidRPr="00304A8F">
        <w:rPr>
          <w:rFonts w:ascii="Arial Narrow" w:hAnsi="Arial Narrow" w:cs="Arial"/>
          <w:sz w:val="22"/>
          <w:szCs w:val="22"/>
        </w:rPr>
        <w:t>e Resolución de Contraloría n.°</w:t>
      </w:r>
      <w:r w:rsidR="000F5186" w:rsidRPr="00304A8F">
        <w:rPr>
          <w:rFonts w:ascii="Arial Narrow" w:hAnsi="Arial Narrow" w:cs="Arial"/>
          <w:sz w:val="22"/>
          <w:szCs w:val="22"/>
        </w:rPr>
        <w:t xml:space="preserve"> </w:t>
      </w:r>
      <w:r w:rsidRPr="00304A8F">
        <w:rPr>
          <w:rFonts w:ascii="Arial Narrow" w:hAnsi="Arial Narrow" w:cs="Arial"/>
          <w:sz w:val="22"/>
          <w:szCs w:val="22"/>
        </w:rPr>
        <w:t>218-2022-CG</w:t>
      </w:r>
      <w:del w:id="28"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de 30 de mayo de 2022</w:t>
      </w:r>
      <w:ins w:id="29" w:author="GRAPURIMAC" w:date="2023-06-29T16:48:00Z">
        <w:r w:rsidR="007A4A65">
          <w:rPr>
            <w:rFonts w:ascii="Arial Narrow" w:hAnsi="Arial Narrow" w:cs="Arial"/>
            <w:sz w:val="22"/>
            <w:szCs w:val="22"/>
          </w:rPr>
          <w:t xml:space="preserve"> y modificatorias.</w:t>
        </w:r>
      </w:ins>
      <w:del w:id="30" w:author="GRAPURIMAC" w:date="2023-06-29T16:48:00Z">
        <w:r w:rsidRPr="00304A8F" w:rsidDel="007A4A65">
          <w:rPr>
            <w:rFonts w:ascii="Arial Narrow" w:hAnsi="Arial Narrow" w:cs="Arial"/>
            <w:sz w:val="22"/>
            <w:szCs w:val="22"/>
          </w:rPr>
          <w:delText>.</w:delText>
        </w:r>
      </w:del>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532FE2">
      <w:pPr>
        <w:pStyle w:val="Ttulo1"/>
        <w:numPr>
          <w:ilvl w:val="0"/>
          <w:numId w:val="3"/>
        </w:numPr>
        <w:spacing w:before="0"/>
        <w:rPr>
          <w:rStyle w:val="Textoennegrita"/>
          <w:rFonts w:ascii="Times New Roman" w:hAnsi="Times New Roman"/>
          <w:b/>
          <w:bCs/>
          <w:color w:val="auto"/>
          <w:sz w:val="20"/>
          <w:szCs w:val="20"/>
        </w:rPr>
      </w:pPr>
      <w:bookmarkStart w:id="31" w:name="_Toc132126835"/>
      <w:bookmarkStart w:id="32" w:name="_Toc138874357"/>
      <w:r w:rsidRPr="00597EBB">
        <w:rPr>
          <w:rStyle w:val="Textoennegrita"/>
          <w:rFonts w:ascii="Arial Narrow" w:hAnsi="Arial Narrow"/>
          <w:b/>
          <w:bCs/>
          <w:color w:val="auto"/>
          <w:sz w:val="22"/>
          <w:szCs w:val="22"/>
        </w:rPr>
        <w:t>OBJETIVOS</w:t>
      </w:r>
      <w:bookmarkEnd w:id="31"/>
      <w:bookmarkEnd w:id="32"/>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532FE2">
      <w:pPr>
        <w:numPr>
          <w:ilvl w:val="0"/>
          <w:numId w:val="1"/>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08718004"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 xml:space="preserve">el proceso de ejecución de gastos del proyecto </w:t>
      </w:r>
      <w:r w:rsidRPr="005417E7">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532FE2">
      <w:pPr>
        <w:numPr>
          <w:ilvl w:val="0"/>
          <w:numId w:val="1"/>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1B259BF2" w:rsidR="00D968D5" w:rsidRDefault="00467FE9" w:rsidP="00361274">
      <w:pPr>
        <w:ind w:left="993"/>
        <w:jc w:val="both"/>
        <w:rPr>
          <w:rFonts w:ascii="Arial Narrow" w:hAnsi="Arial Narrow"/>
          <w:sz w:val="22"/>
          <w:szCs w:val="22"/>
        </w:rPr>
      </w:pPr>
      <w:bookmarkStart w:id="33"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 xml:space="preserve">el proceso de ejecución de gastos </w:t>
      </w:r>
      <w:r w:rsidRPr="00467FE9">
        <w:rPr>
          <w:rFonts w:ascii="Arial Narrow" w:hAnsi="Arial Narrow"/>
          <w:sz w:val="22"/>
          <w:szCs w:val="22"/>
        </w:rPr>
        <w:t>que comprende el proyecto</w:t>
      </w:r>
      <w:r w:rsidR="00D968D5">
        <w:rPr>
          <w:rFonts w:ascii="Arial Narrow" w:hAnsi="Arial Narrow"/>
          <w:sz w:val="22"/>
          <w:szCs w:val="22"/>
        </w:rPr>
        <w:t>, se</w:t>
      </w:r>
      <w:r w:rsidR="00E4391E">
        <w:rPr>
          <w:rFonts w:ascii="Arial Narrow" w:hAnsi="Arial Narrow"/>
          <w:sz w:val="22"/>
          <w:szCs w:val="22"/>
        </w:rPr>
        <w:t xml:space="preserve"> viene</w:t>
      </w:r>
      <w:r w:rsidR="00D968D5">
        <w:rPr>
          <w:rFonts w:ascii="Arial Narrow" w:hAnsi="Arial Narrow"/>
          <w:sz w:val="22"/>
          <w:szCs w:val="22"/>
        </w:rPr>
        <w:t xml:space="preserve">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532FE2">
      <w:pPr>
        <w:pStyle w:val="Ttulo1"/>
        <w:numPr>
          <w:ilvl w:val="0"/>
          <w:numId w:val="3"/>
        </w:numPr>
        <w:spacing w:before="0"/>
        <w:rPr>
          <w:rStyle w:val="Textoennegrita"/>
          <w:rFonts w:ascii="Arial Narrow" w:hAnsi="Arial Narrow"/>
          <w:b/>
          <w:bCs/>
          <w:color w:val="auto"/>
          <w:sz w:val="22"/>
          <w:szCs w:val="22"/>
        </w:rPr>
      </w:pPr>
      <w:bookmarkStart w:id="34" w:name="_Toc132126836"/>
      <w:bookmarkStart w:id="35" w:name="_Toc138874358"/>
      <w:bookmarkEnd w:id="33"/>
      <w:r w:rsidRPr="00597EBB">
        <w:rPr>
          <w:rStyle w:val="Textoennegrita"/>
          <w:rFonts w:ascii="Arial Narrow" w:hAnsi="Arial Narrow"/>
          <w:b/>
          <w:bCs/>
          <w:color w:val="auto"/>
          <w:sz w:val="22"/>
          <w:szCs w:val="22"/>
        </w:rPr>
        <w:t>ALCANCE</w:t>
      </w:r>
      <w:bookmarkEnd w:id="34"/>
      <w:bookmarkEnd w:id="35"/>
    </w:p>
    <w:p w14:paraId="4422D3AE" w14:textId="15D30775" w:rsidR="00D6793F" w:rsidRPr="00172130" w:rsidRDefault="00D6793F" w:rsidP="00361274">
      <w:pPr>
        <w:ind w:left="567"/>
        <w:jc w:val="both"/>
        <w:rPr>
          <w:rFonts w:ascii="Arial Narrow" w:hAnsi="Arial Narrow" w:cs="Arial"/>
          <w:b/>
          <w:sz w:val="22"/>
          <w:szCs w:val="22"/>
        </w:rPr>
      </w:pPr>
    </w:p>
    <w:p w14:paraId="01D523A7" w14:textId="35BBD548"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w:t>
      </w:r>
      <w:del w:id="36" w:author="GRAPURIMAC" w:date="2023-06-29T16:50:00Z">
        <w:r w:rsidR="00666368" w:rsidDel="007A4A65">
          <w:rPr>
            <w:rFonts w:ascii="Arial Narrow" w:hAnsi="Arial Narrow"/>
            <w:sz w:val="22"/>
            <w:szCs w:val="22"/>
          </w:rPr>
          <w:delText xml:space="preserve"> </w:delText>
        </w:r>
      </w:del>
      <w:ins w:id="37" w:author="GRAPURIMAC" w:date="2023-06-29T16:50:00Z">
        <w:r w:rsidR="007A4A65">
          <w:rPr>
            <w:rFonts w:ascii="Arial Narrow" w:hAnsi="Arial Narrow"/>
            <w:sz w:val="22"/>
            <w:szCs w:val="22"/>
          </w:rPr>
          <w:t>:</w:t>
        </w:r>
      </w:ins>
      <w:del w:id="38" w:author="GRAPURIMAC" w:date="2023-06-29T16:50:00Z">
        <w:r w:rsidR="00467FE9" w:rsidRPr="00467FE9" w:rsidDel="007A4A65">
          <w:rPr>
            <w:rFonts w:ascii="Arial Narrow" w:eastAsia="Calibri" w:hAnsi="Arial Narrow" w:cs="Arial"/>
            <w:sz w:val="22"/>
            <w:szCs w:val="22"/>
            <w:lang w:eastAsia="en-US"/>
          </w:rPr>
          <w:delText>que comprende el proyecto</w:delText>
        </w:r>
        <w:r w:rsidR="00A02875" w:rsidDel="007A4A65">
          <w:rPr>
            <w:rFonts w:ascii="Arial Narrow" w:hAnsi="Arial Narrow" w:cs="Arial"/>
            <w:sz w:val="22"/>
            <w:szCs w:val="22"/>
          </w:rPr>
          <w:delText>,  para el</w:delText>
        </w:r>
      </w:del>
      <w:r w:rsidR="00A02875">
        <w:rPr>
          <w:rFonts w:ascii="Arial Narrow" w:hAnsi="Arial Narrow" w:cs="Arial"/>
          <w:sz w:val="22"/>
          <w:szCs w:val="22"/>
        </w:rPr>
        <w:t xml:space="preserve">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y</w:t>
      </w:r>
      <w:ins w:id="39" w:author="GRAPURIMAC" w:date="2023-06-29T16:50:00Z">
        <w:r w:rsidR="007A4A65">
          <w:rPr>
            <w:rFonts w:ascii="Arial Narrow" w:hAnsi="Arial Narrow"/>
            <w:sz w:val="22"/>
            <w:szCs w:val="22"/>
          </w:rPr>
          <w:t>,</w:t>
        </w:r>
      </w:ins>
      <w:r w:rsidR="00DC37D0">
        <w:rPr>
          <w:rFonts w:ascii="Arial Narrow" w:hAnsi="Arial Narrow"/>
          <w:sz w:val="22"/>
          <w:szCs w:val="22"/>
        </w:rPr>
        <w:t xml:space="preserve"> se ejecut</w:t>
      </w:r>
      <w:ins w:id="40" w:author="GRAPURIMAC" w:date="2023-06-29T16:50:00Z">
        <w:r w:rsidR="007A4A65">
          <w:rPr>
            <w:rFonts w:ascii="Arial Narrow" w:hAnsi="Arial Narrow"/>
            <w:sz w:val="22"/>
            <w:szCs w:val="22"/>
          </w:rPr>
          <w:t>a</w:t>
        </w:r>
      </w:ins>
      <w:del w:id="41" w:author="GRAPURIMAC" w:date="2023-06-29T16:50:00Z">
        <w:r w:rsidR="00DC37D0" w:rsidDel="007A4A65">
          <w:rPr>
            <w:rFonts w:ascii="Arial Narrow" w:hAnsi="Arial Narrow"/>
            <w:sz w:val="22"/>
            <w:szCs w:val="22"/>
          </w:rPr>
          <w:delText>ó</w:delText>
        </w:r>
      </w:del>
      <w:r w:rsidR="00DC37D0">
        <w:rPr>
          <w:rFonts w:ascii="Arial Narrow" w:hAnsi="Arial Narrow"/>
          <w:sz w:val="22"/>
          <w:szCs w:val="22"/>
        </w:rPr>
        <w:t xml:space="preserve"> </w:t>
      </w:r>
      <w:commentRangeStart w:id="42"/>
      <w:r w:rsidR="001031B5" w:rsidRPr="007A4A65">
        <w:rPr>
          <w:rFonts w:ascii="Arial Narrow" w:hAnsi="Arial Narrow"/>
          <w:color w:val="FF0000"/>
          <w:sz w:val="22"/>
          <w:szCs w:val="22"/>
          <w:rPrChange w:id="43" w:author="GRAPURIMAC" w:date="2023-06-29T16:50:00Z">
            <w:rPr>
              <w:rFonts w:ascii="Arial Narrow" w:hAnsi="Arial Narrow"/>
              <w:sz w:val="22"/>
              <w:szCs w:val="22"/>
            </w:rPr>
          </w:rPrChange>
        </w:rPr>
        <w:t xml:space="preserve">del </w:t>
      </w:r>
      <w:r w:rsidR="00666368" w:rsidRPr="007A4A65">
        <w:rPr>
          <w:rFonts w:ascii="Arial Narrow" w:hAnsi="Arial Narrow"/>
          <w:color w:val="FF0000"/>
          <w:sz w:val="22"/>
          <w:szCs w:val="22"/>
          <w:highlight w:val="yellow"/>
          <w:rPrChange w:id="44" w:author="GRAPURIMAC" w:date="2023-06-29T16:50:00Z">
            <w:rPr>
              <w:rFonts w:ascii="Arial Narrow" w:hAnsi="Arial Narrow"/>
              <w:sz w:val="22"/>
              <w:szCs w:val="22"/>
            </w:rPr>
          </w:rPrChange>
        </w:rPr>
        <w:t>1</w:t>
      </w:r>
      <w:r w:rsidR="00C03EFF" w:rsidRPr="007A4A65">
        <w:rPr>
          <w:rFonts w:ascii="Arial Narrow" w:hAnsi="Arial Narrow"/>
          <w:color w:val="FF0000"/>
          <w:sz w:val="22"/>
          <w:szCs w:val="22"/>
          <w:highlight w:val="yellow"/>
          <w:rPrChange w:id="45" w:author="GRAPURIMAC" w:date="2023-06-29T16:50:00Z">
            <w:rPr>
              <w:rFonts w:ascii="Arial Narrow" w:hAnsi="Arial Narrow"/>
              <w:sz w:val="22"/>
              <w:szCs w:val="22"/>
            </w:rPr>
          </w:rPrChange>
        </w:rPr>
        <w:t>2</w:t>
      </w:r>
      <w:r w:rsidR="001031B5" w:rsidRPr="007A4A65">
        <w:rPr>
          <w:rFonts w:ascii="Arial Narrow" w:hAnsi="Arial Narrow"/>
          <w:color w:val="FF0000"/>
          <w:sz w:val="22"/>
          <w:szCs w:val="22"/>
          <w:highlight w:val="yellow"/>
          <w:rPrChange w:id="46" w:author="GRAPURIMAC" w:date="2023-06-29T16:50:00Z">
            <w:rPr>
              <w:rFonts w:ascii="Arial Narrow" w:hAnsi="Arial Narrow"/>
              <w:sz w:val="22"/>
              <w:szCs w:val="22"/>
            </w:rPr>
          </w:rPrChange>
        </w:rPr>
        <w:t xml:space="preserve"> </w:t>
      </w:r>
      <w:r w:rsidR="00E65846" w:rsidRPr="007A4A65">
        <w:rPr>
          <w:rFonts w:ascii="Arial Narrow" w:hAnsi="Arial Narrow"/>
          <w:color w:val="FF0000"/>
          <w:sz w:val="22"/>
          <w:szCs w:val="22"/>
          <w:highlight w:val="yellow"/>
          <w:rPrChange w:id="47" w:author="GRAPURIMAC" w:date="2023-06-29T16:50:00Z">
            <w:rPr>
              <w:rFonts w:ascii="Arial Narrow" w:hAnsi="Arial Narrow"/>
              <w:sz w:val="22"/>
              <w:szCs w:val="22"/>
            </w:rPr>
          </w:rPrChange>
        </w:rPr>
        <w:t>de mayo</w:t>
      </w:r>
      <w:r w:rsidR="00E65846" w:rsidRPr="007A4A65">
        <w:rPr>
          <w:rFonts w:ascii="Arial Narrow" w:hAnsi="Arial Narrow"/>
          <w:color w:val="FF0000"/>
          <w:sz w:val="22"/>
          <w:szCs w:val="22"/>
          <w:rPrChange w:id="48" w:author="GRAPURIMAC" w:date="2023-06-29T16:50:00Z">
            <w:rPr>
              <w:rFonts w:ascii="Arial Narrow" w:hAnsi="Arial Narrow"/>
              <w:sz w:val="22"/>
              <w:szCs w:val="22"/>
            </w:rPr>
          </w:rPrChange>
        </w:rPr>
        <w:t xml:space="preserve"> </w:t>
      </w:r>
      <w:commentRangeEnd w:id="42"/>
      <w:r w:rsidR="007A4A65">
        <w:rPr>
          <w:rStyle w:val="Refdecomentario"/>
        </w:rPr>
        <w:commentReference w:id="42"/>
      </w:r>
      <w:r w:rsidR="001031B5" w:rsidRPr="00C03EFF">
        <w:rPr>
          <w:rFonts w:ascii="Arial Narrow" w:hAnsi="Arial Narrow"/>
          <w:sz w:val="22"/>
          <w:szCs w:val="22"/>
        </w:rPr>
        <w:t xml:space="preserve">al </w:t>
      </w:r>
      <w:r w:rsidR="00666368">
        <w:rPr>
          <w:rFonts w:ascii="Arial Narrow" w:hAnsi="Arial Narrow"/>
          <w:sz w:val="22"/>
          <w:szCs w:val="22"/>
        </w:rPr>
        <w:t>2</w:t>
      </w:r>
      <w:r w:rsidR="00E65846">
        <w:rPr>
          <w:rFonts w:ascii="Arial Narrow" w:hAnsi="Arial Narrow"/>
          <w:sz w:val="22"/>
          <w:szCs w:val="22"/>
        </w:rPr>
        <w:t>1</w:t>
      </w:r>
      <w:r w:rsidR="001031B5" w:rsidRPr="00C03EFF">
        <w:rPr>
          <w:rFonts w:ascii="Arial Narrow" w:hAnsi="Arial Narrow"/>
          <w:sz w:val="22"/>
          <w:szCs w:val="22"/>
        </w:rPr>
        <w:t xml:space="preserve"> de </w:t>
      </w:r>
      <w:r w:rsidR="00E65846">
        <w:rPr>
          <w:rFonts w:ascii="Arial Narrow" w:hAnsi="Arial Narrow"/>
          <w:sz w:val="22"/>
          <w:szCs w:val="22"/>
        </w:rPr>
        <w:t>junio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54B5E11B" w14:textId="77777777" w:rsidR="00621969" w:rsidRDefault="00621969" w:rsidP="00361274">
      <w:pPr>
        <w:ind w:left="709"/>
        <w:jc w:val="both"/>
        <w:rPr>
          <w:rFonts w:ascii="Arial Narrow" w:hAnsi="Arial Narrow" w:cs="Arial"/>
          <w:b/>
          <w:u w:val="single"/>
        </w:rPr>
      </w:pPr>
    </w:p>
    <w:p w14:paraId="1F6A5B5A" w14:textId="77777777" w:rsidR="00621969" w:rsidRDefault="00621969" w:rsidP="00361274">
      <w:pPr>
        <w:ind w:left="709"/>
        <w:jc w:val="both"/>
        <w:rPr>
          <w:rFonts w:ascii="Arial Narrow" w:hAnsi="Arial Narrow" w:cs="Arial"/>
          <w:b/>
          <w:u w:val="single"/>
        </w:rPr>
      </w:pPr>
    </w:p>
    <w:p w14:paraId="593FB594" w14:textId="77777777" w:rsidR="00621969" w:rsidRDefault="00621969" w:rsidP="00361274">
      <w:pPr>
        <w:ind w:left="709"/>
        <w:jc w:val="both"/>
        <w:rPr>
          <w:rFonts w:ascii="Arial Narrow" w:hAnsi="Arial Narrow" w:cs="Arial"/>
          <w:b/>
          <w:u w:val="single"/>
        </w:rPr>
      </w:pPr>
    </w:p>
    <w:p w14:paraId="2AFF59BA" w14:textId="77777777" w:rsidR="00621969" w:rsidRDefault="00621969" w:rsidP="00361274">
      <w:pPr>
        <w:ind w:left="709"/>
        <w:jc w:val="both"/>
        <w:rPr>
          <w:rFonts w:ascii="Arial Narrow" w:hAnsi="Arial Narrow" w:cs="Arial"/>
          <w:b/>
          <w:u w:val="single"/>
        </w:rPr>
      </w:pPr>
    </w:p>
    <w:p w14:paraId="6F11F795" w14:textId="77777777" w:rsidR="00846256" w:rsidRPr="007562CA" w:rsidRDefault="00846256" w:rsidP="00532FE2">
      <w:pPr>
        <w:pStyle w:val="Ttulo1"/>
        <w:numPr>
          <w:ilvl w:val="0"/>
          <w:numId w:val="3"/>
        </w:numPr>
        <w:spacing w:before="0"/>
        <w:rPr>
          <w:rStyle w:val="Textoennegrita"/>
          <w:b/>
          <w:bCs/>
          <w:color w:val="00B050"/>
        </w:rPr>
      </w:pPr>
      <w:bookmarkStart w:id="49" w:name="_Toc132102570"/>
      <w:bookmarkStart w:id="50" w:name="_Toc132126837"/>
      <w:bookmarkStart w:id="51" w:name="_Toc138874359"/>
      <w:r w:rsidRPr="0064436B">
        <w:rPr>
          <w:rStyle w:val="Textoennegrita"/>
          <w:rFonts w:ascii="Arial Narrow" w:hAnsi="Arial Narrow"/>
          <w:b/>
          <w:bCs/>
          <w:color w:val="auto"/>
          <w:sz w:val="22"/>
          <w:szCs w:val="22"/>
        </w:rPr>
        <w:lastRenderedPageBreak/>
        <w:t>INFO</w:t>
      </w:r>
      <w:r w:rsidRPr="002C58E7">
        <w:rPr>
          <w:rStyle w:val="Textoennegrita"/>
          <w:rFonts w:ascii="Arial Narrow" w:hAnsi="Arial Narrow"/>
          <w:b/>
          <w:bCs/>
          <w:color w:val="auto"/>
          <w:sz w:val="22"/>
          <w:szCs w:val="22"/>
        </w:rPr>
        <w:t>RMACIÓN RESPECTO DEL HITO DE CONTROL</w:t>
      </w:r>
      <w:bookmarkEnd w:id="49"/>
      <w:bookmarkEnd w:id="50"/>
      <w:bookmarkEnd w:id="51"/>
    </w:p>
    <w:p w14:paraId="6012F65E" w14:textId="77777777" w:rsidR="00645C3E" w:rsidRDefault="00645C3E" w:rsidP="00645C3E">
      <w:pPr>
        <w:tabs>
          <w:tab w:val="left" w:pos="142"/>
          <w:tab w:val="left" w:pos="567"/>
        </w:tabs>
        <w:ind w:left="720"/>
        <w:jc w:val="both"/>
        <w:rPr>
          <w:rFonts w:ascii="Arial Narrow" w:hAnsi="Arial Narrow"/>
          <w:sz w:val="22"/>
          <w:szCs w:val="22"/>
        </w:rPr>
      </w:pPr>
    </w:p>
    <w:p w14:paraId="232A20BF" w14:textId="77777777" w:rsidR="00D24196" w:rsidRPr="00D24196" w:rsidRDefault="00D24196" w:rsidP="00532FE2">
      <w:pPr>
        <w:pStyle w:val="Prrafodelista"/>
        <w:numPr>
          <w:ilvl w:val="0"/>
          <w:numId w:val="5"/>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413CB108" w14:textId="38F3CB90" w:rsidR="00645C3E" w:rsidRDefault="00645C3E" w:rsidP="00645C3E">
      <w:pPr>
        <w:pStyle w:val="Prrafodelista"/>
        <w:tabs>
          <w:tab w:val="left" w:pos="142"/>
          <w:tab w:val="left" w:pos="567"/>
        </w:tabs>
        <w:spacing w:line="240" w:lineRule="auto"/>
        <w:ind w:left="1080"/>
        <w:jc w:val="both"/>
        <w:rPr>
          <w:rFonts w:ascii="Arial Narrow" w:hAnsi="Arial Narrow"/>
        </w:rPr>
      </w:pPr>
      <w:r w:rsidRPr="00D24196">
        <w:rPr>
          <w:rFonts w:ascii="Arial Narrow" w:hAnsi="Arial Narrow"/>
        </w:rPr>
        <w:t xml:space="preserve">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w:t>
      </w:r>
      <w:r>
        <w:rPr>
          <w:rFonts w:ascii="Arial Narrow" w:hAnsi="Arial Narrow"/>
        </w:rPr>
        <w:t>control.</w:t>
      </w:r>
    </w:p>
    <w:p w14:paraId="18380A67" w14:textId="77777777" w:rsidR="00645C3E" w:rsidRPr="00D24196" w:rsidDel="007E66B4" w:rsidRDefault="00645C3E" w:rsidP="00645C3E">
      <w:pPr>
        <w:pStyle w:val="Prrafodelista"/>
        <w:tabs>
          <w:tab w:val="left" w:pos="142"/>
          <w:tab w:val="left" w:pos="567"/>
        </w:tabs>
        <w:spacing w:line="240" w:lineRule="auto"/>
        <w:ind w:left="1080"/>
        <w:jc w:val="both"/>
        <w:rPr>
          <w:del w:id="52" w:author="GRAPURIMAC" w:date="2023-06-29T16:52:00Z"/>
          <w:rFonts w:ascii="Arial Narrow" w:hAnsi="Arial Narrow"/>
        </w:rPr>
      </w:pPr>
    </w:p>
    <w:p w14:paraId="32B0A735" w14:textId="2540C422" w:rsidR="00D24196" w:rsidRPr="007E66B4" w:rsidDel="007E66B4" w:rsidRDefault="00D24196">
      <w:pPr>
        <w:jc w:val="both"/>
        <w:rPr>
          <w:del w:id="53" w:author="GRAPURIMAC" w:date="2023-06-29T16:52:00Z"/>
          <w:rFonts w:ascii="Arial Narrow" w:hAnsi="Arial Narrow"/>
          <w:rPrChange w:id="54" w:author="GRAPURIMAC" w:date="2023-06-29T16:52:00Z">
            <w:rPr>
              <w:del w:id="55" w:author="GRAPURIMAC" w:date="2023-06-29T16:52:00Z"/>
            </w:rPr>
          </w:rPrChange>
        </w:rPr>
        <w:pPrChange w:id="56" w:author="GRAPURIMAC" w:date="2023-06-29T16:52:00Z">
          <w:pPr>
            <w:pStyle w:val="Prrafodelista"/>
            <w:spacing w:line="240" w:lineRule="auto"/>
            <w:ind w:left="1080"/>
            <w:jc w:val="both"/>
          </w:pPr>
        </w:pPrChange>
      </w:pPr>
      <w:del w:id="57" w:author="GRAPURIMAC" w:date="2023-06-29T16:52:00Z">
        <w:r w:rsidRPr="007E66B4" w:rsidDel="007E66B4">
          <w:rPr>
            <w:rFonts w:ascii="Arial Narrow" w:hAnsi="Arial Narrow"/>
            <w:rPrChange w:id="58" w:author="GRAPURIMAC" w:date="2023-06-29T16:52:00Z">
              <w:rPr/>
            </w:rPrChange>
          </w:rPr>
          <w:delText xml:space="preserve">Al respecto con oficio n.° 008-2023-CGR-OCI-GORE/APURIMAC/SCC-TIC-CHI/MRLL de 3 de mayo de 2023, se solicitó a la Gerencia de Desarrollo </w:delText>
        </w:r>
        <w:r w:rsidR="002A5123" w:rsidRPr="007E66B4" w:rsidDel="007E66B4">
          <w:rPr>
            <w:rFonts w:ascii="Arial Narrow" w:hAnsi="Arial Narrow"/>
            <w:rPrChange w:id="59" w:author="GRAPURIMAC" w:date="2023-06-29T16:52:00Z">
              <w:rPr/>
            </w:rPrChange>
          </w:rPr>
          <w:delText xml:space="preserve">Social </w:delText>
        </w:r>
        <w:r w:rsidRPr="007E66B4" w:rsidDel="007E66B4">
          <w:rPr>
            <w:rFonts w:ascii="Arial Narrow" w:hAnsi="Arial Narrow"/>
            <w:rPrChange w:id="60" w:author="GRAPURIMAC" w:date="2023-06-29T16:52:00Z">
              <w:rPr/>
            </w:rPrChange>
          </w:rPr>
          <w:delText xml:space="preserve">copia de la última ampliación de plazo y cronograma de ejecución del proyecto. </w:delText>
        </w:r>
      </w:del>
    </w:p>
    <w:p w14:paraId="7EAAE7B2" w14:textId="77777777" w:rsidR="002A5123" w:rsidRPr="00D24196" w:rsidRDefault="002A5123">
      <w:pPr>
        <w:pPrChange w:id="61" w:author="GRAPURIMAC" w:date="2023-06-29T16:52:00Z">
          <w:pPr>
            <w:pStyle w:val="Prrafodelista"/>
            <w:ind w:left="1080"/>
          </w:pPr>
        </w:pPrChange>
      </w:pPr>
    </w:p>
    <w:p w14:paraId="15B6FD0A" w14:textId="0691EEFF" w:rsidR="00D24196" w:rsidRPr="00D24196" w:rsidRDefault="00D24196" w:rsidP="00C12ED0">
      <w:pPr>
        <w:pStyle w:val="Prrafodelista"/>
        <w:spacing w:line="240" w:lineRule="auto"/>
        <w:ind w:left="1080"/>
        <w:jc w:val="both"/>
        <w:rPr>
          <w:rFonts w:ascii="Arial Narrow" w:hAnsi="Arial Narrow"/>
        </w:rPr>
      </w:pPr>
      <w:r w:rsidRPr="00D24196">
        <w:rPr>
          <w:rFonts w:ascii="Arial Narrow" w:hAnsi="Arial Narrow"/>
        </w:rPr>
        <w:t xml:space="preserve">Asimismo, mediante informe </w:t>
      </w:r>
      <w:r w:rsidR="00645C3E">
        <w:rPr>
          <w:rFonts w:ascii="Arial Narrow" w:hAnsi="Arial Narrow"/>
        </w:rPr>
        <w:t>n.°</w:t>
      </w:r>
      <w:r w:rsidRPr="00D24196">
        <w:rPr>
          <w:rFonts w:ascii="Arial Narrow" w:hAnsi="Arial Narrow"/>
          <w:lang w:val="es-ES"/>
        </w:rPr>
        <w:t xml:space="preserve"> 481-2023-GRAP/11/GRDS/SGPS</w:t>
      </w:r>
      <w:r w:rsidRPr="00D24196">
        <w:rPr>
          <w:rFonts w:ascii="Arial Narrow" w:hAnsi="Arial Narrow"/>
        </w:rPr>
        <w:t xml:space="preserve"> de 8 de mayo de 2023, la Sub Gerencia de Promoción Social remitió a la Gerencia de Desarrollo Social el informe </w:t>
      </w:r>
      <w:r w:rsidR="00645C3E">
        <w:rPr>
          <w:rFonts w:ascii="Arial Narrow" w:hAnsi="Arial Narrow"/>
        </w:rPr>
        <w:br/>
        <w:t>n.</w:t>
      </w:r>
      <w:r w:rsidRPr="00D24196">
        <w:rPr>
          <w:rFonts w:ascii="Arial Narrow" w:hAnsi="Arial Narrow"/>
        </w:rPr>
        <w:t xml:space="preserve">º 089-2023-GRAP/11/SGDS/R.P/RJBA, informe en el que se adjunta lo solicitado </w:t>
      </w:r>
      <w:ins w:id="62" w:author="GRAPURIMAC" w:date="2023-06-29T16:53:00Z">
        <w:r w:rsidR="007E66B4">
          <w:rPr>
            <w:rFonts w:ascii="Arial Narrow" w:hAnsi="Arial Narrow"/>
          </w:rPr>
          <w:t xml:space="preserve">mediante el </w:t>
        </w:r>
      </w:ins>
      <w:del w:id="63" w:author="GRAPURIMAC" w:date="2023-06-29T16:53:00Z">
        <w:r w:rsidRPr="00D24196" w:rsidDel="007E66B4">
          <w:rPr>
            <w:rFonts w:ascii="Arial Narrow" w:hAnsi="Arial Narrow"/>
          </w:rPr>
          <w:delText xml:space="preserve">en </w:delText>
        </w:r>
      </w:del>
      <w:r w:rsidRPr="00D24196">
        <w:rPr>
          <w:rFonts w:ascii="Arial Narrow" w:hAnsi="Arial Narrow"/>
        </w:rPr>
        <w:t>requerimiento de la comisión de control concurrente.</w:t>
      </w:r>
    </w:p>
    <w:p w14:paraId="4B0C9CBC" w14:textId="6F57097A" w:rsidR="00846256" w:rsidRPr="00597EBB"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64" w:name="_Toc132102571"/>
      <w:bookmarkStart w:id="65" w:name="_Toc132126838"/>
      <w:bookmarkStart w:id="66" w:name="_Toc138874360"/>
      <w:r>
        <w:rPr>
          <w:rStyle w:val="Textoennegrita"/>
          <w:rFonts w:ascii="Arial Narrow" w:hAnsi="Arial Narrow"/>
          <w:b/>
          <w:bCs/>
          <w:color w:val="auto"/>
          <w:sz w:val="22"/>
          <w:szCs w:val="22"/>
        </w:rPr>
        <w:t>SITUACION ADVERSA</w:t>
      </w:r>
      <w:bookmarkEnd w:id="64"/>
      <w:bookmarkEnd w:id="65"/>
      <w:bookmarkEnd w:id="66"/>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3CC63F20"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n.°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F285C">
        <w:rPr>
          <w:rFonts w:ascii="Arial Narrow" w:eastAsia="Calibri" w:hAnsi="Arial Narrow" w:cs="Arial"/>
          <w:sz w:val="22"/>
          <w:szCs w:val="22"/>
          <w:lang w:eastAsia="en-US"/>
        </w:rPr>
        <w:t>tres</w:t>
      </w:r>
      <w:r w:rsidR="001A6D6F">
        <w:rPr>
          <w:rFonts w:ascii="Arial Narrow" w:eastAsia="Calibri" w:hAnsi="Arial Narrow" w:cs="Arial"/>
          <w:sz w:val="22"/>
          <w:szCs w:val="22"/>
          <w:lang w:eastAsia="en-US"/>
        </w:rPr>
        <w:t xml:space="preserve"> </w:t>
      </w:r>
      <w:r w:rsidRPr="00C172E4">
        <w:rPr>
          <w:rFonts w:ascii="Arial Narrow" w:eastAsia="Calibri" w:hAnsi="Arial Narrow" w:cs="Arial"/>
          <w:sz w:val="22"/>
          <w:szCs w:val="22"/>
          <w:lang w:eastAsia="en-US"/>
        </w:rPr>
        <w:t>(</w:t>
      </w:r>
      <w:r w:rsidR="009F285C">
        <w:rPr>
          <w:rFonts w:ascii="Arial Narrow" w:eastAsia="Calibri" w:hAnsi="Arial Narrow" w:cs="Arial"/>
          <w:sz w:val="22"/>
          <w:szCs w:val="22"/>
          <w:lang w:eastAsia="en-US"/>
        </w:rPr>
        <w:t>3</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80058F" w:rsidRDefault="009F1F32" w:rsidP="0080058F">
      <w:pPr>
        <w:jc w:val="both"/>
        <w:outlineLvl w:val="1"/>
        <w:rPr>
          <w:rFonts w:ascii="Arial Narrow" w:hAnsi="Arial Narrow" w:cs="Arial"/>
          <w:b/>
          <w:bCs/>
        </w:rPr>
      </w:pPr>
    </w:p>
    <w:p w14:paraId="4D40A26D" w14:textId="7F1B8C5A" w:rsidR="009F1F32" w:rsidRPr="00773439" w:rsidRDefault="0080058F" w:rsidP="00532FE2">
      <w:pPr>
        <w:pStyle w:val="Prrafodelista"/>
        <w:numPr>
          <w:ilvl w:val="0"/>
          <w:numId w:val="8"/>
        </w:numPr>
        <w:spacing w:line="240" w:lineRule="auto"/>
        <w:ind w:left="709"/>
        <w:jc w:val="both"/>
        <w:outlineLvl w:val="1"/>
        <w:rPr>
          <w:rFonts w:ascii="Arial Narrow" w:hAnsi="Arial Narrow" w:cs="Arial"/>
          <w:b/>
          <w:bCs/>
        </w:rPr>
      </w:pPr>
      <w:bookmarkStart w:id="67" w:name="_Toc138874361"/>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w:t>
      </w:r>
      <w:r w:rsidR="00624CEA">
        <w:rPr>
          <w:rFonts w:ascii="Arial Narrow" w:hAnsi="Arial Narrow"/>
          <w:b/>
          <w:bCs/>
        </w:rPr>
        <w:t>B</w:t>
      </w:r>
      <w:r>
        <w:rPr>
          <w:rFonts w:ascii="Arial Narrow" w:hAnsi="Arial Narrow"/>
          <w:b/>
          <w:bCs/>
        </w:rPr>
        <w:t>JETIVOS PLANTEADOS EN EL EXPEDIENTE TÉCNICO.</w:t>
      </w:r>
      <w:bookmarkEnd w:id="67"/>
    </w:p>
    <w:p w14:paraId="66E526E0" w14:textId="094BE948" w:rsidR="009F1F32" w:rsidRPr="00773439"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Al respecto, de</w:t>
      </w:r>
      <w:r w:rsidR="009F1F32" w:rsidRPr="00773439">
        <w:rPr>
          <w:rFonts w:ascii="Arial Narrow" w:hAnsi="Arial Narrow" w:cs="Arial"/>
          <w:bCs/>
          <w:sz w:val="22"/>
          <w:szCs w:val="22"/>
        </w:rPr>
        <w:t xml:space="preserve"> la documentación proporcionada por el área usuaria </w:t>
      </w:r>
      <w:r w:rsidR="00047E7F">
        <w:rPr>
          <w:rFonts w:ascii="Arial Narrow" w:hAnsi="Arial Narrow" w:cs="Arial"/>
          <w:bCs/>
          <w:sz w:val="22"/>
          <w:szCs w:val="22"/>
        </w:rPr>
        <w:t>mediante</w:t>
      </w:r>
      <w:r w:rsidR="00047E7F" w:rsidRPr="00773439">
        <w:rPr>
          <w:rFonts w:ascii="Arial Narrow" w:hAnsi="Arial Narrow" w:cs="Arial"/>
          <w:bCs/>
          <w:sz w:val="22"/>
          <w:szCs w:val="22"/>
        </w:rPr>
        <w:t xml:space="preserve"> </w:t>
      </w:r>
      <w:r w:rsidR="00047E7F" w:rsidRPr="004A3B21">
        <w:rPr>
          <w:rFonts w:ascii="Arial Narrow" w:hAnsi="Arial Narrow" w:cs="Arial"/>
          <w:bCs/>
          <w:sz w:val="22"/>
          <w:szCs w:val="22"/>
        </w:rPr>
        <w:t xml:space="preserve">oficio </w:t>
      </w:r>
      <w:r w:rsidR="00047E7F">
        <w:rPr>
          <w:rFonts w:ascii="Arial Narrow" w:hAnsi="Arial Narrow" w:cs="Arial"/>
          <w:bCs/>
          <w:sz w:val="22"/>
          <w:szCs w:val="22"/>
        </w:rPr>
        <w:br/>
        <w:t>n.</w:t>
      </w:r>
      <w:r w:rsidR="009F1F32" w:rsidRPr="004A3B21">
        <w:rPr>
          <w:rFonts w:ascii="Arial Narrow" w:hAnsi="Arial Narrow" w:cs="Arial"/>
          <w:bCs/>
          <w:sz w:val="22"/>
          <w:szCs w:val="22"/>
        </w:rPr>
        <w:t xml:space="preserve">° 262-2023-GRAP/11/GRDS </w:t>
      </w:r>
      <w:r w:rsidR="004A3B21" w:rsidRPr="004A3B21">
        <w:rPr>
          <w:rFonts w:ascii="Arial Narrow" w:hAnsi="Arial Narrow" w:cs="Arial"/>
          <w:bCs/>
          <w:sz w:val="22"/>
          <w:szCs w:val="22"/>
        </w:rPr>
        <w:t>de 9 de mayo de 2023</w:t>
      </w:r>
      <w:r w:rsidR="00047E7F">
        <w:rPr>
          <w:rFonts w:ascii="Arial Narrow" w:hAnsi="Arial Narrow" w:cs="Arial"/>
          <w:bCs/>
          <w:sz w:val="22"/>
          <w:szCs w:val="22"/>
        </w:rPr>
        <w:t>,</w:t>
      </w:r>
      <w:r w:rsidR="004A3B21" w:rsidRPr="004A3B21">
        <w:rPr>
          <w:rFonts w:ascii="Arial Narrow" w:hAnsi="Arial Narrow" w:cs="Arial"/>
          <w:bCs/>
          <w:sz w:val="22"/>
          <w:szCs w:val="22"/>
        </w:rPr>
        <w:t xml:space="preserve"> </w:t>
      </w:r>
      <w:r w:rsidR="009F1F32"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r w:rsidR="0080058F">
        <w:rPr>
          <w:rFonts w:ascii="Arial Narrow" w:hAnsi="Arial Narrow" w:cs="Arial"/>
          <w:bCs/>
          <w:sz w:val="22"/>
          <w:szCs w:val="22"/>
        </w:rPr>
        <w:t xml:space="preserve">planteado  </w:t>
      </w:r>
      <w:r w:rsidR="00024C2E" w:rsidRPr="004C7686">
        <w:rPr>
          <w:rFonts w:ascii="Arial Narrow" w:hAnsi="Arial Narrow" w:cs="Arial"/>
          <w:bCs/>
          <w:sz w:val="22"/>
          <w:szCs w:val="22"/>
        </w:rPr>
        <w:t>cronograma valorizado de ejecución del proyecto</w:t>
      </w:r>
      <w:ins w:id="68" w:author="GRAPURIMAC" w:date="2023-06-29T16:58:00Z">
        <w:r w:rsidR="000A7CCA">
          <w:rPr>
            <w:rFonts w:ascii="Arial Narrow" w:hAnsi="Arial Narrow" w:cs="Arial"/>
            <w:bCs/>
            <w:sz w:val="22"/>
            <w:szCs w:val="22"/>
          </w:rPr>
          <w:t>, apreciándose</w:t>
        </w:r>
      </w:ins>
      <w:del w:id="69" w:author="GRAPURIMAC" w:date="2023-06-29T16:58:00Z">
        <w:r w:rsidR="00024C2E" w:rsidRPr="004C7686" w:rsidDel="000A7CCA">
          <w:rPr>
            <w:rFonts w:ascii="Arial Narrow" w:hAnsi="Arial Narrow" w:cs="Arial"/>
            <w:bCs/>
            <w:sz w:val="22"/>
            <w:szCs w:val="22"/>
          </w:rPr>
          <w:delText xml:space="preserve"> </w:delText>
        </w:r>
        <w:r w:rsidR="0080058F" w:rsidDel="000A7CCA">
          <w:rPr>
            <w:rFonts w:ascii="Arial Narrow" w:hAnsi="Arial Narrow" w:cs="Arial"/>
            <w:bCs/>
            <w:sz w:val="22"/>
            <w:szCs w:val="22"/>
          </w:rPr>
          <w:delText>en el cual se puede apreciar</w:delText>
        </w:r>
      </w:del>
      <w:r w:rsidR="0080058F">
        <w:rPr>
          <w:rFonts w:ascii="Arial Narrow" w:hAnsi="Arial Narrow" w:cs="Arial"/>
          <w:bCs/>
          <w:sz w:val="22"/>
          <w:szCs w:val="22"/>
        </w:rPr>
        <w:t xml:space="preserve"> la programación del componente capacitación para el presente año.</w:t>
      </w:r>
      <w:r w:rsidR="006C41FF">
        <w:rPr>
          <w:rFonts w:ascii="Arial Narrow" w:hAnsi="Arial Narrow" w:cs="Arial"/>
          <w:bCs/>
          <w:sz w:val="22"/>
          <w:szCs w:val="22"/>
        </w:rPr>
        <w:t xml:space="preserve"> </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22B2A64A"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del formato de valorización al mes de diciembre del 2022</w:t>
      </w:r>
      <w:r w:rsidR="00FB3A5B">
        <w:rPr>
          <w:rFonts w:ascii="Arial Narrow" w:hAnsi="Arial Narrow" w:cs="Arial"/>
          <w:bCs/>
          <w:sz w:val="22"/>
          <w:szCs w:val="22"/>
        </w:rPr>
        <w:t>,</w:t>
      </w:r>
      <w:r w:rsidR="0080058F">
        <w:rPr>
          <w:rFonts w:ascii="Arial Narrow" w:hAnsi="Arial Narrow" w:cs="Arial"/>
          <w:bCs/>
          <w:sz w:val="22"/>
          <w:szCs w:val="22"/>
        </w:rPr>
        <w:t xml:space="preserve"> entregado </w:t>
      </w:r>
      <w:r w:rsidR="00FB3A5B">
        <w:rPr>
          <w:rFonts w:ascii="Arial Narrow" w:hAnsi="Arial Narrow" w:cs="Arial"/>
          <w:bCs/>
          <w:sz w:val="22"/>
          <w:szCs w:val="22"/>
        </w:rPr>
        <w:t xml:space="preserve">a la comisión de control </w:t>
      </w:r>
      <w:r w:rsidR="0080058F">
        <w:rPr>
          <w:rFonts w:ascii="Arial Narrow" w:hAnsi="Arial Narrow" w:cs="Arial"/>
          <w:bCs/>
          <w:sz w:val="22"/>
          <w:szCs w:val="22"/>
        </w:rPr>
        <w:t xml:space="preserve">mediante </w:t>
      </w:r>
      <w:r w:rsidR="004A3B21">
        <w:rPr>
          <w:rFonts w:ascii="Arial Narrow" w:hAnsi="Arial Narrow" w:cs="Arial"/>
          <w:bCs/>
          <w:sz w:val="22"/>
          <w:szCs w:val="22"/>
        </w:rPr>
        <w:t>oficio</w:t>
      </w:r>
      <w:r w:rsidR="0080058F">
        <w:rPr>
          <w:rFonts w:ascii="Arial Narrow" w:hAnsi="Arial Narrow" w:cs="Arial"/>
          <w:bCs/>
          <w:sz w:val="22"/>
          <w:szCs w:val="22"/>
        </w:rPr>
        <w:t xml:space="preserve"> </w:t>
      </w:r>
      <w:r w:rsidR="00047E7F">
        <w:rPr>
          <w:rFonts w:ascii="Arial Narrow" w:hAnsi="Arial Narrow" w:cs="Arial"/>
          <w:bCs/>
          <w:sz w:val="22"/>
          <w:szCs w:val="22"/>
        </w:rPr>
        <w:t>n.</w:t>
      </w:r>
      <w:r w:rsidR="0080058F" w:rsidRPr="004A3B21">
        <w:rPr>
          <w:rFonts w:ascii="Arial Narrow" w:hAnsi="Arial Narrow" w:cs="Arial"/>
          <w:bCs/>
          <w:sz w:val="22"/>
          <w:szCs w:val="22"/>
        </w:rPr>
        <w:t xml:space="preserve">°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de 8 de junio de 2023</w:t>
      </w:r>
      <w:ins w:id="70" w:author="GRAPURIMAC" w:date="2023-06-29T16:59:00Z">
        <w:r w:rsidR="000A7CCA">
          <w:rPr>
            <w:rFonts w:ascii="Arial Narrow" w:hAnsi="Arial Narrow" w:cs="Arial"/>
            <w:bCs/>
            <w:sz w:val="22"/>
            <w:szCs w:val="22"/>
          </w:rPr>
          <w:t>,</w:t>
        </w:r>
      </w:ins>
      <w:r w:rsidR="004A3B21">
        <w:rPr>
          <w:rFonts w:ascii="Arial Narrow" w:hAnsi="Arial Narrow" w:cs="Arial"/>
          <w:bCs/>
          <w:sz w:val="22"/>
          <w:szCs w:val="22"/>
        </w:rPr>
        <w:t xml:space="preserve"> </w:t>
      </w:r>
      <w:r w:rsidR="0080058F">
        <w:rPr>
          <w:rFonts w:ascii="Arial Narrow" w:hAnsi="Arial Narrow" w:cs="Arial"/>
          <w:bCs/>
          <w:sz w:val="22"/>
          <w:szCs w:val="22"/>
        </w:rPr>
        <w:t xml:space="preserve">se </w:t>
      </w:r>
      <w:ins w:id="71" w:author="GRAPURIMAC" w:date="2023-06-29T16:59:00Z">
        <w:r w:rsidR="000A7CCA">
          <w:rPr>
            <w:rFonts w:ascii="Arial Narrow" w:hAnsi="Arial Narrow" w:cs="Arial"/>
            <w:bCs/>
            <w:sz w:val="22"/>
            <w:szCs w:val="22"/>
          </w:rPr>
          <w:t xml:space="preserve">advierte </w:t>
        </w:r>
      </w:ins>
      <w:del w:id="72" w:author="GRAPURIMAC" w:date="2023-06-29T16:59:00Z">
        <w:r w:rsidR="0080058F" w:rsidDel="000A7CCA">
          <w:rPr>
            <w:rFonts w:ascii="Arial Narrow" w:hAnsi="Arial Narrow" w:cs="Arial"/>
            <w:bCs/>
            <w:sz w:val="22"/>
            <w:szCs w:val="22"/>
          </w:rPr>
          <w:delText xml:space="preserve">aprecia </w:delText>
        </w:r>
      </w:del>
      <w:r w:rsidR="0080058F">
        <w:rPr>
          <w:rFonts w:ascii="Arial Narrow" w:hAnsi="Arial Narrow" w:cs="Arial"/>
          <w:bCs/>
          <w:sz w:val="22"/>
          <w:szCs w:val="22"/>
        </w:rPr>
        <w:t>que existen instituciones educativas que</w:t>
      </w:r>
      <w:r w:rsidR="00047E7F">
        <w:rPr>
          <w:rFonts w:ascii="Arial Narrow" w:hAnsi="Arial Narrow" w:cs="Arial"/>
          <w:bCs/>
          <w:sz w:val="22"/>
          <w:szCs w:val="22"/>
        </w:rPr>
        <w:t xml:space="preserve"> el componente capacitación está pendiente de ejecución, </w:t>
      </w:r>
      <w:ins w:id="73" w:author="GRAPURIMAC" w:date="2023-06-29T16:59:00Z">
        <w:r w:rsidR="000A7CCA">
          <w:rPr>
            <w:rFonts w:ascii="Arial Narrow" w:hAnsi="Arial Narrow" w:cs="Arial"/>
            <w:bCs/>
            <w:sz w:val="22"/>
            <w:szCs w:val="22"/>
          </w:rPr>
          <w:t xml:space="preserve">tal </w:t>
        </w:r>
      </w:ins>
      <w:r w:rsidR="00047E7F">
        <w:rPr>
          <w:rFonts w:ascii="Arial Narrow" w:hAnsi="Arial Narrow" w:cs="Arial"/>
          <w:bCs/>
          <w:sz w:val="22"/>
          <w:szCs w:val="22"/>
        </w:rPr>
        <w:t xml:space="preserve">como se muestra </w:t>
      </w:r>
      <w:ins w:id="74" w:author="GRAPURIMAC" w:date="2023-06-29T16:59:00Z">
        <w:r w:rsidR="000A7CCA">
          <w:rPr>
            <w:rFonts w:ascii="Arial Narrow" w:hAnsi="Arial Narrow" w:cs="Arial"/>
            <w:bCs/>
            <w:sz w:val="22"/>
            <w:szCs w:val="22"/>
          </w:rPr>
          <w:t>en el cuadro siguiente</w:t>
        </w:r>
      </w:ins>
      <w:del w:id="75" w:author="GRAPURIMAC" w:date="2023-06-29T16:59:00Z">
        <w:r w:rsidR="002F1ACF" w:rsidDel="000A7CCA">
          <w:rPr>
            <w:rFonts w:ascii="Arial Narrow" w:hAnsi="Arial Narrow" w:cs="Arial"/>
            <w:bCs/>
            <w:sz w:val="22"/>
            <w:szCs w:val="22"/>
          </w:rPr>
          <w:delText>a</w:delText>
        </w:r>
      </w:del>
      <w:del w:id="76" w:author="GRAPURIMAC" w:date="2023-06-29T17:00:00Z">
        <w:r w:rsidR="002F1ACF" w:rsidDel="000A7CCA">
          <w:rPr>
            <w:rFonts w:ascii="Arial Narrow" w:hAnsi="Arial Narrow" w:cs="Arial"/>
            <w:bCs/>
            <w:sz w:val="22"/>
            <w:szCs w:val="22"/>
          </w:rPr>
          <w:delText xml:space="preserve"> conti</w:delText>
        </w:r>
      </w:del>
      <w:del w:id="77" w:author="GRAPURIMAC" w:date="2023-06-29T16:59:00Z">
        <w:r w:rsidR="002F1ACF" w:rsidDel="000A7CCA">
          <w:rPr>
            <w:rFonts w:ascii="Arial Narrow" w:hAnsi="Arial Narrow" w:cs="Arial"/>
            <w:bCs/>
            <w:sz w:val="22"/>
            <w:szCs w:val="22"/>
          </w:rPr>
          <w:delText>nuación</w:delText>
        </w:r>
      </w:del>
      <w:r w:rsidR="00047E7F">
        <w:rPr>
          <w:rFonts w:ascii="Arial Narrow" w:hAnsi="Arial Narrow" w:cs="Arial"/>
          <w:bCs/>
          <w:sz w:val="22"/>
          <w:szCs w:val="22"/>
        </w:rPr>
        <w:t>:</w:t>
      </w:r>
    </w:p>
    <w:p w14:paraId="2828D36F"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DE6D9C"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1C249B"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492AA4F0" w14:textId="2C879F09" w:rsidR="00B628CB" w:rsidRDefault="00B628CB" w:rsidP="009F1F32">
      <w:pPr>
        <w:tabs>
          <w:tab w:val="left" w:pos="142"/>
          <w:tab w:val="left" w:pos="1276"/>
        </w:tabs>
        <w:autoSpaceDE w:val="0"/>
        <w:autoSpaceDN w:val="0"/>
        <w:adjustRightInd w:val="0"/>
        <w:ind w:left="709"/>
        <w:jc w:val="both"/>
        <w:rPr>
          <w:ins w:id="78" w:author="GRAPURIMAC" w:date="2023-06-29T17:00:00Z"/>
          <w:rFonts w:ascii="Arial Narrow" w:hAnsi="Arial Narrow" w:cs="Arial"/>
          <w:bCs/>
          <w:sz w:val="22"/>
          <w:szCs w:val="22"/>
        </w:rPr>
      </w:pPr>
    </w:p>
    <w:p w14:paraId="69ECEFBD" w14:textId="3903AF47" w:rsidR="000A7CCA" w:rsidRDefault="000A7CCA" w:rsidP="009F1F32">
      <w:pPr>
        <w:tabs>
          <w:tab w:val="left" w:pos="142"/>
          <w:tab w:val="left" w:pos="1276"/>
        </w:tabs>
        <w:autoSpaceDE w:val="0"/>
        <w:autoSpaceDN w:val="0"/>
        <w:adjustRightInd w:val="0"/>
        <w:ind w:left="709"/>
        <w:jc w:val="both"/>
        <w:rPr>
          <w:ins w:id="79" w:author="GRAPURIMAC" w:date="2023-06-29T17:00:00Z"/>
          <w:rFonts w:ascii="Arial Narrow" w:hAnsi="Arial Narrow" w:cs="Arial"/>
          <w:bCs/>
          <w:sz w:val="22"/>
          <w:szCs w:val="22"/>
        </w:rPr>
      </w:pPr>
    </w:p>
    <w:p w14:paraId="5D681A39" w14:textId="24D40359" w:rsidR="000A7CCA" w:rsidRDefault="000A7CCA" w:rsidP="009F1F32">
      <w:pPr>
        <w:tabs>
          <w:tab w:val="left" w:pos="142"/>
          <w:tab w:val="left" w:pos="1276"/>
        </w:tabs>
        <w:autoSpaceDE w:val="0"/>
        <w:autoSpaceDN w:val="0"/>
        <w:adjustRightInd w:val="0"/>
        <w:ind w:left="709"/>
        <w:jc w:val="both"/>
        <w:rPr>
          <w:ins w:id="80" w:author="GRAPURIMAC" w:date="2023-06-29T17:00:00Z"/>
          <w:rFonts w:ascii="Arial Narrow" w:hAnsi="Arial Narrow" w:cs="Arial"/>
          <w:bCs/>
          <w:sz w:val="22"/>
          <w:szCs w:val="22"/>
        </w:rPr>
      </w:pPr>
    </w:p>
    <w:p w14:paraId="74913BEE" w14:textId="77302575" w:rsidR="000A7CCA" w:rsidRDefault="000A7CCA" w:rsidP="009F1F32">
      <w:pPr>
        <w:tabs>
          <w:tab w:val="left" w:pos="142"/>
          <w:tab w:val="left" w:pos="1276"/>
        </w:tabs>
        <w:autoSpaceDE w:val="0"/>
        <w:autoSpaceDN w:val="0"/>
        <w:adjustRightInd w:val="0"/>
        <w:ind w:left="709"/>
        <w:jc w:val="both"/>
        <w:rPr>
          <w:ins w:id="81" w:author="GRAPURIMAC" w:date="2023-06-29T17:00:00Z"/>
          <w:rFonts w:ascii="Arial Narrow" w:hAnsi="Arial Narrow" w:cs="Arial"/>
          <w:bCs/>
          <w:sz w:val="22"/>
          <w:szCs w:val="22"/>
        </w:rPr>
      </w:pPr>
    </w:p>
    <w:p w14:paraId="0D19F750" w14:textId="77777777" w:rsidR="000A7CCA" w:rsidRDefault="000A7CC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043C10C5"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047E7F"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Pr>
          <w:rFonts w:ascii="Arial Narrow" w:hAnsi="Arial Narrow" w:cs="Arial"/>
          <w:b/>
          <w:bCs/>
          <w:sz w:val="22"/>
          <w:szCs w:val="22"/>
        </w:rPr>
        <w:lastRenderedPageBreak/>
        <w:t>C</w:t>
      </w:r>
      <w:r w:rsidR="00DD198D">
        <w:rPr>
          <w:rFonts w:ascii="Arial Narrow" w:hAnsi="Arial Narrow" w:cs="Arial"/>
          <w:b/>
          <w:bCs/>
          <w:sz w:val="22"/>
          <w:szCs w:val="22"/>
        </w:rPr>
        <w:t>uadro</w:t>
      </w:r>
      <w:r w:rsidR="00024C2E" w:rsidRPr="00047E7F">
        <w:rPr>
          <w:rFonts w:ascii="Arial Narrow" w:hAnsi="Arial Narrow" w:cs="Arial"/>
          <w:b/>
          <w:bCs/>
          <w:sz w:val="22"/>
          <w:szCs w:val="22"/>
        </w:rPr>
        <w:t xml:space="preserve"> n°</w:t>
      </w:r>
      <w:r w:rsidR="00A94AEA">
        <w:rPr>
          <w:rFonts w:ascii="Arial Narrow" w:hAnsi="Arial Narrow" w:cs="Arial"/>
          <w:b/>
          <w:bCs/>
          <w:sz w:val="22"/>
          <w:szCs w:val="22"/>
        </w:rPr>
        <w:t>1</w:t>
      </w:r>
    </w:p>
    <w:p w14:paraId="0802F254" w14:textId="32C6B68E" w:rsidR="00024C2E" w:rsidRPr="00047E7F"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047E7F">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FB3A5B" w:rsidRPr="00FB3A5B" w14:paraId="2B4E9BB3" w14:textId="77777777" w:rsidTr="00FB3A5B">
        <w:trPr>
          <w:trHeight w:val="360"/>
        </w:trPr>
        <w:tc>
          <w:tcPr>
            <w:tcW w:w="9072" w:type="dxa"/>
            <w:gridSpan w:val="6"/>
            <w:shd w:val="clear" w:color="auto" w:fill="auto"/>
            <w:noWrap/>
            <w:vAlign w:val="center"/>
            <w:hideMark/>
          </w:tcPr>
          <w:p w14:paraId="2323B11E"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INSTITUCIONES EDUCATIVAS A INTERVENIR TIC CHINCHEROS 2023</w:t>
            </w:r>
          </w:p>
        </w:tc>
      </w:tr>
      <w:tr w:rsidR="00FB3A5B" w:rsidRPr="00FB3A5B" w14:paraId="3B6B4F80" w14:textId="77777777" w:rsidTr="00FB3A5B">
        <w:trPr>
          <w:trHeight w:val="1296"/>
        </w:trPr>
        <w:tc>
          <w:tcPr>
            <w:tcW w:w="348" w:type="dxa"/>
            <w:shd w:val="clear" w:color="000000" w:fill="D0CECE"/>
            <w:noWrap/>
            <w:vAlign w:val="center"/>
            <w:hideMark/>
          </w:tcPr>
          <w:p w14:paraId="01B7E6AA"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N°</w:t>
            </w:r>
          </w:p>
        </w:tc>
        <w:tc>
          <w:tcPr>
            <w:tcW w:w="1214" w:type="dxa"/>
            <w:shd w:val="clear" w:color="000000" w:fill="D0CECE"/>
            <w:noWrap/>
            <w:vAlign w:val="center"/>
            <w:hideMark/>
          </w:tcPr>
          <w:p w14:paraId="5D07251F"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DISTRITO</w:t>
            </w:r>
          </w:p>
        </w:tc>
        <w:tc>
          <w:tcPr>
            <w:tcW w:w="1453" w:type="dxa"/>
            <w:shd w:val="clear" w:color="000000" w:fill="D0CECE"/>
            <w:noWrap/>
            <w:vAlign w:val="center"/>
            <w:hideMark/>
          </w:tcPr>
          <w:p w14:paraId="7628048B"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LOCALIDAD</w:t>
            </w:r>
          </w:p>
        </w:tc>
        <w:tc>
          <w:tcPr>
            <w:tcW w:w="987" w:type="dxa"/>
            <w:shd w:val="clear" w:color="000000" w:fill="D0CECE"/>
            <w:vAlign w:val="center"/>
            <w:hideMark/>
          </w:tcPr>
          <w:p w14:paraId="784347CC"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CODIGO MODULAR</w:t>
            </w:r>
          </w:p>
        </w:tc>
        <w:tc>
          <w:tcPr>
            <w:tcW w:w="2802" w:type="dxa"/>
            <w:shd w:val="clear" w:color="000000" w:fill="D0CECE"/>
            <w:noWrap/>
            <w:vAlign w:val="center"/>
            <w:hideMark/>
          </w:tcPr>
          <w:p w14:paraId="48264E53"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II.EE</w:t>
            </w:r>
          </w:p>
        </w:tc>
        <w:tc>
          <w:tcPr>
            <w:tcW w:w="2268" w:type="dxa"/>
            <w:shd w:val="clear" w:color="000000" w:fill="D0CECE"/>
            <w:vAlign w:val="center"/>
          </w:tcPr>
          <w:p w14:paraId="0097B1AE" w14:textId="6E21FBE8"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Estado</w:t>
            </w:r>
          </w:p>
        </w:tc>
      </w:tr>
      <w:tr w:rsidR="00FB3A5B" w:rsidRPr="00FB3A5B" w14:paraId="7AA83B00" w14:textId="77777777" w:rsidTr="00FB3A5B">
        <w:trPr>
          <w:trHeight w:val="324"/>
        </w:trPr>
        <w:tc>
          <w:tcPr>
            <w:tcW w:w="348" w:type="dxa"/>
            <w:shd w:val="clear" w:color="auto" w:fill="auto"/>
            <w:noWrap/>
            <w:vAlign w:val="center"/>
            <w:hideMark/>
          </w:tcPr>
          <w:p w14:paraId="1ED5C6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w:t>
            </w:r>
          </w:p>
        </w:tc>
        <w:tc>
          <w:tcPr>
            <w:tcW w:w="1214" w:type="dxa"/>
            <w:shd w:val="clear" w:color="auto" w:fill="auto"/>
            <w:noWrap/>
            <w:vAlign w:val="center"/>
            <w:hideMark/>
          </w:tcPr>
          <w:p w14:paraId="2638925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63531B8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Totorabamba</w:t>
            </w:r>
          </w:p>
        </w:tc>
        <w:tc>
          <w:tcPr>
            <w:tcW w:w="987" w:type="dxa"/>
            <w:shd w:val="clear" w:color="auto" w:fill="auto"/>
            <w:noWrap/>
            <w:vAlign w:val="center"/>
            <w:hideMark/>
          </w:tcPr>
          <w:p w14:paraId="0653D08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1266105</w:t>
            </w:r>
          </w:p>
        </w:tc>
        <w:tc>
          <w:tcPr>
            <w:tcW w:w="2802" w:type="dxa"/>
            <w:shd w:val="clear" w:color="auto" w:fill="auto"/>
            <w:noWrap/>
            <w:vAlign w:val="center"/>
            <w:hideMark/>
          </w:tcPr>
          <w:p w14:paraId="5874882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Daniel Alcides Carrión</w:t>
            </w:r>
          </w:p>
        </w:tc>
        <w:tc>
          <w:tcPr>
            <w:tcW w:w="2268" w:type="dxa"/>
            <w:shd w:val="clear" w:color="auto" w:fill="auto"/>
            <w:noWrap/>
            <w:vAlign w:val="center"/>
          </w:tcPr>
          <w:p w14:paraId="09979B88" w14:textId="7A000EA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Pendiente de capacitación </w:t>
            </w:r>
          </w:p>
        </w:tc>
      </w:tr>
      <w:tr w:rsidR="00FB3A5B" w:rsidRPr="00FB3A5B" w14:paraId="257BB5DB" w14:textId="77777777" w:rsidTr="00FB3A5B">
        <w:trPr>
          <w:trHeight w:val="324"/>
        </w:trPr>
        <w:tc>
          <w:tcPr>
            <w:tcW w:w="348" w:type="dxa"/>
            <w:shd w:val="clear" w:color="auto" w:fill="auto"/>
            <w:noWrap/>
            <w:vAlign w:val="center"/>
            <w:hideMark/>
          </w:tcPr>
          <w:p w14:paraId="22EC775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2</w:t>
            </w:r>
          </w:p>
        </w:tc>
        <w:tc>
          <w:tcPr>
            <w:tcW w:w="1214" w:type="dxa"/>
            <w:shd w:val="clear" w:color="auto" w:fill="auto"/>
            <w:noWrap/>
            <w:vAlign w:val="center"/>
            <w:hideMark/>
          </w:tcPr>
          <w:p w14:paraId="3F5856C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3B062DB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Chalhuani</w:t>
            </w:r>
          </w:p>
        </w:tc>
        <w:tc>
          <w:tcPr>
            <w:tcW w:w="987" w:type="dxa"/>
            <w:shd w:val="clear" w:color="auto" w:fill="auto"/>
            <w:noWrap/>
            <w:vAlign w:val="center"/>
            <w:hideMark/>
          </w:tcPr>
          <w:p w14:paraId="7714B75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1274927</w:t>
            </w:r>
          </w:p>
        </w:tc>
        <w:tc>
          <w:tcPr>
            <w:tcW w:w="2802" w:type="dxa"/>
            <w:shd w:val="clear" w:color="auto" w:fill="auto"/>
            <w:noWrap/>
            <w:vAlign w:val="center"/>
            <w:hideMark/>
          </w:tcPr>
          <w:p w14:paraId="70CB94F2"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Las Américas</w:t>
            </w:r>
          </w:p>
        </w:tc>
        <w:tc>
          <w:tcPr>
            <w:tcW w:w="2268" w:type="dxa"/>
            <w:shd w:val="clear" w:color="auto" w:fill="auto"/>
            <w:noWrap/>
            <w:vAlign w:val="center"/>
          </w:tcPr>
          <w:p w14:paraId="4D1DF53C" w14:textId="28360CB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DEA6BD" w14:textId="77777777" w:rsidTr="00FB3A5B">
        <w:trPr>
          <w:trHeight w:val="324"/>
        </w:trPr>
        <w:tc>
          <w:tcPr>
            <w:tcW w:w="348" w:type="dxa"/>
            <w:shd w:val="clear" w:color="auto" w:fill="auto"/>
            <w:noWrap/>
            <w:vAlign w:val="center"/>
            <w:hideMark/>
          </w:tcPr>
          <w:p w14:paraId="15FC4AFC"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3</w:t>
            </w:r>
          </w:p>
        </w:tc>
        <w:tc>
          <w:tcPr>
            <w:tcW w:w="1214" w:type="dxa"/>
            <w:shd w:val="clear" w:color="auto" w:fill="auto"/>
            <w:noWrap/>
            <w:vAlign w:val="center"/>
            <w:hideMark/>
          </w:tcPr>
          <w:p w14:paraId="347A7BB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000000" w:fill="FFFFFF"/>
            <w:noWrap/>
            <w:vAlign w:val="center"/>
            <w:hideMark/>
          </w:tcPr>
          <w:p w14:paraId="59E94F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987" w:type="dxa"/>
            <w:shd w:val="clear" w:color="000000" w:fill="FFFFFF"/>
            <w:noWrap/>
            <w:vAlign w:val="center"/>
            <w:hideMark/>
          </w:tcPr>
          <w:p w14:paraId="668EA16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1140862</w:t>
            </w:r>
          </w:p>
        </w:tc>
        <w:tc>
          <w:tcPr>
            <w:tcW w:w="2802" w:type="dxa"/>
            <w:shd w:val="clear" w:color="auto" w:fill="auto"/>
            <w:noWrap/>
            <w:vAlign w:val="center"/>
            <w:hideMark/>
          </w:tcPr>
          <w:p w14:paraId="08D2A72A"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Javier Heraud Pérez</w:t>
            </w:r>
          </w:p>
        </w:tc>
        <w:tc>
          <w:tcPr>
            <w:tcW w:w="2268" w:type="dxa"/>
            <w:shd w:val="clear" w:color="auto" w:fill="auto"/>
            <w:noWrap/>
            <w:vAlign w:val="center"/>
          </w:tcPr>
          <w:p w14:paraId="1463B952" w14:textId="3C93D59A"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118A4A7" w14:textId="77777777" w:rsidTr="00FB3A5B">
        <w:trPr>
          <w:trHeight w:val="324"/>
        </w:trPr>
        <w:tc>
          <w:tcPr>
            <w:tcW w:w="348" w:type="dxa"/>
            <w:shd w:val="clear" w:color="auto" w:fill="auto"/>
            <w:noWrap/>
            <w:vAlign w:val="center"/>
            <w:hideMark/>
          </w:tcPr>
          <w:p w14:paraId="7CAF967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4</w:t>
            </w:r>
          </w:p>
        </w:tc>
        <w:tc>
          <w:tcPr>
            <w:tcW w:w="1214" w:type="dxa"/>
            <w:shd w:val="clear" w:color="auto" w:fill="auto"/>
            <w:noWrap/>
            <w:vAlign w:val="center"/>
            <w:hideMark/>
          </w:tcPr>
          <w:p w14:paraId="5B2484A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auto" w:fill="auto"/>
            <w:noWrap/>
            <w:vAlign w:val="center"/>
            <w:hideMark/>
          </w:tcPr>
          <w:p w14:paraId="23025BA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987" w:type="dxa"/>
            <w:shd w:val="clear" w:color="auto" w:fill="auto"/>
            <w:noWrap/>
            <w:vAlign w:val="center"/>
            <w:hideMark/>
          </w:tcPr>
          <w:p w14:paraId="2C83E79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1377290</w:t>
            </w:r>
          </w:p>
        </w:tc>
        <w:tc>
          <w:tcPr>
            <w:tcW w:w="2802" w:type="dxa"/>
            <w:shd w:val="clear" w:color="auto" w:fill="auto"/>
            <w:noWrap/>
            <w:vAlign w:val="center"/>
            <w:hideMark/>
          </w:tcPr>
          <w:p w14:paraId="5B5893B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2268" w:type="dxa"/>
            <w:shd w:val="clear" w:color="auto" w:fill="auto"/>
            <w:noWrap/>
            <w:vAlign w:val="center"/>
          </w:tcPr>
          <w:p w14:paraId="70271FED" w14:textId="0E764319"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9EC7CFD" w14:textId="77777777" w:rsidTr="00FB3A5B">
        <w:trPr>
          <w:trHeight w:val="324"/>
        </w:trPr>
        <w:tc>
          <w:tcPr>
            <w:tcW w:w="348" w:type="dxa"/>
            <w:shd w:val="clear" w:color="auto" w:fill="auto"/>
            <w:noWrap/>
            <w:vAlign w:val="center"/>
            <w:hideMark/>
          </w:tcPr>
          <w:p w14:paraId="69715F7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5</w:t>
            </w:r>
          </w:p>
        </w:tc>
        <w:tc>
          <w:tcPr>
            <w:tcW w:w="1214" w:type="dxa"/>
            <w:shd w:val="clear" w:color="auto" w:fill="auto"/>
            <w:noWrap/>
            <w:vAlign w:val="center"/>
            <w:hideMark/>
          </w:tcPr>
          <w:p w14:paraId="4EA0C5AB" w14:textId="77777777" w:rsidR="00FB3A5B" w:rsidRPr="00FB3A5B" w:rsidRDefault="00FB3A5B" w:rsidP="00FB3A5B">
            <w:pPr>
              <w:jc w:val="center"/>
              <w:rPr>
                <w:rFonts w:ascii="Arial Narrow" w:hAnsi="Arial Narrow" w:cs="Calibri"/>
                <w:sz w:val="22"/>
                <w:szCs w:val="22"/>
                <w:lang w:eastAsia="es-PE"/>
              </w:rPr>
            </w:pPr>
            <w:r w:rsidRPr="00FB3A5B">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Rio Blanco</w:t>
            </w:r>
          </w:p>
        </w:tc>
        <w:tc>
          <w:tcPr>
            <w:tcW w:w="987" w:type="dxa"/>
            <w:shd w:val="clear" w:color="auto" w:fill="auto"/>
            <w:noWrap/>
            <w:vAlign w:val="center"/>
            <w:hideMark/>
          </w:tcPr>
          <w:p w14:paraId="1688542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1266147</w:t>
            </w:r>
          </w:p>
        </w:tc>
        <w:tc>
          <w:tcPr>
            <w:tcW w:w="2802" w:type="dxa"/>
            <w:shd w:val="clear" w:color="auto" w:fill="auto"/>
            <w:noWrap/>
            <w:vAlign w:val="center"/>
            <w:hideMark/>
          </w:tcPr>
          <w:p w14:paraId="0710D8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Leoncio Prado</w:t>
            </w:r>
          </w:p>
        </w:tc>
        <w:tc>
          <w:tcPr>
            <w:tcW w:w="2268" w:type="dxa"/>
            <w:shd w:val="clear" w:color="auto" w:fill="auto"/>
            <w:noWrap/>
            <w:vAlign w:val="center"/>
          </w:tcPr>
          <w:p w14:paraId="2C541D8A" w14:textId="69F8DADD"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E21110F" w14:textId="77777777" w:rsidTr="00FB3A5B">
        <w:trPr>
          <w:trHeight w:val="324"/>
        </w:trPr>
        <w:tc>
          <w:tcPr>
            <w:tcW w:w="348" w:type="dxa"/>
            <w:shd w:val="clear" w:color="auto" w:fill="auto"/>
            <w:noWrap/>
            <w:vAlign w:val="center"/>
            <w:hideMark/>
          </w:tcPr>
          <w:p w14:paraId="0083F69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6</w:t>
            </w:r>
          </w:p>
        </w:tc>
        <w:tc>
          <w:tcPr>
            <w:tcW w:w="1214" w:type="dxa"/>
            <w:shd w:val="clear" w:color="auto" w:fill="auto"/>
            <w:vAlign w:val="center"/>
            <w:hideMark/>
          </w:tcPr>
          <w:p w14:paraId="70708DD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1453" w:type="dxa"/>
            <w:shd w:val="clear" w:color="auto" w:fill="auto"/>
            <w:noWrap/>
            <w:vAlign w:val="center"/>
            <w:hideMark/>
          </w:tcPr>
          <w:p w14:paraId="28FF08B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987" w:type="dxa"/>
            <w:shd w:val="clear" w:color="auto" w:fill="auto"/>
            <w:noWrap/>
            <w:vAlign w:val="center"/>
            <w:hideMark/>
          </w:tcPr>
          <w:p w14:paraId="5AFF100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1140904</w:t>
            </w:r>
          </w:p>
        </w:tc>
        <w:tc>
          <w:tcPr>
            <w:tcW w:w="2802" w:type="dxa"/>
            <w:shd w:val="clear" w:color="auto" w:fill="auto"/>
            <w:vAlign w:val="center"/>
            <w:hideMark/>
          </w:tcPr>
          <w:p w14:paraId="0615CBEF"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Benigno Samanez Ocampo</w:t>
            </w:r>
          </w:p>
        </w:tc>
        <w:tc>
          <w:tcPr>
            <w:tcW w:w="2268" w:type="dxa"/>
            <w:shd w:val="clear" w:color="auto" w:fill="auto"/>
            <w:noWrap/>
            <w:vAlign w:val="center"/>
          </w:tcPr>
          <w:p w14:paraId="0D3D53F0" w14:textId="0AF146C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1113E2CF" w14:textId="77777777" w:rsidTr="00FB3A5B">
        <w:trPr>
          <w:trHeight w:val="324"/>
        </w:trPr>
        <w:tc>
          <w:tcPr>
            <w:tcW w:w="348" w:type="dxa"/>
            <w:shd w:val="clear" w:color="auto" w:fill="auto"/>
            <w:noWrap/>
            <w:vAlign w:val="center"/>
            <w:hideMark/>
          </w:tcPr>
          <w:p w14:paraId="6598411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7</w:t>
            </w:r>
          </w:p>
        </w:tc>
        <w:tc>
          <w:tcPr>
            <w:tcW w:w="1214" w:type="dxa"/>
            <w:shd w:val="clear" w:color="000000" w:fill="FFFFFF"/>
            <w:noWrap/>
            <w:vAlign w:val="center"/>
            <w:hideMark/>
          </w:tcPr>
          <w:p w14:paraId="3083D48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1453" w:type="dxa"/>
            <w:shd w:val="clear" w:color="000000" w:fill="FFFFFF"/>
            <w:noWrap/>
            <w:vAlign w:val="center"/>
            <w:hideMark/>
          </w:tcPr>
          <w:p w14:paraId="4C7CCD0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987" w:type="dxa"/>
            <w:shd w:val="clear" w:color="000000" w:fill="FFFFFF"/>
            <w:noWrap/>
            <w:vAlign w:val="center"/>
            <w:hideMark/>
          </w:tcPr>
          <w:p w14:paraId="6AD36AA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1205996</w:t>
            </w:r>
          </w:p>
        </w:tc>
        <w:tc>
          <w:tcPr>
            <w:tcW w:w="2802" w:type="dxa"/>
            <w:shd w:val="clear" w:color="auto" w:fill="auto"/>
            <w:noWrap/>
            <w:vAlign w:val="center"/>
            <w:hideMark/>
          </w:tcPr>
          <w:p w14:paraId="4BAF56F8"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Víctor Raúl Haya de La Torre</w:t>
            </w:r>
          </w:p>
        </w:tc>
        <w:tc>
          <w:tcPr>
            <w:tcW w:w="2268" w:type="dxa"/>
            <w:shd w:val="clear" w:color="auto" w:fill="auto"/>
            <w:noWrap/>
            <w:vAlign w:val="center"/>
          </w:tcPr>
          <w:p w14:paraId="20A83AE4" w14:textId="6533EDE4"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3645E01E" w14:textId="77777777" w:rsidTr="00FB3A5B">
        <w:trPr>
          <w:trHeight w:val="324"/>
        </w:trPr>
        <w:tc>
          <w:tcPr>
            <w:tcW w:w="348" w:type="dxa"/>
            <w:shd w:val="clear" w:color="auto" w:fill="auto"/>
            <w:noWrap/>
            <w:vAlign w:val="center"/>
            <w:hideMark/>
          </w:tcPr>
          <w:p w14:paraId="42F0CA4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8</w:t>
            </w:r>
          </w:p>
        </w:tc>
        <w:tc>
          <w:tcPr>
            <w:tcW w:w="1214" w:type="dxa"/>
            <w:shd w:val="clear" w:color="auto" w:fill="auto"/>
            <w:noWrap/>
            <w:vAlign w:val="center"/>
            <w:hideMark/>
          </w:tcPr>
          <w:p w14:paraId="01B85BF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1453" w:type="dxa"/>
            <w:shd w:val="clear" w:color="000000" w:fill="FFFFFF"/>
            <w:noWrap/>
            <w:vAlign w:val="center"/>
            <w:hideMark/>
          </w:tcPr>
          <w:p w14:paraId="18AC6A4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987" w:type="dxa"/>
            <w:shd w:val="clear" w:color="000000" w:fill="FFFFFF"/>
            <w:noWrap/>
            <w:vAlign w:val="center"/>
            <w:hideMark/>
          </w:tcPr>
          <w:p w14:paraId="2975AF9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1206077</w:t>
            </w:r>
          </w:p>
        </w:tc>
        <w:tc>
          <w:tcPr>
            <w:tcW w:w="2802" w:type="dxa"/>
            <w:shd w:val="clear" w:color="auto" w:fill="auto"/>
            <w:noWrap/>
            <w:vAlign w:val="center"/>
            <w:hideMark/>
          </w:tcPr>
          <w:p w14:paraId="22DEDC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Los Libertadores</w:t>
            </w:r>
          </w:p>
        </w:tc>
        <w:tc>
          <w:tcPr>
            <w:tcW w:w="2268" w:type="dxa"/>
            <w:shd w:val="clear" w:color="auto" w:fill="auto"/>
            <w:noWrap/>
            <w:vAlign w:val="center"/>
          </w:tcPr>
          <w:p w14:paraId="5AC39223" w14:textId="143A423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A40631" w14:textId="77777777" w:rsidTr="00FB3A5B">
        <w:trPr>
          <w:trHeight w:val="324"/>
        </w:trPr>
        <w:tc>
          <w:tcPr>
            <w:tcW w:w="348" w:type="dxa"/>
            <w:shd w:val="clear" w:color="auto" w:fill="auto"/>
            <w:noWrap/>
            <w:vAlign w:val="center"/>
            <w:hideMark/>
          </w:tcPr>
          <w:p w14:paraId="31B3BC2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9</w:t>
            </w:r>
          </w:p>
        </w:tc>
        <w:tc>
          <w:tcPr>
            <w:tcW w:w="1214" w:type="dxa"/>
            <w:shd w:val="clear" w:color="auto" w:fill="auto"/>
            <w:vAlign w:val="center"/>
            <w:hideMark/>
          </w:tcPr>
          <w:p w14:paraId="61FE293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E80E89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Culluni Izquierdo</w:t>
            </w:r>
          </w:p>
        </w:tc>
        <w:tc>
          <w:tcPr>
            <w:tcW w:w="987" w:type="dxa"/>
            <w:shd w:val="clear" w:color="auto" w:fill="auto"/>
            <w:noWrap/>
            <w:vAlign w:val="center"/>
            <w:hideMark/>
          </w:tcPr>
          <w:p w14:paraId="6268DEF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1573567</w:t>
            </w:r>
          </w:p>
        </w:tc>
        <w:tc>
          <w:tcPr>
            <w:tcW w:w="2802" w:type="dxa"/>
            <w:shd w:val="clear" w:color="auto" w:fill="auto"/>
            <w:vAlign w:val="center"/>
            <w:hideMark/>
          </w:tcPr>
          <w:p w14:paraId="6C3ECDBF" w14:textId="5AB7179F" w:rsidR="00FB3A5B" w:rsidRPr="00FB3A5B" w:rsidRDefault="00FB3A5B" w:rsidP="00FB3A5B">
            <w:pPr>
              <w:rPr>
                <w:rFonts w:ascii="Arial Narrow" w:hAnsi="Arial Narrow" w:cs="Calibri"/>
                <w:color w:val="000000"/>
                <w:sz w:val="22"/>
                <w:szCs w:val="22"/>
                <w:lang w:eastAsia="es-PE"/>
              </w:rPr>
            </w:pPr>
            <w:del w:id="82" w:author="GRAPURIMAC" w:date="2023-06-29T17:00:00Z">
              <w:r w:rsidRPr="00FB3A5B" w:rsidDel="000A7CCA">
                <w:rPr>
                  <w:rFonts w:ascii="Arial Narrow" w:hAnsi="Arial Narrow" w:cs="Calibri"/>
                  <w:color w:val="000000"/>
                  <w:sz w:val="22"/>
                  <w:szCs w:val="22"/>
                  <w:lang w:eastAsia="es-PE"/>
                </w:rPr>
                <w:delText>Jesus</w:delText>
              </w:r>
            </w:del>
            <w:ins w:id="83" w:author="GRAPURIMAC" w:date="2023-06-29T17:00:00Z">
              <w:r w:rsidR="000A7CCA" w:rsidRPr="00FB3A5B">
                <w:rPr>
                  <w:rFonts w:ascii="Arial Narrow" w:hAnsi="Arial Narrow" w:cs="Calibri"/>
                  <w:color w:val="000000"/>
                  <w:sz w:val="22"/>
                  <w:szCs w:val="22"/>
                  <w:lang w:eastAsia="es-PE"/>
                </w:rPr>
                <w:t>Jesús</w:t>
              </w:r>
            </w:ins>
            <w:r w:rsidRPr="00FB3A5B">
              <w:rPr>
                <w:rFonts w:ascii="Arial Narrow" w:hAnsi="Arial Narrow" w:cs="Calibri"/>
                <w:color w:val="000000"/>
                <w:sz w:val="22"/>
                <w:szCs w:val="22"/>
                <w:lang w:eastAsia="es-PE"/>
              </w:rPr>
              <w:t xml:space="preserve"> de Nazaret</w:t>
            </w:r>
          </w:p>
        </w:tc>
        <w:tc>
          <w:tcPr>
            <w:tcW w:w="2268" w:type="dxa"/>
            <w:shd w:val="clear" w:color="auto" w:fill="auto"/>
            <w:noWrap/>
            <w:vAlign w:val="center"/>
          </w:tcPr>
          <w:p w14:paraId="406809AE" w14:textId="1A0BBBA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00F8A86F" w14:textId="77777777" w:rsidTr="00FB3A5B">
        <w:trPr>
          <w:trHeight w:val="324"/>
        </w:trPr>
        <w:tc>
          <w:tcPr>
            <w:tcW w:w="348" w:type="dxa"/>
            <w:shd w:val="clear" w:color="auto" w:fill="auto"/>
            <w:noWrap/>
            <w:vAlign w:val="center"/>
            <w:hideMark/>
          </w:tcPr>
          <w:p w14:paraId="338E565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w:t>
            </w:r>
          </w:p>
        </w:tc>
        <w:tc>
          <w:tcPr>
            <w:tcW w:w="1214" w:type="dxa"/>
            <w:shd w:val="clear" w:color="auto" w:fill="auto"/>
            <w:noWrap/>
            <w:vAlign w:val="center"/>
            <w:hideMark/>
          </w:tcPr>
          <w:p w14:paraId="127A6E3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7DE260B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70A5EDB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1331545</w:t>
            </w:r>
          </w:p>
        </w:tc>
        <w:tc>
          <w:tcPr>
            <w:tcW w:w="2802" w:type="dxa"/>
            <w:shd w:val="clear" w:color="auto" w:fill="auto"/>
            <w:noWrap/>
            <w:vAlign w:val="center"/>
            <w:hideMark/>
          </w:tcPr>
          <w:p w14:paraId="289CF154" w14:textId="27852D8B" w:rsidR="00FB3A5B" w:rsidRPr="00FB3A5B" w:rsidRDefault="00FB3A5B" w:rsidP="00FB3A5B">
            <w:pPr>
              <w:rPr>
                <w:rFonts w:ascii="Arial Narrow" w:hAnsi="Arial Narrow" w:cs="Calibri"/>
                <w:color w:val="000000"/>
                <w:sz w:val="22"/>
                <w:szCs w:val="22"/>
                <w:lang w:eastAsia="es-PE"/>
              </w:rPr>
            </w:pPr>
            <w:commentRangeStart w:id="84"/>
            <w:r w:rsidRPr="00FB3A5B">
              <w:rPr>
                <w:rFonts w:ascii="Arial Narrow" w:hAnsi="Arial Narrow" w:cs="Calibri"/>
                <w:color w:val="000000"/>
                <w:sz w:val="22"/>
                <w:szCs w:val="22"/>
                <w:lang w:eastAsia="es-PE"/>
              </w:rPr>
              <w:t xml:space="preserve">Inca </w:t>
            </w:r>
            <w:del w:id="85" w:author="GRAPURIMAC" w:date="2023-06-29T17:00:00Z">
              <w:r w:rsidRPr="00FB3A5B" w:rsidDel="000A7CCA">
                <w:rPr>
                  <w:rFonts w:ascii="Arial Narrow" w:hAnsi="Arial Narrow" w:cs="Calibri"/>
                  <w:color w:val="000000"/>
                  <w:sz w:val="22"/>
                  <w:szCs w:val="22"/>
                  <w:lang w:eastAsia="es-PE"/>
                </w:rPr>
                <w:delText>Garcilazo</w:delText>
              </w:r>
            </w:del>
            <w:proofErr w:type="spellStart"/>
            <w:ins w:id="86" w:author="GRAPURIMAC" w:date="2023-06-29T17:00:00Z">
              <w:r w:rsidR="00D36E8F">
                <w:rPr>
                  <w:rFonts w:ascii="Arial Narrow" w:hAnsi="Arial Narrow" w:cs="Calibri"/>
                  <w:color w:val="000000"/>
                  <w:sz w:val="22"/>
                  <w:szCs w:val="22"/>
                  <w:lang w:eastAsia="es-PE"/>
                </w:rPr>
                <w:t>Garcilaz</w:t>
              </w:r>
              <w:r w:rsidR="000A7CCA" w:rsidRPr="00FB3A5B">
                <w:rPr>
                  <w:rFonts w:ascii="Arial Narrow" w:hAnsi="Arial Narrow" w:cs="Calibri"/>
                  <w:color w:val="000000"/>
                  <w:sz w:val="22"/>
                  <w:szCs w:val="22"/>
                  <w:lang w:eastAsia="es-PE"/>
                </w:rPr>
                <w:t>o</w:t>
              </w:r>
            </w:ins>
            <w:proofErr w:type="spellEnd"/>
            <w:r w:rsidRPr="00FB3A5B">
              <w:rPr>
                <w:rFonts w:ascii="Arial Narrow" w:hAnsi="Arial Narrow" w:cs="Calibri"/>
                <w:color w:val="000000"/>
                <w:sz w:val="22"/>
                <w:szCs w:val="22"/>
                <w:lang w:eastAsia="es-PE"/>
              </w:rPr>
              <w:t xml:space="preserve"> de La Vega</w:t>
            </w:r>
            <w:commentRangeEnd w:id="84"/>
            <w:r w:rsidR="00D36E8F">
              <w:rPr>
                <w:rStyle w:val="Refdecomentario"/>
              </w:rPr>
              <w:commentReference w:id="84"/>
            </w:r>
          </w:p>
        </w:tc>
        <w:tc>
          <w:tcPr>
            <w:tcW w:w="2268" w:type="dxa"/>
            <w:shd w:val="clear" w:color="auto" w:fill="auto"/>
            <w:noWrap/>
            <w:vAlign w:val="center"/>
          </w:tcPr>
          <w:p w14:paraId="27E2DC63" w14:textId="4F2BF1C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03D4DFE" w14:textId="77777777" w:rsidTr="00FB3A5B">
        <w:trPr>
          <w:trHeight w:val="324"/>
        </w:trPr>
        <w:tc>
          <w:tcPr>
            <w:tcW w:w="348" w:type="dxa"/>
            <w:shd w:val="clear" w:color="auto" w:fill="auto"/>
            <w:noWrap/>
            <w:vAlign w:val="center"/>
            <w:hideMark/>
          </w:tcPr>
          <w:p w14:paraId="5E626D2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w:t>
            </w:r>
          </w:p>
        </w:tc>
        <w:tc>
          <w:tcPr>
            <w:tcW w:w="1214" w:type="dxa"/>
            <w:shd w:val="clear" w:color="auto" w:fill="auto"/>
            <w:noWrap/>
            <w:vAlign w:val="center"/>
            <w:hideMark/>
          </w:tcPr>
          <w:p w14:paraId="5BA662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192C3E6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5162297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1090422</w:t>
            </w:r>
          </w:p>
        </w:tc>
        <w:tc>
          <w:tcPr>
            <w:tcW w:w="2802" w:type="dxa"/>
            <w:shd w:val="clear" w:color="auto" w:fill="auto"/>
            <w:noWrap/>
            <w:vAlign w:val="center"/>
            <w:hideMark/>
          </w:tcPr>
          <w:p w14:paraId="3DDCA6D9"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Carlos Mariátegui</w:t>
            </w:r>
          </w:p>
        </w:tc>
        <w:tc>
          <w:tcPr>
            <w:tcW w:w="2268" w:type="dxa"/>
            <w:shd w:val="clear" w:color="auto" w:fill="auto"/>
            <w:noWrap/>
            <w:vAlign w:val="center"/>
          </w:tcPr>
          <w:p w14:paraId="54F9A1A8" w14:textId="63E74AE3"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C40AAC5" w14:textId="77777777" w:rsidTr="00FB3A5B">
        <w:trPr>
          <w:trHeight w:val="336"/>
        </w:trPr>
        <w:tc>
          <w:tcPr>
            <w:tcW w:w="348" w:type="dxa"/>
            <w:shd w:val="clear" w:color="auto" w:fill="auto"/>
            <w:noWrap/>
            <w:vAlign w:val="center"/>
            <w:hideMark/>
          </w:tcPr>
          <w:p w14:paraId="0AE5ED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w:t>
            </w:r>
          </w:p>
        </w:tc>
        <w:tc>
          <w:tcPr>
            <w:tcW w:w="1214" w:type="dxa"/>
            <w:shd w:val="clear" w:color="auto" w:fill="auto"/>
            <w:noWrap/>
            <w:vAlign w:val="center"/>
            <w:hideMark/>
          </w:tcPr>
          <w:p w14:paraId="597EB4F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CF24E5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Tancayllo</w:t>
            </w:r>
          </w:p>
        </w:tc>
        <w:tc>
          <w:tcPr>
            <w:tcW w:w="987" w:type="dxa"/>
            <w:shd w:val="clear" w:color="auto" w:fill="auto"/>
            <w:noWrap/>
            <w:vAlign w:val="center"/>
            <w:hideMark/>
          </w:tcPr>
          <w:p w14:paraId="26B41FD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1331438</w:t>
            </w:r>
          </w:p>
        </w:tc>
        <w:tc>
          <w:tcPr>
            <w:tcW w:w="2802" w:type="dxa"/>
            <w:shd w:val="clear" w:color="auto" w:fill="auto"/>
            <w:noWrap/>
            <w:vAlign w:val="center"/>
            <w:hideMark/>
          </w:tcPr>
          <w:p w14:paraId="6735886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Lino Quintanilla</w:t>
            </w:r>
          </w:p>
        </w:tc>
        <w:tc>
          <w:tcPr>
            <w:tcW w:w="2268" w:type="dxa"/>
            <w:shd w:val="clear" w:color="auto" w:fill="auto"/>
            <w:noWrap/>
            <w:vAlign w:val="center"/>
          </w:tcPr>
          <w:p w14:paraId="0BBE3AA6" w14:textId="3B30E06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bl>
    <w:p w14:paraId="5D1F1741" w14:textId="6A89F013" w:rsidR="00024C2E" w:rsidRPr="00773439" w:rsidDel="000A7CCA" w:rsidRDefault="00024C2E">
      <w:pPr>
        <w:tabs>
          <w:tab w:val="left" w:pos="142"/>
          <w:tab w:val="left" w:pos="1276"/>
        </w:tabs>
        <w:autoSpaceDE w:val="0"/>
        <w:autoSpaceDN w:val="0"/>
        <w:adjustRightInd w:val="0"/>
        <w:jc w:val="both"/>
        <w:rPr>
          <w:del w:id="87" w:author="GRAPURIMAC" w:date="2023-06-29T17:00:00Z"/>
          <w:rFonts w:ascii="Arial Narrow" w:hAnsi="Arial Narrow" w:cs="Arial"/>
          <w:bCs/>
          <w:sz w:val="22"/>
          <w:szCs w:val="22"/>
        </w:rPr>
        <w:pPrChange w:id="88" w:author="GRAPURIMAC" w:date="2023-06-29T17:00:00Z">
          <w:pPr>
            <w:tabs>
              <w:tab w:val="left" w:pos="142"/>
              <w:tab w:val="left" w:pos="1276"/>
            </w:tabs>
            <w:autoSpaceDE w:val="0"/>
            <w:autoSpaceDN w:val="0"/>
            <w:adjustRightInd w:val="0"/>
            <w:ind w:left="709"/>
            <w:jc w:val="both"/>
          </w:pPr>
        </w:pPrChange>
      </w:pPr>
    </w:p>
    <w:p w14:paraId="7E72AD92" w14:textId="1BB7FAB8" w:rsidR="009F1F32" w:rsidRPr="00047E7F" w:rsidRDefault="00047E7F" w:rsidP="000A7CCA">
      <w:pPr>
        <w:tabs>
          <w:tab w:val="left" w:pos="142"/>
          <w:tab w:val="left" w:pos="1276"/>
        </w:tabs>
        <w:autoSpaceDE w:val="0"/>
        <w:autoSpaceDN w:val="0"/>
        <w:adjustRightInd w:val="0"/>
        <w:jc w:val="both"/>
        <w:rPr>
          <w:rFonts w:ascii="Arial Narrow" w:hAnsi="Arial Narrow" w:cs="Arial"/>
          <w:bCs/>
          <w:color w:val="FF0000"/>
          <w:sz w:val="16"/>
          <w:szCs w:val="22"/>
        </w:rPr>
      </w:pPr>
      <w:r w:rsidRPr="00047E7F">
        <w:rPr>
          <w:rFonts w:ascii="Arial Narrow" w:hAnsi="Arial Narrow" w:cs="Arial"/>
          <w:b/>
          <w:bCs/>
          <w:sz w:val="16"/>
          <w:szCs w:val="22"/>
        </w:rPr>
        <w:t>Elaborado por</w:t>
      </w:r>
      <w:r w:rsidR="00024C2E" w:rsidRPr="00047E7F">
        <w:rPr>
          <w:rFonts w:ascii="Arial Narrow" w:hAnsi="Arial Narrow" w:cs="Arial"/>
          <w:b/>
          <w:bCs/>
          <w:sz w:val="16"/>
          <w:szCs w:val="22"/>
        </w:rPr>
        <w:t>:</w:t>
      </w:r>
      <w:r w:rsidR="00024C2E" w:rsidRPr="00047E7F">
        <w:rPr>
          <w:rFonts w:ascii="Arial Narrow" w:hAnsi="Arial Narrow" w:cs="Arial"/>
          <w:bCs/>
          <w:sz w:val="16"/>
          <w:szCs w:val="22"/>
        </w:rPr>
        <w:t xml:space="preserve"> </w:t>
      </w:r>
      <w:r w:rsidRPr="00047E7F">
        <w:rPr>
          <w:rFonts w:ascii="Arial Narrow" w:hAnsi="Arial Narrow" w:cs="Arial"/>
          <w:bCs/>
          <w:sz w:val="16"/>
          <w:szCs w:val="22"/>
        </w:rPr>
        <w:t>Comisión de Control</w:t>
      </w:r>
      <w:r>
        <w:rPr>
          <w:rFonts w:ascii="Arial Narrow" w:hAnsi="Arial Narrow" w:cs="Arial"/>
          <w:bCs/>
          <w:sz w:val="16"/>
          <w:szCs w:val="22"/>
        </w:rPr>
        <w:t xml:space="preserve"> </w:t>
      </w:r>
    </w:p>
    <w:p w14:paraId="0E3F83B1" w14:textId="7777777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23B8E6BA" w:rsidR="009F1F32" w:rsidRDefault="009F1F32">
      <w:pPr>
        <w:tabs>
          <w:tab w:val="left" w:pos="142"/>
          <w:tab w:val="left" w:pos="1276"/>
        </w:tabs>
        <w:autoSpaceDE w:val="0"/>
        <w:autoSpaceDN w:val="0"/>
        <w:adjustRightInd w:val="0"/>
        <w:ind w:left="709"/>
        <w:jc w:val="both"/>
        <w:rPr>
          <w:rFonts w:ascii="Arial Narrow" w:hAnsi="Arial Narrow" w:cs="Arial"/>
          <w:bCs/>
          <w:sz w:val="22"/>
          <w:szCs w:val="22"/>
        </w:rPr>
      </w:pPr>
      <w:commentRangeStart w:id="89"/>
      <w:r w:rsidRPr="00773439">
        <w:rPr>
          <w:rFonts w:ascii="Arial Narrow" w:hAnsi="Arial Narrow" w:cs="Arial"/>
          <w:bCs/>
          <w:sz w:val="22"/>
          <w:szCs w:val="22"/>
        </w:rPr>
        <w:t xml:space="preserve">Por otro lado, </w:t>
      </w:r>
      <w:r w:rsidR="0080058F">
        <w:rPr>
          <w:rFonts w:ascii="Arial Narrow" w:hAnsi="Arial Narrow" w:cs="Arial"/>
          <w:bCs/>
          <w:sz w:val="22"/>
          <w:szCs w:val="22"/>
        </w:rPr>
        <w:t>de la visita</w:t>
      </w:r>
      <w:del w:id="90" w:author="GRAPURIMAC" w:date="2023-06-29T17:01:00Z">
        <w:r w:rsidR="0080058F" w:rsidDel="000A7CCA">
          <w:rPr>
            <w:rFonts w:ascii="Arial Narrow" w:hAnsi="Arial Narrow" w:cs="Arial"/>
            <w:bCs/>
            <w:sz w:val="22"/>
            <w:szCs w:val="22"/>
          </w:rPr>
          <w:delText xml:space="preserve"> </w:delText>
        </w:r>
      </w:del>
      <w:ins w:id="91" w:author="GRAPURIMAC" w:date="2023-06-29T17:01:00Z">
        <w:r w:rsidR="000A7CCA">
          <w:rPr>
            <w:rFonts w:ascii="Arial Narrow" w:hAnsi="Arial Narrow" w:cs="Arial"/>
            <w:bCs/>
            <w:sz w:val="22"/>
            <w:szCs w:val="22"/>
          </w:rPr>
          <w:t xml:space="preserve"> a </w:t>
        </w:r>
        <w:r w:rsidR="00D36E8F">
          <w:rPr>
            <w:rFonts w:ascii="Arial Narrow" w:hAnsi="Arial Narrow" w:cs="Arial"/>
            <w:bCs/>
            <w:sz w:val="22"/>
            <w:szCs w:val="22"/>
          </w:rPr>
          <w:t>la Ins</w:t>
        </w:r>
      </w:ins>
      <w:ins w:id="92" w:author="GRAPURIMAC" w:date="2023-06-29T17:03:00Z">
        <w:r w:rsidR="00D36E8F">
          <w:rPr>
            <w:rFonts w:ascii="Arial Narrow" w:hAnsi="Arial Narrow" w:cs="Arial"/>
            <w:bCs/>
            <w:sz w:val="22"/>
            <w:szCs w:val="22"/>
          </w:rPr>
          <w:t>titución Educativa</w:t>
        </w:r>
      </w:ins>
      <w:ins w:id="93" w:author="GRAPURIMAC" w:date="2023-06-29T17:01:00Z">
        <w:r w:rsidR="000A7CCA">
          <w:rPr>
            <w:rFonts w:ascii="Arial Narrow" w:hAnsi="Arial Narrow" w:cs="Arial"/>
            <w:bCs/>
            <w:sz w:val="22"/>
            <w:szCs w:val="22"/>
          </w:rPr>
          <w:t xml:space="preserve"> José María Arguedas de Uripa </w:t>
        </w:r>
      </w:ins>
      <w:del w:id="94" w:author="GRAPURIMAC" w:date="2023-06-29T17:01:00Z">
        <w:r w:rsidR="0080058F" w:rsidDel="000A7CCA">
          <w:rPr>
            <w:rFonts w:ascii="Arial Narrow" w:hAnsi="Arial Narrow" w:cs="Arial"/>
            <w:bCs/>
            <w:sz w:val="22"/>
            <w:szCs w:val="22"/>
          </w:rPr>
          <w:delText>a camp</w:delText>
        </w:r>
      </w:del>
      <w:ins w:id="95" w:author="GRAPURIMAC" w:date="2023-06-29T17:01:00Z">
        <w:r w:rsidR="000A7CCA">
          <w:rPr>
            <w:rFonts w:ascii="Arial Narrow" w:hAnsi="Arial Narrow" w:cs="Arial"/>
            <w:bCs/>
            <w:sz w:val="22"/>
            <w:szCs w:val="22"/>
          </w:rPr>
          <w:t>materializada en el</w:t>
        </w:r>
      </w:ins>
      <w:del w:id="96" w:author="GRAPURIMAC" w:date="2023-06-29T17:01:00Z">
        <w:r w:rsidR="0080058F" w:rsidDel="000A7CCA">
          <w:rPr>
            <w:rFonts w:ascii="Arial Narrow" w:hAnsi="Arial Narrow" w:cs="Arial"/>
            <w:bCs/>
            <w:sz w:val="22"/>
            <w:szCs w:val="22"/>
          </w:rPr>
          <w:delText>o</w:delText>
        </w:r>
        <w:r w:rsidR="00FB3A5B" w:rsidDel="000A7CCA">
          <w:rPr>
            <w:rFonts w:ascii="Arial Narrow" w:hAnsi="Arial Narrow" w:cs="Arial"/>
            <w:bCs/>
            <w:sz w:val="22"/>
            <w:szCs w:val="22"/>
          </w:rPr>
          <w:delText xml:space="preserve"> según</w:delText>
        </w:r>
      </w:del>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7</w:t>
      </w:r>
      <w:r w:rsidR="00FB3A5B" w:rsidRPr="00FB3A5B">
        <w:rPr>
          <w:rFonts w:ascii="Arial Narrow" w:hAnsi="Arial Narrow" w:cs="Arial"/>
          <w:bCs/>
          <w:sz w:val="22"/>
          <w:szCs w:val="22"/>
        </w:rPr>
        <w:t>-2023-CG-OCI-GORE/APURIMAC</w:t>
      </w:r>
      <w:del w:id="97" w:author="GRAPURIMAC" w:date="2023-06-29T17:01:00Z">
        <w:r w:rsidR="00FB3A5B" w:rsidRPr="00FB3A5B" w:rsidDel="000A7CCA">
          <w:rPr>
            <w:rFonts w:ascii="Arial Narrow" w:hAnsi="Arial Narrow" w:cs="Arial"/>
            <w:bCs/>
            <w:sz w:val="22"/>
            <w:szCs w:val="22"/>
          </w:rPr>
          <w:delText>,</w:delText>
        </w:r>
      </w:del>
      <w:r w:rsidR="00FB3A5B" w:rsidRPr="00FB3A5B">
        <w:rPr>
          <w:rFonts w:ascii="Arial Narrow" w:hAnsi="Arial Narrow" w:cs="Arial"/>
          <w:bCs/>
          <w:sz w:val="22"/>
          <w:szCs w:val="22"/>
        </w:rPr>
        <w:t xml:space="preserve"> de 12 de junio de 2023</w:t>
      </w:r>
      <w:r w:rsidR="00FB3A5B">
        <w:rPr>
          <w:rFonts w:ascii="Arial Narrow" w:hAnsi="Arial Narrow" w:cs="Arial"/>
          <w:bCs/>
          <w:sz w:val="22"/>
          <w:szCs w:val="22"/>
        </w:rPr>
        <w:t xml:space="preserve"> </w:t>
      </w:r>
      <w:del w:id="98" w:author="GRAPURIMAC" w:date="2023-06-29T17:01:00Z">
        <w:r w:rsidR="00FB3A5B" w:rsidDel="000A7CCA">
          <w:rPr>
            <w:rFonts w:ascii="Arial Narrow" w:hAnsi="Arial Narrow" w:cs="Arial"/>
            <w:bCs/>
            <w:sz w:val="22"/>
            <w:szCs w:val="22"/>
          </w:rPr>
          <w:delText xml:space="preserve">de la I.E. José María Arguedas de Uripa </w:delText>
        </w:r>
      </w:del>
      <w:r w:rsidR="00FB3A5B">
        <w:rPr>
          <w:rFonts w:ascii="Arial Narrow" w:hAnsi="Arial Narrow" w:cs="Arial"/>
          <w:bCs/>
          <w:sz w:val="22"/>
          <w:szCs w:val="22"/>
        </w:rPr>
        <w:t>y</w:t>
      </w:r>
      <w:ins w:id="99" w:author="GRAPURIMAC" w:date="2023-06-29T17:02:00Z">
        <w:r w:rsidR="00D36E8F">
          <w:rPr>
            <w:rFonts w:ascii="Arial Narrow" w:hAnsi="Arial Narrow" w:cs="Arial"/>
            <w:bCs/>
            <w:sz w:val="22"/>
            <w:szCs w:val="22"/>
          </w:rPr>
          <w:t xml:space="preserve"> de la visita a la I</w:t>
        </w:r>
      </w:ins>
      <w:ins w:id="100" w:author="GRAPURIMAC" w:date="2023-06-29T17:03:00Z">
        <w:r w:rsidR="00D36E8F">
          <w:rPr>
            <w:rFonts w:ascii="Arial Narrow" w:hAnsi="Arial Narrow" w:cs="Arial"/>
            <w:bCs/>
            <w:sz w:val="22"/>
            <w:szCs w:val="22"/>
          </w:rPr>
          <w:t xml:space="preserve">nstitución Educativa </w:t>
        </w:r>
      </w:ins>
      <w:ins w:id="101" w:author="GRAPURIMAC" w:date="2023-06-29T17:02:00Z">
        <w:r w:rsidR="00D36E8F">
          <w:rPr>
            <w:rFonts w:ascii="Arial Narrow" w:hAnsi="Arial Narrow" w:cs="Arial"/>
            <w:bCs/>
            <w:sz w:val="22"/>
            <w:szCs w:val="22"/>
          </w:rPr>
          <w:t>San Pedro de Uripa, según consta en el</w:t>
        </w:r>
      </w:ins>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8</w:t>
      </w:r>
      <w:r w:rsidR="00FB3A5B" w:rsidRPr="00FB3A5B">
        <w:rPr>
          <w:rFonts w:ascii="Arial Narrow" w:hAnsi="Arial Narrow" w:cs="Arial"/>
          <w:bCs/>
          <w:sz w:val="22"/>
          <w:szCs w:val="22"/>
        </w:rPr>
        <w:t>-2023-CG-OCI-GORE/APURIMAC</w:t>
      </w:r>
      <w:ins w:id="102" w:author="GRAPURIMAC" w:date="2023-06-29T17:03:00Z">
        <w:r w:rsidR="00D36E8F">
          <w:rPr>
            <w:rFonts w:ascii="Arial Narrow" w:hAnsi="Arial Narrow" w:cs="Arial"/>
            <w:bCs/>
            <w:sz w:val="22"/>
            <w:szCs w:val="22"/>
          </w:rPr>
          <w:t xml:space="preserve"> </w:t>
        </w:r>
      </w:ins>
      <w:del w:id="103" w:author="GRAPURIMAC" w:date="2023-06-29T17:02:00Z">
        <w:r w:rsidR="00FB3A5B" w:rsidRPr="00FB3A5B" w:rsidDel="00D36E8F">
          <w:rPr>
            <w:rFonts w:ascii="Arial Narrow" w:hAnsi="Arial Narrow" w:cs="Arial"/>
            <w:bCs/>
            <w:sz w:val="22"/>
            <w:szCs w:val="22"/>
          </w:rPr>
          <w:delText xml:space="preserve">, </w:delText>
        </w:r>
      </w:del>
      <w:r w:rsidR="00FB3A5B" w:rsidRPr="00FB3A5B">
        <w:rPr>
          <w:rFonts w:ascii="Arial Narrow" w:hAnsi="Arial Narrow" w:cs="Arial"/>
          <w:bCs/>
          <w:sz w:val="22"/>
          <w:szCs w:val="22"/>
        </w:rPr>
        <w:t>de 12 de junio de 2023</w:t>
      </w:r>
      <w:ins w:id="104" w:author="GRAPURIMAC" w:date="2023-06-29T17:03:00Z">
        <w:r w:rsidR="00D36E8F">
          <w:rPr>
            <w:rFonts w:ascii="Arial Narrow" w:hAnsi="Arial Narrow" w:cs="Arial"/>
            <w:bCs/>
            <w:sz w:val="22"/>
            <w:szCs w:val="22"/>
          </w:rPr>
          <w:t>, se verificó que estos centros educativos</w:t>
        </w:r>
      </w:ins>
      <w:del w:id="105" w:author="GRAPURIMAC" w:date="2023-06-29T17:03:00Z">
        <w:r w:rsidR="00FB3A5B" w:rsidDel="00D36E8F">
          <w:rPr>
            <w:rFonts w:ascii="Arial Narrow" w:hAnsi="Arial Narrow" w:cs="Arial"/>
            <w:bCs/>
            <w:sz w:val="22"/>
            <w:szCs w:val="22"/>
          </w:rPr>
          <w:delText xml:space="preserve"> de </w:delText>
        </w:r>
      </w:del>
      <w:del w:id="106" w:author="GRAPURIMAC" w:date="2023-06-29T17:02:00Z">
        <w:r w:rsidR="00FB3A5B" w:rsidDel="00D36E8F">
          <w:rPr>
            <w:rFonts w:ascii="Arial Narrow" w:hAnsi="Arial Narrow" w:cs="Arial"/>
            <w:bCs/>
            <w:sz w:val="22"/>
            <w:szCs w:val="22"/>
          </w:rPr>
          <w:delText xml:space="preserve">la I.E. San Pedro de Uripa </w:delText>
        </w:r>
      </w:del>
      <w:del w:id="107" w:author="GRAPURIMAC" w:date="2023-06-29T17:03:00Z">
        <w:r w:rsidR="0080058F" w:rsidDel="00D36E8F">
          <w:rPr>
            <w:rFonts w:ascii="Arial Narrow" w:hAnsi="Arial Narrow" w:cs="Arial"/>
            <w:bCs/>
            <w:sz w:val="22"/>
            <w:szCs w:val="22"/>
          </w:rPr>
          <w:delText xml:space="preserve">se pudo verificar que </w:delText>
        </w:r>
        <w:r w:rsidR="00FB3A5B" w:rsidDel="00D36E8F">
          <w:rPr>
            <w:rFonts w:ascii="Arial Narrow" w:hAnsi="Arial Narrow" w:cs="Arial"/>
            <w:bCs/>
            <w:sz w:val="22"/>
            <w:szCs w:val="22"/>
          </w:rPr>
          <w:delText xml:space="preserve">estas </w:delText>
        </w:r>
        <w:r w:rsidR="004A3B21" w:rsidDel="00D36E8F">
          <w:rPr>
            <w:rFonts w:ascii="Arial Narrow" w:hAnsi="Arial Narrow" w:cs="Arial"/>
            <w:bCs/>
            <w:sz w:val="22"/>
            <w:szCs w:val="22"/>
          </w:rPr>
          <w:delText>instituciones educativas</w:delText>
        </w:r>
      </w:del>
      <w:r w:rsidR="004A3B21">
        <w:rPr>
          <w:rFonts w:ascii="Arial Narrow" w:hAnsi="Arial Narrow" w:cs="Arial"/>
          <w:bCs/>
          <w:sz w:val="22"/>
          <w:szCs w:val="22"/>
        </w:rPr>
        <w:t xml:space="preserve"> cuentan con equipos de cómputo (servidores) inoperativos</w:t>
      </w:r>
      <w:r w:rsidR="00F52244">
        <w:rPr>
          <w:rFonts w:ascii="Arial Narrow" w:hAnsi="Arial Narrow" w:cs="Arial"/>
          <w:bCs/>
          <w:sz w:val="22"/>
          <w:szCs w:val="22"/>
        </w:rPr>
        <w:t xml:space="preserve">, </w:t>
      </w:r>
      <w:ins w:id="108" w:author="GRAPURIMAC" w:date="2023-06-29T17:03:00Z">
        <w:r w:rsidR="00D36E8F">
          <w:rPr>
            <w:rFonts w:ascii="Arial Narrow" w:hAnsi="Arial Narrow" w:cs="Arial"/>
            <w:bCs/>
            <w:sz w:val="22"/>
            <w:szCs w:val="22"/>
          </w:rPr>
          <w:t xml:space="preserve"> tal como se describe a</w:t>
        </w:r>
      </w:ins>
      <w:ins w:id="109" w:author="GRAPURIMAC" w:date="2023-06-29T17:04:00Z">
        <w:r w:rsidR="00D36E8F">
          <w:rPr>
            <w:rFonts w:ascii="Arial Narrow" w:hAnsi="Arial Narrow" w:cs="Arial"/>
            <w:bCs/>
            <w:sz w:val="22"/>
            <w:szCs w:val="22"/>
          </w:rPr>
          <w:t xml:space="preserve"> continuación</w:t>
        </w:r>
      </w:ins>
      <w:del w:id="110" w:author="GRAPURIMAC" w:date="2023-06-29T17:04:00Z">
        <w:r w:rsidR="00F52244" w:rsidDel="00D36E8F">
          <w:rPr>
            <w:rFonts w:ascii="Arial Narrow" w:hAnsi="Arial Narrow" w:cs="Arial"/>
            <w:bCs/>
            <w:sz w:val="22"/>
            <w:szCs w:val="22"/>
          </w:rPr>
          <w:delText>como se muestra a continuación</w:delText>
        </w:r>
      </w:del>
      <w:r w:rsidR="00F52244">
        <w:rPr>
          <w:rFonts w:ascii="Arial Narrow" w:hAnsi="Arial Narrow" w:cs="Arial"/>
          <w:bCs/>
          <w:sz w:val="22"/>
          <w:szCs w:val="22"/>
        </w:rPr>
        <w:t>:</w:t>
      </w:r>
      <w:commentRangeEnd w:id="89"/>
      <w:r w:rsidR="00D36E8F">
        <w:rPr>
          <w:rStyle w:val="Refdecomentario"/>
        </w:rPr>
        <w:commentReference w:id="89"/>
      </w:r>
    </w:p>
    <w:p w14:paraId="4A0EB662" w14:textId="77777777" w:rsidR="00F52244"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96F9490"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05329B6"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3BAB8DF"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7A672F5"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072F999"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C1C71C0"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456944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1C4175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EAC501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F73B152"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A6E717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E52A0E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4DE2CF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5C4AC0A"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3816033"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CC0A7B9"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98A7D4F"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15ADE9B" w14:textId="628F547F"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0225FA">
        <w:rPr>
          <w:rFonts w:ascii="Arial Narrow" w:hAnsi="Arial Narrow" w:cs="Arial"/>
          <w:b/>
          <w:bCs/>
          <w:sz w:val="22"/>
          <w:szCs w:val="22"/>
        </w:rPr>
        <w:lastRenderedPageBreak/>
        <w:t xml:space="preserve">Cuadro n.° </w:t>
      </w:r>
      <w:r w:rsidR="00621969">
        <w:rPr>
          <w:rFonts w:ascii="Arial Narrow" w:hAnsi="Arial Narrow" w:cs="Arial"/>
          <w:b/>
          <w:bCs/>
          <w:sz w:val="22"/>
          <w:szCs w:val="22"/>
        </w:rPr>
        <w:t>2</w:t>
      </w:r>
    </w:p>
    <w:p w14:paraId="329EADD7" w14:textId="5EF70BCA"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F52244">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A94AEA" w:rsidRPr="00F807C8" w14:paraId="35A99F6E" w14:textId="77777777" w:rsidTr="007A4A65">
        <w:tc>
          <w:tcPr>
            <w:tcW w:w="1554" w:type="dxa"/>
            <w:shd w:val="clear" w:color="auto" w:fill="D9D9D9" w:themeFill="background1" w:themeFillShade="D9"/>
          </w:tcPr>
          <w:p w14:paraId="14DEBABD"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OBSERVACIONES</w:t>
            </w:r>
          </w:p>
        </w:tc>
      </w:tr>
      <w:tr w:rsidR="00A94AEA" w:rsidRPr="00F807C8" w14:paraId="115680C5" w14:textId="77777777" w:rsidTr="007A4A65">
        <w:tc>
          <w:tcPr>
            <w:tcW w:w="1554" w:type="dxa"/>
          </w:tcPr>
          <w:p w14:paraId="4756077E"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DANIEL ALCIDES CARRIÓN</w:t>
            </w:r>
          </w:p>
        </w:tc>
        <w:tc>
          <w:tcPr>
            <w:tcW w:w="1843" w:type="dxa"/>
          </w:tcPr>
          <w:p w14:paraId="4A6A400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TOTORABAMBA</w:t>
            </w:r>
          </w:p>
        </w:tc>
        <w:tc>
          <w:tcPr>
            <w:tcW w:w="4394" w:type="dxa"/>
          </w:tcPr>
          <w:p w14:paraId="6926D216" w14:textId="4DB23700" w:rsidR="00A94AEA"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46026FFC" w14:textId="77777777" w:rsidTr="007A4A65">
        <w:tc>
          <w:tcPr>
            <w:tcW w:w="1554" w:type="dxa"/>
          </w:tcPr>
          <w:p w14:paraId="3E96B2D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LAS AMÉRICAS</w:t>
            </w:r>
          </w:p>
        </w:tc>
        <w:tc>
          <w:tcPr>
            <w:tcW w:w="1843" w:type="dxa"/>
          </w:tcPr>
          <w:p w14:paraId="36571767"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CENTRO POBLADO DE CHALHUANI</w:t>
            </w:r>
          </w:p>
        </w:tc>
        <w:tc>
          <w:tcPr>
            <w:tcW w:w="4394" w:type="dxa"/>
          </w:tcPr>
          <w:p w14:paraId="4629A0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71D2AFB0" w14:textId="77777777" w:rsidTr="007A4A65">
        <w:tc>
          <w:tcPr>
            <w:tcW w:w="1554" w:type="dxa"/>
          </w:tcPr>
          <w:p w14:paraId="668EFA0D"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JOSE MARÍA ARGUEDAS</w:t>
            </w:r>
          </w:p>
        </w:tc>
        <w:tc>
          <w:tcPr>
            <w:tcW w:w="1843" w:type="dxa"/>
          </w:tcPr>
          <w:p w14:paraId="161BA6F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3DE0BD8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Servidores dañados por falla del sistema de protección eléctrico</w:t>
            </w:r>
          </w:p>
        </w:tc>
      </w:tr>
      <w:tr w:rsidR="00A94AEA" w:rsidRPr="00F807C8" w14:paraId="3F3E959C" w14:textId="77777777" w:rsidTr="007A4A65">
        <w:tc>
          <w:tcPr>
            <w:tcW w:w="1554" w:type="dxa"/>
          </w:tcPr>
          <w:p w14:paraId="3AAAEB2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SAN PEDRO </w:t>
            </w:r>
          </w:p>
        </w:tc>
        <w:tc>
          <w:tcPr>
            <w:tcW w:w="1843" w:type="dxa"/>
          </w:tcPr>
          <w:p w14:paraId="4A0AEB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1FFCC5D7" w14:textId="7E21ABAA"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 dañado por falla del sistema de protección eléctrico</w:t>
            </w:r>
          </w:p>
        </w:tc>
      </w:tr>
      <w:tr w:rsidR="00A94AEA" w:rsidRPr="00F807C8" w14:paraId="6170F496" w14:textId="77777777" w:rsidTr="007A4A65">
        <w:tc>
          <w:tcPr>
            <w:tcW w:w="1554" w:type="dxa"/>
          </w:tcPr>
          <w:p w14:paraId="5EFE469B"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SAN JUAN BAUTISTA</w:t>
            </w:r>
          </w:p>
        </w:tc>
        <w:tc>
          <w:tcPr>
            <w:tcW w:w="1843" w:type="dxa"/>
          </w:tcPr>
          <w:p w14:paraId="5BE78658"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CALL</w:t>
            </w:r>
            <w:r>
              <w:rPr>
                <w:rFonts w:ascii="Arial Narrow" w:hAnsi="Arial Narrow" w:cs="Arial"/>
                <w:bCs/>
                <w:sz w:val="18"/>
                <w:szCs w:val="18"/>
              </w:rPr>
              <w:t>E</w:t>
            </w:r>
            <w:r w:rsidRPr="00F807C8">
              <w:rPr>
                <w:rFonts w:ascii="Arial Narrow" w:hAnsi="Arial Narrow" w:cs="Arial"/>
                <w:bCs/>
                <w:sz w:val="18"/>
                <w:szCs w:val="18"/>
              </w:rPr>
              <w:t>BAMBA</w:t>
            </w:r>
          </w:p>
        </w:tc>
        <w:tc>
          <w:tcPr>
            <w:tcW w:w="4394" w:type="dxa"/>
          </w:tcPr>
          <w:p w14:paraId="5C19B63C"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1175A69C" w14:textId="77777777" w:rsidTr="007A4A65">
        <w:tc>
          <w:tcPr>
            <w:tcW w:w="1554" w:type="dxa"/>
          </w:tcPr>
          <w:p w14:paraId="456401B2"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LEONCIO PRADO</w:t>
            </w:r>
          </w:p>
        </w:tc>
        <w:tc>
          <w:tcPr>
            <w:tcW w:w="1843" w:type="dxa"/>
          </w:tcPr>
          <w:p w14:paraId="28A1F66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RIO BLANCO</w:t>
            </w:r>
          </w:p>
        </w:tc>
        <w:tc>
          <w:tcPr>
            <w:tcW w:w="4394" w:type="dxa"/>
          </w:tcPr>
          <w:p w14:paraId="6875FCF1"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bl>
    <w:p w14:paraId="3C664FCB" w14:textId="45932B2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348F68AE"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F9CC197" w14:textId="55EA6F5D" w:rsidR="00A94AEA"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42571CE5" wp14:editId="4D274AE7">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Visita a la I.E. José María Arguedas. </w:t>
      </w:r>
    </w:p>
    <w:p w14:paraId="73C11F6F"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4CB4441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En la imagen se evidencia que el servidor de la I.E. José María Arguedas se encuentra </w:t>
      </w:r>
      <w:ins w:id="111" w:author="GRAPURIMAC" w:date="2023-06-29T17:06:00Z">
        <w:r w:rsidR="00D36E8F">
          <w:rPr>
            <w:rFonts w:ascii="Arial Narrow" w:hAnsi="Arial Narrow" w:cs="Arial"/>
            <w:bCs/>
            <w:sz w:val="22"/>
            <w:szCs w:val="22"/>
          </w:rPr>
          <w:t>ino</w:t>
        </w:r>
      </w:ins>
      <w:del w:id="112" w:author="GRAPURIMAC" w:date="2023-06-29T17:06:00Z">
        <w:r w:rsidDel="00D36E8F">
          <w:rPr>
            <w:rFonts w:ascii="Arial Narrow" w:hAnsi="Arial Narrow" w:cs="Arial"/>
            <w:bCs/>
            <w:sz w:val="22"/>
            <w:szCs w:val="22"/>
          </w:rPr>
          <w:delText>no o</w:delText>
        </w:r>
      </w:del>
      <w:r>
        <w:rPr>
          <w:rFonts w:ascii="Arial Narrow" w:hAnsi="Arial Narrow" w:cs="Arial"/>
          <w:bCs/>
          <w:sz w:val="22"/>
          <w:szCs w:val="22"/>
        </w:rPr>
        <w:t xml:space="preserve">perativa </w:t>
      </w:r>
      <w:del w:id="113" w:author="GRAPURIMAC" w:date="2023-06-29T17:06:00Z">
        <w:r w:rsidDel="00D36E8F">
          <w:rPr>
            <w:rFonts w:ascii="Arial Narrow" w:hAnsi="Arial Narrow" w:cs="Arial"/>
            <w:bCs/>
            <w:sz w:val="22"/>
            <w:szCs w:val="22"/>
          </w:rPr>
          <w:delText>(malogrado)</w:delText>
        </w:r>
      </w:del>
    </w:p>
    <w:p w14:paraId="64479566"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Visita de control a la I.E. San Pedro de Uripa.</w:t>
      </w:r>
    </w:p>
    <w:p w14:paraId="6480D386" w14:textId="5A76FCB9"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0DF42453" wp14:editId="46188B29">
            <wp:extent cx="4883866" cy="3663043"/>
            <wp:effectExtent l="0" t="0" r="0" b="0"/>
            <wp:docPr id="33449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p>
    <w:p w14:paraId="1D31E34B" w14:textId="315980E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el servidor de la I.E. San Pedro se encuentra inoperativa.</w:t>
      </w:r>
    </w:p>
    <w:p w14:paraId="4F831621"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2CC31958" w:rsidR="00024C2E" w:rsidRPr="00F71CA5"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w:t>
      </w:r>
      <w:r w:rsidR="00A45AEA">
        <w:rPr>
          <w:rFonts w:ascii="Arial Narrow" w:hAnsi="Arial Narrow" w:cs="Arial"/>
          <w:bCs/>
          <w:sz w:val="22"/>
          <w:szCs w:val="22"/>
        </w:rPr>
        <w:t xml:space="preserve">, de la información remitida por la Entidad mediante oficio n.° </w:t>
      </w:r>
      <w:r w:rsidR="009C3D98">
        <w:rPr>
          <w:rFonts w:ascii="Arial Narrow" w:hAnsi="Arial Narrow" w:cs="Arial"/>
          <w:bCs/>
          <w:sz w:val="22"/>
          <w:szCs w:val="22"/>
        </w:rPr>
        <w:t>123-2023-GRAP/11/GRDS</w:t>
      </w:r>
      <w:del w:id="114" w:author="GRAPURIMAC" w:date="2023-06-29T17:07:00Z">
        <w:r w:rsidR="00A45AEA" w:rsidDel="00D36E8F">
          <w:rPr>
            <w:rFonts w:ascii="Arial Narrow" w:hAnsi="Arial Narrow" w:cs="Arial"/>
            <w:bCs/>
            <w:sz w:val="22"/>
            <w:szCs w:val="22"/>
          </w:rPr>
          <w:delText>,</w:delText>
        </w:r>
      </w:del>
      <w:r w:rsidR="009C3D98">
        <w:rPr>
          <w:rFonts w:ascii="Arial Narrow" w:hAnsi="Arial Narrow" w:cs="Arial"/>
          <w:bCs/>
          <w:sz w:val="22"/>
          <w:szCs w:val="22"/>
        </w:rPr>
        <w:t xml:space="preserve"> de 4 de abril de 2023,</w:t>
      </w:r>
      <w:r w:rsidR="00A45AEA">
        <w:rPr>
          <w:rFonts w:ascii="Arial Narrow" w:hAnsi="Arial Narrow" w:cs="Arial"/>
          <w:bCs/>
          <w:sz w:val="22"/>
          <w:szCs w:val="22"/>
        </w:rPr>
        <w:t xml:space="preserve"> se ha tomado conocimiento que se tiene prevista la </w:t>
      </w:r>
      <w:r w:rsidR="00024C2E">
        <w:rPr>
          <w:rFonts w:ascii="Arial Narrow" w:hAnsi="Arial Narrow" w:cs="Arial"/>
          <w:bCs/>
          <w:sz w:val="22"/>
          <w:szCs w:val="22"/>
        </w:rPr>
        <w:t xml:space="preserve">entrega de equipos laptop para docentes y estudiantes </w:t>
      </w:r>
      <w:r w:rsidR="00A45AEA">
        <w:rPr>
          <w:rFonts w:ascii="Arial Narrow" w:hAnsi="Arial Narrow" w:cs="Arial"/>
          <w:bCs/>
          <w:sz w:val="22"/>
          <w:szCs w:val="22"/>
        </w:rPr>
        <w:t>y</w:t>
      </w:r>
      <w:r w:rsidR="00024C2E">
        <w:rPr>
          <w:rFonts w:ascii="Arial Narrow" w:hAnsi="Arial Narrow" w:cs="Arial"/>
          <w:bCs/>
          <w:sz w:val="22"/>
          <w:szCs w:val="22"/>
        </w:rPr>
        <w:t xml:space="preserve"> se tiene programado la ejecución del componente capacitación</w:t>
      </w:r>
      <w:r w:rsidR="00A45AEA">
        <w:rPr>
          <w:rFonts w:ascii="Arial Narrow" w:hAnsi="Arial Narrow" w:cs="Arial"/>
          <w:bCs/>
          <w:sz w:val="22"/>
          <w:szCs w:val="22"/>
        </w:rPr>
        <w:t xml:space="preserve"> en las IIEE que se muestran </w:t>
      </w:r>
      <w:r w:rsidR="005A748F">
        <w:rPr>
          <w:rFonts w:ascii="Arial Narrow" w:hAnsi="Arial Narrow" w:cs="Arial"/>
          <w:bCs/>
          <w:sz w:val="22"/>
          <w:szCs w:val="22"/>
        </w:rPr>
        <w:t>en el siguiente cuadro</w:t>
      </w:r>
      <w:r w:rsidR="00A45AEA">
        <w:rPr>
          <w:rFonts w:ascii="Arial Narrow" w:hAnsi="Arial Narrow" w:cs="Arial"/>
          <w:bCs/>
          <w:sz w:val="22"/>
          <w:szCs w:val="22"/>
        </w:rPr>
        <w:t>:</w:t>
      </w:r>
    </w:p>
    <w:p w14:paraId="22CBE3AF"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42F51AA" w:rsidR="009F1F32" w:rsidRPr="009158D6" w:rsidRDefault="00BE01EE" w:rsidP="009F1F32">
      <w:pPr>
        <w:tabs>
          <w:tab w:val="left" w:pos="142"/>
          <w:tab w:val="left" w:pos="1276"/>
        </w:tabs>
        <w:autoSpaceDE w:val="0"/>
        <w:autoSpaceDN w:val="0"/>
        <w:adjustRightInd w:val="0"/>
        <w:ind w:left="709"/>
        <w:jc w:val="center"/>
        <w:rPr>
          <w:rFonts w:ascii="Arial Narrow" w:hAnsi="Arial Narrow" w:cs="Arial"/>
          <w:b/>
          <w:sz w:val="22"/>
          <w:szCs w:val="22"/>
        </w:rPr>
      </w:pPr>
      <w:r>
        <w:rPr>
          <w:rFonts w:ascii="Arial Narrow" w:hAnsi="Arial Narrow" w:cs="Arial"/>
          <w:b/>
          <w:sz w:val="22"/>
          <w:szCs w:val="22"/>
        </w:rPr>
        <w:t>cuadro</w:t>
      </w:r>
      <w:r w:rsidR="004F55E9">
        <w:rPr>
          <w:rFonts w:ascii="Arial Narrow" w:hAnsi="Arial Narrow" w:cs="Arial"/>
          <w:b/>
          <w:sz w:val="22"/>
          <w:szCs w:val="22"/>
        </w:rPr>
        <w:t xml:space="preserve"> n°</w:t>
      </w:r>
      <w:r w:rsidR="00621969">
        <w:rPr>
          <w:rFonts w:ascii="Arial Narrow" w:hAnsi="Arial Narrow" w:cs="Arial"/>
          <w:b/>
          <w:sz w:val="22"/>
          <w:szCs w:val="22"/>
        </w:rPr>
        <w:t>3</w:t>
      </w:r>
    </w:p>
    <w:p w14:paraId="13F66090" w14:textId="6700B45D" w:rsidR="009F1F32" w:rsidRPr="004F55E9"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Pr>
          <w:rFonts w:ascii="Arial Narrow" w:hAnsi="Arial Narrow" w:cs="Arial"/>
          <w:b/>
        </w:rPr>
        <w:t>I.E. Programadas para Capacitación</w:t>
      </w:r>
    </w:p>
    <w:p w14:paraId="6DE335CC" w14:textId="48A290F4" w:rsidR="009F1F32" w:rsidRDefault="004F55E9" w:rsidP="009F1F32">
      <w:pPr>
        <w:tabs>
          <w:tab w:val="left" w:pos="142"/>
          <w:tab w:val="left" w:pos="1276"/>
        </w:tabs>
        <w:autoSpaceDE w:val="0"/>
        <w:autoSpaceDN w:val="0"/>
        <w:adjustRightInd w:val="0"/>
        <w:ind w:left="709"/>
        <w:jc w:val="center"/>
        <w:rPr>
          <w:noProof/>
        </w:rPr>
      </w:pPr>
      <w:r w:rsidRPr="00BB6304">
        <w:rPr>
          <w:noProof/>
          <w:lang w:val="en-US" w:eastAsia="en-US"/>
        </w:rPr>
        <w:drawing>
          <wp:inline distT="0" distB="0" distL="0" distR="0" wp14:anchorId="14414F4E" wp14:editId="2D22F74B">
            <wp:extent cx="4844143" cy="185811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9859"/>
                    <a:stretch/>
                  </pic:blipFill>
                  <pic:spPr bwMode="auto">
                    <a:xfrm>
                      <a:off x="0" y="0"/>
                      <a:ext cx="4922846" cy="1888302"/>
                    </a:xfrm>
                    <a:prstGeom prst="rect">
                      <a:avLst/>
                    </a:prstGeom>
                    <a:noFill/>
                    <a:ln>
                      <a:noFill/>
                    </a:ln>
                    <a:extLst>
                      <a:ext uri="{53640926-AAD7-44D8-BBD7-CCE9431645EC}">
                        <a14:shadowObscured xmlns:a14="http://schemas.microsoft.com/office/drawing/2010/main"/>
                      </a:ext>
                    </a:extLst>
                  </pic:spPr>
                </pic:pic>
              </a:graphicData>
            </a:graphic>
          </wp:inline>
        </w:drawing>
      </w:r>
    </w:p>
    <w:p w14:paraId="20641B22" w14:textId="69BEEDAB" w:rsidR="00F52244" w:rsidRPr="005A748F" w:rsidRDefault="00F52244" w:rsidP="009F1F32">
      <w:pPr>
        <w:tabs>
          <w:tab w:val="left" w:pos="142"/>
          <w:tab w:val="left" w:pos="1276"/>
        </w:tabs>
        <w:autoSpaceDE w:val="0"/>
        <w:autoSpaceDN w:val="0"/>
        <w:adjustRightInd w:val="0"/>
        <w:ind w:left="709"/>
        <w:jc w:val="both"/>
        <w:rPr>
          <w:rFonts w:ascii="Arial Narrow" w:hAnsi="Arial Narrow" w:cs="Arial"/>
          <w:sz w:val="16"/>
          <w:szCs w:val="22"/>
        </w:rPr>
      </w:pPr>
      <w:r w:rsidRPr="005A748F">
        <w:rPr>
          <w:rFonts w:ascii="Arial Narrow" w:hAnsi="Arial Narrow" w:cs="Arial"/>
          <w:sz w:val="16"/>
          <w:szCs w:val="22"/>
        </w:rPr>
        <w:t xml:space="preserve">Fuente: </w:t>
      </w:r>
      <w:r w:rsidR="005A748F" w:rsidRPr="005A748F">
        <w:rPr>
          <w:rFonts w:ascii="Arial Narrow" w:hAnsi="Arial Narrow" w:cs="Arial"/>
          <w:sz w:val="16"/>
          <w:szCs w:val="22"/>
        </w:rPr>
        <w:t>oficio n.° 123-2023-GRAP/11/GRDS, de 4 de abril de 2023.</w:t>
      </w:r>
    </w:p>
    <w:p w14:paraId="00B4461C" w14:textId="1B622CF9" w:rsidR="009F1F32" w:rsidRDefault="00F52244" w:rsidP="009F1F32">
      <w:pPr>
        <w:tabs>
          <w:tab w:val="left" w:pos="142"/>
          <w:tab w:val="left" w:pos="1276"/>
        </w:tabs>
        <w:autoSpaceDE w:val="0"/>
        <w:autoSpaceDN w:val="0"/>
        <w:adjustRightInd w:val="0"/>
        <w:ind w:left="709"/>
        <w:jc w:val="both"/>
        <w:rPr>
          <w:rFonts w:ascii="Arial Narrow" w:hAnsi="Arial Narrow" w:cs="Arial"/>
          <w:bCs/>
          <w:sz w:val="22"/>
          <w:szCs w:val="22"/>
        </w:rPr>
      </w:pPr>
      <w:r w:rsidRPr="00047E7F">
        <w:rPr>
          <w:rFonts w:ascii="Arial Narrow" w:hAnsi="Arial Narrow" w:cs="Arial"/>
          <w:b/>
          <w:bCs/>
          <w:sz w:val="16"/>
          <w:szCs w:val="22"/>
        </w:rPr>
        <w:t>Elaborado por:</w:t>
      </w:r>
      <w:r w:rsidRPr="00047E7F">
        <w:rPr>
          <w:rFonts w:ascii="Arial Narrow" w:hAnsi="Arial Narrow" w:cs="Arial"/>
          <w:bCs/>
          <w:sz w:val="16"/>
          <w:szCs w:val="22"/>
        </w:rPr>
        <w:t xml:space="preserve"> Comisión de Control</w:t>
      </w:r>
      <w:r w:rsidR="001774EA">
        <w:rPr>
          <w:rFonts w:ascii="Arial Narrow" w:hAnsi="Arial Narrow" w:cs="Arial"/>
          <w:bCs/>
          <w:sz w:val="22"/>
          <w:szCs w:val="22"/>
        </w:rPr>
        <w:t>.</w:t>
      </w:r>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72CBF9AB" w:rsidR="001774EA"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1774EA">
        <w:rPr>
          <w:rFonts w:ascii="Arial Narrow" w:hAnsi="Arial Narrow" w:cs="Arial"/>
          <w:bCs/>
          <w:sz w:val="22"/>
          <w:szCs w:val="22"/>
        </w:rPr>
        <w:t xml:space="preserve">, como se aprecia en el </w:t>
      </w:r>
      <w:r>
        <w:rPr>
          <w:rFonts w:ascii="Arial Narrow" w:hAnsi="Arial Narrow" w:cs="Arial"/>
          <w:bCs/>
          <w:sz w:val="22"/>
          <w:szCs w:val="22"/>
        </w:rPr>
        <w:t>cuadro</w:t>
      </w:r>
      <w:r w:rsidR="001774EA">
        <w:rPr>
          <w:rFonts w:ascii="Arial Narrow" w:hAnsi="Arial Narrow" w:cs="Arial"/>
          <w:bCs/>
          <w:sz w:val="22"/>
          <w:szCs w:val="22"/>
        </w:rPr>
        <w:t xml:space="preserve"> anterior</w:t>
      </w:r>
      <w:r>
        <w:rPr>
          <w:rFonts w:ascii="Arial Narrow" w:hAnsi="Arial Narrow" w:cs="Arial"/>
          <w:bCs/>
          <w:sz w:val="22"/>
          <w:szCs w:val="22"/>
        </w:rPr>
        <w:t>,</w:t>
      </w:r>
      <w:r w:rsidR="001774EA">
        <w:rPr>
          <w:rFonts w:ascii="Arial Narrow" w:hAnsi="Arial Narrow" w:cs="Arial"/>
          <w:bCs/>
          <w:sz w:val="22"/>
          <w:szCs w:val="22"/>
        </w:rPr>
        <w:t xml:space="preserve"> el equipo técnico tiene planificado ejecutar el componente capacitación</w:t>
      </w:r>
      <w:r w:rsidR="00762219">
        <w:rPr>
          <w:rFonts w:ascii="Arial Narrow" w:hAnsi="Arial Narrow" w:cs="Arial"/>
          <w:bCs/>
          <w:sz w:val="22"/>
          <w:szCs w:val="22"/>
        </w:rPr>
        <w:t xml:space="preserve"> </w:t>
      </w:r>
      <w:r w:rsidR="003C3447">
        <w:rPr>
          <w:rFonts w:ascii="Arial Narrow" w:hAnsi="Arial Narrow" w:cs="Arial"/>
          <w:bCs/>
          <w:sz w:val="22"/>
          <w:szCs w:val="22"/>
        </w:rPr>
        <w:t xml:space="preserve">en las </w:t>
      </w:r>
      <w:commentRangeStart w:id="115"/>
      <w:r w:rsidR="003C3447">
        <w:rPr>
          <w:rFonts w:ascii="Arial Narrow" w:hAnsi="Arial Narrow" w:cs="Arial"/>
          <w:bCs/>
          <w:sz w:val="22"/>
          <w:szCs w:val="22"/>
        </w:rPr>
        <w:t xml:space="preserve">I.E. San Pedro y I.E. José María Arguedas de </w:t>
      </w:r>
      <w:r w:rsidR="00B800E3">
        <w:rPr>
          <w:rFonts w:ascii="Arial Narrow" w:hAnsi="Arial Narrow" w:cs="Arial"/>
          <w:bCs/>
          <w:sz w:val="22"/>
          <w:szCs w:val="22"/>
        </w:rPr>
        <w:t>U</w:t>
      </w:r>
      <w:r w:rsidR="003C3447">
        <w:rPr>
          <w:rFonts w:ascii="Arial Narrow" w:hAnsi="Arial Narrow" w:cs="Arial"/>
          <w:bCs/>
          <w:sz w:val="22"/>
          <w:szCs w:val="22"/>
        </w:rPr>
        <w:t>ripa</w:t>
      </w:r>
      <w:commentRangeEnd w:id="115"/>
      <w:r w:rsidR="00D36E8F">
        <w:rPr>
          <w:rStyle w:val="Refdecomentario"/>
        </w:rPr>
        <w:commentReference w:id="115"/>
      </w:r>
      <w:r w:rsidR="003C3447">
        <w:rPr>
          <w:rFonts w:ascii="Arial Narrow" w:hAnsi="Arial Narrow" w:cs="Arial"/>
          <w:bCs/>
          <w:sz w:val="22"/>
          <w:szCs w:val="22"/>
        </w:rPr>
        <w:t xml:space="preserve">, y que en </w:t>
      </w:r>
      <w:proofErr w:type="spellStart"/>
      <w:r w:rsidR="003C3447">
        <w:rPr>
          <w:rFonts w:ascii="Arial Narrow" w:hAnsi="Arial Narrow" w:cs="Arial"/>
          <w:bCs/>
          <w:sz w:val="22"/>
          <w:szCs w:val="22"/>
        </w:rPr>
        <w:t>dich</w:t>
      </w:r>
      <w:del w:id="116" w:author="GRAPURIMAC" w:date="2023-06-29T17:10:00Z">
        <w:r w:rsidR="003C3447" w:rsidDel="00D36E8F">
          <w:rPr>
            <w:rFonts w:ascii="Arial Narrow" w:hAnsi="Arial Narrow" w:cs="Arial"/>
            <w:bCs/>
            <w:sz w:val="22"/>
            <w:szCs w:val="22"/>
          </w:rPr>
          <w:delText xml:space="preserve">as instituciones educativas </w:delText>
        </w:r>
      </w:del>
      <w:r w:rsidR="003C3447">
        <w:rPr>
          <w:rFonts w:ascii="Arial Narrow" w:hAnsi="Arial Narrow" w:cs="Arial"/>
          <w:bCs/>
          <w:sz w:val="22"/>
          <w:szCs w:val="22"/>
        </w:rPr>
        <w:t>los</w:t>
      </w:r>
      <w:proofErr w:type="spellEnd"/>
      <w:r w:rsidR="001774EA">
        <w:rPr>
          <w:rFonts w:ascii="Arial Narrow" w:hAnsi="Arial Narrow" w:cs="Arial"/>
          <w:bCs/>
          <w:sz w:val="22"/>
          <w:szCs w:val="22"/>
        </w:rPr>
        <w:t xml:space="preserve"> equipos informáticos (servidores) se</w:t>
      </w:r>
      <w:r w:rsidR="00436D23">
        <w:rPr>
          <w:rFonts w:ascii="Arial Narrow" w:hAnsi="Arial Narrow" w:cs="Arial"/>
          <w:bCs/>
          <w:sz w:val="22"/>
          <w:szCs w:val="22"/>
        </w:rPr>
        <w:t xml:space="preserve"> </w:t>
      </w:r>
      <w:r w:rsidR="001774EA">
        <w:rPr>
          <w:rFonts w:ascii="Arial Narrow" w:hAnsi="Arial Narrow" w:cs="Arial"/>
          <w:bCs/>
          <w:sz w:val="22"/>
          <w:szCs w:val="22"/>
        </w:rPr>
        <w:t xml:space="preserve">encuentran Inoperativos, tal como se pudo verificar en la visita realizada y </w:t>
      </w:r>
      <w:r w:rsidR="00436D23">
        <w:rPr>
          <w:rFonts w:ascii="Arial Narrow" w:hAnsi="Arial Narrow" w:cs="Arial"/>
          <w:bCs/>
          <w:sz w:val="22"/>
          <w:szCs w:val="22"/>
        </w:rPr>
        <w:t xml:space="preserve">anotada en actas de visita de control </w:t>
      </w:r>
      <w:r w:rsidR="003C3447">
        <w:rPr>
          <w:rFonts w:ascii="Arial Narrow" w:hAnsi="Arial Narrow" w:cs="Arial"/>
          <w:bCs/>
          <w:sz w:val="22"/>
          <w:szCs w:val="22"/>
        </w:rPr>
        <w:t>según cuadro nº</w:t>
      </w:r>
      <w:r w:rsidR="00D12418">
        <w:rPr>
          <w:rFonts w:ascii="Arial Narrow" w:hAnsi="Arial Narrow" w:cs="Arial"/>
          <w:bCs/>
          <w:sz w:val="22"/>
          <w:szCs w:val="22"/>
        </w:rPr>
        <w:t xml:space="preserve"> </w:t>
      </w:r>
      <w:r w:rsidR="003C3447">
        <w:rPr>
          <w:rFonts w:ascii="Arial Narrow" w:hAnsi="Arial Narrow" w:cs="Arial"/>
          <w:bCs/>
          <w:sz w:val="22"/>
          <w:szCs w:val="22"/>
        </w:rPr>
        <w:t>3</w:t>
      </w:r>
      <w:r w:rsidR="00B926AA">
        <w:rPr>
          <w:rFonts w:ascii="Arial Narrow" w:hAnsi="Arial Narrow" w:cs="Arial"/>
          <w:bCs/>
          <w:sz w:val="22"/>
          <w:szCs w:val="22"/>
        </w:rPr>
        <w:t>.</w:t>
      </w:r>
    </w:p>
    <w:p w14:paraId="535DA0B9"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55E0290B" w:rsidR="00026DA7" w:rsidRPr="009A0AC2"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S</w:t>
      </w:r>
      <w:r w:rsidR="00F807C8" w:rsidRPr="009A0AC2">
        <w:rPr>
          <w:rFonts w:ascii="Arial Narrow" w:hAnsi="Arial Narrow" w:cs="Arial"/>
          <w:bCs/>
          <w:sz w:val="22"/>
          <w:szCs w:val="22"/>
        </w:rPr>
        <w:t xml:space="preserve">in embargo, considerando que los </w:t>
      </w:r>
      <w:commentRangeStart w:id="117"/>
      <w:commentRangeStart w:id="118"/>
      <w:r w:rsidR="00F807C8" w:rsidRPr="009A0AC2">
        <w:rPr>
          <w:rFonts w:ascii="Arial Narrow" w:hAnsi="Arial Narrow" w:cs="Arial"/>
          <w:bCs/>
          <w:sz w:val="22"/>
          <w:szCs w:val="22"/>
        </w:rPr>
        <w:t xml:space="preserve">equipos </w:t>
      </w:r>
      <w:r w:rsidRPr="009A0AC2">
        <w:rPr>
          <w:rFonts w:ascii="Arial Narrow" w:hAnsi="Arial Narrow" w:cs="Arial"/>
          <w:bCs/>
          <w:sz w:val="22"/>
          <w:szCs w:val="22"/>
        </w:rPr>
        <w:t>informáticos</w:t>
      </w:r>
      <w:r w:rsidR="00F807C8" w:rsidRPr="009A0AC2">
        <w:rPr>
          <w:rFonts w:ascii="Arial Narrow" w:hAnsi="Arial Narrow" w:cs="Arial"/>
          <w:bCs/>
          <w:sz w:val="22"/>
          <w:szCs w:val="22"/>
        </w:rPr>
        <w:t xml:space="preserve"> </w:t>
      </w:r>
      <w:commentRangeEnd w:id="117"/>
      <w:r w:rsidR="0083009D">
        <w:rPr>
          <w:rStyle w:val="Refdecomentario"/>
        </w:rPr>
        <w:commentReference w:id="117"/>
      </w:r>
      <w:r w:rsidR="00F807C8" w:rsidRPr="009A0AC2">
        <w:rPr>
          <w:rFonts w:ascii="Arial Narrow" w:hAnsi="Arial Narrow" w:cs="Arial"/>
          <w:bCs/>
          <w:sz w:val="22"/>
          <w:szCs w:val="22"/>
        </w:rPr>
        <w:t xml:space="preserve">se encuentran </w:t>
      </w:r>
      <w:commentRangeStart w:id="119"/>
      <w:r w:rsidR="00F807C8" w:rsidRPr="009A0AC2">
        <w:rPr>
          <w:rFonts w:ascii="Arial Narrow" w:hAnsi="Arial Narrow" w:cs="Arial"/>
          <w:bCs/>
          <w:sz w:val="22"/>
          <w:szCs w:val="22"/>
        </w:rPr>
        <w:t>deteriorados</w:t>
      </w:r>
      <w:commentRangeEnd w:id="119"/>
      <w:r w:rsidR="00D36E8F">
        <w:rPr>
          <w:rStyle w:val="Refdecomentario"/>
        </w:rPr>
        <w:commentReference w:id="119"/>
      </w:r>
      <w:r w:rsidR="00F807C8" w:rsidRPr="009A0AC2">
        <w:rPr>
          <w:rFonts w:ascii="Arial Narrow" w:hAnsi="Arial Narrow" w:cs="Arial"/>
          <w:bCs/>
          <w:sz w:val="22"/>
          <w:szCs w:val="22"/>
        </w:rPr>
        <w:t xml:space="preserve">, </w:t>
      </w:r>
      <w:commentRangeEnd w:id="118"/>
      <w:r w:rsidR="0083009D">
        <w:rPr>
          <w:rStyle w:val="Refdecomentario"/>
        </w:rPr>
        <w:commentReference w:id="118"/>
      </w:r>
      <w:r w:rsidR="00F807C8" w:rsidRPr="009A0AC2">
        <w:rPr>
          <w:rFonts w:ascii="Arial Narrow" w:hAnsi="Arial Narrow" w:cs="Arial"/>
          <w:bCs/>
          <w:sz w:val="22"/>
          <w:szCs w:val="22"/>
        </w:rPr>
        <w:t xml:space="preserve">dicha programación no </w:t>
      </w:r>
      <w:r w:rsidR="00B926AA" w:rsidRPr="009A0AC2">
        <w:rPr>
          <w:rFonts w:ascii="Arial Narrow" w:hAnsi="Arial Narrow" w:cs="Arial"/>
          <w:bCs/>
          <w:sz w:val="22"/>
          <w:szCs w:val="22"/>
        </w:rPr>
        <w:t>podr</w:t>
      </w:r>
      <w:r w:rsidR="00B926AA">
        <w:rPr>
          <w:rFonts w:ascii="Arial Narrow" w:hAnsi="Arial Narrow" w:cs="Arial"/>
          <w:bCs/>
          <w:sz w:val="22"/>
          <w:szCs w:val="22"/>
        </w:rPr>
        <w:t>í</w:t>
      </w:r>
      <w:r w:rsidR="00B926AA" w:rsidRPr="009A0AC2">
        <w:rPr>
          <w:rFonts w:ascii="Arial Narrow" w:hAnsi="Arial Narrow" w:cs="Arial"/>
          <w:bCs/>
          <w:sz w:val="22"/>
          <w:szCs w:val="22"/>
        </w:rPr>
        <w:t>a</w:t>
      </w:r>
      <w:r w:rsidR="00F807C8" w:rsidRPr="009A0AC2">
        <w:rPr>
          <w:rFonts w:ascii="Arial Narrow" w:hAnsi="Arial Narrow" w:cs="Arial"/>
          <w:bCs/>
          <w:sz w:val="22"/>
          <w:szCs w:val="22"/>
        </w:rPr>
        <w:t xml:space="preserve"> cumplirse </w:t>
      </w:r>
      <w:r w:rsidR="00B926AA">
        <w:rPr>
          <w:rFonts w:ascii="Arial Narrow" w:hAnsi="Arial Narrow" w:cs="Arial"/>
          <w:bCs/>
          <w:sz w:val="22"/>
          <w:szCs w:val="22"/>
        </w:rPr>
        <w:t xml:space="preserve">ya </w:t>
      </w:r>
      <w:commentRangeStart w:id="120"/>
      <w:r w:rsidR="00B926AA">
        <w:rPr>
          <w:rFonts w:ascii="Arial Narrow" w:hAnsi="Arial Narrow" w:cs="Arial"/>
          <w:bCs/>
          <w:sz w:val="22"/>
          <w:szCs w:val="22"/>
        </w:rPr>
        <w:t>que los equipos según el cuadro nº</w:t>
      </w:r>
      <w:r w:rsidR="00D12418">
        <w:rPr>
          <w:rFonts w:ascii="Arial Narrow" w:hAnsi="Arial Narrow" w:cs="Arial"/>
          <w:bCs/>
          <w:sz w:val="22"/>
          <w:szCs w:val="22"/>
        </w:rPr>
        <w:t xml:space="preserve"> </w:t>
      </w:r>
      <w:r w:rsidR="00B926AA">
        <w:rPr>
          <w:rFonts w:ascii="Arial Narrow" w:hAnsi="Arial Narrow" w:cs="Arial"/>
          <w:bCs/>
          <w:sz w:val="22"/>
          <w:szCs w:val="22"/>
        </w:rPr>
        <w:t xml:space="preserve">3 </w:t>
      </w:r>
      <w:commentRangeEnd w:id="120"/>
      <w:r w:rsidR="0083009D">
        <w:rPr>
          <w:rStyle w:val="Refdecomentario"/>
        </w:rPr>
        <w:commentReference w:id="120"/>
      </w:r>
      <w:r>
        <w:rPr>
          <w:rFonts w:ascii="Arial Narrow" w:hAnsi="Arial Narrow" w:cs="Arial"/>
          <w:bCs/>
          <w:sz w:val="22"/>
          <w:szCs w:val="22"/>
        </w:rPr>
        <w:t xml:space="preserve">se encuentran en mal estado y </w:t>
      </w:r>
      <w:r w:rsidR="00B926AA">
        <w:rPr>
          <w:rFonts w:ascii="Arial Narrow" w:hAnsi="Arial Narrow" w:cs="Arial"/>
          <w:bCs/>
          <w:sz w:val="22"/>
          <w:szCs w:val="22"/>
        </w:rPr>
        <w:t xml:space="preserve">en </w:t>
      </w:r>
      <w:r>
        <w:rPr>
          <w:rFonts w:ascii="Arial Narrow" w:hAnsi="Arial Narrow" w:cs="Arial"/>
          <w:bCs/>
          <w:sz w:val="22"/>
          <w:szCs w:val="22"/>
        </w:rPr>
        <w:t>otros casos malogrados</w:t>
      </w:r>
      <w:r w:rsidR="00760E9E">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773439"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descrita anteriormente contraviene</w:t>
      </w:r>
      <w:del w:id="121" w:author="GRAPURIMAC" w:date="2023-06-29T17:12:00Z">
        <w:r w:rsidDel="0083009D">
          <w:rPr>
            <w:rFonts w:ascii="Arial Narrow" w:hAnsi="Arial Narrow" w:cs="Arial"/>
            <w:bCs/>
            <w:sz w:val="22"/>
            <w:szCs w:val="22"/>
          </w:rPr>
          <w:delText>n</w:delText>
        </w:r>
      </w:del>
      <w:r>
        <w:rPr>
          <w:rFonts w:ascii="Arial Narrow" w:hAnsi="Arial Narrow" w:cs="Arial"/>
          <w:bCs/>
          <w:sz w:val="22"/>
          <w:szCs w:val="22"/>
        </w:rPr>
        <w:t xml:space="preserve"> los criterios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022C9A9F" w:rsidR="009F1F32" w:rsidRPr="003758E8"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Pr>
          <w:rFonts w:ascii="Arial Narrow" w:hAnsi="Arial Narrow" w:cs="Arial"/>
          <w:b/>
          <w:bCs/>
          <w:sz w:val="22"/>
          <w:szCs w:val="22"/>
        </w:rPr>
        <w:t>n.</w:t>
      </w:r>
      <w:r w:rsidR="009F1F32" w:rsidRPr="00773439">
        <w:rPr>
          <w:rFonts w:ascii="Arial Narrow" w:hAnsi="Arial Narrow" w:cs="Arial"/>
          <w:b/>
          <w:bCs/>
          <w:sz w:val="22"/>
          <w:szCs w:val="22"/>
        </w:rPr>
        <w:t>°</w:t>
      </w:r>
      <w:r>
        <w:rPr>
          <w:rFonts w:ascii="Arial Narrow" w:hAnsi="Arial Narrow" w:cs="Arial"/>
          <w:b/>
          <w:bCs/>
          <w:sz w:val="22"/>
          <w:szCs w:val="22"/>
        </w:rPr>
        <w:t xml:space="preserve"> </w:t>
      </w:r>
      <w:r w:rsidR="009F1F32"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w:t>
      </w:r>
      <w:ins w:id="122" w:author="GRAPURIMAC" w:date="2023-06-29T17:14:00Z">
        <w:r w:rsidR="0083009D">
          <w:rPr>
            <w:rFonts w:ascii="Arial Narrow" w:hAnsi="Arial Narrow" w:cs="Arial"/>
            <w:b/>
            <w:bCs/>
            <w:sz w:val="22"/>
            <w:szCs w:val="22"/>
          </w:rPr>
          <w:t xml:space="preserve"> n.°</w:t>
        </w:r>
      </w:ins>
      <w:r w:rsidR="00BE01EE">
        <w:rPr>
          <w:rFonts w:ascii="Arial Narrow" w:hAnsi="Arial Narrow" w:cs="Arial"/>
          <w:b/>
          <w:bCs/>
          <w:sz w:val="22"/>
          <w:szCs w:val="22"/>
        </w:rPr>
        <w:t xml:space="preserve"> 467-2022-GR.APURIMAC/PR de 23 de diciembre del 2022.</w:t>
      </w:r>
      <w:del w:id="123" w:author="GRAPURIMAC" w:date="2023-06-29T17:13:00Z">
        <w:r w:rsidRPr="00773439" w:rsidDel="0083009D">
          <w:rPr>
            <w:rFonts w:ascii="Arial Narrow" w:hAnsi="Arial Narrow" w:cs="Arial"/>
            <w:b/>
            <w:bCs/>
            <w:sz w:val="22"/>
            <w:szCs w:val="22"/>
          </w:rPr>
          <w:delText>.</w:delText>
        </w:r>
      </w:del>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24" w:name="_Toc135836001"/>
      <w:r w:rsidRPr="00681170">
        <w:rPr>
          <w:rFonts w:ascii="Arial Narrow" w:hAnsi="Arial Narrow" w:cs="Arial"/>
          <w:b/>
          <w:i/>
          <w:iCs/>
          <w:sz w:val="22"/>
          <w:szCs w:val="22"/>
        </w:rPr>
        <w:t>8.3.1. DISPOSICIONES GENERALES DE LA EJECUCIÓN DE INVERSIONES</w:t>
      </w:r>
      <w:bookmarkEnd w:id="124"/>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A45AEA"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25" w:name="_Toc135836002"/>
      <w:r w:rsidRPr="00A45AEA">
        <w:rPr>
          <w:rFonts w:ascii="Arial Narrow" w:hAnsi="Arial Narrow" w:cs="Arial"/>
          <w:b/>
          <w:bCs/>
          <w:i/>
          <w:iCs/>
          <w:sz w:val="22"/>
          <w:szCs w:val="22"/>
        </w:rPr>
        <w:t>8.3.1.1. OBJETIVO</w:t>
      </w:r>
      <w:bookmarkEnd w:id="125"/>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26" w:name="_Toc135836003"/>
      <w:r w:rsidRPr="00681170">
        <w:rPr>
          <w:rFonts w:ascii="Arial Narrow" w:hAnsi="Arial Narrow" w:cs="Arial"/>
          <w:b/>
          <w:i/>
          <w:iCs/>
          <w:sz w:val="22"/>
          <w:szCs w:val="22"/>
        </w:rPr>
        <w:t>8.3.1.2. FINALIDAD</w:t>
      </w:r>
      <w:bookmarkEnd w:id="126"/>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127" w:author="GRAPURIMAC" w:date="2023-06-29T17:16:00Z">
        <w:r w:rsidRPr="003758E8" w:rsidDel="0083009D">
          <w:rPr>
            <w:rFonts w:ascii="Arial Narrow" w:hAnsi="Arial Narrow" w:cs="Arial"/>
            <w:bCs/>
            <w:i/>
            <w:iCs/>
            <w:sz w:val="22"/>
            <w:szCs w:val="22"/>
          </w:rPr>
          <w:delText xml:space="preserve"> </w:delText>
        </w:r>
      </w:del>
      <w:r w:rsidRPr="003758E8">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773439" w:rsidRDefault="009F1F32">
      <w:pPr>
        <w:tabs>
          <w:tab w:val="left" w:pos="142"/>
          <w:tab w:val="left" w:pos="1276"/>
        </w:tabs>
        <w:autoSpaceDE w:val="0"/>
        <w:autoSpaceDN w:val="0"/>
        <w:adjustRightInd w:val="0"/>
        <w:jc w:val="both"/>
        <w:rPr>
          <w:rFonts w:ascii="Arial Narrow" w:hAnsi="Arial Narrow" w:cs="Arial"/>
          <w:bCs/>
          <w:i/>
          <w:iCs/>
          <w:sz w:val="22"/>
          <w:szCs w:val="22"/>
        </w:rPr>
        <w:pPrChange w:id="128" w:author="GRAPURIMAC" w:date="2023-06-29T17:31:00Z">
          <w:pPr>
            <w:tabs>
              <w:tab w:val="left" w:pos="142"/>
              <w:tab w:val="left" w:pos="1276"/>
            </w:tabs>
            <w:autoSpaceDE w:val="0"/>
            <w:autoSpaceDN w:val="0"/>
            <w:adjustRightInd w:val="0"/>
            <w:ind w:left="709"/>
            <w:jc w:val="both"/>
          </w:pPr>
        </w:pPrChange>
      </w:pPr>
    </w:p>
    <w:p w14:paraId="33E98E16" w14:textId="7E753914"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ins w:id="129" w:author="GRAPURIMAC" w:date="2023-06-29T17:29:00Z">
        <w:r w:rsidR="00594D29">
          <w:rPr>
            <w:rFonts w:ascii="Arial Narrow" w:hAnsi="Arial Narrow" w:cs="Arial"/>
            <w:bCs/>
            <w:sz w:val="22"/>
            <w:szCs w:val="22"/>
          </w:rPr>
          <w:t xml:space="preserve"> se ha verificado </w:t>
        </w:r>
      </w:ins>
      <w:del w:id="130" w:author="GRAPURIMAC" w:date="2023-06-29T17:29:00Z">
        <w:r w:rsidRPr="00773439" w:rsidDel="00594D29">
          <w:rPr>
            <w:rFonts w:ascii="Arial Narrow" w:hAnsi="Arial Narrow" w:cs="Arial"/>
            <w:bCs/>
            <w:sz w:val="22"/>
            <w:szCs w:val="22"/>
          </w:rPr>
          <w:delText xml:space="preserve">genera el riesgo de </w:delText>
        </w:r>
      </w:del>
      <w:ins w:id="131" w:author="GRAPURIMAC" w:date="2023-06-29T17:28:00Z">
        <w:r w:rsidR="00594D29">
          <w:rPr>
            <w:rFonts w:ascii="Arial Narrow" w:hAnsi="Arial Narrow" w:cs="Arial"/>
            <w:bCs/>
            <w:sz w:val="22"/>
            <w:szCs w:val="22"/>
          </w:rPr>
          <w:t>que en las</w:t>
        </w:r>
      </w:ins>
      <w:del w:id="132" w:author="GRAPURIMAC" w:date="2023-06-29T17:28:00Z">
        <w:r w:rsidRPr="00773439" w:rsidDel="00594D29">
          <w:rPr>
            <w:rFonts w:ascii="Arial Narrow" w:hAnsi="Arial Narrow" w:cs="Arial"/>
            <w:bCs/>
            <w:sz w:val="22"/>
            <w:szCs w:val="22"/>
          </w:rPr>
          <w:delText>afectar negativamente con el proceso de ejecución física y financiera del proyecto, debido al posible incumplimiento de las directivas en relación a ejecución de obras por administración directa</w:delText>
        </w:r>
        <w:r w:rsidDel="00594D29">
          <w:rPr>
            <w:rFonts w:ascii="Arial Narrow" w:hAnsi="Arial Narrow" w:cs="Arial"/>
            <w:bCs/>
            <w:sz w:val="22"/>
            <w:szCs w:val="22"/>
          </w:rPr>
          <w:delText xml:space="preserve">, </w:delText>
        </w:r>
        <w:r w:rsidR="00681170" w:rsidDel="00594D29">
          <w:rPr>
            <w:rFonts w:ascii="Arial Narrow" w:hAnsi="Arial Narrow" w:cs="Arial"/>
            <w:bCs/>
            <w:sz w:val="22"/>
            <w:szCs w:val="22"/>
          </w:rPr>
          <w:delText xml:space="preserve">y que además se tiene programado la ejecución física del componente capacitación y en circunstancias que existen </w:delText>
        </w:r>
      </w:del>
      <w:del w:id="133" w:author="GRAPURIMAC" w:date="2023-06-29T17:29:00Z">
        <w:r w:rsidR="00681170" w:rsidDel="00594D29">
          <w:rPr>
            <w:rFonts w:ascii="Arial Narrow" w:hAnsi="Arial Narrow" w:cs="Arial"/>
            <w:bCs/>
            <w:sz w:val="22"/>
            <w:szCs w:val="22"/>
          </w:rPr>
          <w:delText>varias</w:delText>
        </w:r>
      </w:del>
      <w:r w:rsidR="00681170">
        <w:rPr>
          <w:rFonts w:ascii="Arial Narrow" w:hAnsi="Arial Narrow" w:cs="Arial"/>
          <w:bCs/>
          <w:sz w:val="22"/>
          <w:szCs w:val="22"/>
        </w:rPr>
        <w:t xml:space="preserve"> instituciones educativas</w:t>
      </w:r>
      <w:ins w:id="134" w:author="GRAPURIMAC" w:date="2023-06-29T17:29:00Z">
        <w:r w:rsidR="00594D29">
          <w:rPr>
            <w:rFonts w:ascii="Arial Narrow" w:hAnsi="Arial Narrow" w:cs="Arial"/>
            <w:bCs/>
            <w:sz w:val="22"/>
            <w:szCs w:val="22"/>
          </w:rPr>
          <w:t xml:space="preserve"> antes citadas, cuentan con servidores inoperativos</w:t>
        </w:r>
      </w:ins>
      <w:ins w:id="135" w:author="GRAPURIMAC" w:date="2023-06-29T17:30:00Z">
        <w:r w:rsidR="00594D29">
          <w:rPr>
            <w:rFonts w:ascii="Arial Narrow" w:hAnsi="Arial Narrow" w:cs="Arial"/>
            <w:bCs/>
            <w:sz w:val="22"/>
            <w:szCs w:val="22"/>
          </w:rPr>
          <w:t xml:space="preserve">, </w:t>
        </w:r>
      </w:ins>
      <w:ins w:id="136" w:author="GRAPURIMAC" w:date="2023-06-29T17:31:00Z">
        <w:r w:rsidR="00594D29">
          <w:rPr>
            <w:rFonts w:ascii="Arial Narrow" w:hAnsi="Arial Narrow" w:cs="Arial"/>
            <w:bCs/>
            <w:sz w:val="22"/>
            <w:szCs w:val="22"/>
          </w:rPr>
          <w:t xml:space="preserve">ello </w:t>
        </w:r>
      </w:ins>
      <w:ins w:id="137" w:author="GRAPURIMAC" w:date="2023-06-29T17:30:00Z">
        <w:r w:rsidR="00594D29">
          <w:rPr>
            <w:rFonts w:ascii="Arial Narrow" w:hAnsi="Arial Narrow" w:cs="Arial"/>
            <w:bCs/>
            <w:sz w:val="22"/>
            <w:szCs w:val="22"/>
          </w:rPr>
          <w:t xml:space="preserve">genera el riesgo de que no se ejecuté de manera eficaz el componente de capacitación y, por ende, no se cumpla </w:t>
        </w:r>
      </w:ins>
      <w:ins w:id="138" w:author="GRAPURIMAC" w:date="2023-06-29T17:31:00Z">
        <w:r w:rsidR="00594D29">
          <w:rPr>
            <w:rFonts w:ascii="Arial Narrow" w:hAnsi="Arial Narrow" w:cs="Arial"/>
            <w:bCs/>
            <w:sz w:val="22"/>
            <w:szCs w:val="22"/>
          </w:rPr>
          <w:t xml:space="preserve">con </w:t>
        </w:r>
      </w:ins>
      <w:del w:id="139" w:author="GRAPURIMAC" w:date="2023-06-29T17:29:00Z">
        <w:r w:rsidR="00681170" w:rsidDel="00594D29">
          <w:rPr>
            <w:rFonts w:ascii="Arial Narrow" w:hAnsi="Arial Narrow" w:cs="Arial"/>
            <w:bCs/>
            <w:sz w:val="22"/>
            <w:szCs w:val="22"/>
          </w:rPr>
          <w:delText xml:space="preserve"> que no cuentan con el equipamiento completo o en buen estado</w:delText>
        </w:r>
      </w:del>
      <w:del w:id="140" w:author="GRAPURIMAC" w:date="2023-06-29T17:30:00Z">
        <w:r w:rsidR="00681170" w:rsidDel="00594D29">
          <w:rPr>
            <w:rFonts w:ascii="Arial Narrow" w:hAnsi="Arial Narrow" w:cs="Arial"/>
            <w:bCs/>
            <w:sz w:val="22"/>
            <w:szCs w:val="22"/>
          </w:rPr>
          <w:delText xml:space="preserve"> para ejecutar dicho componente, </w:delText>
        </w:r>
      </w:del>
      <w:del w:id="141" w:author="GRAPURIMAC" w:date="2023-06-29T17:31:00Z">
        <w:r w:rsidR="00681170" w:rsidDel="00594D29">
          <w:rPr>
            <w:rFonts w:ascii="Arial Narrow" w:hAnsi="Arial Narrow" w:cs="Arial"/>
            <w:bCs/>
            <w:sz w:val="22"/>
            <w:szCs w:val="22"/>
          </w:rPr>
          <w:delText xml:space="preserve">y que esto puede conllevar al no cumplimiento de </w:delText>
        </w:r>
      </w:del>
      <w:r w:rsidR="00681170">
        <w:rPr>
          <w:rFonts w:ascii="Arial Narrow" w:hAnsi="Arial Narrow" w:cs="Arial"/>
          <w:bCs/>
          <w:sz w:val="22"/>
          <w:szCs w:val="22"/>
        </w:rPr>
        <w:t>los objetivos planteados en el expediente técnico</w:t>
      </w:r>
      <w:ins w:id="142" w:author="GRAPURIMAC" w:date="2023-06-29T17:31:00Z">
        <w:r w:rsidR="00594D29">
          <w:rPr>
            <w:rFonts w:ascii="Arial Narrow" w:hAnsi="Arial Narrow" w:cs="Arial"/>
            <w:bCs/>
            <w:sz w:val="22"/>
            <w:szCs w:val="22"/>
          </w:rPr>
          <w:t>.</w:t>
        </w:r>
      </w:ins>
      <w:del w:id="143" w:author="GRAPURIMAC" w:date="2023-06-29T17:31:00Z">
        <w:r w:rsidR="00681170" w:rsidDel="00594D29">
          <w:rPr>
            <w:rFonts w:ascii="Arial Narrow" w:hAnsi="Arial Narrow" w:cs="Arial"/>
            <w:bCs/>
            <w:sz w:val="22"/>
            <w:szCs w:val="22"/>
          </w:rPr>
          <w:delText xml:space="preserve"> y que además ocasionar un retraso</w:delText>
        </w:r>
        <w:r w:rsidR="000C1BE3" w:rsidDel="00594D29">
          <w:rPr>
            <w:rFonts w:ascii="Arial Narrow" w:hAnsi="Arial Narrow" w:cs="Arial"/>
            <w:bCs/>
            <w:sz w:val="22"/>
            <w:szCs w:val="22"/>
          </w:rPr>
          <w:delText xml:space="preserve"> en el proyecto.</w:delText>
        </w:r>
      </w:del>
    </w:p>
    <w:p w14:paraId="4A960C91" w14:textId="77777777" w:rsidR="00797607"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893C64" w:rsidRDefault="00760E9E" w:rsidP="00893C64">
      <w:pPr>
        <w:pStyle w:val="Prrafodelista"/>
        <w:numPr>
          <w:ilvl w:val="0"/>
          <w:numId w:val="8"/>
        </w:numPr>
        <w:spacing w:line="240" w:lineRule="auto"/>
        <w:ind w:left="709"/>
        <w:jc w:val="both"/>
        <w:outlineLvl w:val="1"/>
        <w:rPr>
          <w:rFonts w:ascii="Arial Narrow" w:hAnsi="Arial Narrow" w:cs="Arial"/>
          <w:bCs/>
        </w:rPr>
      </w:pPr>
      <w:bookmarkStart w:id="144" w:name="_Toc138874362"/>
      <w:r w:rsidRPr="00760E9E">
        <w:rPr>
          <w:rFonts w:ascii="Arial Narrow" w:hAnsi="Arial Narrow"/>
          <w:b/>
          <w:bCs/>
        </w:rPr>
        <w:t>APLICATIVO INFORMÁTICO PERÚ EDUCA IMPLEMENTADO POR EL PROYECTO NO TENDRÍA COMPATIBILIDAD CON</w:t>
      </w:r>
      <w:r w:rsidR="00A45AEA">
        <w:rPr>
          <w:rFonts w:ascii="Arial Narrow" w:hAnsi="Arial Narrow"/>
          <w:b/>
          <w:bCs/>
        </w:rPr>
        <w:t xml:space="preserve"> EL SISTEMA OPERATIVO DE LAS</w:t>
      </w:r>
      <w:r w:rsidRPr="00760E9E">
        <w:rPr>
          <w:rFonts w:ascii="Arial Narrow" w:hAnsi="Arial Narrow"/>
          <w:b/>
          <w:bCs/>
        </w:rPr>
        <w:t xml:space="preserve"> </w:t>
      </w:r>
      <w:r w:rsidR="00A45AEA">
        <w:rPr>
          <w:rFonts w:ascii="Arial Narrow" w:hAnsi="Arial Narrow"/>
          <w:b/>
          <w:bCs/>
        </w:rPr>
        <w:t xml:space="preserve">ÚLTIMAS </w:t>
      </w:r>
      <w:r w:rsidRPr="00760E9E">
        <w:rPr>
          <w:rFonts w:ascii="Arial Narrow" w:hAnsi="Arial Narrow"/>
          <w:b/>
          <w:bCs/>
        </w:rPr>
        <w:t>LAPTOP</w:t>
      </w:r>
      <w:r w:rsidR="00A45AEA">
        <w:rPr>
          <w:rFonts w:ascii="Arial Narrow" w:hAnsi="Arial Narrow"/>
          <w:b/>
          <w:bCs/>
        </w:rPr>
        <w:t>S</w:t>
      </w:r>
      <w:r w:rsidRPr="00760E9E">
        <w:rPr>
          <w:rFonts w:ascii="Arial Narrow" w:hAnsi="Arial Narrow"/>
          <w:b/>
          <w:bCs/>
        </w:rPr>
        <w:t xml:space="preserve"> ENTREGADAS POR EL PROYECTO</w:t>
      </w:r>
      <w:r w:rsidR="00A45AEA">
        <w:rPr>
          <w:rFonts w:ascii="Arial Narrow" w:hAnsi="Arial Narrow"/>
          <w:b/>
          <w:bCs/>
        </w:rPr>
        <w:t>, RESTRINGIENDO EL ACCESO A MATERIAL DE AUDIO Y VIDEO A LOS ESTUDIANTES Y DOCENTES BENEFICIARIOS DEL PROYECTO.</w:t>
      </w:r>
      <w:bookmarkEnd w:id="144"/>
    </w:p>
    <w:p w14:paraId="4F4125BE" w14:textId="77777777" w:rsidR="00893C64" w:rsidRPr="00893C64" w:rsidRDefault="00893C64" w:rsidP="00893C64"/>
    <w:p w14:paraId="44F6AC63" w14:textId="2500C061" w:rsidR="00A500FD" w:rsidRPr="007F2EED" w:rsidRDefault="00A45AEA" w:rsidP="00893C64">
      <w:pPr>
        <w:ind w:left="709"/>
        <w:jc w:val="both"/>
        <w:rPr>
          <w:rFonts w:ascii="Arial Narrow" w:hAnsi="Arial Narrow" w:cs="Arial"/>
          <w:bCs/>
          <w:sz w:val="22"/>
          <w:szCs w:val="22"/>
        </w:rPr>
      </w:pPr>
      <w:r w:rsidRPr="007F2EED">
        <w:rPr>
          <w:rFonts w:ascii="Arial Narrow" w:hAnsi="Arial Narrow" w:cs="Arial"/>
          <w:bCs/>
          <w:sz w:val="22"/>
          <w:szCs w:val="22"/>
        </w:rPr>
        <w:t>Mediante</w:t>
      </w:r>
      <w:r w:rsidR="009F1F32" w:rsidRPr="007F2EED">
        <w:rPr>
          <w:rFonts w:ascii="Arial Narrow" w:hAnsi="Arial Narrow" w:cs="Arial"/>
          <w:bCs/>
          <w:sz w:val="22"/>
          <w:szCs w:val="22"/>
        </w:rPr>
        <w:t xml:space="preserve"> </w:t>
      </w:r>
      <w:r w:rsidRPr="007F2EED">
        <w:rPr>
          <w:rFonts w:ascii="Arial Narrow" w:hAnsi="Arial Narrow" w:cs="Arial"/>
          <w:bCs/>
          <w:sz w:val="22"/>
          <w:szCs w:val="22"/>
        </w:rPr>
        <w:t>oficio n.</w:t>
      </w:r>
      <w:r w:rsidR="009F1F32" w:rsidRPr="007F2EED">
        <w:rPr>
          <w:rFonts w:ascii="Arial Narrow" w:hAnsi="Arial Narrow" w:cs="Arial"/>
          <w:bCs/>
          <w:sz w:val="22"/>
          <w:szCs w:val="22"/>
        </w:rPr>
        <w:t xml:space="preserve">° </w:t>
      </w:r>
      <w:r w:rsidR="00204617" w:rsidRPr="007F2EED">
        <w:rPr>
          <w:rFonts w:ascii="Arial Narrow" w:hAnsi="Arial Narrow" w:cs="Arial"/>
          <w:bCs/>
          <w:sz w:val="22"/>
          <w:szCs w:val="22"/>
        </w:rPr>
        <w:t>1</w:t>
      </w:r>
      <w:r w:rsidR="001433C5" w:rsidRPr="007F2EED">
        <w:rPr>
          <w:rFonts w:ascii="Arial Narrow" w:hAnsi="Arial Narrow" w:cs="Arial"/>
          <w:bCs/>
          <w:sz w:val="22"/>
          <w:szCs w:val="22"/>
        </w:rPr>
        <w:t>15</w:t>
      </w:r>
      <w:r w:rsidR="009F1F32" w:rsidRPr="007F2EED">
        <w:rPr>
          <w:rFonts w:ascii="Arial Narrow" w:hAnsi="Arial Narrow" w:cs="Arial"/>
          <w:bCs/>
          <w:sz w:val="22"/>
          <w:szCs w:val="22"/>
        </w:rPr>
        <w:t xml:space="preserve">-2023-GRAP/11/GRDS </w:t>
      </w:r>
      <w:r w:rsidR="00204617" w:rsidRPr="007F2EED">
        <w:rPr>
          <w:rFonts w:ascii="Arial Narrow" w:hAnsi="Arial Narrow" w:cs="Arial"/>
          <w:bCs/>
          <w:sz w:val="22"/>
          <w:szCs w:val="22"/>
        </w:rPr>
        <w:t xml:space="preserve">de </w:t>
      </w:r>
      <w:r w:rsidR="001433C5" w:rsidRPr="007F2EED">
        <w:rPr>
          <w:rFonts w:ascii="Arial Narrow" w:hAnsi="Arial Narrow" w:cs="Arial"/>
          <w:bCs/>
          <w:sz w:val="22"/>
          <w:szCs w:val="22"/>
        </w:rPr>
        <w:t>31</w:t>
      </w:r>
      <w:r w:rsidR="00204617" w:rsidRPr="007F2EED">
        <w:rPr>
          <w:rFonts w:ascii="Arial Narrow" w:hAnsi="Arial Narrow" w:cs="Arial"/>
          <w:bCs/>
          <w:sz w:val="22"/>
          <w:szCs w:val="22"/>
        </w:rPr>
        <w:t xml:space="preserve"> de </w:t>
      </w:r>
      <w:r w:rsidR="001433C5" w:rsidRPr="007F2EED">
        <w:rPr>
          <w:rFonts w:ascii="Arial Narrow" w:hAnsi="Arial Narrow" w:cs="Arial"/>
          <w:bCs/>
          <w:sz w:val="22"/>
          <w:szCs w:val="22"/>
        </w:rPr>
        <w:t>marzo</w:t>
      </w:r>
      <w:r w:rsidRPr="007F2EED">
        <w:rPr>
          <w:rFonts w:ascii="Arial Narrow" w:hAnsi="Arial Narrow" w:cs="Arial"/>
          <w:bCs/>
          <w:sz w:val="22"/>
          <w:szCs w:val="22"/>
        </w:rPr>
        <w:t xml:space="preserve"> del 2023, la Entidad remitió </w:t>
      </w:r>
      <w:r w:rsidR="00204617" w:rsidRPr="007F2EED">
        <w:rPr>
          <w:rFonts w:ascii="Arial Narrow" w:hAnsi="Arial Narrow" w:cs="Arial"/>
          <w:bCs/>
          <w:sz w:val="22"/>
          <w:szCs w:val="22"/>
        </w:rPr>
        <w:t xml:space="preserve">la </w:t>
      </w:r>
      <w:r w:rsidR="001433C5" w:rsidRPr="007F2EED">
        <w:rPr>
          <w:rFonts w:ascii="Arial Narrow" w:hAnsi="Arial Narrow" w:cs="Arial"/>
          <w:bCs/>
          <w:sz w:val="22"/>
          <w:szCs w:val="22"/>
        </w:rPr>
        <w:t>orden</w:t>
      </w:r>
      <w:r w:rsidR="00204617" w:rsidRPr="007F2EED">
        <w:rPr>
          <w:rFonts w:ascii="Arial Narrow" w:hAnsi="Arial Narrow" w:cs="Arial"/>
          <w:bCs/>
          <w:sz w:val="22"/>
          <w:szCs w:val="22"/>
        </w:rPr>
        <w:t xml:space="preserve"> de compra </w:t>
      </w:r>
      <w:r w:rsidRPr="007F2EED">
        <w:rPr>
          <w:rFonts w:ascii="Arial Narrow" w:hAnsi="Arial Narrow" w:cs="Arial"/>
          <w:bCs/>
          <w:sz w:val="22"/>
          <w:szCs w:val="22"/>
        </w:rPr>
        <w:t>n.</w:t>
      </w:r>
      <w:r w:rsidR="00204617" w:rsidRPr="007F2EED">
        <w:rPr>
          <w:rFonts w:ascii="Arial Narrow" w:hAnsi="Arial Narrow" w:cs="Arial"/>
          <w:bCs/>
          <w:sz w:val="22"/>
          <w:szCs w:val="22"/>
        </w:rPr>
        <w:t>º 1</w:t>
      </w:r>
      <w:r w:rsidR="00893C64" w:rsidRPr="007F2EED">
        <w:rPr>
          <w:rFonts w:ascii="Arial Narrow" w:hAnsi="Arial Narrow" w:cs="Arial"/>
          <w:bCs/>
          <w:sz w:val="22"/>
          <w:szCs w:val="22"/>
        </w:rPr>
        <w:t>50</w:t>
      </w:r>
      <w:r w:rsidR="00204617" w:rsidRPr="007F2EED">
        <w:rPr>
          <w:rFonts w:ascii="Arial Narrow" w:hAnsi="Arial Narrow" w:cs="Arial"/>
          <w:bCs/>
          <w:sz w:val="22"/>
          <w:szCs w:val="22"/>
        </w:rPr>
        <w:t xml:space="preserve"> </w:t>
      </w:r>
      <w:r w:rsidRPr="007F2EED">
        <w:rPr>
          <w:rFonts w:ascii="Arial Narrow" w:hAnsi="Arial Narrow" w:cs="Arial"/>
          <w:bCs/>
          <w:sz w:val="22"/>
          <w:szCs w:val="22"/>
        </w:rPr>
        <w:t xml:space="preserve">del </w:t>
      </w:r>
      <w:r w:rsidR="00204617" w:rsidRPr="007F2EED">
        <w:rPr>
          <w:rFonts w:ascii="Arial Narrow" w:hAnsi="Arial Narrow" w:cs="Arial"/>
          <w:bCs/>
          <w:sz w:val="22"/>
          <w:szCs w:val="22"/>
        </w:rPr>
        <w:t>2023</w:t>
      </w:r>
      <w:r w:rsidRPr="007F2EED">
        <w:rPr>
          <w:rFonts w:ascii="Arial Narrow" w:hAnsi="Arial Narrow" w:cs="Arial"/>
          <w:bCs/>
          <w:sz w:val="22"/>
          <w:szCs w:val="22"/>
        </w:rPr>
        <w:t xml:space="preserve">, mediante la cual se </w:t>
      </w:r>
      <w:r w:rsidR="00A500FD" w:rsidRPr="007F2EED">
        <w:rPr>
          <w:rFonts w:ascii="Arial Narrow" w:hAnsi="Arial Narrow" w:cs="Arial"/>
          <w:bCs/>
          <w:sz w:val="22"/>
          <w:szCs w:val="22"/>
        </w:rPr>
        <w:t xml:space="preserve">adquirió </w:t>
      </w:r>
      <w:r w:rsidR="00893C64" w:rsidRPr="007F2EED">
        <w:rPr>
          <w:rFonts w:ascii="Arial Narrow" w:hAnsi="Arial Narrow" w:cs="Arial"/>
          <w:bCs/>
          <w:sz w:val="22"/>
          <w:szCs w:val="22"/>
        </w:rPr>
        <w:t>148</w:t>
      </w:r>
      <w:r w:rsidR="00A500FD" w:rsidRPr="007F2EED">
        <w:rPr>
          <w:rFonts w:ascii="Arial Narrow" w:hAnsi="Arial Narrow" w:cs="Arial"/>
          <w:bCs/>
          <w:sz w:val="22"/>
          <w:szCs w:val="22"/>
        </w:rPr>
        <w:t xml:space="preserve"> unidades de laptops</w:t>
      </w:r>
      <w:r w:rsidR="00893C64" w:rsidRPr="007F2EED">
        <w:rPr>
          <w:rFonts w:ascii="Arial Narrow" w:hAnsi="Arial Narrow" w:cs="Arial"/>
          <w:bCs/>
          <w:sz w:val="22"/>
          <w:szCs w:val="22"/>
        </w:rPr>
        <w:t xml:space="preserve"> para docentes</w:t>
      </w:r>
      <w:r w:rsidR="00A500FD" w:rsidRPr="007F2EED">
        <w:rPr>
          <w:rFonts w:ascii="Arial Narrow" w:hAnsi="Arial Narrow" w:cs="Arial"/>
          <w:bCs/>
          <w:sz w:val="22"/>
          <w:szCs w:val="22"/>
        </w:rPr>
        <w:t xml:space="preserve">, </w:t>
      </w:r>
      <w:r w:rsidR="00893C64" w:rsidRPr="007F2EED">
        <w:rPr>
          <w:rFonts w:ascii="Arial Narrow" w:hAnsi="Arial Narrow" w:cs="Arial"/>
          <w:bCs/>
          <w:sz w:val="22"/>
          <w:szCs w:val="22"/>
        </w:rPr>
        <w:t xml:space="preserve">y con orden de compra </w:t>
      </w:r>
      <w:ins w:id="145" w:author="GRAPURIMAC" w:date="2023-06-29T17:32:00Z">
        <w:r w:rsidR="00594D29">
          <w:rPr>
            <w:rFonts w:ascii="Arial Narrow" w:hAnsi="Arial Narrow" w:cs="Arial"/>
            <w:bCs/>
            <w:sz w:val="22"/>
            <w:szCs w:val="22"/>
          </w:rPr>
          <w:t xml:space="preserve"> n.° </w:t>
        </w:r>
      </w:ins>
      <w:r w:rsidR="00893C64" w:rsidRPr="007F2EED">
        <w:rPr>
          <w:rFonts w:ascii="Arial Narrow" w:hAnsi="Arial Narrow" w:cs="Arial"/>
          <w:bCs/>
          <w:sz w:val="22"/>
          <w:szCs w:val="22"/>
        </w:rPr>
        <w:t>152 se adqui</w:t>
      </w:r>
      <w:ins w:id="146" w:author="GRAPURIMAC" w:date="2023-06-29T17:33:00Z">
        <w:r w:rsidR="00594D29">
          <w:rPr>
            <w:rFonts w:ascii="Arial Narrow" w:hAnsi="Arial Narrow" w:cs="Arial"/>
            <w:bCs/>
            <w:sz w:val="22"/>
            <w:szCs w:val="22"/>
          </w:rPr>
          <w:t>rió</w:t>
        </w:r>
      </w:ins>
      <w:del w:id="147" w:author="GRAPURIMAC" w:date="2023-06-29T17:33:00Z">
        <w:r w:rsidR="00893C64" w:rsidRPr="007F2EED" w:rsidDel="00594D29">
          <w:rPr>
            <w:rFonts w:ascii="Arial Narrow" w:hAnsi="Arial Narrow" w:cs="Arial"/>
            <w:bCs/>
            <w:sz w:val="22"/>
            <w:szCs w:val="22"/>
          </w:rPr>
          <w:delText>ere</w:delText>
        </w:r>
      </w:del>
      <w:r w:rsidR="00893C64" w:rsidRPr="007F2EED">
        <w:rPr>
          <w:rFonts w:ascii="Arial Narrow" w:hAnsi="Arial Narrow" w:cs="Arial"/>
          <w:bCs/>
          <w:sz w:val="22"/>
          <w:szCs w:val="22"/>
        </w:rPr>
        <w:t xml:space="preserve"> 423 laptops para estudiantes, </w:t>
      </w:r>
      <w:r w:rsidR="00A500FD" w:rsidRPr="007F2EED">
        <w:rPr>
          <w:rFonts w:ascii="Arial Narrow" w:hAnsi="Arial Narrow" w:cs="Arial"/>
          <w:bCs/>
          <w:sz w:val="22"/>
          <w:szCs w:val="22"/>
        </w:rPr>
        <w:t>las mismas que están implementadas con sistema operativo Windows 11, tal como se evidencia en la imagen siguiente:</w:t>
      </w:r>
    </w:p>
    <w:p w14:paraId="71FAF9D3" w14:textId="77777777" w:rsidR="00893C64" w:rsidRDefault="00893C64" w:rsidP="00893C64">
      <w:pPr>
        <w:ind w:left="709"/>
        <w:jc w:val="both"/>
        <w:rPr>
          <w:rFonts w:ascii="Arial Narrow" w:hAnsi="Arial Narrow" w:cs="Arial"/>
          <w:bCs/>
        </w:rPr>
      </w:pPr>
    </w:p>
    <w:p w14:paraId="22D9E0CE" w14:textId="590607EF" w:rsidR="00C409AE" w:rsidRPr="009F3A0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148"/>
      <w:r w:rsidRPr="009F3A0D">
        <w:rPr>
          <w:rFonts w:ascii="Arial Narrow" w:hAnsi="Arial Narrow" w:cs="Arial"/>
          <w:b/>
          <w:bCs/>
          <w:sz w:val="20"/>
        </w:rPr>
        <w:lastRenderedPageBreak/>
        <w:t xml:space="preserve">Imagen n.° </w:t>
      </w:r>
      <w:r w:rsidR="00621969">
        <w:rPr>
          <w:rFonts w:ascii="Arial Narrow" w:hAnsi="Arial Narrow" w:cs="Arial"/>
          <w:b/>
          <w:bCs/>
          <w:sz w:val="20"/>
        </w:rPr>
        <w:t>1</w:t>
      </w:r>
    </w:p>
    <w:p w14:paraId="1B920F63" w14:textId="77777777" w:rsidR="00C409AE" w:rsidRPr="0090296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Pr>
          <w:rFonts w:ascii="Arial Narrow" w:hAnsi="Arial Narrow" w:cs="Arial"/>
          <w:b/>
          <w:bCs/>
          <w:sz w:val="20"/>
          <w:szCs w:val="20"/>
        </w:rPr>
        <w:t>Orden de compra n.° 150</w:t>
      </w:r>
      <w:commentRangeEnd w:id="148"/>
      <w:r w:rsidR="00594D29">
        <w:rPr>
          <w:rStyle w:val="Refdecomentario"/>
          <w:rFonts w:ascii="Times New Roman" w:eastAsia="Times New Roman" w:hAnsi="Times New Roman"/>
          <w:lang w:eastAsia="es-ES"/>
        </w:rPr>
        <w:commentReference w:id="148"/>
      </w:r>
    </w:p>
    <w:p w14:paraId="43FD9E8A" w14:textId="77777777" w:rsidR="00C409AE" w:rsidDel="00594D29" w:rsidRDefault="00C409AE" w:rsidP="00893C64">
      <w:pPr>
        <w:ind w:left="709"/>
        <w:rPr>
          <w:del w:id="149" w:author="GRAPURIMAC" w:date="2023-06-29T17:33:00Z"/>
        </w:rPr>
      </w:pPr>
    </w:p>
    <w:p w14:paraId="339A4B47" w14:textId="77777777" w:rsidR="004B794E" w:rsidRDefault="004B794E">
      <w:pPr>
        <w:rPr>
          <w:noProof/>
        </w:rPr>
        <w:pPrChange w:id="150" w:author="GRAPURIMAC" w:date="2023-06-29T17:33:00Z">
          <w:pPr>
            <w:ind w:left="709"/>
          </w:pPr>
        </w:pPrChange>
      </w:pPr>
    </w:p>
    <w:p w14:paraId="2886BC5F" w14:textId="6B6AF7BA" w:rsidR="00A500FD" w:rsidRPr="00893C64" w:rsidRDefault="004B794E" w:rsidP="00893C64">
      <w:pPr>
        <w:ind w:left="709"/>
      </w:pPr>
      <w:r>
        <w:rPr>
          <w:noProof/>
          <w:lang w:val="en-US" w:eastAsia="en-US"/>
        </w:rPr>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8">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19" o:title=""/>
              </v:shape>
            </w:pict>
          </mc:Fallback>
        </mc:AlternateContent>
      </w:r>
      <w:r w:rsidR="00893C64" w:rsidRPr="00893C64">
        <w:rPr>
          <w:noProof/>
          <w:lang w:val="en-US" w:eastAsia="en-US"/>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376C4E73" w14:textId="4EE8C80B" w:rsidR="00893C64" w:rsidRDefault="00C409AE" w:rsidP="00893C64">
      <w:pPr>
        <w:ind w:left="709"/>
      </w:pPr>
      <w:r>
        <w:t>Fuente: orden de compra</w:t>
      </w:r>
      <w:r w:rsidR="0008508F">
        <w:t xml:space="preserve"> </w:t>
      </w:r>
      <w:r w:rsidR="00793858">
        <w:t xml:space="preserve"> </w:t>
      </w:r>
    </w:p>
    <w:p w14:paraId="140C6966" w14:textId="77777777" w:rsidR="00893C64" w:rsidRDefault="00893C64" w:rsidP="00893C64">
      <w:pPr>
        <w:ind w:left="709"/>
      </w:pPr>
    </w:p>
    <w:p w14:paraId="5FFC80D6" w14:textId="085274D9" w:rsidR="009F1F32" w:rsidRDefault="009F1F32" w:rsidP="00665DE5">
      <w:pPr>
        <w:ind w:left="709"/>
        <w:jc w:val="both"/>
        <w:rPr>
          <w:rFonts w:ascii="Arial Narrow" w:hAnsi="Arial Narrow" w:cs="Arial"/>
          <w:bCs/>
          <w:sz w:val="22"/>
          <w:szCs w:val="22"/>
        </w:rPr>
      </w:pPr>
      <w:r w:rsidRPr="007F2EED">
        <w:rPr>
          <w:rFonts w:ascii="Arial Narrow" w:hAnsi="Arial Narrow"/>
          <w:sz w:val="22"/>
          <w:szCs w:val="22"/>
        </w:rPr>
        <w:t xml:space="preserve">Asimismo, </w:t>
      </w:r>
      <w:r w:rsidR="001433C5" w:rsidRPr="007F2EED">
        <w:rPr>
          <w:rFonts w:ascii="Arial Narrow" w:hAnsi="Arial Narrow"/>
          <w:sz w:val="22"/>
          <w:szCs w:val="22"/>
        </w:rPr>
        <w:t xml:space="preserve">de las visitas a campo realizadas por la comisión </w:t>
      </w:r>
      <w:r w:rsidR="00F7162A">
        <w:rPr>
          <w:rFonts w:ascii="Arial Narrow" w:hAnsi="Arial Narrow"/>
          <w:sz w:val="22"/>
          <w:szCs w:val="22"/>
        </w:rPr>
        <w:t>según actas de visitas n</w:t>
      </w:r>
      <w:ins w:id="151" w:author="GRAPURIMAC" w:date="2023-06-29T17:40:00Z">
        <w:r w:rsidR="00C317F8">
          <w:rPr>
            <w:rFonts w:ascii="Arial Narrow" w:hAnsi="Arial Narrow"/>
            <w:sz w:val="22"/>
            <w:szCs w:val="22"/>
          </w:rPr>
          <w:t>.</w:t>
        </w:r>
        <w:r w:rsidR="00C317F8" w:rsidRPr="00C317F8">
          <w:rPr>
            <w:rFonts w:ascii="Arial Narrow" w:hAnsi="Arial Narrow"/>
            <w:sz w:val="22"/>
            <w:szCs w:val="22"/>
            <w:vertAlign w:val="superscript"/>
            <w:rPrChange w:id="152" w:author="GRAPURIMAC" w:date="2023-06-29T17:40:00Z">
              <w:rPr>
                <w:rFonts w:ascii="Arial Narrow" w:hAnsi="Arial Narrow"/>
                <w:sz w:val="22"/>
                <w:szCs w:val="22"/>
              </w:rPr>
            </w:rPrChange>
          </w:rPr>
          <w:t>os</w:t>
        </w:r>
        <w:r w:rsidR="00C317F8">
          <w:rPr>
            <w:rFonts w:ascii="Arial Narrow" w:hAnsi="Arial Narrow"/>
            <w:sz w:val="22"/>
            <w:szCs w:val="22"/>
          </w:rPr>
          <w:t xml:space="preserve"> 5 al 10, </w:t>
        </w:r>
      </w:ins>
      <w:del w:id="153" w:author="GRAPURIMAC" w:date="2023-06-29T17:40:00Z">
        <w:r w:rsidR="00F7162A" w:rsidDel="00C317F8">
          <w:rPr>
            <w:rFonts w:ascii="Arial Narrow" w:hAnsi="Arial Narrow"/>
            <w:sz w:val="22"/>
            <w:szCs w:val="22"/>
          </w:rPr>
          <w:delText xml:space="preserve">º 05 al nº10 </w:delText>
        </w:r>
      </w:del>
      <w:r w:rsidR="001433C5" w:rsidRPr="007F2EED">
        <w:rPr>
          <w:rFonts w:ascii="Arial Narrow" w:hAnsi="Arial Narrow"/>
          <w:sz w:val="22"/>
          <w:szCs w:val="22"/>
        </w:rPr>
        <w:t xml:space="preserve">se verifico que </w:t>
      </w:r>
      <w:r w:rsidR="00A500FD" w:rsidRPr="007F2EED">
        <w:rPr>
          <w:rFonts w:ascii="Arial Narrow" w:hAnsi="Arial Narrow"/>
          <w:sz w:val="22"/>
          <w:szCs w:val="22"/>
        </w:rPr>
        <w:t>los servidores</w:t>
      </w:r>
      <w:r w:rsidR="00A500FD" w:rsidRPr="007F2EED">
        <w:rPr>
          <w:rFonts w:ascii="Arial Narrow" w:hAnsi="Arial Narrow" w:cs="Arial"/>
          <w:bCs/>
          <w:sz w:val="22"/>
          <w:szCs w:val="22"/>
        </w:rPr>
        <w:t xml:space="preserve"> instalados en </w:t>
      </w:r>
      <w:r w:rsidR="001433C5" w:rsidRPr="007F2EED">
        <w:rPr>
          <w:rFonts w:ascii="Arial Narrow" w:hAnsi="Arial Narrow" w:cs="Arial"/>
          <w:bCs/>
          <w:sz w:val="22"/>
          <w:szCs w:val="22"/>
        </w:rPr>
        <w:t xml:space="preserve">las instituciones educativas </w:t>
      </w:r>
      <w:r w:rsidR="00530FC1" w:rsidRPr="007F2EED">
        <w:rPr>
          <w:rFonts w:ascii="Arial Narrow" w:hAnsi="Arial Narrow" w:cs="Arial"/>
          <w:bCs/>
          <w:sz w:val="22"/>
          <w:szCs w:val="22"/>
        </w:rPr>
        <w:t>están impl</w:t>
      </w:r>
      <w:r w:rsidR="00A500FD" w:rsidRPr="007F2EED">
        <w:rPr>
          <w:rFonts w:ascii="Arial Narrow" w:hAnsi="Arial Narrow" w:cs="Arial"/>
          <w:bCs/>
          <w:sz w:val="22"/>
          <w:szCs w:val="22"/>
        </w:rPr>
        <w:t>emen</w:t>
      </w:r>
      <w:r w:rsidR="00530FC1" w:rsidRPr="007F2EED">
        <w:rPr>
          <w:rFonts w:ascii="Arial Narrow" w:hAnsi="Arial Narrow" w:cs="Arial"/>
          <w:bCs/>
          <w:sz w:val="22"/>
          <w:szCs w:val="22"/>
        </w:rPr>
        <w:t>tadas con la plataforma Perú Educa</w:t>
      </w:r>
      <w:r w:rsidR="00A500FD" w:rsidRPr="007F2EED">
        <w:rPr>
          <w:rFonts w:ascii="Arial Narrow" w:hAnsi="Arial Narrow" w:cs="Arial"/>
          <w:bCs/>
          <w:sz w:val="22"/>
          <w:szCs w:val="22"/>
        </w:rPr>
        <w:t xml:space="preserve"> </w:t>
      </w:r>
      <w:r w:rsidR="00665DE5" w:rsidRPr="007F2EED">
        <w:rPr>
          <w:rFonts w:ascii="Arial Narrow" w:hAnsi="Arial Narrow" w:cs="Arial"/>
          <w:bCs/>
          <w:sz w:val="22"/>
          <w:szCs w:val="22"/>
        </w:rPr>
        <w:t>basado en diferentes versiones del SO LINUX,</w:t>
      </w:r>
      <w:r w:rsidR="00530FC1" w:rsidRPr="007F2EED">
        <w:rPr>
          <w:rFonts w:ascii="Arial Narrow" w:hAnsi="Arial Narrow" w:cs="Arial"/>
          <w:bCs/>
          <w:sz w:val="22"/>
          <w:szCs w:val="22"/>
        </w:rPr>
        <w:t xml:space="preserve"> únicamente para su uso en intranet</w:t>
      </w:r>
      <w:ins w:id="154" w:author="GRAPURIMAC" w:date="2023-06-29T17:41:00Z">
        <w:r w:rsidR="00C317F8">
          <w:rPr>
            <w:rFonts w:ascii="Arial Narrow" w:hAnsi="Arial Narrow" w:cs="Arial"/>
            <w:bCs/>
            <w:sz w:val="22"/>
            <w:szCs w:val="22"/>
          </w:rPr>
          <w:t xml:space="preserve">; </w:t>
        </w:r>
        <w:commentRangeStart w:id="155"/>
        <w:r w:rsidR="00C317F8" w:rsidRPr="00C317F8">
          <w:rPr>
            <w:rFonts w:ascii="Arial Narrow" w:hAnsi="Arial Narrow" w:cs="Arial"/>
            <w:bCs/>
            <w:sz w:val="22"/>
            <w:szCs w:val="22"/>
            <w:highlight w:val="yellow"/>
            <w:rPrChange w:id="156" w:author="GRAPURIMAC" w:date="2023-06-29T17:42:00Z">
              <w:rPr>
                <w:rFonts w:ascii="Arial Narrow" w:hAnsi="Arial Narrow" w:cs="Arial"/>
                <w:bCs/>
                <w:sz w:val="22"/>
                <w:szCs w:val="22"/>
              </w:rPr>
            </w:rPrChange>
          </w:rPr>
          <w:t>ello</w:t>
        </w:r>
      </w:ins>
      <w:del w:id="157" w:author="GRAPURIMAC" w:date="2023-06-29T17:40:00Z">
        <w:r w:rsidR="00530FC1" w:rsidRPr="00C317F8" w:rsidDel="00C317F8">
          <w:rPr>
            <w:rFonts w:ascii="Arial Narrow" w:hAnsi="Arial Narrow" w:cs="Arial"/>
            <w:bCs/>
            <w:sz w:val="22"/>
            <w:szCs w:val="22"/>
            <w:highlight w:val="yellow"/>
            <w:rPrChange w:id="158" w:author="GRAPURIMAC" w:date="2023-06-29T17:42:00Z">
              <w:rPr>
                <w:rFonts w:ascii="Arial Narrow" w:hAnsi="Arial Narrow" w:cs="Arial"/>
                <w:bCs/>
                <w:sz w:val="22"/>
                <w:szCs w:val="22"/>
              </w:rPr>
            </w:rPrChange>
          </w:rPr>
          <w:delText>,</w:delText>
        </w:r>
      </w:del>
      <w:del w:id="159" w:author="GRAPURIMAC" w:date="2023-06-29T17:41:00Z">
        <w:r w:rsidR="00530FC1" w:rsidRPr="00C317F8" w:rsidDel="00C317F8">
          <w:rPr>
            <w:rFonts w:ascii="Arial Narrow" w:hAnsi="Arial Narrow" w:cs="Arial"/>
            <w:bCs/>
            <w:sz w:val="22"/>
            <w:szCs w:val="22"/>
            <w:highlight w:val="yellow"/>
            <w:rPrChange w:id="160" w:author="GRAPURIMAC" w:date="2023-06-29T17:42:00Z">
              <w:rPr>
                <w:rFonts w:ascii="Arial Narrow" w:hAnsi="Arial Narrow" w:cs="Arial"/>
                <w:bCs/>
                <w:sz w:val="22"/>
                <w:szCs w:val="22"/>
              </w:rPr>
            </w:rPrChange>
          </w:rPr>
          <w:delText xml:space="preserve"> esto</w:delText>
        </w:r>
      </w:del>
      <w:r w:rsidR="00530FC1" w:rsidRPr="00C317F8">
        <w:rPr>
          <w:rFonts w:ascii="Arial Narrow" w:hAnsi="Arial Narrow" w:cs="Arial"/>
          <w:bCs/>
          <w:sz w:val="22"/>
          <w:szCs w:val="22"/>
          <w:highlight w:val="yellow"/>
          <w:rPrChange w:id="161" w:author="GRAPURIMAC" w:date="2023-06-29T17:42:00Z">
            <w:rPr>
              <w:rFonts w:ascii="Arial Narrow" w:hAnsi="Arial Narrow" w:cs="Arial"/>
              <w:bCs/>
              <w:sz w:val="22"/>
              <w:szCs w:val="22"/>
            </w:rPr>
          </w:rPrChange>
        </w:rPr>
        <w:t xml:space="preserve"> implica </w:t>
      </w:r>
      <w:del w:id="162" w:author="GRAPURIMAC" w:date="2023-06-29T17:41:00Z">
        <w:r w:rsidR="00530FC1" w:rsidRPr="00C317F8" w:rsidDel="00C317F8">
          <w:rPr>
            <w:rFonts w:ascii="Arial Narrow" w:hAnsi="Arial Narrow" w:cs="Arial"/>
            <w:bCs/>
            <w:sz w:val="22"/>
            <w:szCs w:val="22"/>
            <w:highlight w:val="yellow"/>
            <w:rPrChange w:id="163" w:author="GRAPURIMAC" w:date="2023-06-29T17:42:00Z">
              <w:rPr>
                <w:rFonts w:ascii="Arial Narrow" w:hAnsi="Arial Narrow" w:cs="Arial"/>
                <w:bCs/>
                <w:sz w:val="22"/>
                <w:szCs w:val="22"/>
              </w:rPr>
            </w:rPrChange>
          </w:rPr>
          <w:delText xml:space="preserve">a </w:delText>
        </w:r>
      </w:del>
      <w:r w:rsidR="00530FC1" w:rsidRPr="00C317F8">
        <w:rPr>
          <w:rFonts w:ascii="Arial Narrow" w:hAnsi="Arial Narrow" w:cs="Arial"/>
          <w:bCs/>
          <w:sz w:val="22"/>
          <w:szCs w:val="22"/>
          <w:highlight w:val="yellow"/>
          <w:rPrChange w:id="164" w:author="GRAPURIMAC" w:date="2023-06-29T17:42:00Z">
            <w:rPr>
              <w:rFonts w:ascii="Arial Narrow" w:hAnsi="Arial Narrow" w:cs="Arial"/>
              <w:bCs/>
              <w:sz w:val="22"/>
              <w:szCs w:val="22"/>
            </w:rPr>
          </w:rPrChange>
        </w:rPr>
        <w:t>que estos servidores ya no pueden ser actualizados</w:t>
      </w:r>
      <w:r w:rsidR="00F7162A" w:rsidRPr="00C317F8">
        <w:rPr>
          <w:rFonts w:ascii="Arial Narrow" w:hAnsi="Arial Narrow" w:cs="Arial"/>
          <w:bCs/>
          <w:sz w:val="22"/>
          <w:szCs w:val="22"/>
          <w:highlight w:val="yellow"/>
          <w:rPrChange w:id="165" w:author="GRAPURIMAC" w:date="2023-06-29T17:42:00Z">
            <w:rPr>
              <w:rFonts w:ascii="Arial Narrow" w:hAnsi="Arial Narrow" w:cs="Arial"/>
              <w:bCs/>
              <w:sz w:val="22"/>
              <w:szCs w:val="22"/>
            </w:rPr>
          </w:rPrChange>
        </w:rPr>
        <w:t>,</w:t>
      </w:r>
      <w:r w:rsidR="00530FC1" w:rsidRPr="00C317F8">
        <w:rPr>
          <w:rFonts w:ascii="Arial Narrow" w:hAnsi="Arial Narrow" w:cs="Arial"/>
          <w:bCs/>
          <w:sz w:val="22"/>
          <w:szCs w:val="22"/>
          <w:highlight w:val="yellow"/>
          <w:rPrChange w:id="166" w:author="GRAPURIMAC" w:date="2023-06-29T17:42:00Z">
            <w:rPr>
              <w:rFonts w:ascii="Arial Narrow" w:hAnsi="Arial Narrow" w:cs="Arial"/>
              <w:bCs/>
              <w:sz w:val="22"/>
              <w:szCs w:val="22"/>
            </w:rPr>
          </w:rPrChange>
        </w:rPr>
        <w:t xml:space="preserve"> </w:t>
      </w:r>
      <w:ins w:id="167" w:author="GRAPURIMAC" w:date="2023-06-29T17:41:00Z">
        <w:r w:rsidR="00C317F8" w:rsidRPr="00C317F8">
          <w:rPr>
            <w:rFonts w:ascii="Arial Narrow" w:hAnsi="Arial Narrow" w:cs="Arial"/>
            <w:bCs/>
            <w:sz w:val="22"/>
            <w:szCs w:val="22"/>
            <w:highlight w:val="yellow"/>
            <w:rPrChange w:id="168" w:author="GRAPURIMAC" w:date="2023-06-29T17:42:00Z">
              <w:rPr>
                <w:rFonts w:ascii="Arial Narrow" w:hAnsi="Arial Narrow" w:cs="Arial"/>
                <w:bCs/>
                <w:sz w:val="22"/>
                <w:szCs w:val="22"/>
              </w:rPr>
            </w:rPrChange>
          </w:rPr>
          <w:t xml:space="preserve">así como </w:t>
        </w:r>
      </w:ins>
      <w:r w:rsidR="00530FC1" w:rsidRPr="00C317F8">
        <w:rPr>
          <w:rFonts w:ascii="Arial Narrow" w:hAnsi="Arial Narrow" w:cs="Arial"/>
          <w:bCs/>
          <w:sz w:val="22"/>
          <w:szCs w:val="22"/>
          <w:highlight w:val="yellow"/>
          <w:rPrChange w:id="169" w:author="GRAPURIMAC" w:date="2023-06-29T17:42:00Z">
            <w:rPr>
              <w:rFonts w:ascii="Arial Narrow" w:hAnsi="Arial Narrow" w:cs="Arial"/>
              <w:bCs/>
              <w:sz w:val="22"/>
              <w:szCs w:val="22"/>
            </w:rPr>
          </w:rPrChange>
        </w:rPr>
        <w:t xml:space="preserve">la plataforma </w:t>
      </w:r>
      <w:commentRangeEnd w:id="155"/>
      <w:r w:rsidR="00C317F8" w:rsidRPr="00C317F8">
        <w:rPr>
          <w:rStyle w:val="Refdecomentario"/>
          <w:highlight w:val="yellow"/>
          <w:rPrChange w:id="170" w:author="GRAPURIMAC" w:date="2023-06-29T17:42:00Z">
            <w:rPr>
              <w:rStyle w:val="Refdecomentario"/>
            </w:rPr>
          </w:rPrChange>
        </w:rPr>
        <w:commentReference w:id="155"/>
      </w:r>
      <w:r w:rsidR="00530FC1" w:rsidRPr="007F2EED">
        <w:rPr>
          <w:rFonts w:ascii="Arial Narrow" w:hAnsi="Arial Narrow" w:cs="Arial"/>
          <w:bCs/>
          <w:sz w:val="22"/>
          <w:szCs w:val="22"/>
        </w:rPr>
        <w:t>educativa ya no cuenta con soporte y/o actualizaciones</w:t>
      </w:r>
      <w:ins w:id="171" w:author="GRAPURIMAC" w:date="2023-06-29T17:43:00Z">
        <w:r w:rsidR="00C317F8">
          <w:rPr>
            <w:rFonts w:ascii="Arial Narrow" w:hAnsi="Arial Narrow" w:cs="Arial"/>
            <w:bCs/>
            <w:sz w:val="22"/>
            <w:szCs w:val="22"/>
          </w:rPr>
          <w:t>;</w:t>
        </w:r>
      </w:ins>
      <w:del w:id="172" w:author="GRAPURIMAC" w:date="2023-06-29T17:43:00Z">
        <w:r w:rsidR="00530FC1" w:rsidRPr="007F2EED" w:rsidDel="00C317F8">
          <w:rPr>
            <w:rFonts w:ascii="Arial Narrow" w:hAnsi="Arial Narrow" w:cs="Arial"/>
            <w:bCs/>
            <w:sz w:val="22"/>
            <w:szCs w:val="22"/>
          </w:rPr>
          <w:delText>,</w:delText>
        </w:r>
      </w:del>
      <w:r w:rsidR="00530FC1" w:rsidRPr="007F2EED">
        <w:rPr>
          <w:rFonts w:ascii="Arial Narrow" w:hAnsi="Arial Narrow" w:cs="Arial"/>
          <w:bCs/>
          <w:sz w:val="22"/>
          <w:szCs w:val="22"/>
        </w:rPr>
        <w:t xml:space="preserve"> </w:t>
      </w:r>
      <w:commentRangeStart w:id="173"/>
      <w:r w:rsidR="00530FC1" w:rsidRPr="007F2EED">
        <w:rPr>
          <w:rFonts w:ascii="Arial Narrow" w:hAnsi="Arial Narrow" w:cs="Arial"/>
          <w:bCs/>
          <w:sz w:val="22"/>
          <w:szCs w:val="22"/>
        </w:rPr>
        <w:t xml:space="preserve">siendo este un problema ya que posiblemente </w:t>
      </w:r>
      <w:r w:rsidR="00F7162A">
        <w:rPr>
          <w:rFonts w:ascii="Arial Narrow" w:hAnsi="Arial Narrow" w:cs="Arial"/>
          <w:bCs/>
          <w:sz w:val="22"/>
          <w:szCs w:val="22"/>
        </w:rPr>
        <w:t>no se puedan implantar nuevos contenidos pedagógicos.</w:t>
      </w:r>
    </w:p>
    <w:commentRangeEnd w:id="173"/>
    <w:p w14:paraId="3CEDE7CC" w14:textId="77777777" w:rsidR="00F7162A" w:rsidRPr="007F2EED" w:rsidRDefault="00C317F8" w:rsidP="00665DE5">
      <w:pPr>
        <w:ind w:left="709"/>
        <w:jc w:val="both"/>
        <w:rPr>
          <w:rFonts w:ascii="Arial Narrow" w:hAnsi="Arial Narrow" w:cs="Arial"/>
          <w:bCs/>
          <w:sz w:val="22"/>
          <w:szCs w:val="22"/>
        </w:rPr>
      </w:pPr>
      <w:r>
        <w:rPr>
          <w:rStyle w:val="Refdecomentario"/>
        </w:rPr>
        <w:commentReference w:id="173"/>
      </w:r>
    </w:p>
    <w:p w14:paraId="30777455" w14:textId="113F984B" w:rsidR="005C0150" w:rsidRDefault="00343705">
      <w:pPr>
        <w:tabs>
          <w:tab w:val="left" w:pos="142"/>
          <w:tab w:val="left" w:pos="1276"/>
        </w:tabs>
        <w:autoSpaceDE w:val="0"/>
        <w:autoSpaceDN w:val="0"/>
        <w:adjustRightInd w:val="0"/>
        <w:ind w:left="709"/>
        <w:jc w:val="both"/>
        <w:rPr>
          <w:rFonts w:ascii="Arial Narrow" w:hAnsi="Arial Narrow" w:cs="Arial"/>
          <w:bCs/>
          <w:sz w:val="22"/>
          <w:szCs w:val="22"/>
        </w:rPr>
      </w:pPr>
      <w:r w:rsidRPr="007F2EED">
        <w:rPr>
          <w:rFonts w:ascii="Arial Narrow" w:hAnsi="Arial Narrow" w:cs="Arial"/>
          <w:bCs/>
          <w:sz w:val="22"/>
          <w:szCs w:val="22"/>
        </w:rPr>
        <w:t xml:space="preserve">Por otro lado, </w:t>
      </w:r>
      <w:r w:rsidR="00A500FD" w:rsidRPr="007F2EED">
        <w:rPr>
          <w:rFonts w:ascii="Arial Narrow" w:hAnsi="Arial Narrow" w:cs="Arial"/>
          <w:bCs/>
          <w:sz w:val="22"/>
          <w:szCs w:val="22"/>
        </w:rPr>
        <w:t>se ha evidenciado que</w:t>
      </w:r>
      <w:ins w:id="174" w:author="GRAPURIMAC" w:date="2023-06-29T17:45:00Z">
        <w:r w:rsidR="00C317F8">
          <w:rPr>
            <w:rFonts w:ascii="Arial Narrow" w:hAnsi="Arial Narrow" w:cs="Arial"/>
            <w:bCs/>
            <w:sz w:val="22"/>
            <w:szCs w:val="22"/>
          </w:rPr>
          <w:t xml:space="preserve"> ocho (8)</w:t>
        </w:r>
      </w:ins>
      <w:r w:rsidR="00A500FD" w:rsidRPr="007F2EED">
        <w:rPr>
          <w:rFonts w:ascii="Arial Narrow" w:hAnsi="Arial Narrow" w:cs="Arial"/>
          <w:bCs/>
          <w:sz w:val="22"/>
          <w:szCs w:val="22"/>
        </w:rPr>
        <w:t xml:space="preserve"> </w:t>
      </w:r>
      <w:del w:id="175" w:author="GRAPURIMAC" w:date="2023-06-29T17:45:00Z">
        <w:r w:rsidRPr="007F2EED" w:rsidDel="00C317F8">
          <w:rPr>
            <w:rFonts w:ascii="Arial Narrow" w:hAnsi="Arial Narrow" w:cs="Arial"/>
            <w:bCs/>
            <w:sz w:val="22"/>
            <w:szCs w:val="22"/>
          </w:rPr>
          <w:delText>las</w:delText>
        </w:r>
      </w:del>
      <w:r w:rsidRPr="007F2EED">
        <w:rPr>
          <w:rFonts w:ascii="Arial Narrow" w:hAnsi="Arial Narrow" w:cs="Arial"/>
          <w:bCs/>
          <w:sz w:val="22"/>
          <w:szCs w:val="22"/>
        </w:rPr>
        <w:t xml:space="preserve"> laptops</w:t>
      </w:r>
      <w:r w:rsidR="00F7162A">
        <w:rPr>
          <w:rFonts w:ascii="Arial Narrow" w:hAnsi="Arial Narrow" w:cs="Arial"/>
          <w:bCs/>
          <w:sz w:val="22"/>
          <w:szCs w:val="22"/>
        </w:rPr>
        <w:t xml:space="preserve"> </w:t>
      </w:r>
      <w:del w:id="176" w:author="GRAPURIMAC" w:date="2023-06-29T17:45:00Z">
        <w:r w:rsidR="00F7162A" w:rsidDel="00C317F8">
          <w:rPr>
            <w:rFonts w:ascii="Arial Narrow" w:hAnsi="Arial Narrow" w:cs="Arial"/>
            <w:bCs/>
            <w:sz w:val="22"/>
            <w:szCs w:val="22"/>
          </w:rPr>
          <w:delText>en un numero de 08</w:delText>
        </w:r>
        <w:r w:rsidRPr="007F2EED" w:rsidDel="00C317F8">
          <w:rPr>
            <w:rFonts w:ascii="Arial Narrow" w:hAnsi="Arial Narrow" w:cs="Arial"/>
            <w:bCs/>
            <w:sz w:val="22"/>
            <w:szCs w:val="22"/>
          </w:rPr>
          <w:delText xml:space="preserve"> </w:delText>
        </w:r>
      </w:del>
      <w:r w:rsidRPr="007F2EED">
        <w:rPr>
          <w:rFonts w:ascii="Arial Narrow" w:hAnsi="Arial Narrow" w:cs="Arial"/>
          <w:bCs/>
          <w:sz w:val="22"/>
          <w:szCs w:val="22"/>
        </w:rPr>
        <w:t>y</w:t>
      </w:r>
      <w:ins w:id="177" w:author="GRAPURIMAC" w:date="2023-06-29T17:45:00Z">
        <w:r w:rsidR="00C317F8">
          <w:rPr>
            <w:rFonts w:ascii="Arial Narrow" w:hAnsi="Arial Narrow" w:cs="Arial"/>
            <w:bCs/>
            <w:sz w:val="22"/>
            <w:szCs w:val="22"/>
          </w:rPr>
          <w:t xml:space="preserve"> una (</w:t>
        </w:r>
      </w:ins>
      <w:del w:id="178"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0</w:delText>
        </w:r>
      </w:del>
      <w:r w:rsidR="00F7162A">
        <w:rPr>
          <w:rFonts w:ascii="Arial Narrow" w:hAnsi="Arial Narrow" w:cs="Arial"/>
          <w:bCs/>
          <w:sz w:val="22"/>
          <w:szCs w:val="22"/>
        </w:rPr>
        <w:t>1</w:t>
      </w:r>
      <w:ins w:id="179" w:author="GRAPURIMAC" w:date="2023-06-29T17:45:00Z">
        <w:r w:rsidR="00C317F8">
          <w:rPr>
            <w:rFonts w:ascii="Arial Narrow" w:hAnsi="Arial Narrow" w:cs="Arial"/>
            <w:bCs/>
            <w:sz w:val="22"/>
            <w:szCs w:val="22"/>
          </w:rPr>
          <w:t>)</w:t>
        </w:r>
      </w:ins>
      <w:r w:rsidR="00F7162A">
        <w:rPr>
          <w:rFonts w:ascii="Arial Narrow" w:hAnsi="Arial Narrow" w:cs="Arial"/>
          <w:bCs/>
          <w:sz w:val="22"/>
          <w:szCs w:val="22"/>
        </w:rPr>
        <w:t xml:space="preserve"> </w:t>
      </w:r>
      <w:r w:rsidRPr="007F2EED">
        <w:rPr>
          <w:rFonts w:ascii="Arial Narrow" w:hAnsi="Arial Narrow" w:cs="Arial"/>
          <w:bCs/>
          <w:sz w:val="22"/>
          <w:szCs w:val="22"/>
        </w:rPr>
        <w:t>pantalla interactiva se encuentran con licencias vencidas</w:t>
      </w:r>
      <w:ins w:id="180" w:author="GRAPURIMAC" w:date="2023-06-29T17:45:00Z">
        <w:r w:rsidR="00C317F8">
          <w:rPr>
            <w:rFonts w:ascii="Arial Narrow" w:hAnsi="Arial Narrow" w:cs="Arial"/>
            <w:bCs/>
            <w:sz w:val="22"/>
            <w:szCs w:val="22"/>
          </w:rPr>
          <w:t xml:space="preserve">, tal como se evidencia en el </w:t>
        </w:r>
      </w:ins>
      <w:del w:id="181"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 xml:space="preserve">evidenciado con </w:delText>
        </w:r>
      </w:del>
      <w:r w:rsidR="00F7162A">
        <w:rPr>
          <w:rFonts w:ascii="Arial Narrow" w:hAnsi="Arial Narrow" w:cs="Arial"/>
          <w:bCs/>
          <w:sz w:val="22"/>
          <w:szCs w:val="22"/>
        </w:rPr>
        <w:t>acta de visita de control n</w:t>
      </w:r>
      <w:ins w:id="182" w:author="GRAPURIMAC" w:date="2023-06-29T17:45:00Z">
        <w:r w:rsidR="00C317F8">
          <w:rPr>
            <w:rFonts w:ascii="Arial Narrow" w:hAnsi="Arial Narrow" w:cs="Arial"/>
            <w:bCs/>
            <w:sz w:val="22"/>
            <w:szCs w:val="22"/>
          </w:rPr>
          <w:t xml:space="preserve">.° </w:t>
        </w:r>
      </w:ins>
      <w:del w:id="183" w:author="GRAPURIMAC" w:date="2023-06-29T17:45:00Z">
        <w:r w:rsidR="00F7162A" w:rsidDel="00C317F8">
          <w:rPr>
            <w:rFonts w:ascii="Arial Narrow" w:hAnsi="Arial Narrow" w:cs="Arial"/>
            <w:bCs/>
            <w:sz w:val="22"/>
            <w:szCs w:val="22"/>
          </w:rPr>
          <w:delText>º</w:delText>
        </w:r>
      </w:del>
      <w:r w:rsidR="00F7162A">
        <w:rPr>
          <w:rFonts w:ascii="Arial Narrow" w:hAnsi="Arial Narrow" w:cs="Arial"/>
          <w:bCs/>
          <w:sz w:val="22"/>
          <w:szCs w:val="22"/>
        </w:rPr>
        <w:t xml:space="preserve">9 realizada a la I.E. de Callabamba del distrito de </w:t>
      </w:r>
      <w:r w:rsidR="00621969">
        <w:rPr>
          <w:rFonts w:ascii="Arial Narrow" w:hAnsi="Arial Narrow" w:cs="Arial"/>
          <w:bCs/>
          <w:sz w:val="22"/>
          <w:szCs w:val="22"/>
        </w:rPr>
        <w:t>C</w:t>
      </w:r>
      <w:r w:rsidR="00F7162A">
        <w:rPr>
          <w:rFonts w:ascii="Arial Narrow" w:hAnsi="Arial Narrow" w:cs="Arial"/>
          <w:bCs/>
          <w:sz w:val="22"/>
          <w:szCs w:val="22"/>
        </w:rPr>
        <w:t>hincheros</w:t>
      </w:r>
      <w:r w:rsidR="005C0150">
        <w:rPr>
          <w:rFonts w:ascii="Arial Narrow" w:hAnsi="Arial Narrow" w:cs="Arial"/>
          <w:bCs/>
          <w:sz w:val="22"/>
          <w:szCs w:val="22"/>
        </w:rPr>
        <w:t xml:space="preserve">. </w:t>
      </w:r>
      <w:ins w:id="184" w:author="GRAPURIMAC" w:date="2023-06-29T17:46:00Z">
        <w:r w:rsidR="00C317F8">
          <w:rPr>
            <w:rFonts w:ascii="Arial Narrow" w:hAnsi="Arial Narrow" w:cs="Arial"/>
            <w:bCs/>
            <w:sz w:val="22"/>
            <w:szCs w:val="22"/>
          </w:rPr>
          <w:t>Asimismo, l</w:t>
        </w:r>
      </w:ins>
      <w:del w:id="185" w:author="GRAPURIMAC" w:date="2023-06-29T17:46:00Z">
        <w:r w:rsidR="005C0150" w:rsidDel="00C317F8">
          <w:rPr>
            <w:rFonts w:ascii="Arial Narrow" w:hAnsi="Arial Narrow" w:cs="Arial"/>
            <w:bCs/>
            <w:sz w:val="22"/>
            <w:szCs w:val="22"/>
          </w:rPr>
          <w:delText>L</w:delText>
        </w:r>
      </w:del>
      <w:r w:rsidR="005C0150">
        <w:rPr>
          <w:rFonts w:ascii="Arial Narrow" w:hAnsi="Arial Narrow" w:cs="Arial"/>
          <w:bCs/>
          <w:sz w:val="22"/>
          <w:szCs w:val="22"/>
        </w:rPr>
        <w:t xml:space="preserve">as laptops se encuentran guardadas ya que </w:t>
      </w:r>
      <w:del w:id="186" w:author="GRAPURIMAC" w:date="2023-06-29T17:46:00Z">
        <w:r w:rsidR="005C0150" w:rsidDel="00C317F8">
          <w:rPr>
            <w:rFonts w:ascii="Arial Narrow" w:hAnsi="Arial Narrow" w:cs="Arial"/>
            <w:bCs/>
            <w:sz w:val="22"/>
            <w:szCs w:val="22"/>
          </w:rPr>
          <w:delText xml:space="preserve">como lo indicamos estas </w:delText>
        </w:r>
      </w:del>
      <w:r w:rsidR="005C0150">
        <w:rPr>
          <w:rFonts w:ascii="Arial Narrow" w:hAnsi="Arial Narrow" w:cs="Arial"/>
          <w:bCs/>
          <w:sz w:val="22"/>
          <w:szCs w:val="22"/>
        </w:rPr>
        <w:t xml:space="preserve">no cuentan con </w:t>
      </w:r>
      <w:commentRangeStart w:id="187"/>
      <w:r w:rsidR="005C0150">
        <w:rPr>
          <w:rFonts w:ascii="Arial Narrow" w:hAnsi="Arial Narrow" w:cs="Arial"/>
          <w:bCs/>
          <w:sz w:val="22"/>
          <w:szCs w:val="22"/>
        </w:rPr>
        <w:t xml:space="preserve">aplicativos informáticos </w:t>
      </w:r>
      <w:commentRangeEnd w:id="187"/>
      <w:r w:rsidR="00C317F8">
        <w:rPr>
          <w:rStyle w:val="Refdecomentario"/>
        </w:rPr>
        <w:commentReference w:id="187"/>
      </w:r>
      <w:r w:rsidR="005C0150">
        <w:rPr>
          <w:rFonts w:ascii="Arial Narrow" w:hAnsi="Arial Narrow" w:cs="Arial"/>
          <w:bCs/>
          <w:sz w:val="22"/>
          <w:szCs w:val="22"/>
        </w:rPr>
        <w:t>como el office licenciados para su uso en aula.</w:t>
      </w:r>
    </w:p>
    <w:p w14:paraId="7DAE94D6" w14:textId="593A666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 </w:t>
      </w:r>
    </w:p>
    <w:p w14:paraId="28FAC04C" w14:textId="7BD42726" w:rsidR="005C0150" w:rsidRPr="007F2EED"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lastRenderedPageBreak/>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las laptops se encuentran almacenadas y en sus bolsas en desuso por falta de licencias.</w:t>
      </w:r>
    </w:p>
    <w:p w14:paraId="3635747C" w14:textId="77777777" w:rsidR="0027169A" w:rsidDel="00C317F8" w:rsidRDefault="0027169A" w:rsidP="009F1F32">
      <w:pPr>
        <w:tabs>
          <w:tab w:val="left" w:pos="142"/>
          <w:tab w:val="left" w:pos="1276"/>
        </w:tabs>
        <w:autoSpaceDE w:val="0"/>
        <w:autoSpaceDN w:val="0"/>
        <w:adjustRightInd w:val="0"/>
        <w:ind w:left="709"/>
        <w:jc w:val="both"/>
        <w:rPr>
          <w:del w:id="188" w:author="GRAPURIMAC" w:date="2023-06-29T17:48:00Z"/>
          <w:rFonts w:ascii="Arial Narrow" w:hAnsi="Arial Narrow" w:cs="Arial"/>
          <w:bCs/>
          <w:sz w:val="22"/>
          <w:szCs w:val="22"/>
        </w:rPr>
      </w:pPr>
    </w:p>
    <w:p w14:paraId="607B0006" w14:textId="5810B933" w:rsidR="0027169A" w:rsidDel="00C317F8" w:rsidRDefault="0027169A">
      <w:pPr>
        <w:tabs>
          <w:tab w:val="left" w:pos="142"/>
          <w:tab w:val="left" w:pos="1276"/>
        </w:tabs>
        <w:autoSpaceDE w:val="0"/>
        <w:autoSpaceDN w:val="0"/>
        <w:adjustRightInd w:val="0"/>
        <w:rPr>
          <w:del w:id="189" w:author="GRAPURIMAC" w:date="2023-06-29T17:48:00Z"/>
          <w:rFonts w:ascii="Arial Narrow" w:hAnsi="Arial Narrow" w:cs="Arial"/>
          <w:bCs/>
          <w:sz w:val="22"/>
          <w:szCs w:val="22"/>
        </w:rPr>
        <w:pPrChange w:id="190" w:author="GRAPURIMAC" w:date="2023-06-29T17:48:00Z">
          <w:pPr>
            <w:tabs>
              <w:tab w:val="left" w:pos="142"/>
              <w:tab w:val="left" w:pos="1276"/>
            </w:tabs>
            <w:autoSpaceDE w:val="0"/>
            <w:autoSpaceDN w:val="0"/>
            <w:adjustRightInd w:val="0"/>
            <w:ind w:left="709"/>
          </w:pPr>
        </w:pPrChange>
      </w:pPr>
      <w:moveFromRangeStart w:id="191" w:author="GRAPURIMAC" w:date="2023-06-29T17:49:00Z" w:name="move138953356"/>
      <w:moveFrom w:id="192" w:author="GRAPURIMAC" w:date="2023-06-29T17:49:00Z">
        <w:r w:rsidDel="00C317F8">
          <w:rPr>
            <w:noProof/>
            <w:lang w:val="en-US" w:eastAsia="en-US"/>
          </w:rPr>
          <w:drawing>
            <wp:inline distT="0" distB="0" distL="0" distR="0" wp14:anchorId="331249F5" wp14:editId="149DB58B">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moveFrom>
      <w:moveFromRangeEnd w:id="191"/>
    </w:p>
    <w:p w14:paraId="69BCBD2B" w14:textId="77777777" w:rsidR="0027169A" w:rsidRDefault="0027169A">
      <w:pPr>
        <w:tabs>
          <w:tab w:val="left" w:pos="142"/>
          <w:tab w:val="left" w:pos="1276"/>
        </w:tabs>
        <w:autoSpaceDE w:val="0"/>
        <w:autoSpaceDN w:val="0"/>
        <w:adjustRightInd w:val="0"/>
        <w:rPr>
          <w:rFonts w:ascii="Arial Narrow" w:hAnsi="Arial Narrow" w:cs="Arial"/>
          <w:sz w:val="22"/>
          <w:szCs w:val="22"/>
        </w:rPr>
        <w:pPrChange w:id="193" w:author="GRAPURIMAC" w:date="2023-06-29T17:48:00Z">
          <w:pPr>
            <w:tabs>
              <w:tab w:val="left" w:pos="142"/>
              <w:tab w:val="left" w:pos="1276"/>
            </w:tabs>
            <w:autoSpaceDE w:val="0"/>
            <w:autoSpaceDN w:val="0"/>
            <w:adjustRightInd w:val="0"/>
            <w:ind w:left="709"/>
            <w:jc w:val="both"/>
          </w:pPr>
        </w:pPrChange>
      </w:pPr>
    </w:p>
    <w:p w14:paraId="08B21668" w14:textId="39EF618E" w:rsidR="0027169A" w:rsidRDefault="00C317F8" w:rsidP="0027169A">
      <w:pPr>
        <w:tabs>
          <w:tab w:val="left" w:pos="142"/>
          <w:tab w:val="left" w:pos="1276"/>
        </w:tabs>
        <w:autoSpaceDE w:val="0"/>
        <w:autoSpaceDN w:val="0"/>
        <w:adjustRightInd w:val="0"/>
        <w:ind w:left="709"/>
        <w:jc w:val="both"/>
        <w:rPr>
          <w:rFonts w:ascii="Arial Narrow" w:hAnsi="Arial Narrow" w:cs="Arial"/>
          <w:sz w:val="22"/>
          <w:szCs w:val="22"/>
        </w:rPr>
      </w:pPr>
      <w:ins w:id="194" w:author="GRAPURIMAC" w:date="2023-06-29T17:48:00Z">
        <w:r>
          <w:rPr>
            <w:rFonts w:ascii="Arial Narrow" w:hAnsi="Arial Narrow" w:cs="Arial"/>
            <w:sz w:val="22"/>
            <w:szCs w:val="22"/>
          </w:rPr>
          <w:t xml:space="preserve">Por otro lado, </w:t>
        </w:r>
      </w:ins>
      <w:del w:id="195" w:author="GRAPURIMAC" w:date="2023-06-29T17:48:00Z">
        <w:r w:rsidR="0027169A" w:rsidRPr="00BE01EE" w:rsidDel="00C317F8">
          <w:rPr>
            <w:rFonts w:ascii="Arial Narrow" w:hAnsi="Arial Narrow" w:cs="Arial"/>
            <w:sz w:val="22"/>
            <w:szCs w:val="22"/>
          </w:rPr>
          <w:delText xml:space="preserve">En la siguiente imagen </w:delText>
        </w:r>
      </w:del>
      <w:r w:rsidR="0027169A" w:rsidRPr="00BE01EE">
        <w:rPr>
          <w:rFonts w:ascii="Arial Narrow" w:hAnsi="Arial Narrow" w:cs="Arial"/>
          <w:sz w:val="22"/>
          <w:szCs w:val="22"/>
        </w:rPr>
        <w:t>se aprecia que el aplicativo MyViewBoard que es el que se utiliza como pizarra interactiva no cuenta con la licencia correspondiente</w:t>
      </w:r>
      <w:r w:rsidR="0027169A">
        <w:rPr>
          <w:rFonts w:ascii="Arial Narrow" w:hAnsi="Arial Narrow" w:cs="Arial"/>
          <w:sz w:val="22"/>
          <w:szCs w:val="22"/>
        </w:rPr>
        <w:t>, esto corresponde a la I</w:t>
      </w:r>
      <w:ins w:id="196" w:author="GRAPURIMAC" w:date="2023-06-29T17:48:00Z">
        <w:r>
          <w:rPr>
            <w:rFonts w:ascii="Arial Narrow" w:hAnsi="Arial Narrow" w:cs="Arial"/>
            <w:sz w:val="22"/>
            <w:szCs w:val="22"/>
          </w:rPr>
          <w:t>nstitución Educativa</w:t>
        </w:r>
      </w:ins>
      <w:del w:id="197" w:author="GRAPURIMAC" w:date="2023-06-29T17:48:00Z">
        <w:r w:rsidR="0027169A" w:rsidDel="00C317F8">
          <w:rPr>
            <w:rFonts w:ascii="Arial Narrow" w:hAnsi="Arial Narrow" w:cs="Arial"/>
            <w:sz w:val="22"/>
            <w:szCs w:val="22"/>
          </w:rPr>
          <w:delText>.E</w:delText>
        </w:r>
      </w:del>
      <w:r w:rsidR="0027169A">
        <w:rPr>
          <w:rFonts w:ascii="Arial Narrow" w:hAnsi="Arial Narrow" w:cs="Arial"/>
          <w:sz w:val="22"/>
          <w:szCs w:val="22"/>
        </w:rPr>
        <w:t>. Leoncio Prado de Rio Blanco consignado en acta de visita de control n</w:t>
      </w:r>
      <w:ins w:id="198" w:author="GRAPURIMAC" w:date="2023-06-29T17:48:00Z">
        <w:r>
          <w:rPr>
            <w:rFonts w:ascii="Arial Narrow" w:hAnsi="Arial Narrow" w:cs="Arial"/>
            <w:sz w:val="22"/>
            <w:szCs w:val="22"/>
          </w:rPr>
          <w:t>.°</w:t>
        </w:r>
      </w:ins>
      <w:del w:id="199" w:author="GRAPURIMAC" w:date="2023-06-29T17:48:00Z">
        <w:r w:rsidR="0027169A" w:rsidDel="00C317F8">
          <w:rPr>
            <w:rFonts w:ascii="Arial Narrow" w:hAnsi="Arial Narrow" w:cs="Arial"/>
            <w:sz w:val="22"/>
            <w:szCs w:val="22"/>
          </w:rPr>
          <w:delText>º</w:delText>
        </w:r>
      </w:del>
      <w:r w:rsidR="0027169A">
        <w:rPr>
          <w:rFonts w:ascii="Arial Narrow" w:hAnsi="Arial Narrow" w:cs="Arial"/>
          <w:sz w:val="22"/>
          <w:szCs w:val="22"/>
        </w:rPr>
        <w:t>10</w:t>
      </w:r>
      <w:ins w:id="200" w:author="GRAPURIMAC" w:date="2023-06-29T17:49:00Z">
        <w:r>
          <w:rPr>
            <w:rFonts w:ascii="Arial Narrow" w:hAnsi="Arial Narrow" w:cs="Arial"/>
            <w:sz w:val="22"/>
            <w:szCs w:val="22"/>
          </w:rPr>
          <w:t>, tal como consta en la imagen siguiente:</w:t>
        </w:r>
      </w:ins>
      <w:del w:id="201" w:author="GRAPURIMAC" w:date="2023-06-29T17:49:00Z">
        <w:r w:rsidR="0027169A" w:rsidDel="00C317F8">
          <w:rPr>
            <w:rFonts w:ascii="Arial Narrow" w:hAnsi="Arial Narrow" w:cs="Arial"/>
            <w:sz w:val="22"/>
            <w:szCs w:val="22"/>
          </w:rPr>
          <w:delText>.</w:delText>
        </w:r>
      </w:del>
    </w:p>
    <w:p w14:paraId="155DD029" w14:textId="7777777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82BFD4" w14:textId="5B31CD4A" w:rsidR="00C317F8" w:rsidRDefault="00C317F8" w:rsidP="009F1F32">
      <w:pPr>
        <w:tabs>
          <w:tab w:val="left" w:pos="142"/>
          <w:tab w:val="left" w:pos="1276"/>
        </w:tabs>
        <w:autoSpaceDE w:val="0"/>
        <w:autoSpaceDN w:val="0"/>
        <w:adjustRightInd w:val="0"/>
        <w:ind w:left="709"/>
        <w:jc w:val="both"/>
        <w:rPr>
          <w:ins w:id="202" w:author="GRAPURIMAC" w:date="2023-06-29T17:48:00Z"/>
          <w:rFonts w:ascii="Arial Narrow" w:hAnsi="Arial Narrow" w:cs="Arial"/>
          <w:bCs/>
          <w:sz w:val="22"/>
          <w:szCs w:val="22"/>
        </w:rPr>
      </w:pPr>
      <w:moveToRangeStart w:id="203" w:author="GRAPURIMAC" w:date="2023-06-29T17:49:00Z" w:name="move138953356"/>
      <w:moveTo w:id="204" w:author="GRAPURIMAC" w:date="2023-06-29T17:49:00Z">
        <w:r>
          <w:rPr>
            <w:noProof/>
            <w:lang w:val="en-US" w:eastAsia="en-US"/>
          </w:rPr>
          <w:drawing>
            <wp:inline distT="0" distB="0" distL="0" distR="0" wp14:anchorId="209D7962" wp14:editId="2C8E9F75">
              <wp:extent cx="4924020" cy="316230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8472" cy="3165159"/>
                      </a:xfrm>
                      <a:prstGeom prst="rect">
                        <a:avLst/>
                      </a:prstGeom>
                      <a:noFill/>
                      <a:ln>
                        <a:noFill/>
                      </a:ln>
                    </pic:spPr>
                  </pic:pic>
                </a:graphicData>
              </a:graphic>
            </wp:inline>
          </w:drawing>
        </w:r>
      </w:moveTo>
      <w:moveToRangeEnd w:id="203"/>
    </w:p>
    <w:p w14:paraId="22A97234" w14:textId="44C3E30E" w:rsidR="00FE09A4" w:rsidDel="00C317F8" w:rsidRDefault="00FE09A4">
      <w:pPr>
        <w:tabs>
          <w:tab w:val="left" w:pos="142"/>
          <w:tab w:val="left" w:pos="1276"/>
        </w:tabs>
        <w:autoSpaceDE w:val="0"/>
        <w:autoSpaceDN w:val="0"/>
        <w:adjustRightInd w:val="0"/>
        <w:jc w:val="both"/>
        <w:rPr>
          <w:del w:id="205" w:author="GRAPURIMAC" w:date="2023-06-29T17:48:00Z"/>
          <w:rFonts w:ascii="Arial Narrow" w:hAnsi="Arial Narrow" w:cs="Arial"/>
          <w:bCs/>
          <w:sz w:val="22"/>
          <w:szCs w:val="22"/>
        </w:rPr>
        <w:pPrChange w:id="206" w:author="GRAPURIMAC" w:date="2023-06-29T17:49:00Z">
          <w:pPr>
            <w:tabs>
              <w:tab w:val="left" w:pos="142"/>
              <w:tab w:val="left" w:pos="1276"/>
            </w:tabs>
            <w:autoSpaceDE w:val="0"/>
            <w:autoSpaceDN w:val="0"/>
            <w:adjustRightInd w:val="0"/>
            <w:ind w:left="709"/>
            <w:jc w:val="both"/>
          </w:pPr>
        </w:pPrChange>
      </w:pPr>
      <w:del w:id="207" w:author="GRAPURIMAC" w:date="2023-06-29T17:48:00Z">
        <w:r w:rsidDel="00C317F8">
          <w:rPr>
            <w:rFonts w:ascii="Arial Narrow" w:hAnsi="Arial Narrow" w:cs="Arial"/>
            <w:bCs/>
            <w:sz w:val="22"/>
            <w:szCs w:val="22"/>
          </w:rPr>
          <w:delText>Es así, que todo lo mencionado se pudo registrar en actas de visita de control adjunto al presente informe.</w:delText>
        </w:r>
      </w:del>
    </w:p>
    <w:p w14:paraId="09A6615C" w14:textId="77777777" w:rsidR="00246401" w:rsidRDefault="00246401">
      <w:pPr>
        <w:tabs>
          <w:tab w:val="left" w:pos="142"/>
          <w:tab w:val="left" w:pos="1276"/>
        </w:tabs>
        <w:autoSpaceDE w:val="0"/>
        <w:autoSpaceDN w:val="0"/>
        <w:adjustRightInd w:val="0"/>
        <w:jc w:val="both"/>
        <w:rPr>
          <w:rFonts w:ascii="Arial Narrow" w:hAnsi="Arial Narrow" w:cs="Arial"/>
          <w:bCs/>
          <w:sz w:val="22"/>
          <w:szCs w:val="22"/>
        </w:rPr>
        <w:pPrChange w:id="208" w:author="GRAPURIMAC" w:date="2023-06-29T17:49:00Z">
          <w:pPr>
            <w:tabs>
              <w:tab w:val="left" w:pos="142"/>
              <w:tab w:val="left" w:pos="1276"/>
            </w:tabs>
            <w:autoSpaceDE w:val="0"/>
            <w:autoSpaceDN w:val="0"/>
            <w:adjustRightInd w:val="0"/>
            <w:ind w:left="709"/>
            <w:jc w:val="both"/>
          </w:pPr>
        </w:pPrChange>
      </w:pPr>
    </w:p>
    <w:p w14:paraId="3784DE6E" w14:textId="33E1BCCE"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antes descrita</w:t>
      </w:r>
      <w:del w:id="209" w:author="GRAPURIMAC" w:date="2023-06-29T17:49:00Z">
        <w:r w:rsidRPr="00773439" w:rsidDel="00C317F8">
          <w:rPr>
            <w:rFonts w:ascii="Arial Narrow" w:hAnsi="Arial Narrow" w:cs="Arial"/>
            <w:bCs/>
            <w:sz w:val="22"/>
            <w:szCs w:val="22"/>
          </w:rPr>
          <w:delText xml:space="preserve"> </w:delText>
        </w:r>
      </w:del>
      <w:ins w:id="210" w:author="GRAPURIMAC" w:date="2023-06-29T17:49:00Z">
        <w:r w:rsidR="00C317F8">
          <w:rPr>
            <w:rFonts w:ascii="Arial Narrow" w:hAnsi="Arial Narrow" w:cs="Arial"/>
            <w:bCs/>
            <w:sz w:val="22"/>
            <w:szCs w:val="22"/>
          </w:rPr>
          <w:t xml:space="preserve"> contraviene la normatividad siguiente</w:t>
        </w:r>
      </w:ins>
      <w:del w:id="211" w:author="GRAPURIMAC" w:date="2023-06-29T17:49:00Z">
        <w:r w:rsidRPr="00773439" w:rsidDel="00C317F8">
          <w:rPr>
            <w:rFonts w:ascii="Arial Narrow" w:hAnsi="Arial Narrow" w:cs="Arial"/>
            <w:bCs/>
            <w:sz w:val="22"/>
            <w:szCs w:val="22"/>
          </w:rPr>
          <w:delText>podría transgredir lo establecido en las normativas siguientes</w:delText>
        </w:r>
      </w:del>
      <w:r w:rsidRPr="00773439">
        <w:rPr>
          <w:rFonts w:ascii="Arial Narrow" w:hAnsi="Arial Narrow" w:cs="Arial"/>
          <w:bCs/>
          <w:sz w:val="22"/>
          <w:szCs w:val="22"/>
        </w:rPr>
        <w:t>:</w:t>
      </w:r>
    </w:p>
    <w:p w14:paraId="2A41C08E" w14:textId="77777777" w:rsidR="00246401" w:rsidDel="00C317F8" w:rsidRDefault="00246401" w:rsidP="009F1F32">
      <w:pPr>
        <w:tabs>
          <w:tab w:val="left" w:pos="142"/>
          <w:tab w:val="left" w:pos="1276"/>
        </w:tabs>
        <w:autoSpaceDE w:val="0"/>
        <w:autoSpaceDN w:val="0"/>
        <w:adjustRightInd w:val="0"/>
        <w:ind w:left="709"/>
        <w:jc w:val="both"/>
        <w:rPr>
          <w:del w:id="212" w:author="GRAPURIMAC" w:date="2023-06-29T17:49:00Z"/>
          <w:rFonts w:ascii="Arial Narrow" w:hAnsi="Arial Narrow" w:cs="Arial"/>
          <w:bCs/>
          <w:sz w:val="22"/>
          <w:szCs w:val="22"/>
        </w:rPr>
      </w:pPr>
    </w:p>
    <w:p w14:paraId="3FADB8B2" w14:textId="77777777" w:rsidR="001433C5" w:rsidRDefault="001433C5">
      <w:pPr>
        <w:tabs>
          <w:tab w:val="left" w:pos="142"/>
          <w:tab w:val="left" w:pos="1276"/>
        </w:tabs>
        <w:autoSpaceDE w:val="0"/>
        <w:autoSpaceDN w:val="0"/>
        <w:adjustRightInd w:val="0"/>
        <w:jc w:val="both"/>
        <w:rPr>
          <w:rFonts w:ascii="Arial Narrow" w:hAnsi="Arial Narrow" w:cs="Arial"/>
          <w:bCs/>
          <w:sz w:val="22"/>
          <w:szCs w:val="22"/>
        </w:rPr>
        <w:pPrChange w:id="213" w:author="GRAPURIMAC" w:date="2023-06-29T17:49:00Z">
          <w:pPr>
            <w:tabs>
              <w:tab w:val="left" w:pos="142"/>
              <w:tab w:val="left" w:pos="1276"/>
            </w:tabs>
            <w:autoSpaceDE w:val="0"/>
            <w:autoSpaceDN w:val="0"/>
            <w:adjustRightInd w:val="0"/>
            <w:ind w:left="709"/>
            <w:jc w:val="both"/>
          </w:pPr>
        </w:pPrChange>
      </w:pPr>
    </w:p>
    <w:p w14:paraId="6E1B0571" w14:textId="10F010CF" w:rsidR="00FE09A4" w:rsidRPr="003758E8"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sidR="00FE09A4" w:rsidRPr="00773439">
        <w:rPr>
          <w:rFonts w:ascii="Arial Narrow" w:hAnsi="Arial Narrow" w:cs="Arial"/>
          <w:b/>
          <w:bCs/>
          <w:sz w:val="22"/>
          <w:szCs w:val="22"/>
        </w:rPr>
        <w:t>N°</w:t>
      </w:r>
      <w:r>
        <w:rPr>
          <w:rFonts w:ascii="Arial Narrow" w:hAnsi="Arial Narrow" w:cs="Arial"/>
          <w:b/>
          <w:bCs/>
          <w:sz w:val="22"/>
          <w:szCs w:val="22"/>
        </w:rPr>
        <w:t xml:space="preserve"> </w:t>
      </w:r>
      <w:r w:rsidR="00FE09A4"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del w:id="214" w:author="GRAPURIMAC" w:date="2023-06-29T17:49:00Z">
        <w:r w:rsidR="00BE01EE" w:rsidDel="00C317F8">
          <w:rPr>
            <w:rFonts w:ascii="Arial Narrow" w:hAnsi="Arial Narrow" w:cs="Arial"/>
            <w:b/>
            <w:bCs/>
            <w:sz w:val="22"/>
            <w:szCs w:val="22"/>
          </w:rPr>
          <w:delText>GR.APURIMAC</w:delText>
        </w:r>
      </w:del>
      <w:ins w:id="215" w:author="GRAPURIMAC" w:date="2023-06-29T17:49:00Z">
        <w:r w:rsidR="00C317F8">
          <w:rPr>
            <w:rFonts w:ascii="Arial Narrow" w:hAnsi="Arial Narrow" w:cs="Arial"/>
            <w:b/>
            <w:bCs/>
            <w:sz w:val="22"/>
            <w:szCs w:val="22"/>
          </w:rPr>
          <w:t>GR.APURIMAC</w:t>
        </w:r>
      </w:ins>
      <w:r w:rsidR="00BE01EE">
        <w:rPr>
          <w:rFonts w:ascii="Arial Narrow" w:hAnsi="Arial Narrow" w:cs="Arial"/>
          <w:b/>
          <w:bCs/>
          <w:sz w:val="22"/>
          <w:szCs w:val="22"/>
        </w:rPr>
        <w:t>/PR de 23 de diciembre del 2022.</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commentRangeStart w:id="216"/>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commentRangeEnd w:id="216"/>
      <w:r w:rsidR="0012111D">
        <w:rPr>
          <w:rStyle w:val="Refdecomentario"/>
        </w:rPr>
        <w:commentReference w:id="216"/>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7D1D1A"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7D1D1A">
        <w:rPr>
          <w:rFonts w:ascii="Arial Narrow" w:hAnsi="Arial Narrow" w:cs="Arial"/>
          <w:b/>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217" w:author="GRAPURIMAC" w:date="2023-06-29T17:50:00Z">
        <w:r w:rsidRPr="003758E8" w:rsidDel="00C317F8">
          <w:rPr>
            <w:rFonts w:ascii="Arial Narrow" w:hAnsi="Arial Narrow" w:cs="Arial"/>
            <w:bCs/>
            <w:i/>
            <w:iCs/>
            <w:sz w:val="22"/>
            <w:szCs w:val="22"/>
          </w:rPr>
          <w:delText xml:space="preserve"> </w:delText>
        </w:r>
      </w:del>
      <w:r w:rsidRPr="003758E8">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w:t>
      </w:r>
      <w:del w:id="218" w:author="GRAPURIMAC" w:date="2023-06-29T17:50:00Z">
        <w:r w:rsidRPr="003758E8" w:rsidDel="0012111D">
          <w:rPr>
            <w:rFonts w:ascii="Arial Narrow" w:hAnsi="Arial Narrow" w:cs="Arial"/>
            <w:bCs/>
            <w:i/>
            <w:iCs/>
            <w:sz w:val="22"/>
            <w:szCs w:val="22"/>
          </w:rPr>
          <w:delText xml:space="preserve"> </w:delText>
        </w:r>
      </w:del>
      <w:r w:rsidRPr="003758E8">
        <w:rPr>
          <w:rFonts w:ascii="Arial Narrow" w:hAnsi="Arial Narrow" w:cs="Arial"/>
          <w:bCs/>
          <w:i/>
          <w:iCs/>
          <w:sz w:val="22"/>
          <w:szCs w:val="22"/>
        </w:rPr>
        <w:t xml:space="preserve"> de  inversión  (PI)  o  de  inversiones  de  optimización, de ampliación marginal, de reposición y de rehabilitación (IOARR).</w:t>
      </w:r>
    </w:p>
    <w:p w14:paraId="6CD33E4E"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E490CA8"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 xml:space="preserve">genera el riesgo de que los equipos al no ser utilizados para la finalidad que fueron adquiridos, </w:t>
      </w:r>
      <w:ins w:id="219" w:author="GRAPURIMAC" w:date="2023-06-29T17:51:00Z">
        <w:r w:rsidR="0012111D">
          <w:rPr>
            <w:rFonts w:ascii="Arial Narrow" w:hAnsi="Arial Narrow" w:cs="Arial"/>
            <w:bCs/>
            <w:sz w:val="22"/>
            <w:szCs w:val="22"/>
          </w:rPr>
          <w:t>podría dañarse o deteriorarse</w:t>
        </w:r>
      </w:ins>
      <w:del w:id="220" w:author="GRAPURIMAC" w:date="2023-06-29T17:51:00Z">
        <w:r w:rsidR="00FE09A4" w:rsidDel="0012111D">
          <w:rPr>
            <w:rFonts w:ascii="Arial Narrow" w:hAnsi="Arial Narrow" w:cs="Arial"/>
            <w:bCs/>
            <w:sz w:val="22"/>
            <w:szCs w:val="22"/>
          </w:rPr>
          <w:delText>sean</w:delText>
        </w:r>
      </w:del>
      <w:ins w:id="221" w:author="GRAPURIMAC" w:date="2023-06-29T17:52:00Z">
        <w:r w:rsidR="0012111D">
          <w:rPr>
            <w:rFonts w:ascii="Arial Narrow" w:hAnsi="Arial Narrow" w:cs="Arial"/>
            <w:bCs/>
            <w:sz w:val="22"/>
            <w:szCs w:val="22"/>
          </w:rPr>
          <w:t xml:space="preserve"> y, con ello,</w:t>
        </w:r>
      </w:ins>
      <w:del w:id="222" w:author="GRAPURIMAC" w:date="2023-06-29T17:52:00Z">
        <w:r w:rsidR="00FE09A4" w:rsidDel="0012111D">
          <w:rPr>
            <w:rFonts w:ascii="Arial Narrow" w:hAnsi="Arial Narrow" w:cs="Arial"/>
            <w:bCs/>
            <w:sz w:val="22"/>
            <w:szCs w:val="22"/>
          </w:rPr>
          <w:delText xml:space="preserve"> dañados o deteriorados en actividades diferentes a las planteadas por el proyecto</w:delText>
        </w:r>
      </w:del>
      <w:r w:rsidR="00FE09A4">
        <w:rPr>
          <w:rFonts w:ascii="Arial Narrow" w:hAnsi="Arial Narrow" w:cs="Arial"/>
          <w:bCs/>
          <w:sz w:val="22"/>
          <w:szCs w:val="22"/>
        </w:rPr>
        <w:t xml:space="preserve"> </w:t>
      </w:r>
      <w:del w:id="223" w:author="GRAPURIMAC" w:date="2023-06-29T17:52:00Z">
        <w:r w:rsidR="00FE09A4" w:rsidDel="0012111D">
          <w:rPr>
            <w:rFonts w:ascii="Arial Narrow" w:hAnsi="Arial Narrow" w:cs="Arial"/>
            <w:bCs/>
            <w:sz w:val="22"/>
            <w:szCs w:val="22"/>
          </w:rPr>
          <w:delText xml:space="preserve">generando el riesgo de </w:delText>
        </w:r>
      </w:del>
      <w:r w:rsidR="00FE09A4">
        <w:rPr>
          <w:rFonts w:ascii="Arial Narrow" w:hAnsi="Arial Narrow" w:cs="Arial"/>
          <w:bCs/>
          <w:sz w:val="22"/>
          <w:szCs w:val="22"/>
        </w:rPr>
        <w:t>no</w:t>
      </w:r>
      <w:ins w:id="224" w:author="GRAPURIMAC" w:date="2023-06-29T17:52:00Z">
        <w:r w:rsidR="0012111D">
          <w:rPr>
            <w:rFonts w:ascii="Arial Narrow" w:hAnsi="Arial Narrow" w:cs="Arial"/>
            <w:bCs/>
            <w:sz w:val="22"/>
            <w:szCs w:val="22"/>
          </w:rPr>
          <w:t xml:space="preserve"> se</w:t>
        </w:r>
      </w:ins>
      <w:r w:rsidR="00FE09A4">
        <w:rPr>
          <w:rFonts w:ascii="Arial Narrow" w:hAnsi="Arial Narrow" w:cs="Arial"/>
          <w:bCs/>
          <w:sz w:val="22"/>
          <w:szCs w:val="22"/>
        </w:rPr>
        <w:t xml:space="preserve"> cerrar</w:t>
      </w:r>
      <w:ins w:id="225" w:author="GRAPURIMAC" w:date="2023-06-29T17:52:00Z">
        <w:r w:rsidR="0012111D">
          <w:rPr>
            <w:rFonts w:ascii="Arial Narrow" w:hAnsi="Arial Narrow" w:cs="Arial"/>
            <w:bCs/>
            <w:sz w:val="22"/>
            <w:szCs w:val="22"/>
          </w:rPr>
          <w:t>ía</w:t>
        </w:r>
      </w:ins>
      <w:r w:rsidR="00FE09A4">
        <w:rPr>
          <w:rFonts w:ascii="Arial Narrow" w:hAnsi="Arial Narrow" w:cs="Arial"/>
          <w:bCs/>
          <w:sz w:val="22"/>
          <w:szCs w:val="22"/>
        </w:rPr>
        <w:t xml:space="preserve"> la brecha de acceso a las tecnologías</w:t>
      </w:r>
      <w:ins w:id="226" w:author="GRAPURIMAC" w:date="2023-06-29T17:52:00Z">
        <w:r w:rsidR="0012111D">
          <w:rPr>
            <w:rFonts w:ascii="Arial Narrow" w:hAnsi="Arial Narrow" w:cs="Arial"/>
            <w:bCs/>
            <w:sz w:val="22"/>
            <w:szCs w:val="22"/>
          </w:rPr>
          <w:t>.</w:t>
        </w:r>
      </w:ins>
      <w:del w:id="227" w:author="GRAPURIMAC" w:date="2023-06-29T17:52:00Z">
        <w:r w:rsidR="00FE09A4" w:rsidDel="0012111D">
          <w:rPr>
            <w:rFonts w:ascii="Arial Narrow" w:hAnsi="Arial Narrow" w:cs="Arial"/>
            <w:bCs/>
            <w:sz w:val="22"/>
            <w:szCs w:val="22"/>
          </w:rPr>
          <w:delText xml:space="preserve"> y el objetivo principal como objetivo planteado en el componente de capacitación.</w:delText>
        </w:r>
      </w:del>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EA80F5E" w:rsidR="00FE09A4" w:rsidRPr="00773439"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228" w:name="_Toc138874363"/>
      <w:r>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Pr>
          <w:rFonts w:ascii="Arial Narrow" w:hAnsi="Arial Narrow"/>
          <w:b/>
          <w:bCs/>
        </w:rPr>
        <w:t xml:space="preserve">02 </w:t>
      </w:r>
      <w:r>
        <w:rPr>
          <w:rFonts w:ascii="Arial Narrow" w:hAnsi="Arial Narrow"/>
          <w:b/>
          <w:bCs/>
        </w:rPr>
        <w:t xml:space="preserve">SERVIDORES DAÑADOS POR TORMENTAS </w:t>
      </w:r>
      <w:r w:rsidR="0094167C">
        <w:rPr>
          <w:rFonts w:ascii="Arial Narrow" w:hAnsi="Arial Narrow"/>
          <w:b/>
          <w:bCs/>
        </w:rPr>
        <w:t>ELÉCTRICAS EN LAS I.E. JOSÉ MARÍA ARGUEDAS Y LA I.E. SAN PEDRO DE URIPA</w:t>
      </w:r>
      <w:ins w:id="229" w:author="GRAPURIMAC" w:date="2023-06-29T17:59:00Z">
        <w:r w:rsidR="0012111D">
          <w:rPr>
            <w:rFonts w:ascii="Arial Narrow" w:hAnsi="Arial Narrow"/>
            <w:b/>
            <w:bCs/>
          </w:rPr>
          <w:t>,</w:t>
        </w:r>
      </w:ins>
      <w:r w:rsidR="0094167C">
        <w:rPr>
          <w:rFonts w:ascii="Arial Narrow" w:hAnsi="Arial Narrow"/>
          <w:b/>
          <w:bCs/>
        </w:rPr>
        <w:t xml:space="preserve"> </w:t>
      </w:r>
      <w:r>
        <w:rPr>
          <w:rFonts w:ascii="Arial Narrow" w:hAnsi="Arial Narrow"/>
          <w:b/>
          <w:bCs/>
        </w:rPr>
        <w:t xml:space="preserve">LO QUE </w:t>
      </w:r>
      <w:del w:id="230" w:author="GRAPURIMAC" w:date="2023-06-29T18:00:00Z">
        <w:r w:rsidDel="0012111D">
          <w:rPr>
            <w:rFonts w:ascii="Arial Narrow" w:hAnsi="Arial Narrow"/>
            <w:b/>
            <w:bCs/>
          </w:rPr>
          <w:delText xml:space="preserve">TAMBIÉN </w:delText>
        </w:r>
      </w:del>
      <w:r>
        <w:rPr>
          <w:rFonts w:ascii="Arial Narrow" w:hAnsi="Arial Narrow"/>
          <w:b/>
          <w:bCs/>
        </w:rPr>
        <w:t>PONDRÍA EN RIESGO LOS EQUIPOS ENTREGADOS RECIENTEMENTE YA QUE ESTOS ESTARÍAN CONECTADOS A LA MISMA RED ELÉCTRICA.</w:t>
      </w:r>
      <w:bookmarkEnd w:id="228"/>
    </w:p>
    <w:p w14:paraId="746A9827" w14:textId="75C027B2" w:rsidR="00FE09A4" w:rsidRDefault="0094167C" w:rsidP="00FE09A4">
      <w:pPr>
        <w:tabs>
          <w:tab w:val="left" w:pos="142"/>
          <w:tab w:val="left" w:pos="1276"/>
        </w:tabs>
        <w:autoSpaceDE w:val="0"/>
        <w:autoSpaceDN w:val="0"/>
        <w:adjustRightInd w:val="0"/>
        <w:ind w:left="709"/>
        <w:jc w:val="both"/>
        <w:rPr>
          <w:ins w:id="231" w:author="GRAPURIMAC" w:date="2023-06-29T18:01:00Z"/>
          <w:rFonts w:ascii="Arial Narrow" w:hAnsi="Arial Narrow" w:cs="Arial"/>
          <w:bCs/>
          <w:sz w:val="22"/>
          <w:szCs w:val="22"/>
        </w:rPr>
      </w:pPr>
      <w:r>
        <w:rPr>
          <w:rFonts w:ascii="Arial Narrow" w:hAnsi="Arial Narrow" w:cs="Arial"/>
          <w:bCs/>
          <w:sz w:val="22"/>
          <w:szCs w:val="22"/>
        </w:rPr>
        <w:t>Al respecto</w:t>
      </w:r>
      <w:ins w:id="232" w:author="GRAPURIMAC" w:date="2023-06-29T18:00:00Z">
        <w:r w:rsidR="00F043EA">
          <w:rPr>
            <w:rFonts w:ascii="Arial Narrow" w:hAnsi="Arial Narrow" w:cs="Arial"/>
            <w:bCs/>
            <w:sz w:val="22"/>
            <w:szCs w:val="22"/>
          </w:rPr>
          <w:t>,</w:t>
        </w:r>
      </w:ins>
      <w:r>
        <w:rPr>
          <w:rFonts w:ascii="Arial Narrow" w:hAnsi="Arial Narrow" w:cs="Arial"/>
          <w:bCs/>
          <w:sz w:val="22"/>
          <w:szCs w:val="22"/>
        </w:rPr>
        <w:t xml:space="preserve"> de la revisión de</w:t>
      </w:r>
      <w:r w:rsidR="00FE09A4" w:rsidRPr="00773439">
        <w:rPr>
          <w:rFonts w:ascii="Arial Narrow" w:hAnsi="Arial Narrow" w:cs="Arial"/>
          <w:bCs/>
          <w:sz w:val="22"/>
          <w:szCs w:val="22"/>
        </w:rPr>
        <w:t xml:space="preserve"> la documentación proporcionada por el área usuaria en </w:t>
      </w:r>
      <w:r w:rsidR="00BB6304">
        <w:rPr>
          <w:rFonts w:ascii="Arial Narrow" w:hAnsi="Arial Narrow" w:cs="Arial"/>
          <w:bCs/>
          <w:sz w:val="22"/>
          <w:szCs w:val="22"/>
        </w:rPr>
        <w:br/>
      </w:r>
      <w:r w:rsidR="00FE09A4" w:rsidRPr="00773439">
        <w:rPr>
          <w:rFonts w:ascii="Arial Narrow" w:hAnsi="Arial Narrow" w:cs="Arial"/>
          <w:bCs/>
          <w:sz w:val="22"/>
          <w:szCs w:val="22"/>
        </w:rPr>
        <w:t xml:space="preserve">OFICIO N° </w:t>
      </w:r>
      <w:r w:rsidR="00F011E3">
        <w:rPr>
          <w:rFonts w:ascii="Arial Narrow" w:hAnsi="Arial Narrow" w:cs="Arial"/>
          <w:bCs/>
          <w:sz w:val="22"/>
          <w:szCs w:val="22"/>
        </w:rPr>
        <w:t>123</w:t>
      </w:r>
      <w:r w:rsidR="00FE09A4" w:rsidRPr="00773439">
        <w:rPr>
          <w:rFonts w:ascii="Arial Narrow" w:hAnsi="Arial Narrow" w:cs="Arial"/>
          <w:bCs/>
          <w:sz w:val="22"/>
          <w:szCs w:val="22"/>
        </w:rPr>
        <w:t xml:space="preserve">-2023-GRAP/11/GRDS </w:t>
      </w:r>
      <w:r w:rsidR="00FE09A4">
        <w:rPr>
          <w:rFonts w:ascii="Arial Narrow" w:hAnsi="Arial Narrow" w:cs="Arial"/>
          <w:bCs/>
          <w:sz w:val="22"/>
          <w:szCs w:val="22"/>
        </w:rPr>
        <w:t xml:space="preserve">de </w:t>
      </w:r>
      <w:r w:rsidR="00F011E3">
        <w:rPr>
          <w:rFonts w:ascii="Arial Narrow" w:hAnsi="Arial Narrow" w:cs="Arial"/>
          <w:bCs/>
          <w:sz w:val="22"/>
          <w:szCs w:val="22"/>
        </w:rPr>
        <w:t>4</w:t>
      </w:r>
      <w:r w:rsidR="00FE09A4">
        <w:rPr>
          <w:rFonts w:ascii="Arial Narrow" w:hAnsi="Arial Narrow" w:cs="Arial"/>
          <w:bCs/>
          <w:sz w:val="22"/>
          <w:szCs w:val="22"/>
        </w:rPr>
        <w:t xml:space="preserve"> de </w:t>
      </w:r>
      <w:r w:rsidR="00F011E3">
        <w:rPr>
          <w:rFonts w:ascii="Arial Narrow" w:hAnsi="Arial Narrow" w:cs="Arial"/>
          <w:bCs/>
          <w:sz w:val="22"/>
          <w:szCs w:val="22"/>
        </w:rPr>
        <w:t>abril</w:t>
      </w:r>
      <w:r w:rsidR="00FE09A4">
        <w:rPr>
          <w:rFonts w:ascii="Arial Narrow" w:hAnsi="Arial Narrow" w:cs="Arial"/>
          <w:bCs/>
          <w:sz w:val="22"/>
          <w:szCs w:val="22"/>
        </w:rPr>
        <w:t xml:space="preserve"> del 2023 se </w:t>
      </w:r>
      <w:ins w:id="233" w:author="GRAPURIMAC" w:date="2023-06-29T18:00:00Z">
        <w:r w:rsidR="00F043EA">
          <w:rPr>
            <w:rFonts w:ascii="Arial Narrow" w:hAnsi="Arial Narrow" w:cs="Arial"/>
            <w:bCs/>
            <w:sz w:val="22"/>
            <w:szCs w:val="22"/>
          </w:rPr>
          <w:t xml:space="preserve">entregó </w:t>
        </w:r>
      </w:ins>
      <w:del w:id="234" w:author="GRAPURIMAC" w:date="2023-06-29T18:00:00Z">
        <w:r w:rsidR="00FE09A4" w:rsidDel="00F043EA">
          <w:rPr>
            <w:rFonts w:ascii="Arial Narrow" w:hAnsi="Arial Narrow" w:cs="Arial"/>
            <w:bCs/>
            <w:sz w:val="22"/>
            <w:szCs w:val="22"/>
          </w:rPr>
          <w:delText>nos hace</w:delText>
        </w:r>
        <w:r w:rsidDel="00F043EA">
          <w:rPr>
            <w:rFonts w:ascii="Arial Narrow" w:hAnsi="Arial Narrow" w:cs="Arial"/>
            <w:bCs/>
            <w:sz w:val="22"/>
            <w:szCs w:val="22"/>
          </w:rPr>
          <w:delText xml:space="preserve"> llegar </w:delText>
        </w:r>
      </w:del>
      <w:r w:rsidR="00F011E3">
        <w:rPr>
          <w:rFonts w:ascii="Arial Narrow" w:hAnsi="Arial Narrow" w:cs="Arial"/>
          <w:bCs/>
          <w:sz w:val="22"/>
          <w:szCs w:val="22"/>
        </w:rPr>
        <w:t>la relación de instituciones educativas a las cuales se les entregaran laptops para estudiantes y docentes</w:t>
      </w:r>
      <w:ins w:id="235" w:author="GRAPURIMAC" w:date="2023-06-29T18:01:00Z">
        <w:r w:rsidR="00F043EA">
          <w:rPr>
            <w:rFonts w:ascii="Arial Narrow" w:hAnsi="Arial Narrow" w:cs="Arial"/>
            <w:bCs/>
            <w:sz w:val="22"/>
            <w:szCs w:val="22"/>
          </w:rPr>
          <w:t>,</w:t>
        </w:r>
      </w:ins>
      <w:r>
        <w:rPr>
          <w:rFonts w:ascii="Arial Narrow" w:hAnsi="Arial Narrow" w:cs="Arial"/>
          <w:bCs/>
          <w:sz w:val="22"/>
          <w:szCs w:val="22"/>
        </w:rPr>
        <w:t xml:space="preserve"> tal como se muestra en el siguiente cuadro</w:t>
      </w:r>
      <w:r w:rsidR="00F011E3">
        <w:rPr>
          <w:rFonts w:ascii="Arial Narrow" w:hAnsi="Arial Narrow" w:cs="Arial"/>
          <w:bCs/>
          <w:sz w:val="22"/>
          <w:szCs w:val="22"/>
        </w:rPr>
        <w:t>.</w:t>
      </w:r>
      <w:r w:rsidR="00FE09A4">
        <w:rPr>
          <w:rFonts w:ascii="Arial Narrow" w:hAnsi="Arial Narrow" w:cs="Arial"/>
          <w:bCs/>
          <w:sz w:val="22"/>
          <w:szCs w:val="22"/>
        </w:rPr>
        <w:t xml:space="preserve"> </w:t>
      </w:r>
    </w:p>
    <w:p w14:paraId="67BFDDC9" w14:textId="362E25D5" w:rsidR="00F043EA" w:rsidRDefault="00F043EA" w:rsidP="00FE09A4">
      <w:pPr>
        <w:tabs>
          <w:tab w:val="left" w:pos="142"/>
          <w:tab w:val="left" w:pos="1276"/>
        </w:tabs>
        <w:autoSpaceDE w:val="0"/>
        <w:autoSpaceDN w:val="0"/>
        <w:adjustRightInd w:val="0"/>
        <w:ind w:left="709"/>
        <w:jc w:val="both"/>
        <w:rPr>
          <w:ins w:id="236" w:author="GRAPURIMAC" w:date="2023-06-29T18:01:00Z"/>
          <w:rFonts w:ascii="Arial Narrow" w:hAnsi="Arial Narrow" w:cs="Arial"/>
          <w:bCs/>
          <w:sz w:val="22"/>
          <w:szCs w:val="22"/>
        </w:rPr>
      </w:pPr>
    </w:p>
    <w:p w14:paraId="236E2390" w14:textId="241FFF72" w:rsidR="00F043EA" w:rsidRDefault="00F043EA" w:rsidP="00FE09A4">
      <w:pPr>
        <w:tabs>
          <w:tab w:val="left" w:pos="142"/>
          <w:tab w:val="left" w:pos="1276"/>
        </w:tabs>
        <w:autoSpaceDE w:val="0"/>
        <w:autoSpaceDN w:val="0"/>
        <w:adjustRightInd w:val="0"/>
        <w:ind w:left="709"/>
        <w:jc w:val="both"/>
        <w:rPr>
          <w:ins w:id="237" w:author="GRAPURIMAC" w:date="2023-06-29T18:01:00Z"/>
          <w:rFonts w:ascii="Arial Narrow" w:hAnsi="Arial Narrow" w:cs="Arial"/>
          <w:bCs/>
          <w:sz w:val="22"/>
          <w:szCs w:val="22"/>
        </w:rPr>
      </w:pPr>
    </w:p>
    <w:p w14:paraId="7A9775ED" w14:textId="2D9C5BEA" w:rsidR="00F043EA" w:rsidRDefault="00F043EA" w:rsidP="00FE09A4">
      <w:pPr>
        <w:tabs>
          <w:tab w:val="left" w:pos="142"/>
          <w:tab w:val="left" w:pos="1276"/>
        </w:tabs>
        <w:autoSpaceDE w:val="0"/>
        <w:autoSpaceDN w:val="0"/>
        <w:adjustRightInd w:val="0"/>
        <w:ind w:left="709"/>
        <w:jc w:val="both"/>
        <w:rPr>
          <w:ins w:id="238" w:author="GRAPURIMAC" w:date="2023-06-29T18:01:00Z"/>
          <w:rFonts w:ascii="Arial Narrow" w:hAnsi="Arial Narrow" w:cs="Arial"/>
          <w:bCs/>
          <w:sz w:val="22"/>
          <w:szCs w:val="22"/>
        </w:rPr>
      </w:pPr>
    </w:p>
    <w:p w14:paraId="627EF666" w14:textId="5967BC89" w:rsidR="00F043EA" w:rsidRDefault="00F043EA" w:rsidP="00FE09A4">
      <w:pPr>
        <w:tabs>
          <w:tab w:val="left" w:pos="142"/>
          <w:tab w:val="left" w:pos="1276"/>
        </w:tabs>
        <w:autoSpaceDE w:val="0"/>
        <w:autoSpaceDN w:val="0"/>
        <w:adjustRightInd w:val="0"/>
        <w:ind w:left="709"/>
        <w:jc w:val="both"/>
        <w:rPr>
          <w:ins w:id="239" w:author="GRAPURIMAC" w:date="2023-06-29T18:01:00Z"/>
          <w:rFonts w:ascii="Arial Narrow" w:hAnsi="Arial Narrow" w:cs="Arial"/>
          <w:bCs/>
          <w:sz w:val="22"/>
          <w:szCs w:val="22"/>
        </w:rPr>
      </w:pPr>
    </w:p>
    <w:p w14:paraId="7BB8BC4B" w14:textId="77777777" w:rsidR="00F043EA" w:rsidRDefault="00F043EA" w:rsidP="00FE09A4">
      <w:pPr>
        <w:tabs>
          <w:tab w:val="left" w:pos="142"/>
          <w:tab w:val="left" w:pos="1276"/>
        </w:tabs>
        <w:autoSpaceDE w:val="0"/>
        <w:autoSpaceDN w:val="0"/>
        <w:adjustRightInd w:val="0"/>
        <w:ind w:left="709"/>
        <w:jc w:val="both"/>
        <w:rPr>
          <w:rFonts w:ascii="Arial Narrow" w:hAnsi="Arial Narrow" w:cs="Arial"/>
          <w:bCs/>
          <w:sz w:val="22"/>
          <w:szCs w:val="22"/>
        </w:rPr>
      </w:pPr>
    </w:p>
    <w:p w14:paraId="501BFD00"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490774A2" w:rsidR="00FE09A4" w:rsidRDefault="00665DE5" w:rsidP="00BB6304">
      <w:pPr>
        <w:tabs>
          <w:tab w:val="left" w:pos="142"/>
          <w:tab w:val="left" w:pos="1276"/>
        </w:tabs>
        <w:autoSpaceDE w:val="0"/>
        <w:autoSpaceDN w:val="0"/>
        <w:adjustRightInd w:val="0"/>
        <w:ind w:left="709"/>
        <w:jc w:val="center"/>
        <w:rPr>
          <w:rFonts w:ascii="Arial Narrow" w:hAnsi="Arial Narrow" w:cs="Arial"/>
          <w:bCs/>
          <w:sz w:val="22"/>
          <w:szCs w:val="22"/>
        </w:rPr>
      </w:pPr>
      <w:commentRangeStart w:id="240"/>
      <w:r>
        <w:rPr>
          <w:rFonts w:ascii="Arial Narrow" w:hAnsi="Arial Narrow" w:cs="Arial"/>
          <w:bCs/>
          <w:sz w:val="22"/>
          <w:szCs w:val="22"/>
        </w:rPr>
        <w:lastRenderedPageBreak/>
        <w:t>Cuadro nº</w:t>
      </w:r>
      <w:r w:rsidR="00621969">
        <w:rPr>
          <w:rFonts w:ascii="Arial Narrow" w:hAnsi="Arial Narrow" w:cs="Arial"/>
          <w:bCs/>
          <w:sz w:val="22"/>
          <w:szCs w:val="22"/>
        </w:rPr>
        <w:t>4</w:t>
      </w:r>
    </w:p>
    <w:p w14:paraId="2E40FDDA" w14:textId="23E95233" w:rsidR="00BB630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de I.E. beneficiarias de laptops 2023</w:t>
      </w:r>
      <w:commentRangeEnd w:id="240"/>
      <w:r w:rsidR="00F043EA">
        <w:rPr>
          <w:rStyle w:val="Refdecomentario"/>
        </w:rPr>
        <w:commentReference w:id="240"/>
      </w:r>
    </w:p>
    <w:p w14:paraId="7044F371" w14:textId="77777777" w:rsidR="00BE01EE" w:rsidRDefault="00BE01EE" w:rsidP="00FE09A4">
      <w:pPr>
        <w:tabs>
          <w:tab w:val="left" w:pos="142"/>
          <w:tab w:val="left" w:pos="1276"/>
        </w:tabs>
        <w:autoSpaceDE w:val="0"/>
        <w:autoSpaceDN w:val="0"/>
        <w:adjustRightInd w:val="0"/>
        <w:ind w:left="709"/>
        <w:jc w:val="both"/>
        <w:rPr>
          <w:noProof/>
          <w:lang w:eastAsia="es-PE"/>
        </w:rPr>
      </w:pPr>
    </w:p>
    <w:p w14:paraId="057F673B" w14:textId="40604445"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sidRPr="00BB6304">
        <w:rPr>
          <w:noProof/>
          <w:lang w:val="en-US" w:eastAsia="en-US"/>
        </w:rPr>
        <w:drawing>
          <wp:inline distT="0" distB="0" distL="0" distR="0" wp14:anchorId="32663A48" wp14:editId="25D7F157">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p>
    <w:p w14:paraId="67B454ED" w14:textId="589DB8A2" w:rsidR="00BB6304" w:rsidRDefault="00BB6304" w:rsidP="00FE09A4">
      <w:pPr>
        <w:tabs>
          <w:tab w:val="left" w:pos="142"/>
          <w:tab w:val="left" w:pos="1276"/>
        </w:tabs>
        <w:autoSpaceDE w:val="0"/>
        <w:autoSpaceDN w:val="0"/>
        <w:adjustRightInd w:val="0"/>
        <w:ind w:left="709"/>
        <w:jc w:val="both"/>
        <w:rPr>
          <w:ins w:id="241" w:author="GRAPURIMAC" w:date="2023-06-29T18:02:00Z"/>
          <w:rFonts w:ascii="Arial Narrow" w:hAnsi="Arial Narrow" w:cs="Arial"/>
          <w:bCs/>
          <w:sz w:val="16"/>
          <w:szCs w:val="22"/>
        </w:rPr>
      </w:pPr>
      <w:r w:rsidRPr="007D1D1A">
        <w:rPr>
          <w:rFonts w:ascii="Arial Narrow" w:hAnsi="Arial Narrow" w:cs="Arial"/>
          <w:b/>
          <w:bCs/>
          <w:sz w:val="16"/>
          <w:szCs w:val="22"/>
        </w:rPr>
        <w:t>Fuente</w:t>
      </w:r>
      <w:r w:rsidRPr="007D1D1A">
        <w:rPr>
          <w:rFonts w:ascii="Arial Narrow" w:hAnsi="Arial Narrow" w:cs="Arial"/>
          <w:bCs/>
          <w:sz w:val="16"/>
          <w:szCs w:val="22"/>
        </w:rPr>
        <w:t xml:space="preserve">: </w:t>
      </w:r>
      <w:r w:rsidR="007D1D1A" w:rsidRPr="007D1D1A">
        <w:rPr>
          <w:rFonts w:ascii="Arial Narrow" w:hAnsi="Arial Narrow" w:cs="Arial"/>
          <w:bCs/>
          <w:sz w:val="16"/>
          <w:szCs w:val="22"/>
        </w:rPr>
        <w:t xml:space="preserve">Oficio </w:t>
      </w:r>
      <w:r w:rsidR="007D1D1A">
        <w:rPr>
          <w:rFonts w:ascii="Arial Narrow" w:hAnsi="Arial Narrow" w:cs="Arial"/>
          <w:bCs/>
          <w:sz w:val="16"/>
          <w:szCs w:val="22"/>
        </w:rPr>
        <w:t>n.</w:t>
      </w:r>
      <w:r w:rsidRPr="007D1D1A">
        <w:rPr>
          <w:rFonts w:ascii="Arial Narrow" w:hAnsi="Arial Narrow" w:cs="Arial"/>
          <w:bCs/>
          <w:sz w:val="16"/>
          <w:szCs w:val="22"/>
        </w:rPr>
        <w:t>° 123-2023-GRAP/11/GRDS</w:t>
      </w:r>
    </w:p>
    <w:p w14:paraId="35C0FC96" w14:textId="2F138BEB" w:rsidR="00F043EA" w:rsidRDefault="00F043EA" w:rsidP="00FE09A4">
      <w:pPr>
        <w:tabs>
          <w:tab w:val="left" w:pos="142"/>
          <w:tab w:val="left" w:pos="1276"/>
        </w:tabs>
        <w:autoSpaceDE w:val="0"/>
        <w:autoSpaceDN w:val="0"/>
        <w:adjustRightInd w:val="0"/>
        <w:ind w:left="709"/>
        <w:jc w:val="both"/>
        <w:rPr>
          <w:rFonts w:ascii="Arial Narrow" w:hAnsi="Arial Narrow" w:cs="Arial"/>
          <w:bCs/>
          <w:sz w:val="16"/>
          <w:szCs w:val="22"/>
        </w:rPr>
      </w:pPr>
    </w:p>
    <w:p w14:paraId="6CE639A8"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40831AE" w14:textId="31C68021" w:rsidR="00F043EA" w:rsidRDefault="00FE09A4" w:rsidP="00343705">
      <w:pPr>
        <w:tabs>
          <w:tab w:val="left" w:pos="142"/>
          <w:tab w:val="left" w:pos="1276"/>
        </w:tabs>
        <w:autoSpaceDE w:val="0"/>
        <w:autoSpaceDN w:val="0"/>
        <w:adjustRightInd w:val="0"/>
        <w:ind w:left="709"/>
        <w:jc w:val="both"/>
        <w:rPr>
          <w:ins w:id="242" w:author="GRAPURIMAC" w:date="2023-06-29T18:06:00Z"/>
          <w:rFonts w:ascii="Arial Narrow" w:hAnsi="Arial Narrow" w:cs="Arial"/>
          <w:bCs/>
          <w:sz w:val="22"/>
          <w:szCs w:val="22"/>
        </w:rPr>
      </w:pPr>
      <w:r w:rsidRPr="00773439">
        <w:rPr>
          <w:rFonts w:ascii="Arial Narrow" w:hAnsi="Arial Narrow" w:cs="Arial"/>
          <w:bCs/>
          <w:sz w:val="22"/>
          <w:szCs w:val="22"/>
        </w:rPr>
        <w:t xml:space="preserve">Asimismo, </w:t>
      </w:r>
      <w:commentRangeStart w:id="243"/>
      <w:r>
        <w:rPr>
          <w:rFonts w:ascii="Arial Narrow" w:hAnsi="Arial Narrow" w:cs="Arial"/>
          <w:bCs/>
          <w:sz w:val="22"/>
          <w:szCs w:val="22"/>
        </w:rPr>
        <w:t xml:space="preserve">de las visitas a campo </w:t>
      </w:r>
      <w:commentRangeEnd w:id="243"/>
      <w:r w:rsidR="00F043EA">
        <w:rPr>
          <w:rStyle w:val="Refdecomentario"/>
        </w:rPr>
        <w:commentReference w:id="243"/>
      </w:r>
      <w:r>
        <w:rPr>
          <w:rFonts w:ascii="Arial Narrow" w:hAnsi="Arial Narrow" w:cs="Arial"/>
          <w:bCs/>
          <w:sz w:val="22"/>
          <w:szCs w:val="22"/>
        </w:rPr>
        <w:t>realizadas por la comisión se verific</w:t>
      </w:r>
      <w:r w:rsidR="007D1D1A">
        <w:rPr>
          <w:rFonts w:ascii="Arial Narrow" w:hAnsi="Arial Narrow" w:cs="Arial"/>
          <w:bCs/>
          <w:sz w:val="22"/>
          <w:szCs w:val="22"/>
        </w:rPr>
        <w:t>ó</w:t>
      </w:r>
      <w:r>
        <w:rPr>
          <w:rFonts w:ascii="Arial Narrow" w:hAnsi="Arial Narrow" w:cs="Arial"/>
          <w:bCs/>
          <w:sz w:val="22"/>
          <w:szCs w:val="22"/>
        </w:rPr>
        <w:t xml:space="preserve"> que las instituciones educativas </w:t>
      </w:r>
      <w:r w:rsidR="00BB6304">
        <w:rPr>
          <w:rFonts w:ascii="Arial Narrow" w:hAnsi="Arial Narrow" w:cs="Arial"/>
          <w:bCs/>
          <w:sz w:val="22"/>
          <w:szCs w:val="22"/>
        </w:rPr>
        <w:t>si contaban con sistema de protección eléctrica para r</w:t>
      </w:r>
      <w:r w:rsidR="007D1D1A">
        <w:rPr>
          <w:rFonts w:ascii="Arial Narrow" w:hAnsi="Arial Narrow" w:cs="Arial"/>
          <w:bCs/>
          <w:sz w:val="22"/>
          <w:szCs w:val="22"/>
        </w:rPr>
        <w:t>ayos con su respectivo poz</w:t>
      </w:r>
      <w:r w:rsidR="00BB6304">
        <w:rPr>
          <w:rFonts w:ascii="Arial Narrow" w:hAnsi="Arial Narrow" w:cs="Arial"/>
          <w:bCs/>
          <w:sz w:val="22"/>
          <w:szCs w:val="22"/>
        </w:rPr>
        <w:t>o a tierra</w:t>
      </w:r>
      <w:ins w:id="244" w:author="GRAPURIMAC" w:date="2023-06-29T18:06:00Z">
        <w:r w:rsidR="00F043EA">
          <w:rPr>
            <w:rFonts w:ascii="Arial Narrow" w:hAnsi="Arial Narrow" w:cs="Arial"/>
            <w:bCs/>
            <w:sz w:val="22"/>
            <w:szCs w:val="22"/>
          </w:rPr>
          <w:t xml:space="preserve">; </w:t>
        </w:r>
      </w:ins>
      <w:del w:id="245" w:author="GRAPURIMAC" w:date="2023-06-29T18:05:00Z">
        <w:r w:rsidR="00BB6304" w:rsidDel="00F043EA">
          <w:rPr>
            <w:rFonts w:ascii="Arial Narrow" w:hAnsi="Arial Narrow" w:cs="Arial"/>
            <w:bCs/>
            <w:sz w:val="22"/>
            <w:szCs w:val="22"/>
          </w:rPr>
          <w:delText xml:space="preserve">, </w:delText>
        </w:r>
      </w:del>
      <w:ins w:id="246" w:author="GRAPURIMAC" w:date="2023-06-29T18:06:00Z">
        <w:r w:rsidR="00F043EA">
          <w:rPr>
            <w:rFonts w:ascii="Arial Narrow" w:hAnsi="Arial Narrow" w:cs="Arial"/>
            <w:bCs/>
            <w:sz w:val="22"/>
            <w:szCs w:val="22"/>
          </w:rPr>
          <w:t xml:space="preserve">sin embargo, según las actas de </w:t>
        </w:r>
        <w:r w:rsidR="00F043EA" w:rsidRPr="00E61AED">
          <w:rPr>
            <w:rFonts w:ascii="Arial Narrow" w:hAnsi="Arial Narrow" w:cs="Arial"/>
            <w:bCs/>
            <w:sz w:val="22"/>
            <w:szCs w:val="22"/>
            <w:highlight w:val="yellow"/>
            <w:rPrChange w:id="247" w:author="GRAPURIMAC" w:date="2023-06-29T18:22:00Z">
              <w:rPr>
                <w:rFonts w:ascii="Arial Narrow" w:hAnsi="Arial Narrow" w:cs="Arial"/>
                <w:bCs/>
                <w:sz w:val="22"/>
                <w:szCs w:val="22"/>
              </w:rPr>
            </w:rPrChange>
          </w:rPr>
          <w:t>visita de control n.</w:t>
        </w:r>
        <w:r w:rsidR="00F043EA" w:rsidRPr="00E61AED">
          <w:rPr>
            <w:rFonts w:ascii="Arial Narrow" w:hAnsi="Arial Narrow" w:cs="Arial"/>
            <w:bCs/>
            <w:sz w:val="22"/>
            <w:szCs w:val="22"/>
            <w:highlight w:val="yellow"/>
            <w:vertAlign w:val="superscript"/>
            <w:rPrChange w:id="248" w:author="GRAPURIMAC" w:date="2023-06-29T18:22:00Z">
              <w:rPr>
                <w:rFonts w:ascii="Arial Narrow" w:hAnsi="Arial Narrow" w:cs="Arial"/>
                <w:bCs/>
                <w:sz w:val="22"/>
                <w:szCs w:val="22"/>
              </w:rPr>
            </w:rPrChange>
          </w:rPr>
          <w:t>os</w:t>
        </w:r>
        <w:r w:rsidR="00F043EA" w:rsidRPr="00E61AED">
          <w:rPr>
            <w:rFonts w:ascii="Arial Narrow" w:hAnsi="Arial Narrow" w:cs="Arial"/>
            <w:bCs/>
            <w:sz w:val="22"/>
            <w:szCs w:val="22"/>
            <w:highlight w:val="yellow"/>
            <w:rPrChange w:id="249" w:author="GRAPURIMAC" w:date="2023-06-29T18:22:00Z">
              <w:rPr>
                <w:rFonts w:ascii="Arial Narrow" w:hAnsi="Arial Narrow" w:cs="Arial"/>
                <w:bCs/>
                <w:sz w:val="22"/>
                <w:szCs w:val="22"/>
              </w:rPr>
            </w:rPrChange>
          </w:rPr>
          <w:t xml:space="preserve"> XYZ,</w:t>
        </w:r>
        <w:r w:rsidR="00F043EA">
          <w:rPr>
            <w:rFonts w:ascii="Arial Narrow" w:hAnsi="Arial Narrow" w:cs="Arial"/>
            <w:bCs/>
            <w:sz w:val="22"/>
            <w:szCs w:val="22"/>
          </w:rPr>
          <w:t xml:space="preserve"> &lt;Aquí señalar </w:t>
        </w:r>
        <w:proofErr w:type="spellStart"/>
        <w:r w:rsidR="00F043EA">
          <w:rPr>
            <w:rFonts w:ascii="Arial Narrow" w:hAnsi="Arial Narrow" w:cs="Arial"/>
            <w:bCs/>
            <w:sz w:val="22"/>
            <w:szCs w:val="22"/>
          </w:rPr>
          <w:t>quien</w:t>
        </w:r>
        <w:proofErr w:type="spellEnd"/>
        <w:r w:rsidR="00F043EA">
          <w:rPr>
            <w:rFonts w:ascii="Arial Narrow" w:hAnsi="Arial Narrow" w:cs="Arial"/>
            <w:bCs/>
            <w:sz w:val="22"/>
            <w:szCs w:val="22"/>
          </w:rPr>
          <w:t xml:space="preserve"> </w:t>
        </w:r>
      </w:ins>
      <w:ins w:id="250" w:author="GRAPURIMAC" w:date="2023-06-29T18:22:00Z">
        <w:r w:rsidR="00E61AED">
          <w:rPr>
            <w:rFonts w:ascii="Arial Narrow" w:hAnsi="Arial Narrow" w:cs="Arial"/>
            <w:bCs/>
            <w:sz w:val="22"/>
            <w:szCs w:val="22"/>
          </w:rPr>
          <w:t xml:space="preserve">o </w:t>
        </w:r>
        <w:proofErr w:type="spellStart"/>
        <w:r w:rsidR="00E61AED">
          <w:rPr>
            <w:rFonts w:ascii="Arial Narrow" w:hAnsi="Arial Narrow" w:cs="Arial"/>
            <w:bCs/>
            <w:sz w:val="22"/>
            <w:szCs w:val="22"/>
          </w:rPr>
          <w:t>quiénes</w:t>
        </w:r>
        <w:proofErr w:type="spellEnd"/>
        <w:r w:rsidR="00E61AED">
          <w:rPr>
            <w:rFonts w:ascii="Arial Narrow" w:hAnsi="Arial Narrow" w:cs="Arial"/>
            <w:bCs/>
            <w:sz w:val="22"/>
            <w:szCs w:val="22"/>
          </w:rPr>
          <w:t xml:space="preserve"> </w:t>
        </w:r>
      </w:ins>
      <w:ins w:id="251" w:author="GRAPURIMAC" w:date="2023-06-29T18:06:00Z">
        <w:r w:rsidR="00F043EA">
          <w:rPr>
            <w:rFonts w:ascii="Arial Narrow" w:hAnsi="Arial Narrow" w:cs="Arial"/>
            <w:bCs/>
            <w:sz w:val="22"/>
            <w:szCs w:val="22"/>
          </w:rPr>
          <w:t xml:space="preserve">manifestó </w:t>
        </w:r>
      </w:ins>
      <w:ins w:id="252" w:author="GRAPURIMAC" w:date="2023-06-29T18:22:00Z">
        <w:r w:rsidR="00E61AED">
          <w:rPr>
            <w:rFonts w:ascii="Arial Narrow" w:hAnsi="Arial Narrow" w:cs="Arial"/>
            <w:bCs/>
            <w:sz w:val="22"/>
            <w:szCs w:val="22"/>
          </w:rPr>
          <w:t xml:space="preserve"> o manifestaron </w:t>
        </w:r>
      </w:ins>
      <w:ins w:id="253" w:author="GRAPURIMAC" w:date="2023-06-29T18:06:00Z">
        <w:r w:rsidR="00F043EA">
          <w:rPr>
            <w:rFonts w:ascii="Arial Narrow" w:hAnsi="Arial Narrow" w:cs="Arial"/>
            <w:bCs/>
            <w:sz w:val="22"/>
            <w:szCs w:val="22"/>
          </w:rPr>
          <w:t>que los servidores o equipos inform</w:t>
        </w:r>
      </w:ins>
      <w:ins w:id="254" w:author="GRAPURIMAC" w:date="2023-06-29T18:07:00Z">
        <w:r w:rsidR="00F043EA">
          <w:rPr>
            <w:rFonts w:ascii="Arial Narrow" w:hAnsi="Arial Narrow" w:cs="Arial"/>
            <w:bCs/>
            <w:sz w:val="22"/>
            <w:szCs w:val="22"/>
          </w:rPr>
          <w:t>áticos se malograron por la mala implantación del pararrayo</w:t>
        </w:r>
      </w:ins>
      <w:ins w:id="255" w:author="GRAPURIMAC" w:date="2023-06-29T18:23:00Z">
        <w:r w:rsidR="00E61AED">
          <w:rPr>
            <w:rFonts w:ascii="Arial Narrow" w:hAnsi="Arial Narrow" w:cs="Arial"/>
            <w:bCs/>
            <w:sz w:val="22"/>
            <w:szCs w:val="22"/>
          </w:rPr>
          <w:t xml:space="preserve"> o por las tormentas eléctricas</w:t>
        </w:r>
      </w:ins>
      <w:ins w:id="256" w:author="GRAPURIMAC" w:date="2023-06-29T18:06:00Z">
        <w:r w:rsidR="00F043EA">
          <w:rPr>
            <w:rFonts w:ascii="Arial Narrow" w:hAnsi="Arial Narrow" w:cs="Arial"/>
            <w:bCs/>
            <w:szCs w:val="22"/>
          </w:rPr>
          <w:t>&gt;</w:t>
        </w:r>
      </w:ins>
      <w:del w:id="257" w:author="GRAPURIMAC" w:date="2023-06-29T18:06:00Z">
        <w:r w:rsidR="00BB6304" w:rsidDel="00F043EA">
          <w:rPr>
            <w:rFonts w:ascii="Arial Narrow" w:hAnsi="Arial Narrow" w:cs="Arial"/>
            <w:bCs/>
            <w:sz w:val="22"/>
            <w:szCs w:val="22"/>
          </w:rPr>
          <w:delText>pero</w:delText>
        </w:r>
      </w:del>
    </w:p>
    <w:p w14:paraId="1EB2154E" w14:textId="77777777" w:rsidR="00F043EA" w:rsidRDefault="00F043EA" w:rsidP="00343705">
      <w:pPr>
        <w:tabs>
          <w:tab w:val="left" w:pos="142"/>
          <w:tab w:val="left" w:pos="1276"/>
        </w:tabs>
        <w:autoSpaceDE w:val="0"/>
        <w:autoSpaceDN w:val="0"/>
        <w:adjustRightInd w:val="0"/>
        <w:ind w:left="709"/>
        <w:jc w:val="both"/>
        <w:rPr>
          <w:ins w:id="258" w:author="GRAPURIMAC" w:date="2023-06-29T18:06:00Z"/>
          <w:rFonts w:ascii="Arial Narrow" w:hAnsi="Arial Narrow" w:cs="Arial"/>
          <w:bCs/>
          <w:sz w:val="22"/>
          <w:szCs w:val="22"/>
        </w:rPr>
      </w:pPr>
    </w:p>
    <w:p w14:paraId="2E46FB00" w14:textId="1EADCCF2" w:rsidR="00F043EA" w:rsidRDefault="00E61AED" w:rsidP="00343705">
      <w:pPr>
        <w:tabs>
          <w:tab w:val="left" w:pos="142"/>
          <w:tab w:val="left" w:pos="1276"/>
        </w:tabs>
        <w:autoSpaceDE w:val="0"/>
        <w:autoSpaceDN w:val="0"/>
        <w:adjustRightInd w:val="0"/>
        <w:ind w:left="709"/>
        <w:jc w:val="both"/>
        <w:rPr>
          <w:ins w:id="259" w:author="GRAPURIMAC" w:date="2023-06-29T18:03:00Z"/>
          <w:rFonts w:ascii="Arial Narrow" w:hAnsi="Arial Narrow" w:cs="Arial"/>
          <w:bCs/>
          <w:sz w:val="22"/>
          <w:szCs w:val="22"/>
        </w:rPr>
      </w:pPr>
      <w:ins w:id="260" w:author="GRAPURIMAC" w:date="2023-06-29T18:23:00Z">
        <w:r>
          <w:rPr>
            <w:rFonts w:ascii="Arial Narrow" w:hAnsi="Arial Narrow" w:cs="Arial"/>
            <w:bCs/>
            <w:sz w:val="22"/>
            <w:szCs w:val="22"/>
          </w:rPr>
          <w:t xml:space="preserve">, por lo que estos </w:t>
        </w:r>
      </w:ins>
      <w:del w:id="261" w:author="GRAPURIMAC" w:date="2023-06-29T18:23:00Z">
        <w:r w:rsidR="00BB6304" w:rsidDel="00E61AED">
          <w:rPr>
            <w:rFonts w:ascii="Arial Narrow" w:hAnsi="Arial Narrow" w:cs="Arial"/>
            <w:bCs/>
            <w:sz w:val="22"/>
            <w:szCs w:val="22"/>
          </w:rPr>
          <w:delText xml:space="preserve"> como hizo constar estos </w:delText>
        </w:r>
      </w:del>
      <w:r w:rsidR="00BB6304">
        <w:rPr>
          <w:rFonts w:ascii="Arial Narrow" w:hAnsi="Arial Narrow" w:cs="Arial"/>
          <w:bCs/>
          <w:sz w:val="22"/>
          <w:szCs w:val="22"/>
        </w:rPr>
        <w:t>sistemas</w:t>
      </w:r>
      <w:ins w:id="262" w:author="GRAPURIMAC" w:date="2023-06-29T18:23:00Z">
        <w:r>
          <w:rPr>
            <w:rFonts w:ascii="Arial Narrow" w:hAnsi="Arial Narrow" w:cs="Arial"/>
            <w:bCs/>
            <w:sz w:val="22"/>
            <w:szCs w:val="22"/>
          </w:rPr>
          <w:t xml:space="preserve"> de pararrayos</w:t>
        </w:r>
      </w:ins>
      <w:r w:rsidR="00BB6304">
        <w:rPr>
          <w:rFonts w:ascii="Arial Narrow" w:hAnsi="Arial Narrow" w:cs="Arial"/>
          <w:bCs/>
          <w:sz w:val="22"/>
          <w:szCs w:val="22"/>
        </w:rPr>
        <w:t xml:space="preserve"> no cumplieron con la finalidad para las que fueron implementadas que era impedir el daño de los servidores </w:t>
      </w:r>
      <w:del w:id="263" w:author="GRAPURIMAC" w:date="2023-06-29T18:23:00Z">
        <w:r w:rsidR="0094167C" w:rsidDel="00E61AED">
          <w:rPr>
            <w:rFonts w:ascii="Arial Narrow" w:hAnsi="Arial Narrow" w:cs="Arial"/>
            <w:bCs/>
            <w:sz w:val="22"/>
            <w:szCs w:val="22"/>
          </w:rPr>
          <w:delText>implementados</w:delText>
        </w:r>
        <w:r w:rsidR="00BB6304" w:rsidDel="00E61AED">
          <w:rPr>
            <w:rFonts w:ascii="Arial Narrow" w:hAnsi="Arial Narrow" w:cs="Arial"/>
            <w:bCs/>
            <w:sz w:val="22"/>
            <w:szCs w:val="22"/>
          </w:rPr>
          <w:delText xml:space="preserve"> </w:delText>
        </w:r>
      </w:del>
      <w:r w:rsidR="0094167C">
        <w:rPr>
          <w:rFonts w:ascii="Arial Narrow" w:hAnsi="Arial Narrow" w:cs="Arial"/>
          <w:bCs/>
          <w:sz w:val="22"/>
          <w:szCs w:val="22"/>
        </w:rPr>
        <w:t xml:space="preserve">en </w:t>
      </w:r>
      <w:r w:rsidR="00A814E2">
        <w:rPr>
          <w:rFonts w:ascii="Arial Narrow" w:hAnsi="Arial Narrow" w:cs="Arial"/>
          <w:bCs/>
          <w:sz w:val="22"/>
          <w:szCs w:val="22"/>
        </w:rPr>
        <w:t>los centros</w:t>
      </w:r>
      <w:r w:rsidR="00BB6304">
        <w:rPr>
          <w:rFonts w:ascii="Arial Narrow" w:hAnsi="Arial Narrow" w:cs="Arial"/>
          <w:bCs/>
          <w:sz w:val="22"/>
          <w:szCs w:val="22"/>
        </w:rPr>
        <w:t xml:space="preserve"> de datos </w:t>
      </w:r>
      <w:r w:rsidR="0094167C">
        <w:rPr>
          <w:rFonts w:ascii="Arial Narrow" w:hAnsi="Arial Narrow" w:cs="Arial"/>
          <w:bCs/>
          <w:sz w:val="22"/>
          <w:szCs w:val="22"/>
        </w:rPr>
        <w:t>de las</w:t>
      </w:r>
      <w:r w:rsidR="00BB6304">
        <w:rPr>
          <w:rFonts w:ascii="Arial Narrow" w:hAnsi="Arial Narrow" w:cs="Arial"/>
          <w:bCs/>
          <w:sz w:val="22"/>
          <w:szCs w:val="22"/>
        </w:rPr>
        <w:t xml:space="preserve"> </w:t>
      </w:r>
      <w:ins w:id="264" w:author="GRAPURIMAC" w:date="2023-06-29T18:23:00Z">
        <w:r>
          <w:rPr>
            <w:rFonts w:ascii="Arial Narrow" w:hAnsi="Arial Narrow" w:cs="Arial"/>
            <w:bCs/>
            <w:sz w:val="22"/>
            <w:szCs w:val="22"/>
          </w:rPr>
          <w:t xml:space="preserve"> Instituciones Educativas antes citadas.</w:t>
        </w:r>
      </w:ins>
      <w:del w:id="265" w:author="GRAPURIMAC" w:date="2023-06-29T18:23:00Z">
        <w:r w:rsidR="00BB6304" w:rsidDel="00E61AED">
          <w:rPr>
            <w:rFonts w:ascii="Arial Narrow" w:hAnsi="Arial Narrow" w:cs="Arial"/>
            <w:bCs/>
            <w:sz w:val="22"/>
            <w:szCs w:val="22"/>
          </w:rPr>
          <w:delText>I.E</w:delText>
        </w:r>
        <w:r w:rsidR="00FE09A4" w:rsidDel="00E61AED">
          <w:rPr>
            <w:rFonts w:ascii="Arial Narrow" w:hAnsi="Arial Narrow" w:cs="Arial"/>
            <w:bCs/>
            <w:sz w:val="22"/>
            <w:szCs w:val="22"/>
          </w:rPr>
          <w:delText>.</w:delText>
        </w:r>
        <w:r w:rsidR="00BB6304" w:rsidDel="00E61AED">
          <w:rPr>
            <w:rFonts w:ascii="Arial Narrow" w:hAnsi="Arial Narrow" w:cs="Arial"/>
            <w:bCs/>
            <w:sz w:val="22"/>
            <w:szCs w:val="22"/>
          </w:rPr>
          <w:delText xml:space="preserve"> beneficiaria del proyecto.</w:delText>
        </w:r>
      </w:del>
    </w:p>
    <w:p w14:paraId="77E10E6F" w14:textId="77777777" w:rsidR="00F043EA" w:rsidRDefault="00F043EA" w:rsidP="00343705">
      <w:pPr>
        <w:tabs>
          <w:tab w:val="left" w:pos="142"/>
          <w:tab w:val="left" w:pos="1276"/>
        </w:tabs>
        <w:autoSpaceDE w:val="0"/>
        <w:autoSpaceDN w:val="0"/>
        <w:adjustRightInd w:val="0"/>
        <w:ind w:left="709"/>
        <w:jc w:val="both"/>
        <w:rPr>
          <w:ins w:id="266" w:author="GRAPURIMAC" w:date="2023-06-29T18:03:00Z"/>
          <w:rFonts w:ascii="Arial Narrow" w:hAnsi="Arial Narrow" w:cs="Arial"/>
          <w:bCs/>
          <w:sz w:val="22"/>
          <w:szCs w:val="22"/>
        </w:rPr>
      </w:pPr>
    </w:p>
    <w:p w14:paraId="0E963D93" w14:textId="33C895E6" w:rsidR="00BE01EE" w:rsidRDefault="00F043EA"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267"/>
      <w:ins w:id="268" w:author="GRAPURIMAC" w:date="2023-06-29T18:03:00Z">
        <w:r>
          <w:rPr>
            <w:rFonts w:ascii="Arial Narrow" w:hAnsi="Arial Narrow" w:cs="Arial"/>
            <w:bCs/>
            <w:sz w:val="22"/>
            <w:szCs w:val="22"/>
          </w:rPr>
          <w:t xml:space="preserve">Cabe precisar, que </w:t>
        </w:r>
      </w:ins>
      <w:del w:id="269" w:author="GRAPURIMAC" w:date="2023-06-29T18:04:00Z">
        <w:r w:rsidR="00C16C98" w:rsidDel="00F043EA">
          <w:rPr>
            <w:rFonts w:ascii="Arial Narrow" w:hAnsi="Arial Narrow" w:cs="Arial"/>
            <w:bCs/>
            <w:sz w:val="22"/>
            <w:szCs w:val="22"/>
          </w:rPr>
          <w:delText xml:space="preserve"> </w:delText>
        </w:r>
      </w:del>
      <w:ins w:id="270" w:author="GRAPURIMAC" w:date="2023-06-29T18:04:00Z">
        <w:r>
          <w:rPr>
            <w:rFonts w:ascii="Arial Narrow" w:hAnsi="Arial Narrow" w:cs="Arial"/>
            <w:bCs/>
            <w:sz w:val="22"/>
            <w:szCs w:val="22"/>
          </w:rPr>
          <w:t xml:space="preserve">la </w:t>
        </w:r>
      </w:ins>
      <w:del w:id="271" w:author="GRAPURIMAC" w:date="2023-06-29T18:03:00Z">
        <w:r w:rsidR="00343705" w:rsidRPr="00343705" w:rsidDel="00F043EA">
          <w:rPr>
            <w:rFonts w:ascii="Arial Narrow" w:hAnsi="Arial Narrow" w:cs="Arial"/>
            <w:bCs/>
            <w:sz w:val="22"/>
            <w:szCs w:val="22"/>
          </w:rPr>
          <w:delText xml:space="preserve">Una </w:delText>
        </w:r>
      </w:del>
      <w:r w:rsidR="00343705" w:rsidRPr="00343705">
        <w:rPr>
          <w:rFonts w:ascii="Arial Narrow" w:hAnsi="Arial Narrow" w:cs="Arial"/>
          <w:bCs/>
          <w:sz w:val="22"/>
          <w:szCs w:val="22"/>
        </w:rPr>
        <w:t>instalación de pararrayos está compuesta</w:t>
      </w:r>
      <w:del w:id="272" w:author="GRAPURIMAC" w:date="2023-06-29T18:04:00Z">
        <w:r w:rsidR="00343705" w:rsidRPr="00343705" w:rsidDel="00F043EA">
          <w:rPr>
            <w:rFonts w:ascii="Arial Narrow" w:hAnsi="Arial Narrow" w:cs="Arial"/>
            <w:bCs/>
            <w:sz w:val="22"/>
            <w:szCs w:val="22"/>
          </w:rPr>
          <w:delText>,</w:delText>
        </w:r>
      </w:del>
      <w:r w:rsidR="00343705" w:rsidRPr="00343705">
        <w:rPr>
          <w:rFonts w:ascii="Arial Narrow" w:hAnsi="Arial Narrow" w:cs="Arial"/>
          <w:bCs/>
          <w:sz w:val="22"/>
          <w:szCs w:val="22"/>
        </w:rPr>
        <w:t xml:space="preserve"> básicamente</w:t>
      </w:r>
      <w:ins w:id="273" w:author="GRAPURIMAC" w:date="2023-06-29T18:04:00Z">
        <w:r>
          <w:rPr>
            <w:rFonts w:ascii="Arial Narrow" w:hAnsi="Arial Narrow" w:cs="Arial"/>
            <w:bCs/>
            <w:sz w:val="22"/>
            <w:szCs w:val="22"/>
          </w:rPr>
          <w:t xml:space="preserve"> por los tres elementos siguientes: </w:t>
        </w:r>
      </w:ins>
      <w:del w:id="274" w:author="GRAPURIMAC" w:date="2023-06-29T18:04:00Z">
        <w:r w:rsidR="00343705" w:rsidRPr="00343705" w:rsidDel="00F043EA">
          <w:rPr>
            <w:rFonts w:ascii="Arial Narrow" w:hAnsi="Arial Narrow" w:cs="Arial"/>
            <w:bCs/>
            <w:sz w:val="22"/>
            <w:szCs w:val="22"/>
          </w:rPr>
          <w:delText xml:space="preserve">, de tres elementos: </w:delText>
        </w:r>
      </w:del>
      <w:ins w:id="275" w:author="GRAPURIMAC" w:date="2023-06-29T18:04:00Z">
        <w:r>
          <w:rPr>
            <w:rFonts w:ascii="Arial Narrow" w:hAnsi="Arial Narrow" w:cs="Arial"/>
            <w:bCs/>
            <w:sz w:val="22"/>
            <w:szCs w:val="22"/>
          </w:rPr>
          <w:t>U</w:t>
        </w:r>
      </w:ins>
      <w:del w:id="276" w:author="GRAPURIMAC" w:date="2023-06-29T18:04:00Z">
        <w:r w:rsidR="00343705" w:rsidRPr="00343705" w:rsidDel="00F043EA">
          <w:rPr>
            <w:rFonts w:ascii="Arial Narrow" w:hAnsi="Arial Narrow" w:cs="Arial"/>
            <w:bCs/>
            <w:sz w:val="22"/>
            <w:szCs w:val="22"/>
          </w:rPr>
          <w:delText>u</w:delText>
        </w:r>
      </w:del>
      <w:r w:rsidR="00343705" w:rsidRPr="00343705">
        <w:rPr>
          <w:rFonts w:ascii="Arial Narrow" w:hAnsi="Arial Narrow" w:cs="Arial"/>
          <w:bCs/>
          <w:sz w:val="22"/>
          <w:szCs w:val="22"/>
        </w:rPr>
        <w:t>n electrodo captador (pararrayos), una toma de tierra eléctrica y un cable eléctrico para conducir la corriente del rayo, desde el pararrayos a la toma de tierra</w:t>
      </w:r>
      <w:r w:rsidR="00343705">
        <w:rPr>
          <w:rFonts w:ascii="Arial Narrow" w:hAnsi="Arial Narrow" w:cs="Arial"/>
          <w:bCs/>
          <w:sz w:val="22"/>
          <w:szCs w:val="22"/>
        </w:rPr>
        <w:t xml:space="preserve">. </w:t>
      </w:r>
      <w:commentRangeEnd w:id="267"/>
      <w:r>
        <w:rPr>
          <w:rStyle w:val="Refdecomentario"/>
        </w:rPr>
        <w:commentReference w:id="267"/>
      </w:r>
    </w:p>
    <w:p w14:paraId="087EF234" w14:textId="77777777" w:rsidR="00665DE5" w:rsidRDefault="00665DE5"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2</w:t>
      </w:r>
    </w:p>
    <w:p w14:paraId="7142D10A" w14:textId="1F2B5043" w:rsidR="00665DE5"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Instalación de poso a tierra para pararrayos</w:t>
      </w:r>
    </w:p>
    <w:p w14:paraId="22EA901F" w14:textId="770FBA4D"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Pr>
          <w:noProof/>
          <w:lang w:val="en-US" w:eastAsia="en-US"/>
        </w:rPr>
        <w:drawing>
          <wp:inline distT="0" distB="0" distL="0" distR="0" wp14:anchorId="0213B807" wp14:editId="37BE9164">
            <wp:extent cx="4930775" cy="3019425"/>
            <wp:effectExtent l="0" t="0" r="3175" b="952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6123" cy="3022700"/>
                    </a:xfrm>
                    <a:prstGeom prst="rect">
                      <a:avLst/>
                    </a:prstGeom>
                    <a:noFill/>
                    <a:ln>
                      <a:noFill/>
                    </a:ln>
                  </pic:spPr>
                </pic:pic>
              </a:graphicData>
            </a:graphic>
          </wp:inline>
        </w:drawing>
      </w:r>
    </w:p>
    <w:p w14:paraId="61C3EE40" w14:textId="560B35BE" w:rsidR="00BE01EE" w:rsidRPr="00E61AED" w:rsidRDefault="00BE01EE" w:rsidP="00343705">
      <w:pPr>
        <w:tabs>
          <w:tab w:val="left" w:pos="142"/>
          <w:tab w:val="left" w:pos="1276"/>
        </w:tabs>
        <w:autoSpaceDE w:val="0"/>
        <w:autoSpaceDN w:val="0"/>
        <w:adjustRightInd w:val="0"/>
        <w:ind w:left="709"/>
        <w:jc w:val="both"/>
        <w:rPr>
          <w:rFonts w:ascii="Arial Narrow" w:hAnsi="Arial Narrow" w:cs="Arial"/>
          <w:bCs/>
          <w:sz w:val="16"/>
          <w:szCs w:val="16"/>
          <w:rPrChange w:id="277" w:author="GRAPURIMAC" w:date="2023-06-29T18:24:00Z">
            <w:rPr>
              <w:rFonts w:ascii="Arial Narrow" w:hAnsi="Arial Narrow" w:cs="Arial"/>
              <w:bCs/>
              <w:sz w:val="22"/>
              <w:szCs w:val="22"/>
            </w:rPr>
          </w:rPrChange>
        </w:rPr>
      </w:pPr>
      <w:r w:rsidRPr="00E61AED">
        <w:rPr>
          <w:rFonts w:ascii="Arial Narrow" w:hAnsi="Arial Narrow" w:cs="Arial"/>
          <w:bCs/>
          <w:sz w:val="16"/>
          <w:szCs w:val="16"/>
          <w:rPrChange w:id="278" w:author="GRAPURIMAC" w:date="2023-06-29T18:24:00Z">
            <w:rPr>
              <w:rFonts w:ascii="Arial Narrow" w:hAnsi="Arial Narrow" w:cs="Arial"/>
              <w:bCs/>
              <w:sz w:val="22"/>
              <w:szCs w:val="22"/>
            </w:rPr>
          </w:rPrChange>
        </w:rPr>
        <w:t xml:space="preserve">En la siguiente imagen se aprecia que </w:t>
      </w:r>
      <w:r w:rsidR="003E1081" w:rsidRPr="00E61AED">
        <w:rPr>
          <w:rFonts w:ascii="Arial Narrow" w:hAnsi="Arial Narrow" w:cs="Arial"/>
          <w:bCs/>
          <w:sz w:val="16"/>
          <w:szCs w:val="16"/>
          <w:rPrChange w:id="279" w:author="GRAPURIMAC" w:date="2023-06-29T18:24:00Z">
            <w:rPr>
              <w:rFonts w:ascii="Arial Narrow" w:hAnsi="Arial Narrow" w:cs="Arial"/>
              <w:bCs/>
              <w:sz w:val="22"/>
              <w:szCs w:val="22"/>
            </w:rPr>
          </w:rPrChange>
        </w:rPr>
        <w:t>el sistema de para</w:t>
      </w:r>
      <w:ins w:id="280" w:author="GRAPURIMAC" w:date="2023-06-29T18:24:00Z">
        <w:r w:rsidR="00E61AED">
          <w:rPr>
            <w:rFonts w:ascii="Arial Narrow" w:hAnsi="Arial Narrow" w:cs="Arial"/>
            <w:bCs/>
            <w:sz w:val="16"/>
            <w:szCs w:val="16"/>
          </w:rPr>
          <w:t>r</w:t>
        </w:r>
      </w:ins>
      <w:del w:id="281" w:author="GRAPURIMAC" w:date="2023-06-29T18:24:00Z">
        <w:r w:rsidR="003E1081" w:rsidRPr="00E61AED" w:rsidDel="00E61AED">
          <w:rPr>
            <w:rFonts w:ascii="Arial Narrow" w:hAnsi="Arial Narrow" w:cs="Arial"/>
            <w:bCs/>
            <w:sz w:val="16"/>
            <w:szCs w:val="16"/>
            <w:rPrChange w:id="282" w:author="GRAPURIMAC" w:date="2023-06-29T18:24:00Z">
              <w:rPr>
                <w:rFonts w:ascii="Arial Narrow" w:hAnsi="Arial Narrow" w:cs="Arial"/>
                <w:bCs/>
                <w:sz w:val="22"/>
                <w:szCs w:val="22"/>
              </w:rPr>
            </w:rPrChange>
          </w:rPr>
          <w:delText xml:space="preserve"> </w:delText>
        </w:r>
      </w:del>
      <w:r w:rsidR="003E1081" w:rsidRPr="00E61AED">
        <w:rPr>
          <w:rFonts w:ascii="Arial Narrow" w:hAnsi="Arial Narrow" w:cs="Arial"/>
          <w:bCs/>
          <w:sz w:val="16"/>
          <w:szCs w:val="16"/>
          <w:rPrChange w:id="283" w:author="GRAPURIMAC" w:date="2023-06-29T18:24:00Z">
            <w:rPr>
              <w:rFonts w:ascii="Arial Narrow" w:hAnsi="Arial Narrow" w:cs="Arial"/>
              <w:bCs/>
              <w:sz w:val="22"/>
              <w:szCs w:val="22"/>
            </w:rPr>
          </w:rPrChange>
        </w:rPr>
        <w:t xml:space="preserve">rayos no cuenta con ningún tipo de protección y </w:t>
      </w:r>
      <w:r w:rsidR="00A814E2" w:rsidRPr="00E61AED">
        <w:rPr>
          <w:rFonts w:ascii="Arial Narrow" w:hAnsi="Arial Narrow" w:cs="Arial"/>
          <w:bCs/>
          <w:sz w:val="16"/>
          <w:szCs w:val="16"/>
          <w:rPrChange w:id="284" w:author="GRAPURIMAC" w:date="2023-06-29T18:24:00Z">
            <w:rPr>
              <w:rFonts w:ascii="Arial Narrow" w:hAnsi="Arial Narrow" w:cs="Arial"/>
              <w:bCs/>
              <w:sz w:val="22"/>
              <w:szCs w:val="22"/>
            </w:rPr>
          </w:rPrChange>
        </w:rPr>
        <w:t>está</w:t>
      </w:r>
      <w:r w:rsidR="003E1081" w:rsidRPr="00E61AED">
        <w:rPr>
          <w:rFonts w:ascii="Arial Narrow" w:hAnsi="Arial Narrow" w:cs="Arial"/>
          <w:bCs/>
          <w:sz w:val="16"/>
          <w:szCs w:val="16"/>
          <w:rPrChange w:id="285" w:author="GRAPURIMAC" w:date="2023-06-29T18:24:00Z">
            <w:rPr>
              <w:rFonts w:ascii="Arial Narrow" w:hAnsi="Arial Narrow" w:cs="Arial"/>
              <w:bCs/>
              <w:sz w:val="22"/>
              <w:szCs w:val="22"/>
            </w:rPr>
          </w:rPrChange>
        </w:rPr>
        <w:t xml:space="preserve"> expuesto a la humedad lo que dañaría el sistema de protección para el cual fue implementado</w:t>
      </w:r>
      <w:r w:rsidR="00A814E2" w:rsidRPr="00E61AED">
        <w:rPr>
          <w:rFonts w:ascii="Arial Narrow" w:hAnsi="Arial Narrow" w:cs="Arial"/>
          <w:bCs/>
          <w:sz w:val="16"/>
          <w:szCs w:val="16"/>
          <w:rPrChange w:id="286" w:author="GRAPURIMAC" w:date="2023-06-29T18:24:00Z">
            <w:rPr>
              <w:rFonts w:ascii="Arial Narrow" w:hAnsi="Arial Narrow" w:cs="Arial"/>
              <w:bCs/>
              <w:sz w:val="22"/>
              <w:szCs w:val="22"/>
            </w:rPr>
          </w:rPrChange>
        </w:rPr>
        <w:t>, por ejemplo</w:t>
      </w:r>
      <w:ins w:id="287" w:author="GRAPURIMAC" w:date="2023-06-29T18:24:00Z">
        <w:r w:rsidR="00E61AED">
          <w:rPr>
            <w:rFonts w:ascii="Arial Narrow" w:hAnsi="Arial Narrow" w:cs="Arial"/>
            <w:bCs/>
            <w:sz w:val="16"/>
            <w:szCs w:val="16"/>
          </w:rPr>
          <w:t>,</w:t>
        </w:r>
      </w:ins>
      <w:r w:rsidR="00A814E2" w:rsidRPr="00E61AED">
        <w:rPr>
          <w:rFonts w:ascii="Arial Narrow" w:hAnsi="Arial Narrow" w:cs="Arial"/>
          <w:bCs/>
          <w:sz w:val="16"/>
          <w:szCs w:val="16"/>
          <w:rPrChange w:id="288" w:author="GRAPURIMAC" w:date="2023-06-29T18:24:00Z">
            <w:rPr>
              <w:rFonts w:ascii="Arial Narrow" w:hAnsi="Arial Narrow" w:cs="Arial"/>
              <w:bCs/>
              <w:sz w:val="22"/>
              <w:szCs w:val="22"/>
            </w:rPr>
          </w:rPrChange>
        </w:rPr>
        <w:t xml:space="preserve"> en la imagen se muestra la implementación del sistema de protección eléctrica po</w:t>
      </w:r>
      <w:ins w:id="289" w:author="GRAPURIMAC" w:date="2023-06-29T18:24:00Z">
        <w:r w:rsidR="00E61AED">
          <w:rPr>
            <w:rFonts w:ascii="Arial Narrow" w:hAnsi="Arial Narrow" w:cs="Arial"/>
            <w:bCs/>
            <w:sz w:val="16"/>
            <w:szCs w:val="16"/>
          </w:rPr>
          <w:t>z</w:t>
        </w:r>
      </w:ins>
      <w:del w:id="290" w:author="GRAPURIMAC" w:date="2023-06-29T18:24:00Z">
        <w:r w:rsidR="00A814E2" w:rsidRPr="00E61AED" w:rsidDel="00E61AED">
          <w:rPr>
            <w:rFonts w:ascii="Arial Narrow" w:hAnsi="Arial Narrow" w:cs="Arial"/>
            <w:bCs/>
            <w:sz w:val="16"/>
            <w:szCs w:val="16"/>
            <w:rPrChange w:id="291" w:author="GRAPURIMAC" w:date="2023-06-29T18:24:00Z">
              <w:rPr>
                <w:rFonts w:ascii="Arial Narrow" w:hAnsi="Arial Narrow" w:cs="Arial"/>
                <w:bCs/>
                <w:sz w:val="22"/>
                <w:szCs w:val="22"/>
              </w:rPr>
            </w:rPrChange>
          </w:rPr>
          <w:delText>s</w:delText>
        </w:r>
      </w:del>
      <w:r w:rsidR="00A814E2" w:rsidRPr="00E61AED">
        <w:rPr>
          <w:rFonts w:ascii="Arial Narrow" w:hAnsi="Arial Narrow" w:cs="Arial"/>
          <w:bCs/>
          <w:sz w:val="16"/>
          <w:szCs w:val="16"/>
          <w:rPrChange w:id="292" w:author="GRAPURIMAC" w:date="2023-06-29T18:24:00Z">
            <w:rPr>
              <w:rFonts w:ascii="Arial Narrow" w:hAnsi="Arial Narrow" w:cs="Arial"/>
              <w:bCs/>
              <w:sz w:val="22"/>
              <w:szCs w:val="22"/>
            </w:rPr>
          </w:rPrChange>
        </w:rPr>
        <w:t xml:space="preserve">o a tierra de la I.E. Daniel Alcides Carrión, </w:t>
      </w:r>
      <w:r w:rsidR="00A814E2" w:rsidRPr="00E61AED">
        <w:rPr>
          <w:rFonts w:ascii="Arial Narrow" w:hAnsi="Arial Narrow" w:cs="Arial"/>
          <w:bCs/>
          <w:sz w:val="16"/>
          <w:szCs w:val="16"/>
          <w:highlight w:val="yellow"/>
          <w:rPrChange w:id="293" w:author="GRAPURIMAC" w:date="2023-06-29T18:24:00Z">
            <w:rPr>
              <w:rFonts w:ascii="Arial Narrow" w:hAnsi="Arial Narrow" w:cs="Arial"/>
              <w:bCs/>
              <w:sz w:val="22"/>
              <w:szCs w:val="22"/>
            </w:rPr>
          </w:rPrChange>
        </w:rPr>
        <w:t>el cual se repite en todas las 8</w:t>
      </w:r>
      <w:r w:rsidR="00621969" w:rsidRPr="00E61AED">
        <w:rPr>
          <w:rFonts w:ascii="Arial Narrow" w:hAnsi="Arial Narrow" w:cs="Arial"/>
          <w:bCs/>
          <w:sz w:val="16"/>
          <w:szCs w:val="16"/>
          <w:highlight w:val="yellow"/>
          <w:rPrChange w:id="294" w:author="GRAPURIMAC" w:date="2023-06-29T18:24:00Z">
            <w:rPr>
              <w:rFonts w:ascii="Arial Narrow" w:hAnsi="Arial Narrow" w:cs="Arial"/>
              <w:bCs/>
              <w:sz w:val="22"/>
              <w:szCs w:val="22"/>
            </w:rPr>
          </w:rPrChange>
        </w:rPr>
        <w:t xml:space="preserve"> </w:t>
      </w:r>
      <w:r w:rsidR="00A814E2" w:rsidRPr="00E61AED">
        <w:rPr>
          <w:rFonts w:ascii="Arial Narrow" w:hAnsi="Arial Narrow" w:cs="Arial"/>
          <w:bCs/>
          <w:sz w:val="16"/>
          <w:szCs w:val="16"/>
          <w:highlight w:val="yellow"/>
          <w:rPrChange w:id="295" w:author="GRAPURIMAC" w:date="2023-06-29T18:24:00Z">
            <w:rPr>
              <w:rFonts w:ascii="Arial Narrow" w:hAnsi="Arial Narrow" w:cs="Arial"/>
              <w:bCs/>
              <w:sz w:val="22"/>
              <w:szCs w:val="22"/>
            </w:rPr>
          </w:rPrChange>
        </w:rPr>
        <w:t>I</w:t>
      </w:r>
      <w:r w:rsidR="00621969" w:rsidRPr="00E61AED">
        <w:rPr>
          <w:rFonts w:ascii="Arial Narrow" w:hAnsi="Arial Narrow" w:cs="Arial"/>
          <w:bCs/>
          <w:sz w:val="16"/>
          <w:szCs w:val="16"/>
          <w:highlight w:val="yellow"/>
          <w:rPrChange w:id="296" w:author="GRAPURIMAC" w:date="2023-06-29T18:24:00Z">
            <w:rPr>
              <w:rFonts w:ascii="Arial Narrow" w:hAnsi="Arial Narrow" w:cs="Arial"/>
              <w:bCs/>
              <w:sz w:val="22"/>
              <w:szCs w:val="22"/>
            </w:rPr>
          </w:rPrChange>
        </w:rPr>
        <w:t>I</w:t>
      </w:r>
      <w:r w:rsidR="00A814E2" w:rsidRPr="00E61AED">
        <w:rPr>
          <w:rFonts w:ascii="Arial Narrow" w:hAnsi="Arial Narrow" w:cs="Arial"/>
          <w:bCs/>
          <w:sz w:val="16"/>
          <w:szCs w:val="16"/>
          <w:highlight w:val="yellow"/>
          <w:rPrChange w:id="297" w:author="GRAPURIMAC" w:date="2023-06-29T18:24:00Z">
            <w:rPr>
              <w:rFonts w:ascii="Arial Narrow" w:hAnsi="Arial Narrow" w:cs="Arial"/>
              <w:bCs/>
              <w:sz w:val="22"/>
              <w:szCs w:val="22"/>
            </w:rPr>
          </w:rPrChange>
        </w:rPr>
        <w:t>.E</w:t>
      </w:r>
      <w:r w:rsidR="00621969" w:rsidRPr="00E61AED">
        <w:rPr>
          <w:rFonts w:ascii="Arial Narrow" w:hAnsi="Arial Narrow" w:cs="Arial"/>
          <w:bCs/>
          <w:sz w:val="16"/>
          <w:szCs w:val="16"/>
          <w:highlight w:val="yellow"/>
          <w:rPrChange w:id="298" w:author="GRAPURIMAC" w:date="2023-06-29T18:24:00Z">
            <w:rPr>
              <w:rFonts w:ascii="Arial Narrow" w:hAnsi="Arial Narrow" w:cs="Arial"/>
              <w:bCs/>
              <w:sz w:val="22"/>
              <w:szCs w:val="22"/>
            </w:rPr>
          </w:rPrChange>
        </w:rPr>
        <w:t>E</w:t>
      </w:r>
      <w:r w:rsidR="00A814E2" w:rsidRPr="00E61AED">
        <w:rPr>
          <w:rFonts w:ascii="Arial Narrow" w:hAnsi="Arial Narrow" w:cs="Arial"/>
          <w:bCs/>
          <w:sz w:val="16"/>
          <w:szCs w:val="16"/>
          <w:highlight w:val="yellow"/>
          <w:rPrChange w:id="299" w:author="GRAPURIMAC" w:date="2023-06-29T18:24:00Z">
            <w:rPr>
              <w:rFonts w:ascii="Arial Narrow" w:hAnsi="Arial Narrow" w:cs="Arial"/>
              <w:bCs/>
              <w:sz w:val="22"/>
              <w:szCs w:val="22"/>
            </w:rPr>
          </w:rPrChange>
        </w:rPr>
        <w:t xml:space="preserve">. </w:t>
      </w:r>
      <w:commentRangeStart w:id="300"/>
      <w:r w:rsidR="00A814E2" w:rsidRPr="00E61AED">
        <w:rPr>
          <w:rFonts w:ascii="Arial Narrow" w:hAnsi="Arial Narrow" w:cs="Arial"/>
          <w:bCs/>
          <w:sz w:val="16"/>
          <w:szCs w:val="16"/>
          <w:highlight w:val="yellow"/>
          <w:rPrChange w:id="301" w:author="GRAPURIMAC" w:date="2023-06-29T18:24:00Z">
            <w:rPr>
              <w:rFonts w:ascii="Arial Narrow" w:hAnsi="Arial Narrow" w:cs="Arial"/>
              <w:bCs/>
              <w:sz w:val="22"/>
              <w:szCs w:val="22"/>
            </w:rPr>
          </w:rPrChange>
        </w:rPr>
        <w:t>Visitadas</w:t>
      </w:r>
      <w:commentRangeEnd w:id="300"/>
      <w:r w:rsidR="00E61AED">
        <w:rPr>
          <w:rStyle w:val="Refdecomentario"/>
        </w:rPr>
        <w:commentReference w:id="300"/>
      </w:r>
      <w:r w:rsidR="00A814E2" w:rsidRPr="00E61AED">
        <w:rPr>
          <w:rFonts w:ascii="Arial Narrow" w:hAnsi="Arial Narrow" w:cs="Arial"/>
          <w:bCs/>
          <w:sz w:val="16"/>
          <w:szCs w:val="16"/>
          <w:rPrChange w:id="302" w:author="GRAPURIMAC" w:date="2023-06-29T18:24:00Z">
            <w:rPr>
              <w:rFonts w:ascii="Arial Narrow" w:hAnsi="Arial Narrow" w:cs="Arial"/>
              <w:bCs/>
              <w:sz w:val="22"/>
              <w:szCs w:val="22"/>
            </w:rPr>
          </w:rPrChange>
        </w:rPr>
        <w:t xml:space="preserve">. </w:t>
      </w:r>
    </w:p>
    <w:p w14:paraId="42D3EBAA" w14:textId="77777777"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34741A54" w:rsidR="00343705" w:rsidRDefault="00E61AED"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303"/>
      <w:ins w:id="304" w:author="GRAPURIMAC" w:date="2023-06-29T18:26:00Z">
        <w:r>
          <w:rPr>
            <w:rFonts w:ascii="Arial Narrow" w:hAnsi="Arial Narrow" w:cs="Arial"/>
            <w:bCs/>
            <w:sz w:val="22"/>
            <w:szCs w:val="22"/>
          </w:rPr>
          <w:lastRenderedPageBreak/>
          <w:t>Cabe precisar, que l</w:t>
        </w:r>
      </w:ins>
      <w:del w:id="305" w:author="GRAPURIMAC" w:date="2023-06-29T18:26:00Z">
        <w:r w:rsidR="007F2EED" w:rsidDel="00E61AED">
          <w:rPr>
            <w:rFonts w:ascii="Arial Narrow" w:hAnsi="Arial Narrow" w:cs="Arial"/>
            <w:bCs/>
            <w:sz w:val="22"/>
            <w:szCs w:val="22"/>
          </w:rPr>
          <w:delText>L</w:delText>
        </w:r>
      </w:del>
      <w:r w:rsidR="007F2EED">
        <w:rPr>
          <w:rFonts w:ascii="Arial Narrow" w:hAnsi="Arial Narrow" w:cs="Arial"/>
          <w:bCs/>
          <w:sz w:val="22"/>
          <w:szCs w:val="22"/>
        </w:rPr>
        <w:t xml:space="preserve">os </w:t>
      </w:r>
      <w:r w:rsidR="00343705">
        <w:rPr>
          <w:rFonts w:ascii="Arial Narrow" w:hAnsi="Arial Narrow" w:cs="Arial"/>
          <w:bCs/>
          <w:sz w:val="22"/>
          <w:szCs w:val="22"/>
        </w:rPr>
        <w:t xml:space="preserve">sistemas pueden fallar debido al ingreso de humedad </w:t>
      </w:r>
      <w:r w:rsidR="00055842">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commentRangeEnd w:id="303"/>
      <w:r>
        <w:rPr>
          <w:rStyle w:val="Refdecomentario"/>
        </w:rPr>
        <w:commentReference w:id="303"/>
      </w:r>
    </w:p>
    <w:p w14:paraId="077F7F2D" w14:textId="77777777" w:rsidR="00055842"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34A66C58" w:rsidR="00343705"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306"/>
      <w:r>
        <w:rPr>
          <w:rFonts w:ascii="Arial Narrow" w:hAnsi="Arial Narrow" w:cs="Arial"/>
          <w:bCs/>
          <w:sz w:val="22"/>
          <w:szCs w:val="22"/>
        </w:rPr>
        <w:t>Todo ello fue corroborado por los directores de las instituciones educativas visitadas</w:t>
      </w:r>
      <w:r w:rsidR="00D16520">
        <w:rPr>
          <w:rFonts w:ascii="Arial Narrow" w:hAnsi="Arial Narrow" w:cs="Arial"/>
          <w:bCs/>
          <w:sz w:val="22"/>
          <w:szCs w:val="22"/>
        </w:rPr>
        <w:t>,</w:t>
      </w:r>
      <w:r>
        <w:rPr>
          <w:rFonts w:ascii="Arial Narrow" w:hAnsi="Arial Narrow" w:cs="Arial"/>
          <w:bCs/>
          <w:sz w:val="22"/>
          <w:szCs w:val="22"/>
        </w:rPr>
        <w:t xml:space="preserve"> quienes manifiestan que los equipos (servidores) dejaron de funcionar luego de presentarse una tormenta eléctrica, y este hecho fue consignado en actas de visitas de control</w:t>
      </w:r>
      <w:r w:rsidR="00A814E2">
        <w:rPr>
          <w:rFonts w:ascii="Arial Narrow" w:hAnsi="Arial Narrow" w:cs="Arial"/>
          <w:bCs/>
          <w:sz w:val="22"/>
          <w:szCs w:val="22"/>
        </w:rPr>
        <w:t xml:space="preserve"> nº</w:t>
      </w:r>
      <w:r w:rsidR="00621969">
        <w:rPr>
          <w:rFonts w:ascii="Arial Narrow" w:hAnsi="Arial Narrow" w:cs="Arial"/>
          <w:bCs/>
          <w:sz w:val="22"/>
          <w:szCs w:val="22"/>
        </w:rPr>
        <w:t xml:space="preserve"> </w:t>
      </w:r>
      <w:r w:rsidR="00A814E2">
        <w:rPr>
          <w:rFonts w:ascii="Arial Narrow" w:hAnsi="Arial Narrow" w:cs="Arial"/>
          <w:bCs/>
          <w:sz w:val="22"/>
          <w:szCs w:val="22"/>
        </w:rPr>
        <w:t>5 y nº</w:t>
      </w:r>
      <w:r w:rsidR="00621969">
        <w:rPr>
          <w:rFonts w:ascii="Arial Narrow" w:hAnsi="Arial Narrow" w:cs="Arial"/>
          <w:bCs/>
          <w:sz w:val="22"/>
          <w:szCs w:val="22"/>
        </w:rPr>
        <w:t xml:space="preserve"> </w:t>
      </w:r>
      <w:r w:rsidR="00A814E2">
        <w:rPr>
          <w:rFonts w:ascii="Arial Narrow" w:hAnsi="Arial Narrow" w:cs="Arial"/>
          <w:bCs/>
          <w:sz w:val="22"/>
          <w:szCs w:val="22"/>
        </w:rPr>
        <w:t xml:space="preserve">6 </w:t>
      </w:r>
      <w:r w:rsidR="00D16520">
        <w:rPr>
          <w:rFonts w:ascii="Arial Narrow" w:hAnsi="Arial Narrow" w:cs="Arial"/>
          <w:bCs/>
          <w:sz w:val="22"/>
          <w:szCs w:val="22"/>
        </w:rPr>
        <w:t>de 2023 en las I.E. de Daniel Alcides Carrión y Las Américas respectivamente.</w:t>
      </w:r>
      <w:r>
        <w:rPr>
          <w:rFonts w:ascii="Arial Narrow" w:hAnsi="Arial Narrow" w:cs="Arial"/>
          <w:bCs/>
          <w:sz w:val="22"/>
          <w:szCs w:val="22"/>
        </w:rPr>
        <w:t xml:space="preserve"> </w:t>
      </w:r>
      <w:commentRangeEnd w:id="306"/>
      <w:r w:rsidR="00E61AED">
        <w:rPr>
          <w:rStyle w:val="Refdecomentario"/>
        </w:rPr>
        <w:commentReference w:id="306"/>
      </w:r>
    </w:p>
    <w:p w14:paraId="2E1600E1" w14:textId="77777777" w:rsidR="000448A9" w:rsidRDefault="000448A9"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3</w:t>
      </w:r>
    </w:p>
    <w:p w14:paraId="3BB3D2C1" w14:textId="46E7D867"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Gabinete de servidores</w:t>
      </w:r>
    </w:p>
    <w:p w14:paraId="398BADCF" w14:textId="33B079A5" w:rsidR="00FE09A4"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noProof/>
          <w:lang w:val="en-US" w:eastAsia="en-US"/>
        </w:rPr>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rFonts w:ascii="Arial Narrow" w:hAnsi="Arial Narrow" w:cs="Arial"/>
          <w:bCs/>
          <w:sz w:val="22"/>
          <w:szCs w:val="22"/>
        </w:rPr>
        <w:t xml:space="preserve">En la siguiente imagen se aprecia el servidor no operativo </w:t>
      </w:r>
      <w:commentRangeStart w:id="307"/>
      <w:r>
        <w:rPr>
          <w:rFonts w:ascii="Arial Narrow" w:hAnsi="Arial Narrow" w:cs="Arial"/>
          <w:bCs/>
          <w:sz w:val="22"/>
          <w:szCs w:val="22"/>
        </w:rPr>
        <w:t xml:space="preserve">posiblemente dañado por acción de una tormenta eléctrica </w:t>
      </w:r>
      <w:commentRangeEnd w:id="307"/>
      <w:r w:rsidR="00E61AED">
        <w:rPr>
          <w:rStyle w:val="Refdecomentario"/>
        </w:rPr>
        <w:commentReference w:id="307"/>
      </w:r>
      <w:r>
        <w:rPr>
          <w:rFonts w:ascii="Arial Narrow" w:hAnsi="Arial Narrow" w:cs="Arial"/>
          <w:bCs/>
          <w:sz w:val="22"/>
          <w:szCs w:val="22"/>
        </w:rPr>
        <w:t>tal como manifiesta el directos del centro educativo</w:t>
      </w:r>
      <w:r w:rsidR="00D16520">
        <w:rPr>
          <w:rFonts w:ascii="Arial Narrow" w:hAnsi="Arial Narrow" w:cs="Arial"/>
          <w:bCs/>
          <w:sz w:val="22"/>
          <w:szCs w:val="22"/>
        </w:rPr>
        <w:t xml:space="preserve"> San Pedro y consignado en acta nº8 de 13 de junio de 2023.</w:t>
      </w:r>
    </w:p>
    <w:p w14:paraId="384F4184" w14:textId="77777777"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commentRangeStart w:id="308"/>
      <w:r>
        <w:rPr>
          <w:rFonts w:ascii="Arial Narrow" w:hAnsi="Arial Narrow" w:cs="Arial"/>
          <w:bCs/>
          <w:sz w:val="22"/>
          <w:szCs w:val="22"/>
        </w:rPr>
        <w:t>Es preciso advertir</w:t>
      </w:r>
      <w:r w:rsidR="00D16520">
        <w:rPr>
          <w:rFonts w:ascii="Arial Narrow" w:hAnsi="Arial Narrow" w:cs="Arial"/>
          <w:bCs/>
          <w:sz w:val="22"/>
          <w:szCs w:val="22"/>
        </w:rPr>
        <w:t xml:space="preserve"> que las laptops</w:t>
      </w:r>
      <w:r>
        <w:rPr>
          <w:rFonts w:ascii="Arial Narrow" w:hAnsi="Arial Narrow" w:cs="Arial"/>
          <w:bCs/>
          <w:sz w:val="22"/>
          <w:szCs w:val="22"/>
        </w:rPr>
        <w:t xml:space="preserve">, al no contar con licencias </w:t>
      </w:r>
      <w:r w:rsidR="00D16520">
        <w:rPr>
          <w:rFonts w:ascii="Arial Narrow" w:hAnsi="Arial Narrow" w:cs="Arial"/>
          <w:bCs/>
          <w:sz w:val="22"/>
          <w:szCs w:val="22"/>
        </w:rPr>
        <w:t xml:space="preserve">de office </w:t>
      </w:r>
      <w:r>
        <w:rPr>
          <w:rFonts w:ascii="Arial Narrow" w:hAnsi="Arial Narrow" w:cs="Arial"/>
          <w:bCs/>
          <w:sz w:val="22"/>
          <w:szCs w:val="22"/>
        </w:rPr>
        <w:t>el equipamiento entregado no tendría una utilidad y no estaría cumpliendo con el objetivo para el cual fue adquirido.</w:t>
      </w:r>
    </w:p>
    <w:commentRangeEnd w:id="308"/>
    <w:p w14:paraId="5B56155F" w14:textId="77777777" w:rsidR="00BE01EE" w:rsidRDefault="001C200C" w:rsidP="00FE09A4">
      <w:pPr>
        <w:tabs>
          <w:tab w:val="left" w:pos="142"/>
          <w:tab w:val="left" w:pos="1276"/>
        </w:tabs>
        <w:autoSpaceDE w:val="0"/>
        <w:autoSpaceDN w:val="0"/>
        <w:adjustRightInd w:val="0"/>
        <w:ind w:left="709"/>
        <w:jc w:val="both"/>
        <w:rPr>
          <w:rFonts w:ascii="Arial Narrow" w:hAnsi="Arial Narrow" w:cs="Arial"/>
          <w:bCs/>
          <w:sz w:val="22"/>
          <w:szCs w:val="22"/>
        </w:rPr>
      </w:pPr>
      <w:r>
        <w:rPr>
          <w:rStyle w:val="Refdecomentario"/>
        </w:rPr>
        <w:commentReference w:id="308"/>
      </w:r>
    </w:p>
    <w:p w14:paraId="2793DD0E"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4253E3C0"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0810DC5B"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 podría transgredir lo establecido en las normativas siguientes:</w:t>
      </w:r>
    </w:p>
    <w:p w14:paraId="29F0D632" w14:textId="77777777" w:rsidR="00246401" w:rsidRPr="00BE01EE"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r w:rsidRPr="00A814E2">
        <w:rPr>
          <w:rFonts w:ascii="Arial Narrow" w:hAnsi="Arial Narrow" w:cs="Arial"/>
          <w:b/>
          <w:color w:val="000000" w:themeColor="text1"/>
          <w:sz w:val="22"/>
          <w:szCs w:val="22"/>
        </w:rPr>
        <w:t>EXPEDIENTE TÉCNICO</w:t>
      </w:r>
    </w:p>
    <w:p w14:paraId="0993B6EA" w14:textId="77777777" w:rsid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3A736F6D" w14:textId="77777777" w:rsidR="00A814E2" w:rsidRPr="00A814E2" w:rsidRDefault="00A814E2" w:rsidP="00A814E2">
      <w:pPr>
        <w:ind w:left="1069"/>
        <w:jc w:val="both"/>
        <w:rPr>
          <w:rFonts w:ascii="Arial Narrow" w:hAnsi="Arial Narrow"/>
          <w:b/>
          <w:i/>
          <w:iCs/>
          <w:lang w:val="es-MX"/>
        </w:rPr>
      </w:pPr>
      <w:r w:rsidRPr="00A814E2">
        <w:rPr>
          <w:rFonts w:ascii="Arial Narrow" w:hAnsi="Arial Narrow"/>
          <w:b/>
          <w:i/>
          <w:iCs/>
          <w:lang w:val="es-MX"/>
        </w:rPr>
        <w:t xml:space="preserve">INSTALACIÓN DE SISTEMA PARARRAYO </w:t>
      </w:r>
    </w:p>
    <w:p w14:paraId="79867818" w14:textId="77777777" w:rsidR="00A814E2" w:rsidRPr="00A814E2" w:rsidRDefault="00A814E2" w:rsidP="00A814E2">
      <w:pPr>
        <w:ind w:left="1069"/>
        <w:jc w:val="both"/>
        <w:rPr>
          <w:rFonts w:ascii="Arial Narrow" w:hAnsi="Arial Narrow"/>
          <w:b/>
          <w:i/>
          <w:iCs/>
          <w:lang w:val="es-MX"/>
        </w:rPr>
      </w:pPr>
    </w:p>
    <w:p w14:paraId="36BA2635" w14:textId="77777777"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lastRenderedPageBreak/>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A814E2" w:rsidRDefault="00A814E2" w:rsidP="00A814E2">
      <w:pPr>
        <w:ind w:left="1069"/>
        <w:jc w:val="both"/>
        <w:rPr>
          <w:rFonts w:ascii="Arial Narrow" w:hAnsi="Arial Narrow"/>
          <w:i/>
          <w:iCs/>
          <w:lang w:val="es-MX"/>
        </w:rPr>
      </w:pPr>
    </w:p>
    <w:p w14:paraId="46E20BCE" w14:textId="28939D45"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 xml:space="preserve">Se </w:t>
      </w:r>
      <w:del w:id="309" w:author="GRAPURIMAC" w:date="2023-06-29T18:32:00Z">
        <w:r w:rsidRPr="00A814E2" w:rsidDel="001C200C">
          <w:rPr>
            <w:rFonts w:ascii="Arial Narrow" w:hAnsi="Arial Narrow"/>
            <w:i/>
            <w:iCs/>
            <w:lang w:val="es-MX"/>
          </w:rPr>
          <w:delText>implementara</w:delText>
        </w:r>
      </w:del>
      <w:ins w:id="310" w:author="GRAPURIMAC" w:date="2023-06-29T18:32:00Z">
        <w:r w:rsidR="001C200C" w:rsidRPr="00A814E2">
          <w:rPr>
            <w:rFonts w:ascii="Arial Narrow" w:hAnsi="Arial Narrow"/>
            <w:i/>
            <w:iCs/>
            <w:lang w:val="es-MX"/>
          </w:rPr>
          <w:t>implementará</w:t>
        </w:r>
      </w:ins>
      <w:r w:rsidRPr="00A814E2">
        <w:rPr>
          <w:rFonts w:ascii="Arial Narrow" w:hAnsi="Arial Narrow"/>
          <w:i/>
          <w:iCs/>
          <w:lang w:val="es-MX"/>
        </w:rPr>
        <w:t xml:space="preserve"> un pararrayo Tipo Franklin para</w:t>
      </w:r>
      <w:r w:rsidRPr="00A814E2">
        <w:rPr>
          <w:rFonts w:ascii="Arial Narrow" w:hAnsi="Arial Narrow"/>
          <w:i/>
          <w:iCs/>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Default="00A814E2" w:rsidP="00A814E2">
      <w:pPr>
        <w:jc w:val="both"/>
      </w:pPr>
    </w:p>
    <w:p w14:paraId="49A1D553" w14:textId="77777777" w:rsidR="00A814E2" w:rsidRPr="00A814E2" w:rsidRDefault="00A814E2" w:rsidP="00A814E2">
      <w:pPr>
        <w:ind w:left="1069"/>
        <w:jc w:val="both"/>
        <w:rPr>
          <w:rFonts w:ascii="Arial Narrow" w:hAnsi="Arial Narrow"/>
          <w:i/>
          <w:iCs/>
        </w:rPr>
      </w:pPr>
      <w:r w:rsidRPr="00A814E2">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A814E2" w:rsidRDefault="00A814E2" w:rsidP="00A814E2">
      <w:pPr>
        <w:ind w:left="1069"/>
        <w:jc w:val="both"/>
        <w:rPr>
          <w:rFonts w:ascii="Arial Narrow" w:hAnsi="Arial Narrow"/>
          <w:i/>
          <w:iCs/>
        </w:rPr>
      </w:pPr>
    </w:p>
    <w:p w14:paraId="67FA15EB" w14:textId="77777777" w:rsidR="00A814E2" w:rsidRPr="00A814E2" w:rsidRDefault="00A814E2" w:rsidP="00A814E2">
      <w:pPr>
        <w:ind w:left="1069"/>
        <w:jc w:val="both"/>
        <w:rPr>
          <w:rFonts w:ascii="Arial Narrow" w:hAnsi="Arial Narrow"/>
          <w:i/>
          <w:iCs/>
        </w:rPr>
      </w:pPr>
      <w:r w:rsidRPr="00A814E2">
        <w:rPr>
          <w:rFonts w:ascii="Arial Narrow" w:hAnsi="Arial Narrow"/>
          <w:i/>
          <w:iCs/>
        </w:rPr>
        <w:t>Este ducto será soportado por abrazaderas tipo “U” en caso de pared de concreto o será empotrado en caso que la pared sea de adobe y se resanara con mortero de yeso y cemento (mezcla diablo)</w:t>
      </w:r>
    </w:p>
    <w:p w14:paraId="0027D581" w14:textId="77777777" w:rsidR="00A814E2" w:rsidRPr="00A814E2" w:rsidRDefault="00A814E2" w:rsidP="00A814E2">
      <w:pPr>
        <w:ind w:left="1069"/>
        <w:jc w:val="both"/>
        <w:rPr>
          <w:rFonts w:ascii="Arial Narrow" w:hAnsi="Arial Narrow"/>
          <w:i/>
          <w:iCs/>
        </w:rPr>
      </w:pPr>
    </w:p>
    <w:p w14:paraId="13367661" w14:textId="77777777" w:rsidR="00A814E2" w:rsidRPr="00A814E2" w:rsidRDefault="00A814E2" w:rsidP="00A814E2">
      <w:pPr>
        <w:ind w:left="1069"/>
        <w:jc w:val="both"/>
        <w:rPr>
          <w:rFonts w:ascii="Arial Narrow" w:hAnsi="Arial Narrow"/>
          <w:i/>
          <w:iCs/>
        </w:rPr>
      </w:pPr>
      <w:r w:rsidRPr="00A814E2">
        <w:rPr>
          <w:rFonts w:ascii="Arial Narrow" w:hAnsi="Arial Narrow"/>
          <w:i/>
          <w:iCs/>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A814E2">
        <w:rPr>
          <w:rFonts w:ascii="Arial Narrow" w:hAnsi="Arial Narrow"/>
          <w:i/>
          <w:iCs/>
        </w:rPr>
        <w:t>F’c</w:t>
      </w:r>
      <w:proofErr w:type="spellEnd"/>
      <w:r w:rsidRPr="00A814E2">
        <w:rPr>
          <w:rFonts w:ascii="Arial Narrow" w:hAnsi="Arial Narrow"/>
          <w:i/>
          <w:iCs/>
        </w:rPr>
        <w:t>=210 Kg/cm2.</w:t>
      </w:r>
    </w:p>
    <w:p w14:paraId="4778BB6F" w14:textId="77777777" w:rsidR="00A814E2" w:rsidRP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55ED8420" w14:textId="329B7BFC"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r>
        <w:rPr>
          <w:noProof/>
          <w:lang w:val="en-US" w:eastAsia="en-US"/>
        </w:rPr>
        <w:drawing>
          <wp:inline distT="0" distB="0" distL="0" distR="0" wp14:anchorId="11F048DE" wp14:editId="6D24FDFD">
            <wp:extent cx="5041900" cy="391227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64516" cy="3929824"/>
                    </a:xfrm>
                    <a:prstGeom prst="rect">
                      <a:avLst/>
                    </a:prstGeom>
                    <a:noFill/>
                    <a:ln>
                      <a:noFill/>
                    </a:ln>
                  </pic:spPr>
                </pic:pic>
              </a:graphicData>
            </a:graphic>
          </wp:inline>
        </w:drawing>
      </w:r>
    </w:p>
    <w:p w14:paraId="48B4EFFA" w14:textId="77777777"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3306EB42"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4EF802CF"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18540364"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2F0D82D7" w14:textId="3189F621" w:rsidR="00BE34EA" w:rsidRPr="00BE34EA"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color w:val="FF0000"/>
          <w:sz w:val="22"/>
          <w:szCs w:val="22"/>
        </w:rPr>
      </w:pPr>
      <w:r w:rsidRPr="00A13962">
        <w:rPr>
          <w:rFonts w:ascii="Arial Narrow" w:hAnsi="Arial Narrow" w:cs="Arial"/>
          <w:b/>
          <w:color w:val="000000" w:themeColor="text1"/>
          <w:sz w:val="22"/>
          <w:szCs w:val="22"/>
        </w:rPr>
        <w:t>CÓDIGO NACIONAL DE ELECTRICIDAD – UTILIZACIÓN</w:t>
      </w:r>
      <w:r w:rsidR="007D1D1A">
        <w:rPr>
          <w:rFonts w:ascii="Arial Narrow" w:hAnsi="Arial Narrow" w:cs="Arial"/>
          <w:b/>
          <w:color w:val="000000" w:themeColor="text1"/>
          <w:sz w:val="22"/>
          <w:szCs w:val="22"/>
        </w:rPr>
        <w:t xml:space="preserve"> </w:t>
      </w:r>
      <w:r w:rsidR="003E1081">
        <w:rPr>
          <w:rFonts w:ascii="Arial Narrow" w:hAnsi="Arial Narrow" w:cs="Arial"/>
          <w:b/>
          <w:bCs/>
          <w:sz w:val="22"/>
          <w:szCs w:val="22"/>
        </w:rPr>
        <w:t>de 29 de abril del 2011.</w:t>
      </w:r>
    </w:p>
    <w:p w14:paraId="7CC5DA33" w14:textId="77777777" w:rsidR="00BE34EA"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0F7F74A2" w14:textId="27AA0D95" w:rsidR="00BE34EA" w:rsidRPr="00BE34EA"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BE34EA">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BE34EA">
        <w:rPr>
          <w:rFonts w:ascii="Arial Narrow" w:hAnsi="Arial Narrow" w:cs="Arial"/>
          <w:bCs/>
          <w:i/>
          <w:iCs/>
          <w:sz w:val="22"/>
          <w:szCs w:val="22"/>
        </w:rPr>
        <w:t>alguna parte</w:t>
      </w:r>
      <w:r w:rsidRPr="00BE34EA">
        <w:rPr>
          <w:rFonts w:ascii="Arial Narrow" w:hAnsi="Arial Narrow" w:cs="Arial"/>
          <w:bCs/>
          <w:i/>
          <w:iCs/>
          <w:sz w:val="22"/>
          <w:szCs w:val="22"/>
        </w:rPr>
        <w:t xml:space="preserve"> energizada (con tensión).</w:t>
      </w:r>
    </w:p>
    <w:p w14:paraId="32125A2F" w14:textId="77777777" w:rsidR="00BE34EA" w:rsidRPr="00C16C98"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7BF81B06" w14:textId="3928B134" w:rsidR="00FE09A4" w:rsidRPr="003758E8"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lastRenderedPageBreak/>
        <w:t xml:space="preserve">Directiva </w:t>
      </w:r>
      <w:r>
        <w:rPr>
          <w:rFonts w:ascii="Arial Narrow" w:hAnsi="Arial Narrow" w:cs="Arial"/>
          <w:b/>
          <w:bCs/>
          <w:sz w:val="22"/>
          <w:szCs w:val="22"/>
        </w:rPr>
        <w:t>n.</w:t>
      </w:r>
      <w:r w:rsidR="00FE09A4" w:rsidRPr="00773439">
        <w:rPr>
          <w:rFonts w:ascii="Arial Narrow" w:hAnsi="Arial Narrow" w:cs="Arial"/>
          <w:b/>
          <w:bCs/>
          <w:sz w:val="22"/>
          <w:szCs w:val="22"/>
        </w:rPr>
        <w:t>°</w:t>
      </w:r>
      <w:r>
        <w:rPr>
          <w:rFonts w:ascii="Arial Narrow" w:hAnsi="Arial Narrow" w:cs="Arial"/>
          <w:b/>
          <w:bCs/>
          <w:sz w:val="22"/>
          <w:szCs w:val="22"/>
        </w:rPr>
        <w:t xml:space="preserve"> </w:t>
      </w:r>
      <w:r w:rsidR="00FE09A4" w:rsidRPr="00773439">
        <w:rPr>
          <w:rFonts w:ascii="Arial Narrow" w:hAnsi="Arial Narrow" w:cs="Arial"/>
          <w:b/>
          <w:bCs/>
          <w:sz w:val="22"/>
          <w:szCs w:val="22"/>
        </w:rPr>
        <w:t>001-2022-</w:t>
      </w:r>
      <w:proofErr w:type="gramStart"/>
      <w:r w:rsidR="00FE09A4" w:rsidRPr="00773439">
        <w:rPr>
          <w:rFonts w:ascii="Arial Narrow" w:hAnsi="Arial Narrow" w:cs="Arial"/>
          <w:b/>
          <w:bCs/>
          <w:sz w:val="22"/>
          <w:szCs w:val="22"/>
        </w:rPr>
        <w:t>GR.APURIMAC</w:t>
      </w:r>
      <w:proofErr w:type="gramEnd"/>
      <w:r w:rsidR="00FE09A4" w:rsidRPr="00773439">
        <w:rPr>
          <w:rFonts w:ascii="Arial Narrow" w:hAnsi="Arial Narrow" w:cs="Arial"/>
          <w:b/>
          <w:bCs/>
          <w:sz w:val="22"/>
          <w:szCs w:val="22"/>
        </w:rPr>
        <w:t xml:space="preserve">/GR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773439">
        <w:rPr>
          <w:rFonts w:ascii="Arial Narrow" w:hAnsi="Arial Narrow" w:cs="Arial"/>
          <w:b/>
          <w:bCs/>
          <w:sz w:val="22"/>
          <w:szCs w:val="22"/>
        </w:rPr>
        <w:t>.</w:t>
      </w:r>
      <w:r w:rsidR="003E1081">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proofErr w:type="gramStart"/>
      <w:r w:rsidR="00BE01EE">
        <w:rPr>
          <w:rFonts w:ascii="Arial Narrow" w:hAnsi="Arial Narrow" w:cs="Arial"/>
          <w:b/>
          <w:bCs/>
          <w:sz w:val="22"/>
          <w:szCs w:val="22"/>
        </w:rPr>
        <w:t>GR.APURIMAC</w:t>
      </w:r>
      <w:proofErr w:type="gramEnd"/>
      <w:r w:rsidR="00BE01EE">
        <w:rPr>
          <w:rFonts w:ascii="Arial Narrow" w:hAnsi="Arial Narrow" w:cs="Arial"/>
          <w:b/>
          <w:bCs/>
          <w:sz w:val="22"/>
          <w:szCs w:val="22"/>
        </w:rPr>
        <w:t>/PR de 23 de diciembre del 2022.</w:t>
      </w:r>
      <w:r w:rsidR="00BE01EE" w:rsidRPr="00773439">
        <w:rPr>
          <w:rFonts w:ascii="Arial Narrow" w:hAnsi="Arial Narrow" w:cs="Arial"/>
          <w:b/>
          <w:bCs/>
          <w:sz w:val="22"/>
          <w:szCs w:val="22"/>
        </w:rPr>
        <w:t>.</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613EF2"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13EF2">
        <w:rPr>
          <w:rFonts w:ascii="Arial Narrow" w:hAnsi="Arial Narrow" w:cs="Arial"/>
          <w:b/>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w:t>
      </w:r>
      <w:proofErr w:type="gramStart"/>
      <w:r w:rsidRPr="003758E8">
        <w:rPr>
          <w:rFonts w:ascii="Arial Narrow" w:hAnsi="Arial Narrow" w:cs="Arial"/>
          <w:bCs/>
          <w:i/>
          <w:iCs/>
          <w:sz w:val="22"/>
          <w:szCs w:val="22"/>
        </w:rPr>
        <w:t>ET)  y</w:t>
      </w:r>
      <w:proofErr w:type="gramEnd"/>
      <w:r w:rsidRPr="003758E8">
        <w:rPr>
          <w:rFonts w:ascii="Arial Narrow" w:hAnsi="Arial Narrow" w:cs="Arial"/>
          <w:bCs/>
          <w:i/>
          <w:iCs/>
          <w:sz w:val="22"/>
          <w:szCs w:val="22"/>
        </w:rPr>
        <w:t>/o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CA5F14"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1F549605"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 xml:space="preserve">de que </w:t>
      </w:r>
      <w:r w:rsidR="0027169A">
        <w:rPr>
          <w:rFonts w:ascii="Arial Narrow" w:hAnsi="Arial Narrow" w:cs="Arial"/>
          <w:bCs/>
          <w:sz w:val="22"/>
          <w:szCs w:val="22"/>
        </w:rPr>
        <w:t>las nuevas laptops</w:t>
      </w:r>
      <w:r w:rsidR="00BB6304">
        <w:rPr>
          <w:rFonts w:ascii="Arial Narrow" w:hAnsi="Arial Narrow" w:cs="Arial"/>
          <w:bCs/>
          <w:sz w:val="22"/>
          <w:szCs w:val="22"/>
        </w:rPr>
        <w:t xml:space="preserve"> entregado corran el riesgo de daño </w:t>
      </w:r>
      <w:r w:rsidR="0027169A">
        <w:rPr>
          <w:rFonts w:ascii="Arial Narrow" w:hAnsi="Arial Narrow" w:cs="Arial"/>
          <w:bCs/>
          <w:sz w:val="22"/>
          <w:szCs w:val="22"/>
        </w:rPr>
        <w:t>por falta de un eficiente sistema de protección eléctrica</w:t>
      </w:r>
      <w:ins w:id="311" w:author="GRAPURIMAC" w:date="2023-06-29T18:33:00Z">
        <w:r w:rsidR="001C200C">
          <w:rPr>
            <w:rFonts w:ascii="Arial Narrow" w:hAnsi="Arial Narrow" w:cs="Arial"/>
            <w:bCs/>
            <w:sz w:val="22"/>
            <w:szCs w:val="22"/>
          </w:rPr>
          <w:t>.</w:t>
        </w:r>
      </w:ins>
      <w:del w:id="312" w:author="GRAPURIMAC" w:date="2023-06-29T18:33:00Z">
        <w:r w:rsidR="0027169A" w:rsidDel="001C200C">
          <w:rPr>
            <w:rFonts w:ascii="Arial Narrow" w:hAnsi="Arial Narrow" w:cs="Arial"/>
            <w:bCs/>
            <w:sz w:val="22"/>
            <w:szCs w:val="22"/>
          </w:rPr>
          <w:delText>,</w:delText>
        </w:r>
      </w:del>
      <w:r w:rsidR="0027169A">
        <w:rPr>
          <w:rFonts w:ascii="Arial Narrow" w:hAnsi="Arial Narrow" w:cs="Arial"/>
          <w:bCs/>
          <w:sz w:val="22"/>
          <w:szCs w:val="22"/>
        </w:rPr>
        <w:t xml:space="preserve"> </w:t>
      </w:r>
      <w:del w:id="313" w:author="GRAPURIMAC" w:date="2023-06-29T18:33:00Z">
        <w:r w:rsidR="0027169A" w:rsidDel="001C200C">
          <w:rPr>
            <w:rFonts w:ascii="Arial Narrow" w:hAnsi="Arial Narrow" w:cs="Arial"/>
            <w:bCs/>
            <w:sz w:val="22"/>
            <w:szCs w:val="22"/>
          </w:rPr>
          <w:delText>la misma situación que daño los</w:delText>
        </w:r>
        <w:r w:rsidR="00BB6304" w:rsidDel="001C200C">
          <w:rPr>
            <w:rFonts w:ascii="Arial Narrow" w:hAnsi="Arial Narrow" w:cs="Arial"/>
            <w:bCs/>
            <w:sz w:val="22"/>
            <w:szCs w:val="22"/>
          </w:rPr>
          <w:delText xml:space="preserve"> servidor</w:delText>
        </w:r>
        <w:r w:rsidR="0027169A" w:rsidDel="001C200C">
          <w:rPr>
            <w:rFonts w:ascii="Arial Narrow" w:hAnsi="Arial Narrow" w:cs="Arial"/>
            <w:bCs/>
            <w:sz w:val="22"/>
            <w:szCs w:val="22"/>
          </w:rPr>
          <w:delText>es.</w:delText>
        </w:r>
      </w:del>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532FE2">
      <w:pPr>
        <w:pStyle w:val="Ttulo1"/>
        <w:numPr>
          <w:ilvl w:val="0"/>
          <w:numId w:val="3"/>
        </w:numPr>
        <w:spacing w:before="0"/>
        <w:rPr>
          <w:rStyle w:val="Textoennegrita"/>
          <w:rFonts w:ascii="Arial Narrow" w:hAnsi="Arial Narrow"/>
          <w:b/>
          <w:bCs/>
          <w:color w:val="auto"/>
          <w:sz w:val="22"/>
          <w:szCs w:val="22"/>
        </w:rPr>
      </w:pPr>
      <w:bookmarkStart w:id="314" w:name="_Toc130468187"/>
      <w:bookmarkStart w:id="315" w:name="_Toc130472988"/>
      <w:bookmarkStart w:id="316" w:name="_Toc130480998"/>
      <w:bookmarkStart w:id="317" w:name="_Toc130481071"/>
      <w:bookmarkStart w:id="318" w:name="_Toc130481144"/>
      <w:bookmarkStart w:id="319" w:name="_Toc130481217"/>
      <w:bookmarkStart w:id="320" w:name="_Toc130481290"/>
      <w:bookmarkStart w:id="321" w:name="_Toc130481363"/>
      <w:bookmarkStart w:id="322" w:name="_Toc130481430"/>
      <w:bookmarkStart w:id="323" w:name="_Toc130481503"/>
      <w:bookmarkStart w:id="324" w:name="_Toc130481710"/>
      <w:bookmarkStart w:id="325" w:name="_Toc130483002"/>
      <w:bookmarkStart w:id="326" w:name="_Toc130468188"/>
      <w:bookmarkStart w:id="327" w:name="_Toc130472989"/>
      <w:bookmarkStart w:id="328" w:name="_Toc130480999"/>
      <w:bookmarkStart w:id="329" w:name="_Toc130481072"/>
      <w:bookmarkStart w:id="330" w:name="_Toc130481145"/>
      <w:bookmarkStart w:id="331" w:name="_Toc130481218"/>
      <w:bookmarkStart w:id="332" w:name="_Toc130481291"/>
      <w:bookmarkStart w:id="333" w:name="_Toc130481364"/>
      <w:bookmarkStart w:id="334" w:name="_Toc130481431"/>
      <w:bookmarkStart w:id="335" w:name="_Toc130481504"/>
      <w:bookmarkStart w:id="336" w:name="_Toc130481711"/>
      <w:bookmarkStart w:id="337" w:name="_Toc130483003"/>
      <w:bookmarkStart w:id="338" w:name="_Toc130468189"/>
      <w:bookmarkStart w:id="339" w:name="_Toc130472990"/>
      <w:bookmarkStart w:id="340" w:name="_Toc130481000"/>
      <w:bookmarkStart w:id="341" w:name="_Toc130481073"/>
      <w:bookmarkStart w:id="342" w:name="_Toc130481146"/>
      <w:bookmarkStart w:id="343" w:name="_Toc130481219"/>
      <w:bookmarkStart w:id="344" w:name="_Toc130481292"/>
      <w:bookmarkStart w:id="345" w:name="_Toc130481365"/>
      <w:bookmarkStart w:id="346" w:name="_Toc130481432"/>
      <w:bookmarkStart w:id="347" w:name="_Toc130481505"/>
      <w:bookmarkStart w:id="348" w:name="_Toc130481712"/>
      <w:bookmarkStart w:id="349" w:name="_Toc130483004"/>
      <w:bookmarkStart w:id="350" w:name="_Toc130468190"/>
      <w:bookmarkStart w:id="351" w:name="_Toc130472991"/>
      <w:bookmarkStart w:id="352" w:name="_Toc130481001"/>
      <w:bookmarkStart w:id="353" w:name="_Toc130481074"/>
      <w:bookmarkStart w:id="354" w:name="_Toc130481147"/>
      <w:bookmarkStart w:id="355" w:name="_Toc130481220"/>
      <w:bookmarkStart w:id="356" w:name="_Toc130481293"/>
      <w:bookmarkStart w:id="357" w:name="_Toc130481366"/>
      <w:bookmarkStart w:id="358" w:name="_Toc130481433"/>
      <w:bookmarkStart w:id="359" w:name="_Toc130481506"/>
      <w:bookmarkStart w:id="360" w:name="_Toc130481713"/>
      <w:bookmarkStart w:id="361" w:name="_Toc130483005"/>
      <w:bookmarkStart w:id="362" w:name="_Toc130468191"/>
      <w:bookmarkStart w:id="363" w:name="_Toc130472992"/>
      <w:bookmarkStart w:id="364" w:name="_Toc130481002"/>
      <w:bookmarkStart w:id="365" w:name="_Toc130481075"/>
      <w:bookmarkStart w:id="366" w:name="_Toc130481148"/>
      <w:bookmarkStart w:id="367" w:name="_Toc130481221"/>
      <w:bookmarkStart w:id="368" w:name="_Toc130481294"/>
      <w:bookmarkStart w:id="369" w:name="_Toc130481367"/>
      <w:bookmarkStart w:id="370" w:name="_Toc130481434"/>
      <w:bookmarkStart w:id="371" w:name="_Toc130481507"/>
      <w:bookmarkStart w:id="372" w:name="_Toc130481714"/>
      <w:bookmarkStart w:id="373" w:name="_Toc130483006"/>
      <w:bookmarkStart w:id="374" w:name="_Toc130468192"/>
      <w:bookmarkStart w:id="375" w:name="_Toc130472993"/>
      <w:bookmarkStart w:id="376" w:name="_Toc130481003"/>
      <w:bookmarkStart w:id="377" w:name="_Toc130481076"/>
      <w:bookmarkStart w:id="378" w:name="_Toc130481149"/>
      <w:bookmarkStart w:id="379" w:name="_Toc130481222"/>
      <w:bookmarkStart w:id="380" w:name="_Toc130481295"/>
      <w:bookmarkStart w:id="381" w:name="_Toc130481368"/>
      <w:bookmarkStart w:id="382" w:name="_Toc130481435"/>
      <w:bookmarkStart w:id="383" w:name="_Toc130481508"/>
      <w:bookmarkStart w:id="384" w:name="_Toc130481715"/>
      <w:bookmarkStart w:id="385" w:name="_Toc130483007"/>
      <w:bookmarkStart w:id="386" w:name="_Toc130468193"/>
      <w:bookmarkStart w:id="387" w:name="_Toc130472994"/>
      <w:bookmarkStart w:id="388" w:name="_Toc130481004"/>
      <w:bookmarkStart w:id="389" w:name="_Toc130481077"/>
      <w:bookmarkStart w:id="390" w:name="_Toc130481150"/>
      <w:bookmarkStart w:id="391" w:name="_Toc130481223"/>
      <w:bookmarkStart w:id="392" w:name="_Toc130481296"/>
      <w:bookmarkStart w:id="393" w:name="_Toc130481369"/>
      <w:bookmarkStart w:id="394" w:name="_Toc130481436"/>
      <w:bookmarkStart w:id="395" w:name="_Toc130481509"/>
      <w:bookmarkStart w:id="396" w:name="_Toc130481716"/>
      <w:bookmarkStart w:id="397" w:name="_Toc130483008"/>
      <w:bookmarkStart w:id="398" w:name="_Toc130468194"/>
      <w:bookmarkStart w:id="399" w:name="_Toc130472995"/>
      <w:bookmarkStart w:id="400" w:name="_Toc130481005"/>
      <w:bookmarkStart w:id="401" w:name="_Toc130481078"/>
      <w:bookmarkStart w:id="402" w:name="_Toc130481151"/>
      <w:bookmarkStart w:id="403" w:name="_Toc130481224"/>
      <w:bookmarkStart w:id="404" w:name="_Toc130481297"/>
      <w:bookmarkStart w:id="405" w:name="_Toc130481370"/>
      <w:bookmarkStart w:id="406" w:name="_Toc130481437"/>
      <w:bookmarkStart w:id="407" w:name="_Toc130481510"/>
      <w:bookmarkStart w:id="408" w:name="_Toc130481717"/>
      <w:bookmarkStart w:id="409" w:name="_Toc130483009"/>
      <w:bookmarkStart w:id="410" w:name="_Toc130468195"/>
      <w:bookmarkStart w:id="411" w:name="_Toc130472996"/>
      <w:bookmarkStart w:id="412" w:name="_Toc130481006"/>
      <w:bookmarkStart w:id="413" w:name="_Toc130481079"/>
      <w:bookmarkStart w:id="414" w:name="_Toc130481152"/>
      <w:bookmarkStart w:id="415" w:name="_Toc130481225"/>
      <w:bookmarkStart w:id="416" w:name="_Toc130481298"/>
      <w:bookmarkStart w:id="417" w:name="_Toc130481371"/>
      <w:bookmarkStart w:id="418" w:name="_Toc130481438"/>
      <w:bookmarkStart w:id="419" w:name="_Toc130481511"/>
      <w:bookmarkStart w:id="420" w:name="_Toc130481718"/>
      <w:bookmarkStart w:id="421" w:name="_Toc130483010"/>
      <w:bookmarkStart w:id="422" w:name="_Toc130468196"/>
      <w:bookmarkStart w:id="423" w:name="_Toc130472997"/>
      <w:bookmarkStart w:id="424" w:name="_Toc130481007"/>
      <w:bookmarkStart w:id="425" w:name="_Toc130481080"/>
      <w:bookmarkStart w:id="426" w:name="_Toc130481153"/>
      <w:bookmarkStart w:id="427" w:name="_Toc130481226"/>
      <w:bookmarkStart w:id="428" w:name="_Toc130481299"/>
      <w:bookmarkStart w:id="429" w:name="_Toc130481372"/>
      <w:bookmarkStart w:id="430" w:name="_Toc130481439"/>
      <w:bookmarkStart w:id="431" w:name="_Toc130481512"/>
      <w:bookmarkStart w:id="432" w:name="_Toc130481719"/>
      <w:bookmarkStart w:id="433" w:name="_Toc130483011"/>
      <w:bookmarkStart w:id="434" w:name="_Toc130468197"/>
      <w:bookmarkStart w:id="435" w:name="_Toc130472998"/>
      <w:bookmarkStart w:id="436" w:name="_Toc130481008"/>
      <w:bookmarkStart w:id="437" w:name="_Toc130481081"/>
      <w:bookmarkStart w:id="438" w:name="_Toc130481154"/>
      <w:bookmarkStart w:id="439" w:name="_Toc130481227"/>
      <w:bookmarkStart w:id="440" w:name="_Toc130481300"/>
      <w:bookmarkStart w:id="441" w:name="_Toc130481373"/>
      <w:bookmarkStart w:id="442" w:name="_Toc130481440"/>
      <w:bookmarkStart w:id="443" w:name="_Toc130481513"/>
      <w:bookmarkStart w:id="444" w:name="_Toc130481720"/>
      <w:bookmarkStart w:id="445" w:name="_Toc130483012"/>
      <w:bookmarkStart w:id="446" w:name="_Toc130468198"/>
      <w:bookmarkStart w:id="447" w:name="_Toc130472999"/>
      <w:bookmarkStart w:id="448" w:name="_Toc130481009"/>
      <w:bookmarkStart w:id="449" w:name="_Toc130481082"/>
      <w:bookmarkStart w:id="450" w:name="_Toc130481155"/>
      <w:bookmarkStart w:id="451" w:name="_Toc130481228"/>
      <w:bookmarkStart w:id="452" w:name="_Toc130481301"/>
      <w:bookmarkStart w:id="453" w:name="_Toc130481374"/>
      <w:bookmarkStart w:id="454" w:name="_Toc130481441"/>
      <w:bookmarkStart w:id="455" w:name="_Toc130481514"/>
      <w:bookmarkStart w:id="456" w:name="_Toc130481721"/>
      <w:bookmarkStart w:id="457" w:name="_Toc130483013"/>
      <w:bookmarkStart w:id="458" w:name="_Toc130468199"/>
      <w:bookmarkStart w:id="459" w:name="_Toc130473000"/>
      <w:bookmarkStart w:id="460" w:name="_Toc130481010"/>
      <w:bookmarkStart w:id="461" w:name="_Toc130481083"/>
      <w:bookmarkStart w:id="462" w:name="_Toc130481156"/>
      <w:bookmarkStart w:id="463" w:name="_Toc130481229"/>
      <w:bookmarkStart w:id="464" w:name="_Toc130481302"/>
      <w:bookmarkStart w:id="465" w:name="_Toc130481375"/>
      <w:bookmarkStart w:id="466" w:name="_Toc130481442"/>
      <w:bookmarkStart w:id="467" w:name="_Toc130481515"/>
      <w:bookmarkStart w:id="468" w:name="_Toc130481722"/>
      <w:bookmarkStart w:id="469" w:name="_Toc130483014"/>
      <w:bookmarkStart w:id="470" w:name="_Toc130468200"/>
      <w:bookmarkStart w:id="471" w:name="_Toc130473001"/>
      <w:bookmarkStart w:id="472" w:name="_Toc130481011"/>
      <w:bookmarkStart w:id="473" w:name="_Toc130481084"/>
      <w:bookmarkStart w:id="474" w:name="_Toc130481157"/>
      <w:bookmarkStart w:id="475" w:name="_Toc130481230"/>
      <w:bookmarkStart w:id="476" w:name="_Toc130481303"/>
      <w:bookmarkStart w:id="477" w:name="_Toc130481376"/>
      <w:bookmarkStart w:id="478" w:name="_Toc130481443"/>
      <w:bookmarkStart w:id="479" w:name="_Toc130481516"/>
      <w:bookmarkStart w:id="480" w:name="_Toc130481723"/>
      <w:bookmarkStart w:id="481" w:name="_Toc130483015"/>
      <w:bookmarkStart w:id="482" w:name="_Toc130468201"/>
      <w:bookmarkStart w:id="483" w:name="_Toc130473002"/>
      <w:bookmarkStart w:id="484" w:name="_Toc130481012"/>
      <w:bookmarkStart w:id="485" w:name="_Toc130481085"/>
      <w:bookmarkStart w:id="486" w:name="_Toc130481158"/>
      <w:bookmarkStart w:id="487" w:name="_Toc130481231"/>
      <w:bookmarkStart w:id="488" w:name="_Toc130481304"/>
      <w:bookmarkStart w:id="489" w:name="_Toc130481377"/>
      <w:bookmarkStart w:id="490" w:name="_Toc130481444"/>
      <w:bookmarkStart w:id="491" w:name="_Toc130481517"/>
      <w:bookmarkStart w:id="492" w:name="_Toc130481724"/>
      <w:bookmarkStart w:id="493" w:name="_Toc130483016"/>
      <w:bookmarkStart w:id="494" w:name="_Toc130468202"/>
      <w:bookmarkStart w:id="495" w:name="_Toc130473003"/>
      <w:bookmarkStart w:id="496" w:name="_Toc130481013"/>
      <w:bookmarkStart w:id="497" w:name="_Toc130481086"/>
      <w:bookmarkStart w:id="498" w:name="_Toc130481159"/>
      <w:bookmarkStart w:id="499" w:name="_Toc130481232"/>
      <w:bookmarkStart w:id="500" w:name="_Toc130481305"/>
      <w:bookmarkStart w:id="501" w:name="_Toc130481378"/>
      <w:bookmarkStart w:id="502" w:name="_Toc130481445"/>
      <w:bookmarkStart w:id="503" w:name="_Toc130481518"/>
      <w:bookmarkStart w:id="504" w:name="_Toc130481725"/>
      <w:bookmarkStart w:id="505" w:name="_Toc130483017"/>
      <w:bookmarkStart w:id="506" w:name="_Toc130468203"/>
      <w:bookmarkStart w:id="507" w:name="_Toc130473004"/>
      <w:bookmarkStart w:id="508" w:name="_Toc130481014"/>
      <w:bookmarkStart w:id="509" w:name="_Toc130481087"/>
      <w:bookmarkStart w:id="510" w:name="_Toc130481160"/>
      <w:bookmarkStart w:id="511" w:name="_Toc130481233"/>
      <w:bookmarkStart w:id="512" w:name="_Toc130481306"/>
      <w:bookmarkStart w:id="513" w:name="_Toc130481379"/>
      <w:bookmarkStart w:id="514" w:name="_Toc130481446"/>
      <w:bookmarkStart w:id="515" w:name="_Toc130481519"/>
      <w:bookmarkStart w:id="516" w:name="_Toc130481726"/>
      <w:bookmarkStart w:id="517" w:name="_Toc130483018"/>
      <w:bookmarkStart w:id="518" w:name="_Toc130468204"/>
      <w:bookmarkStart w:id="519" w:name="_Toc130473005"/>
      <w:bookmarkStart w:id="520" w:name="_Toc130481015"/>
      <w:bookmarkStart w:id="521" w:name="_Toc130481088"/>
      <w:bookmarkStart w:id="522" w:name="_Toc130481161"/>
      <w:bookmarkStart w:id="523" w:name="_Toc130481234"/>
      <w:bookmarkStart w:id="524" w:name="_Toc130481307"/>
      <w:bookmarkStart w:id="525" w:name="_Toc130481380"/>
      <w:bookmarkStart w:id="526" w:name="_Toc130481447"/>
      <w:bookmarkStart w:id="527" w:name="_Toc130481520"/>
      <w:bookmarkStart w:id="528" w:name="_Toc130481727"/>
      <w:bookmarkStart w:id="529" w:name="_Toc130483019"/>
      <w:bookmarkStart w:id="530" w:name="_Toc130468205"/>
      <w:bookmarkStart w:id="531" w:name="_Toc130473006"/>
      <w:bookmarkStart w:id="532" w:name="_Toc130481016"/>
      <w:bookmarkStart w:id="533" w:name="_Toc130481089"/>
      <w:bookmarkStart w:id="534" w:name="_Toc130481162"/>
      <w:bookmarkStart w:id="535" w:name="_Toc130481235"/>
      <w:bookmarkStart w:id="536" w:name="_Toc130481308"/>
      <w:bookmarkStart w:id="537" w:name="_Toc130481381"/>
      <w:bookmarkStart w:id="538" w:name="_Toc130481448"/>
      <w:bookmarkStart w:id="539" w:name="_Toc130481521"/>
      <w:bookmarkStart w:id="540" w:name="_Toc130481728"/>
      <w:bookmarkStart w:id="541" w:name="_Toc130483020"/>
      <w:bookmarkStart w:id="542" w:name="_Toc130468206"/>
      <w:bookmarkStart w:id="543" w:name="_Toc130473007"/>
      <w:bookmarkStart w:id="544" w:name="_Toc130481017"/>
      <w:bookmarkStart w:id="545" w:name="_Toc130481090"/>
      <w:bookmarkStart w:id="546" w:name="_Toc130481163"/>
      <w:bookmarkStart w:id="547" w:name="_Toc130481236"/>
      <w:bookmarkStart w:id="548" w:name="_Toc130481309"/>
      <w:bookmarkStart w:id="549" w:name="_Toc130481382"/>
      <w:bookmarkStart w:id="550" w:name="_Toc130481449"/>
      <w:bookmarkStart w:id="551" w:name="_Toc130481522"/>
      <w:bookmarkStart w:id="552" w:name="_Toc130481729"/>
      <w:bookmarkStart w:id="553" w:name="_Toc130483021"/>
      <w:bookmarkStart w:id="554" w:name="_Toc130468207"/>
      <w:bookmarkStart w:id="555" w:name="_Toc130473008"/>
      <w:bookmarkStart w:id="556" w:name="_Toc130481018"/>
      <w:bookmarkStart w:id="557" w:name="_Toc130481091"/>
      <w:bookmarkStart w:id="558" w:name="_Toc130481164"/>
      <w:bookmarkStart w:id="559" w:name="_Toc130481237"/>
      <w:bookmarkStart w:id="560" w:name="_Toc130481310"/>
      <w:bookmarkStart w:id="561" w:name="_Toc130481383"/>
      <w:bookmarkStart w:id="562" w:name="_Toc130481450"/>
      <w:bookmarkStart w:id="563" w:name="_Toc130481523"/>
      <w:bookmarkStart w:id="564" w:name="_Toc130481730"/>
      <w:bookmarkStart w:id="565" w:name="_Toc130483022"/>
      <w:bookmarkStart w:id="566" w:name="_Toc130468208"/>
      <w:bookmarkStart w:id="567" w:name="_Toc130473009"/>
      <w:bookmarkStart w:id="568" w:name="_Toc130481019"/>
      <w:bookmarkStart w:id="569" w:name="_Toc130481092"/>
      <w:bookmarkStart w:id="570" w:name="_Toc130481165"/>
      <w:bookmarkStart w:id="571" w:name="_Toc130481238"/>
      <w:bookmarkStart w:id="572" w:name="_Toc130481311"/>
      <w:bookmarkStart w:id="573" w:name="_Toc130481384"/>
      <w:bookmarkStart w:id="574" w:name="_Toc130481451"/>
      <w:bookmarkStart w:id="575" w:name="_Toc130481524"/>
      <w:bookmarkStart w:id="576" w:name="_Toc130481731"/>
      <w:bookmarkStart w:id="577" w:name="_Toc130483023"/>
      <w:bookmarkStart w:id="578" w:name="_Toc130468209"/>
      <w:bookmarkStart w:id="579" w:name="_Toc130473010"/>
      <w:bookmarkStart w:id="580" w:name="_Toc130481020"/>
      <w:bookmarkStart w:id="581" w:name="_Toc130481093"/>
      <w:bookmarkStart w:id="582" w:name="_Toc130481166"/>
      <w:bookmarkStart w:id="583" w:name="_Toc130481239"/>
      <w:bookmarkStart w:id="584" w:name="_Toc130481312"/>
      <w:bookmarkStart w:id="585" w:name="_Toc130481385"/>
      <w:bookmarkStart w:id="586" w:name="_Toc130481452"/>
      <w:bookmarkStart w:id="587" w:name="_Toc130481525"/>
      <w:bookmarkStart w:id="588" w:name="_Toc130481732"/>
      <w:bookmarkStart w:id="589" w:name="_Toc130483024"/>
      <w:bookmarkStart w:id="590" w:name="_Toc130468210"/>
      <w:bookmarkStart w:id="591" w:name="_Toc130473011"/>
      <w:bookmarkStart w:id="592" w:name="_Toc130481021"/>
      <w:bookmarkStart w:id="593" w:name="_Toc130481094"/>
      <w:bookmarkStart w:id="594" w:name="_Toc130481167"/>
      <w:bookmarkStart w:id="595" w:name="_Toc130481240"/>
      <w:bookmarkStart w:id="596" w:name="_Toc130481313"/>
      <w:bookmarkStart w:id="597" w:name="_Toc130481386"/>
      <w:bookmarkStart w:id="598" w:name="_Toc130481453"/>
      <w:bookmarkStart w:id="599" w:name="_Toc130481526"/>
      <w:bookmarkStart w:id="600" w:name="_Toc130481733"/>
      <w:bookmarkStart w:id="601" w:name="_Toc130483025"/>
      <w:bookmarkStart w:id="602" w:name="_Toc130468211"/>
      <w:bookmarkStart w:id="603" w:name="_Toc130473012"/>
      <w:bookmarkStart w:id="604" w:name="_Toc130481022"/>
      <w:bookmarkStart w:id="605" w:name="_Toc130481095"/>
      <w:bookmarkStart w:id="606" w:name="_Toc130481168"/>
      <w:bookmarkStart w:id="607" w:name="_Toc130481241"/>
      <w:bookmarkStart w:id="608" w:name="_Toc130481314"/>
      <w:bookmarkStart w:id="609" w:name="_Toc130481387"/>
      <w:bookmarkStart w:id="610" w:name="_Toc130481454"/>
      <w:bookmarkStart w:id="611" w:name="_Toc130481527"/>
      <w:bookmarkStart w:id="612" w:name="_Toc130481734"/>
      <w:bookmarkStart w:id="613" w:name="_Toc130483026"/>
      <w:bookmarkStart w:id="614" w:name="_Toc130468212"/>
      <w:bookmarkStart w:id="615" w:name="_Toc130473013"/>
      <w:bookmarkStart w:id="616" w:name="_Toc130481023"/>
      <w:bookmarkStart w:id="617" w:name="_Toc130481096"/>
      <w:bookmarkStart w:id="618" w:name="_Toc130481169"/>
      <w:bookmarkStart w:id="619" w:name="_Toc130481242"/>
      <w:bookmarkStart w:id="620" w:name="_Toc130481315"/>
      <w:bookmarkStart w:id="621" w:name="_Toc130481388"/>
      <w:bookmarkStart w:id="622" w:name="_Toc130481455"/>
      <w:bookmarkStart w:id="623" w:name="_Toc130481528"/>
      <w:bookmarkStart w:id="624" w:name="_Toc130481735"/>
      <w:bookmarkStart w:id="625" w:name="_Toc130483027"/>
      <w:bookmarkStart w:id="626" w:name="_Toc130468213"/>
      <w:bookmarkStart w:id="627" w:name="_Toc130473014"/>
      <w:bookmarkStart w:id="628" w:name="_Toc130481024"/>
      <w:bookmarkStart w:id="629" w:name="_Toc130481097"/>
      <w:bookmarkStart w:id="630" w:name="_Toc130481170"/>
      <w:bookmarkStart w:id="631" w:name="_Toc130481243"/>
      <w:bookmarkStart w:id="632" w:name="_Toc130481316"/>
      <w:bookmarkStart w:id="633" w:name="_Toc130481389"/>
      <w:bookmarkStart w:id="634" w:name="_Toc130481456"/>
      <w:bookmarkStart w:id="635" w:name="_Toc130481529"/>
      <w:bookmarkStart w:id="636" w:name="_Toc130481736"/>
      <w:bookmarkStart w:id="637" w:name="_Toc130483028"/>
      <w:bookmarkStart w:id="638" w:name="_Toc130468214"/>
      <w:bookmarkStart w:id="639" w:name="_Toc130473015"/>
      <w:bookmarkStart w:id="640" w:name="_Toc130481025"/>
      <w:bookmarkStart w:id="641" w:name="_Toc130481098"/>
      <w:bookmarkStart w:id="642" w:name="_Toc130481171"/>
      <w:bookmarkStart w:id="643" w:name="_Toc130481244"/>
      <w:bookmarkStart w:id="644" w:name="_Toc130481317"/>
      <w:bookmarkStart w:id="645" w:name="_Toc130481390"/>
      <w:bookmarkStart w:id="646" w:name="_Toc130481457"/>
      <w:bookmarkStart w:id="647" w:name="_Toc130481530"/>
      <w:bookmarkStart w:id="648" w:name="_Toc130481737"/>
      <w:bookmarkStart w:id="649" w:name="_Toc130483029"/>
      <w:bookmarkStart w:id="650" w:name="_Toc130468215"/>
      <w:bookmarkStart w:id="651" w:name="_Toc130473016"/>
      <w:bookmarkStart w:id="652" w:name="_Toc130481026"/>
      <w:bookmarkStart w:id="653" w:name="_Toc130481099"/>
      <w:bookmarkStart w:id="654" w:name="_Toc130481172"/>
      <w:bookmarkStart w:id="655" w:name="_Toc130481245"/>
      <w:bookmarkStart w:id="656" w:name="_Toc130481318"/>
      <w:bookmarkStart w:id="657" w:name="_Toc130481391"/>
      <w:bookmarkStart w:id="658" w:name="_Toc130481458"/>
      <w:bookmarkStart w:id="659" w:name="_Toc130481531"/>
      <w:bookmarkStart w:id="660" w:name="_Toc130481738"/>
      <w:bookmarkStart w:id="661" w:name="_Toc130483030"/>
      <w:bookmarkStart w:id="662" w:name="_Toc130468216"/>
      <w:bookmarkStart w:id="663" w:name="_Toc130473017"/>
      <w:bookmarkStart w:id="664" w:name="_Toc130481027"/>
      <w:bookmarkStart w:id="665" w:name="_Toc130481100"/>
      <w:bookmarkStart w:id="666" w:name="_Toc130481173"/>
      <w:bookmarkStart w:id="667" w:name="_Toc130481246"/>
      <w:bookmarkStart w:id="668" w:name="_Toc130481319"/>
      <w:bookmarkStart w:id="669" w:name="_Toc130481392"/>
      <w:bookmarkStart w:id="670" w:name="_Toc130481459"/>
      <w:bookmarkStart w:id="671" w:name="_Toc130481532"/>
      <w:bookmarkStart w:id="672" w:name="_Toc130481739"/>
      <w:bookmarkStart w:id="673" w:name="_Toc130483031"/>
      <w:bookmarkStart w:id="674" w:name="_Toc130468217"/>
      <w:bookmarkStart w:id="675" w:name="_Toc130473018"/>
      <w:bookmarkStart w:id="676" w:name="_Toc130481028"/>
      <w:bookmarkStart w:id="677" w:name="_Toc130481101"/>
      <w:bookmarkStart w:id="678" w:name="_Toc130481174"/>
      <w:bookmarkStart w:id="679" w:name="_Toc130481247"/>
      <w:bookmarkStart w:id="680" w:name="_Toc130481320"/>
      <w:bookmarkStart w:id="681" w:name="_Toc130481393"/>
      <w:bookmarkStart w:id="682" w:name="_Toc130481460"/>
      <w:bookmarkStart w:id="683" w:name="_Toc130481533"/>
      <w:bookmarkStart w:id="684" w:name="_Toc130481740"/>
      <w:bookmarkStart w:id="685" w:name="_Toc130483032"/>
      <w:bookmarkStart w:id="686" w:name="_Toc130468218"/>
      <w:bookmarkStart w:id="687" w:name="_Toc130473019"/>
      <w:bookmarkStart w:id="688" w:name="_Toc130481029"/>
      <w:bookmarkStart w:id="689" w:name="_Toc130481102"/>
      <w:bookmarkStart w:id="690" w:name="_Toc130481175"/>
      <w:bookmarkStart w:id="691" w:name="_Toc130481248"/>
      <w:bookmarkStart w:id="692" w:name="_Toc130481321"/>
      <w:bookmarkStart w:id="693" w:name="_Toc130481394"/>
      <w:bookmarkStart w:id="694" w:name="_Toc130481461"/>
      <w:bookmarkStart w:id="695" w:name="_Toc130481534"/>
      <w:bookmarkStart w:id="696" w:name="_Toc130481741"/>
      <w:bookmarkStart w:id="697" w:name="_Toc130483033"/>
      <w:bookmarkStart w:id="698" w:name="_Toc130468219"/>
      <w:bookmarkStart w:id="699" w:name="_Toc130473020"/>
      <w:bookmarkStart w:id="700" w:name="_Toc130481030"/>
      <w:bookmarkStart w:id="701" w:name="_Toc130481103"/>
      <w:bookmarkStart w:id="702" w:name="_Toc130481176"/>
      <w:bookmarkStart w:id="703" w:name="_Toc130481249"/>
      <w:bookmarkStart w:id="704" w:name="_Toc130481322"/>
      <w:bookmarkStart w:id="705" w:name="_Toc130481395"/>
      <w:bookmarkStart w:id="706" w:name="_Toc130481462"/>
      <w:bookmarkStart w:id="707" w:name="_Toc130481535"/>
      <w:bookmarkStart w:id="708" w:name="_Toc130481742"/>
      <w:bookmarkStart w:id="709" w:name="_Toc130483034"/>
      <w:bookmarkStart w:id="710" w:name="_Toc130468220"/>
      <w:bookmarkStart w:id="711" w:name="_Toc130473021"/>
      <w:bookmarkStart w:id="712" w:name="_Toc130481031"/>
      <w:bookmarkStart w:id="713" w:name="_Toc130481104"/>
      <w:bookmarkStart w:id="714" w:name="_Toc130481177"/>
      <w:bookmarkStart w:id="715" w:name="_Toc130481250"/>
      <w:bookmarkStart w:id="716" w:name="_Toc130481323"/>
      <w:bookmarkStart w:id="717" w:name="_Toc130481396"/>
      <w:bookmarkStart w:id="718" w:name="_Toc130481463"/>
      <w:bookmarkStart w:id="719" w:name="_Toc130481536"/>
      <w:bookmarkStart w:id="720" w:name="_Toc130481743"/>
      <w:bookmarkStart w:id="721" w:name="_Toc130483035"/>
      <w:bookmarkStart w:id="722" w:name="_Toc130468221"/>
      <w:bookmarkStart w:id="723" w:name="_Toc130473022"/>
      <w:bookmarkStart w:id="724" w:name="_Toc130481032"/>
      <w:bookmarkStart w:id="725" w:name="_Toc130481105"/>
      <w:bookmarkStart w:id="726" w:name="_Toc130481178"/>
      <w:bookmarkStart w:id="727" w:name="_Toc130481251"/>
      <w:bookmarkStart w:id="728" w:name="_Toc130481324"/>
      <w:bookmarkStart w:id="729" w:name="_Toc130481397"/>
      <w:bookmarkStart w:id="730" w:name="_Toc130481464"/>
      <w:bookmarkStart w:id="731" w:name="_Toc130481537"/>
      <w:bookmarkStart w:id="732" w:name="_Toc130481744"/>
      <w:bookmarkStart w:id="733" w:name="_Toc130483036"/>
      <w:bookmarkStart w:id="734" w:name="_Toc130468222"/>
      <w:bookmarkStart w:id="735" w:name="_Toc130473023"/>
      <w:bookmarkStart w:id="736" w:name="_Toc130481033"/>
      <w:bookmarkStart w:id="737" w:name="_Toc130481106"/>
      <w:bookmarkStart w:id="738" w:name="_Toc130481179"/>
      <w:bookmarkStart w:id="739" w:name="_Toc130481252"/>
      <w:bookmarkStart w:id="740" w:name="_Toc130481325"/>
      <w:bookmarkStart w:id="741" w:name="_Toc130481398"/>
      <w:bookmarkStart w:id="742" w:name="_Toc130481465"/>
      <w:bookmarkStart w:id="743" w:name="_Toc130481538"/>
      <w:bookmarkStart w:id="744" w:name="_Toc130481745"/>
      <w:bookmarkStart w:id="745" w:name="_Toc130483037"/>
      <w:bookmarkStart w:id="746" w:name="_Toc130468223"/>
      <w:bookmarkStart w:id="747" w:name="_Toc130473024"/>
      <w:bookmarkStart w:id="748" w:name="_Toc130481034"/>
      <w:bookmarkStart w:id="749" w:name="_Toc130481107"/>
      <w:bookmarkStart w:id="750" w:name="_Toc130481180"/>
      <w:bookmarkStart w:id="751" w:name="_Toc130481253"/>
      <w:bookmarkStart w:id="752" w:name="_Toc130481326"/>
      <w:bookmarkStart w:id="753" w:name="_Toc130481399"/>
      <w:bookmarkStart w:id="754" w:name="_Toc130481466"/>
      <w:bookmarkStart w:id="755" w:name="_Toc130481539"/>
      <w:bookmarkStart w:id="756" w:name="_Toc130481746"/>
      <w:bookmarkStart w:id="757" w:name="_Toc130483038"/>
      <w:bookmarkStart w:id="758" w:name="_Toc130468224"/>
      <w:bookmarkStart w:id="759" w:name="_Toc130473025"/>
      <w:bookmarkStart w:id="760" w:name="_Toc130481035"/>
      <w:bookmarkStart w:id="761" w:name="_Toc130481108"/>
      <w:bookmarkStart w:id="762" w:name="_Toc130481181"/>
      <w:bookmarkStart w:id="763" w:name="_Toc130481254"/>
      <w:bookmarkStart w:id="764" w:name="_Toc130481327"/>
      <w:bookmarkStart w:id="765" w:name="_Toc130481400"/>
      <w:bookmarkStart w:id="766" w:name="_Toc130481467"/>
      <w:bookmarkStart w:id="767" w:name="_Toc130481540"/>
      <w:bookmarkStart w:id="768" w:name="_Toc130481747"/>
      <w:bookmarkStart w:id="769" w:name="_Toc130483039"/>
      <w:bookmarkStart w:id="770" w:name="_Toc130468225"/>
      <w:bookmarkStart w:id="771" w:name="_Toc130473026"/>
      <w:bookmarkStart w:id="772" w:name="_Toc130481036"/>
      <w:bookmarkStart w:id="773" w:name="_Toc130481109"/>
      <w:bookmarkStart w:id="774" w:name="_Toc130481182"/>
      <w:bookmarkStart w:id="775" w:name="_Toc130481255"/>
      <w:bookmarkStart w:id="776" w:name="_Toc130481328"/>
      <w:bookmarkStart w:id="777" w:name="_Toc130481401"/>
      <w:bookmarkStart w:id="778" w:name="_Toc130481468"/>
      <w:bookmarkStart w:id="779" w:name="_Toc130481541"/>
      <w:bookmarkStart w:id="780" w:name="_Toc130481748"/>
      <w:bookmarkStart w:id="781" w:name="_Toc130483040"/>
      <w:bookmarkStart w:id="782" w:name="_Toc130468226"/>
      <w:bookmarkStart w:id="783" w:name="_Toc130473027"/>
      <w:bookmarkStart w:id="784" w:name="_Toc130481037"/>
      <w:bookmarkStart w:id="785" w:name="_Toc130481110"/>
      <w:bookmarkStart w:id="786" w:name="_Toc130481183"/>
      <w:bookmarkStart w:id="787" w:name="_Toc130481256"/>
      <w:bookmarkStart w:id="788" w:name="_Toc130481329"/>
      <w:bookmarkStart w:id="789" w:name="_Toc130481402"/>
      <w:bookmarkStart w:id="790" w:name="_Toc130481469"/>
      <w:bookmarkStart w:id="791" w:name="_Toc130481542"/>
      <w:bookmarkStart w:id="792" w:name="_Toc130481749"/>
      <w:bookmarkStart w:id="793" w:name="_Toc130483041"/>
      <w:bookmarkStart w:id="794" w:name="_Toc130468227"/>
      <w:bookmarkStart w:id="795" w:name="_Toc130473028"/>
      <w:bookmarkStart w:id="796" w:name="_Toc130481038"/>
      <w:bookmarkStart w:id="797" w:name="_Toc130481111"/>
      <w:bookmarkStart w:id="798" w:name="_Toc130481184"/>
      <w:bookmarkStart w:id="799" w:name="_Toc130481257"/>
      <w:bookmarkStart w:id="800" w:name="_Toc130481330"/>
      <w:bookmarkStart w:id="801" w:name="_Toc130481403"/>
      <w:bookmarkStart w:id="802" w:name="_Toc130481470"/>
      <w:bookmarkStart w:id="803" w:name="_Toc130481543"/>
      <w:bookmarkStart w:id="804" w:name="_Toc130481750"/>
      <w:bookmarkStart w:id="805" w:name="_Toc130483042"/>
      <w:bookmarkStart w:id="806" w:name="_Toc130468228"/>
      <w:bookmarkStart w:id="807" w:name="_Toc130473029"/>
      <w:bookmarkStart w:id="808" w:name="_Toc130481039"/>
      <w:bookmarkStart w:id="809" w:name="_Toc130481112"/>
      <w:bookmarkStart w:id="810" w:name="_Toc130481185"/>
      <w:bookmarkStart w:id="811" w:name="_Toc130481258"/>
      <w:bookmarkStart w:id="812" w:name="_Toc130481331"/>
      <w:bookmarkStart w:id="813" w:name="_Toc130481404"/>
      <w:bookmarkStart w:id="814" w:name="_Toc130481471"/>
      <w:bookmarkStart w:id="815" w:name="_Toc130481544"/>
      <w:bookmarkStart w:id="816" w:name="_Toc130481751"/>
      <w:bookmarkStart w:id="817" w:name="_Toc130483043"/>
      <w:bookmarkStart w:id="818" w:name="_Toc130468229"/>
      <w:bookmarkStart w:id="819" w:name="_Toc130473030"/>
      <w:bookmarkStart w:id="820" w:name="_Toc130481040"/>
      <w:bookmarkStart w:id="821" w:name="_Toc130481113"/>
      <w:bookmarkStart w:id="822" w:name="_Toc130481186"/>
      <w:bookmarkStart w:id="823" w:name="_Toc130481259"/>
      <w:bookmarkStart w:id="824" w:name="_Toc130481332"/>
      <w:bookmarkStart w:id="825" w:name="_Toc130481405"/>
      <w:bookmarkStart w:id="826" w:name="_Toc130481472"/>
      <w:bookmarkStart w:id="827" w:name="_Toc130481545"/>
      <w:bookmarkStart w:id="828" w:name="_Toc130481752"/>
      <w:bookmarkStart w:id="829" w:name="_Toc130483044"/>
      <w:bookmarkStart w:id="830" w:name="_Toc130468230"/>
      <w:bookmarkStart w:id="831" w:name="_Toc130473031"/>
      <w:bookmarkStart w:id="832" w:name="_Toc130481041"/>
      <w:bookmarkStart w:id="833" w:name="_Toc130481114"/>
      <w:bookmarkStart w:id="834" w:name="_Toc130481187"/>
      <w:bookmarkStart w:id="835" w:name="_Toc130481260"/>
      <w:bookmarkStart w:id="836" w:name="_Toc130481333"/>
      <w:bookmarkStart w:id="837" w:name="_Toc130481406"/>
      <w:bookmarkStart w:id="838" w:name="_Toc130481473"/>
      <w:bookmarkStart w:id="839" w:name="_Toc130481546"/>
      <w:bookmarkStart w:id="840" w:name="_Toc130481753"/>
      <w:bookmarkStart w:id="841" w:name="_Toc130483045"/>
      <w:bookmarkStart w:id="842" w:name="_Toc130468231"/>
      <w:bookmarkStart w:id="843" w:name="_Toc130473032"/>
      <w:bookmarkStart w:id="844" w:name="_Toc130481042"/>
      <w:bookmarkStart w:id="845" w:name="_Toc130481115"/>
      <w:bookmarkStart w:id="846" w:name="_Toc130481188"/>
      <w:bookmarkStart w:id="847" w:name="_Toc130481261"/>
      <w:bookmarkStart w:id="848" w:name="_Toc130481334"/>
      <w:bookmarkStart w:id="849" w:name="_Toc130481407"/>
      <w:bookmarkStart w:id="850" w:name="_Toc130481474"/>
      <w:bookmarkStart w:id="851" w:name="_Toc130481547"/>
      <w:bookmarkStart w:id="852" w:name="_Toc130481754"/>
      <w:bookmarkStart w:id="853" w:name="_Toc130483046"/>
      <w:bookmarkStart w:id="854" w:name="_Toc130468232"/>
      <w:bookmarkStart w:id="855" w:name="_Toc130473033"/>
      <w:bookmarkStart w:id="856" w:name="_Toc130481043"/>
      <w:bookmarkStart w:id="857" w:name="_Toc130481116"/>
      <w:bookmarkStart w:id="858" w:name="_Toc130481189"/>
      <w:bookmarkStart w:id="859" w:name="_Toc130481262"/>
      <w:bookmarkStart w:id="860" w:name="_Toc130481335"/>
      <w:bookmarkStart w:id="861" w:name="_Toc130481408"/>
      <w:bookmarkStart w:id="862" w:name="_Toc130481475"/>
      <w:bookmarkStart w:id="863" w:name="_Toc130481548"/>
      <w:bookmarkStart w:id="864" w:name="_Toc130481755"/>
      <w:bookmarkStart w:id="865" w:name="_Toc130483047"/>
      <w:bookmarkStart w:id="866" w:name="_Toc130468233"/>
      <w:bookmarkStart w:id="867" w:name="_Toc130473034"/>
      <w:bookmarkStart w:id="868" w:name="_Toc130481044"/>
      <w:bookmarkStart w:id="869" w:name="_Toc130481117"/>
      <w:bookmarkStart w:id="870" w:name="_Toc130481190"/>
      <w:bookmarkStart w:id="871" w:name="_Toc130481263"/>
      <w:bookmarkStart w:id="872" w:name="_Toc130481336"/>
      <w:bookmarkStart w:id="873" w:name="_Toc130481409"/>
      <w:bookmarkStart w:id="874" w:name="_Toc130481476"/>
      <w:bookmarkStart w:id="875" w:name="_Toc130481549"/>
      <w:bookmarkStart w:id="876" w:name="_Toc130481756"/>
      <w:bookmarkStart w:id="877" w:name="_Toc130483048"/>
      <w:bookmarkStart w:id="878" w:name="_Toc130468234"/>
      <w:bookmarkStart w:id="879" w:name="_Toc130473035"/>
      <w:bookmarkStart w:id="880" w:name="_Toc130481045"/>
      <w:bookmarkStart w:id="881" w:name="_Toc130481118"/>
      <w:bookmarkStart w:id="882" w:name="_Toc130481191"/>
      <w:bookmarkStart w:id="883" w:name="_Toc130481264"/>
      <w:bookmarkStart w:id="884" w:name="_Toc130481337"/>
      <w:bookmarkStart w:id="885" w:name="_Toc130481410"/>
      <w:bookmarkStart w:id="886" w:name="_Toc130481477"/>
      <w:bookmarkStart w:id="887" w:name="_Toc130481550"/>
      <w:bookmarkStart w:id="888" w:name="_Toc130481757"/>
      <w:bookmarkStart w:id="889" w:name="_Toc130483049"/>
      <w:bookmarkStart w:id="890" w:name="_Toc130468235"/>
      <w:bookmarkStart w:id="891" w:name="_Toc130473036"/>
      <w:bookmarkStart w:id="892" w:name="_Toc130481046"/>
      <w:bookmarkStart w:id="893" w:name="_Toc130481119"/>
      <w:bookmarkStart w:id="894" w:name="_Toc130481192"/>
      <w:bookmarkStart w:id="895" w:name="_Toc130481265"/>
      <w:bookmarkStart w:id="896" w:name="_Toc130481338"/>
      <w:bookmarkStart w:id="897" w:name="_Toc130481411"/>
      <w:bookmarkStart w:id="898" w:name="_Toc130481478"/>
      <w:bookmarkStart w:id="899" w:name="_Toc130481551"/>
      <w:bookmarkStart w:id="900" w:name="_Toc130481758"/>
      <w:bookmarkStart w:id="901" w:name="_Toc130483050"/>
      <w:bookmarkStart w:id="902" w:name="_Toc130468236"/>
      <w:bookmarkStart w:id="903" w:name="_Toc130473037"/>
      <w:bookmarkStart w:id="904" w:name="_Toc130481047"/>
      <w:bookmarkStart w:id="905" w:name="_Toc130481120"/>
      <w:bookmarkStart w:id="906" w:name="_Toc130481193"/>
      <w:bookmarkStart w:id="907" w:name="_Toc130481266"/>
      <w:bookmarkStart w:id="908" w:name="_Toc130481339"/>
      <w:bookmarkStart w:id="909" w:name="_Toc130481412"/>
      <w:bookmarkStart w:id="910" w:name="_Toc130481479"/>
      <w:bookmarkStart w:id="911" w:name="_Toc130481552"/>
      <w:bookmarkStart w:id="912" w:name="_Toc130481759"/>
      <w:bookmarkStart w:id="913" w:name="_Toc130483051"/>
      <w:bookmarkStart w:id="914" w:name="_Toc130468237"/>
      <w:bookmarkStart w:id="915" w:name="_Toc130473038"/>
      <w:bookmarkStart w:id="916" w:name="_Toc130481048"/>
      <w:bookmarkStart w:id="917" w:name="_Toc130481121"/>
      <w:bookmarkStart w:id="918" w:name="_Toc130481194"/>
      <w:bookmarkStart w:id="919" w:name="_Toc130481267"/>
      <w:bookmarkStart w:id="920" w:name="_Toc130481340"/>
      <w:bookmarkStart w:id="921" w:name="_Toc130481413"/>
      <w:bookmarkStart w:id="922" w:name="_Toc130481480"/>
      <w:bookmarkStart w:id="923" w:name="_Toc130481553"/>
      <w:bookmarkStart w:id="924" w:name="_Toc130481760"/>
      <w:bookmarkStart w:id="925" w:name="_Toc130483052"/>
      <w:bookmarkStart w:id="926" w:name="_Toc130468238"/>
      <w:bookmarkStart w:id="927" w:name="_Toc130473039"/>
      <w:bookmarkStart w:id="928" w:name="_Toc130481049"/>
      <w:bookmarkStart w:id="929" w:name="_Toc130481122"/>
      <w:bookmarkStart w:id="930" w:name="_Toc130481195"/>
      <w:bookmarkStart w:id="931" w:name="_Toc130481268"/>
      <w:bookmarkStart w:id="932" w:name="_Toc130481341"/>
      <w:bookmarkStart w:id="933" w:name="_Toc130481414"/>
      <w:bookmarkStart w:id="934" w:name="_Toc130481481"/>
      <w:bookmarkStart w:id="935" w:name="_Toc130481554"/>
      <w:bookmarkStart w:id="936" w:name="_Toc130481761"/>
      <w:bookmarkStart w:id="937" w:name="_Toc130483053"/>
      <w:bookmarkStart w:id="938" w:name="_Toc130468239"/>
      <w:bookmarkStart w:id="939" w:name="_Toc130473040"/>
      <w:bookmarkStart w:id="940" w:name="_Toc130481050"/>
      <w:bookmarkStart w:id="941" w:name="_Toc130481123"/>
      <w:bookmarkStart w:id="942" w:name="_Toc130481196"/>
      <w:bookmarkStart w:id="943" w:name="_Toc130481269"/>
      <w:bookmarkStart w:id="944" w:name="_Toc130481342"/>
      <w:bookmarkStart w:id="945" w:name="_Toc130481415"/>
      <w:bookmarkStart w:id="946" w:name="_Toc130481482"/>
      <w:bookmarkStart w:id="947" w:name="_Toc130481555"/>
      <w:bookmarkStart w:id="948" w:name="_Toc130481762"/>
      <w:bookmarkStart w:id="949" w:name="_Toc130483054"/>
      <w:bookmarkStart w:id="950" w:name="_Toc130468240"/>
      <w:bookmarkStart w:id="951" w:name="_Toc130473041"/>
      <w:bookmarkStart w:id="952" w:name="_Toc130481051"/>
      <w:bookmarkStart w:id="953" w:name="_Toc130481124"/>
      <w:bookmarkStart w:id="954" w:name="_Toc130481197"/>
      <w:bookmarkStart w:id="955" w:name="_Toc130481270"/>
      <w:bookmarkStart w:id="956" w:name="_Toc130481343"/>
      <w:bookmarkStart w:id="957" w:name="_Toc130481416"/>
      <w:bookmarkStart w:id="958" w:name="_Toc130481483"/>
      <w:bookmarkStart w:id="959" w:name="_Toc130481556"/>
      <w:bookmarkStart w:id="960" w:name="_Toc130481763"/>
      <w:bookmarkStart w:id="961" w:name="_Toc130483055"/>
      <w:bookmarkStart w:id="962" w:name="_Toc132102574"/>
      <w:bookmarkStart w:id="963" w:name="_Toc132126841"/>
      <w:bookmarkStart w:id="964" w:name="_Toc138874364"/>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rsidRPr="00597EBB">
        <w:rPr>
          <w:rStyle w:val="Textoennegrita"/>
          <w:rFonts w:ascii="Arial Narrow" w:hAnsi="Arial Narrow"/>
          <w:b/>
          <w:bCs/>
          <w:color w:val="auto"/>
          <w:sz w:val="22"/>
          <w:szCs w:val="22"/>
        </w:rPr>
        <w:t>DOCUMENTACIÓN VINCULADA AL HITO DE CONTROL</w:t>
      </w:r>
      <w:bookmarkEnd w:id="962"/>
      <w:bookmarkEnd w:id="963"/>
      <w:bookmarkEnd w:id="964"/>
    </w:p>
    <w:p w14:paraId="4151FF25" w14:textId="77777777" w:rsidR="00846256" w:rsidRPr="00DF078B" w:rsidRDefault="00846256" w:rsidP="00361274">
      <w:pPr>
        <w:rPr>
          <w:sz w:val="16"/>
        </w:rPr>
      </w:pPr>
    </w:p>
    <w:p w14:paraId="0C2703B0" w14:textId="67C86D2C"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445F22">
        <w:rPr>
          <w:rFonts w:ascii="Arial Narrow" w:hAnsi="Arial Narrow"/>
          <w:sz w:val="22"/>
          <w:szCs w:val="22"/>
        </w:rPr>
        <w:t xml:space="preserve">Proceso </w:t>
      </w:r>
      <w:r w:rsidR="00584D74">
        <w:rPr>
          <w:rFonts w:ascii="Arial Narrow" w:hAnsi="Arial Narrow"/>
          <w:sz w:val="22"/>
          <w:szCs w:val="22"/>
        </w:rPr>
        <w:t xml:space="preserve">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1D8F5434" w14:textId="77777777" w:rsidR="00621969" w:rsidRDefault="00621969" w:rsidP="00361274">
      <w:pPr>
        <w:ind w:left="709" w:right="-1"/>
        <w:jc w:val="both"/>
        <w:rPr>
          <w:rFonts w:ascii="Arial Narrow" w:hAnsi="Arial Narrow" w:cs="Arial"/>
          <w:bCs/>
          <w:sz w:val="22"/>
          <w:szCs w:val="22"/>
          <w:lang w:val="es-ES"/>
        </w:rPr>
      </w:pPr>
    </w:p>
    <w:p w14:paraId="331D7029" w14:textId="77777777" w:rsidR="00621969" w:rsidRDefault="00621969" w:rsidP="00361274">
      <w:pPr>
        <w:ind w:left="709" w:right="-1"/>
        <w:jc w:val="both"/>
        <w:rPr>
          <w:rFonts w:ascii="Arial Narrow" w:hAnsi="Arial Narrow" w:cs="Arial"/>
          <w:bCs/>
          <w:sz w:val="22"/>
          <w:szCs w:val="22"/>
          <w:lang w:val="es-ES"/>
        </w:rPr>
      </w:pPr>
    </w:p>
    <w:p w14:paraId="6C32F654" w14:textId="77777777" w:rsidR="00846256"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965" w:name="_Toc130468242"/>
      <w:bookmarkStart w:id="966" w:name="_Toc130473043"/>
      <w:bookmarkStart w:id="967" w:name="_Toc130481053"/>
      <w:bookmarkStart w:id="968" w:name="_Toc130481126"/>
      <w:bookmarkStart w:id="969" w:name="_Toc130481199"/>
      <w:bookmarkStart w:id="970" w:name="_Toc130481272"/>
      <w:bookmarkStart w:id="971" w:name="_Toc130481345"/>
      <w:bookmarkStart w:id="972" w:name="_Toc130481418"/>
      <w:bookmarkStart w:id="973" w:name="_Toc130481485"/>
      <w:bookmarkStart w:id="974" w:name="_Toc130481558"/>
      <w:bookmarkStart w:id="975" w:name="_Toc130481765"/>
      <w:bookmarkStart w:id="976" w:name="_Toc130483057"/>
      <w:bookmarkStart w:id="977" w:name="_Toc132102575"/>
      <w:bookmarkStart w:id="978" w:name="_Toc132126842"/>
      <w:bookmarkStart w:id="979" w:name="_Toc138874365"/>
      <w:bookmarkEnd w:id="965"/>
      <w:bookmarkEnd w:id="966"/>
      <w:bookmarkEnd w:id="967"/>
      <w:bookmarkEnd w:id="968"/>
      <w:bookmarkEnd w:id="969"/>
      <w:bookmarkEnd w:id="970"/>
      <w:bookmarkEnd w:id="971"/>
      <w:bookmarkEnd w:id="972"/>
      <w:bookmarkEnd w:id="973"/>
      <w:bookmarkEnd w:id="974"/>
      <w:bookmarkEnd w:id="975"/>
      <w:bookmarkEnd w:id="976"/>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977"/>
      <w:bookmarkEnd w:id="978"/>
      <w:bookmarkEnd w:id="979"/>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980" w:name="_Toc132102576"/>
      <w:bookmarkStart w:id="981" w:name="_Toc132126843"/>
      <w:bookmarkStart w:id="982" w:name="_Toc13887436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980"/>
      <w:bookmarkEnd w:id="981"/>
      <w:bookmarkEnd w:id="982"/>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lastRenderedPageBreak/>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983" w:name="_Toc132102577"/>
      <w:bookmarkStart w:id="984" w:name="_Toc132126844"/>
      <w:bookmarkStart w:id="985" w:name="_Toc138874367"/>
      <w:r w:rsidRPr="00847E23">
        <w:rPr>
          <w:rStyle w:val="Textoennegrita"/>
          <w:rFonts w:ascii="Arial Narrow" w:hAnsi="Arial Narrow" w:cstheme="minorHAnsi"/>
          <w:b/>
          <w:bCs/>
          <w:color w:val="auto"/>
          <w:sz w:val="22"/>
          <w:szCs w:val="22"/>
        </w:rPr>
        <w:t>CONCLUSIÓN</w:t>
      </w:r>
      <w:bookmarkEnd w:id="983"/>
      <w:bookmarkEnd w:id="984"/>
      <w:bookmarkEnd w:id="985"/>
    </w:p>
    <w:p w14:paraId="5D8D13C8" w14:textId="77777777" w:rsidR="00846256" w:rsidRPr="00DF471B" w:rsidRDefault="00846256" w:rsidP="00361274">
      <w:r>
        <w:t xml:space="preserve"> </w:t>
      </w:r>
    </w:p>
    <w:p w14:paraId="083CCE54" w14:textId="31A91BA5"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D6445C">
        <w:rPr>
          <w:rFonts w:ascii="Arial Narrow" w:eastAsia="Calibri" w:hAnsi="Arial Narrow"/>
          <w:sz w:val="22"/>
          <w:szCs w:val="22"/>
        </w:rPr>
        <w:t>n.</w:t>
      </w:r>
      <w:r w:rsidR="00D6445C" w:rsidRPr="00B36D5A">
        <w:rPr>
          <w:rFonts w:ascii="Arial Narrow" w:eastAsia="Calibri" w:hAnsi="Arial Narrow"/>
          <w:sz w:val="22"/>
          <w:szCs w:val="22"/>
        </w:rPr>
        <w:t>°</w:t>
      </w:r>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445F22">
        <w:rPr>
          <w:rFonts w:ascii="Arial Narrow" w:hAnsi="Arial Narrow"/>
          <w:sz w:val="22"/>
          <w:szCs w:val="22"/>
        </w:rPr>
        <w:t xml:space="preserve">Proceso </w:t>
      </w:r>
      <w:r w:rsidR="00584D74">
        <w:rPr>
          <w:rFonts w:ascii="Arial Narrow" w:hAnsi="Arial Narrow"/>
          <w:sz w:val="22"/>
          <w:szCs w:val="22"/>
        </w:rPr>
        <w:t>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ins w:id="986" w:author="GRAPURIMAC" w:date="2023-06-29T18:33:00Z">
        <w:r w:rsidR="00D67D51">
          <w:rPr>
            <w:rFonts w:ascii="Arial Narrow" w:hAnsi="Arial Narrow" w:cs="Arial"/>
            <w:bCs/>
            <w:sz w:val="22"/>
            <w:szCs w:val="22"/>
            <w:lang w:val="es-ES"/>
          </w:rPr>
          <w:t>tres</w:t>
        </w:r>
      </w:ins>
      <w:del w:id="987" w:author="GRAPURIMAC" w:date="2023-06-29T18:33:00Z">
        <w:r w:rsidR="00676FB7" w:rsidDel="00D67D51">
          <w:rPr>
            <w:rFonts w:ascii="Arial Narrow" w:hAnsi="Arial Narrow" w:cs="Arial"/>
            <w:bCs/>
            <w:sz w:val="22"/>
            <w:szCs w:val="22"/>
            <w:lang w:val="es-ES"/>
          </w:rPr>
          <w:delText>cuatro</w:delText>
        </w:r>
      </w:del>
      <w:r>
        <w:rPr>
          <w:rFonts w:ascii="Arial Narrow" w:hAnsi="Arial Narrow" w:cs="Arial"/>
          <w:bCs/>
          <w:sz w:val="22"/>
          <w:szCs w:val="22"/>
          <w:lang w:val="es-ES"/>
        </w:rPr>
        <w:t xml:space="preserve"> </w:t>
      </w:r>
      <w:r w:rsidRPr="00B36D5A">
        <w:rPr>
          <w:rFonts w:ascii="Arial Narrow" w:hAnsi="Arial Narrow" w:cs="Arial"/>
          <w:bCs/>
          <w:sz w:val="22"/>
          <w:szCs w:val="22"/>
          <w:lang w:val="es-ES"/>
        </w:rPr>
        <w:t>(</w:t>
      </w:r>
      <w:ins w:id="988" w:author="GRAPURIMAC" w:date="2023-06-29T18:33:00Z">
        <w:r w:rsidR="00D67D51">
          <w:rPr>
            <w:rFonts w:ascii="Arial Narrow" w:hAnsi="Arial Narrow" w:cs="Arial"/>
            <w:bCs/>
            <w:sz w:val="22"/>
            <w:szCs w:val="22"/>
            <w:lang w:val="es-ES"/>
          </w:rPr>
          <w:t>3</w:t>
        </w:r>
      </w:ins>
      <w:del w:id="989" w:author="GRAPURIMAC" w:date="2023-06-29T18:33:00Z">
        <w:r w:rsidR="00676FB7" w:rsidDel="00D67D51">
          <w:rPr>
            <w:rFonts w:ascii="Arial Narrow" w:hAnsi="Arial Narrow" w:cs="Arial"/>
            <w:bCs/>
            <w:sz w:val="22"/>
            <w:szCs w:val="22"/>
            <w:lang w:val="es-ES"/>
          </w:rPr>
          <w:delText>4</w:delText>
        </w:r>
      </w:del>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990" w:name="_Toc132102578"/>
      <w:bookmarkStart w:id="991" w:name="_Toc132126845"/>
      <w:bookmarkStart w:id="992" w:name="_Toc138874368"/>
      <w:r w:rsidRPr="00847E23">
        <w:rPr>
          <w:rStyle w:val="Textoennegrita"/>
          <w:rFonts w:ascii="Arial Narrow" w:hAnsi="Arial Narrow" w:cstheme="minorHAnsi"/>
          <w:b/>
          <w:bCs/>
          <w:color w:val="auto"/>
          <w:sz w:val="22"/>
          <w:szCs w:val="22"/>
        </w:rPr>
        <w:t>RECOMENDACIONES</w:t>
      </w:r>
      <w:bookmarkEnd w:id="990"/>
      <w:bookmarkEnd w:id="991"/>
      <w:bookmarkEnd w:id="992"/>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A837B9"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w:t>
      </w:r>
      <w:r w:rsidR="00445F22">
        <w:rPr>
          <w:rFonts w:ascii="Arial Narrow" w:eastAsia="Times New Roman" w:hAnsi="Arial Narrow"/>
          <w:iCs/>
          <w:lang w:eastAsia="es-PE"/>
        </w:rPr>
        <w:t>ones</w:t>
      </w:r>
      <w:r w:rsidRPr="00967C59">
        <w:rPr>
          <w:rFonts w:ascii="Arial Narrow" w:eastAsia="Times New Roman" w:hAnsi="Arial Narrow"/>
          <w:iCs/>
          <w:lang w:eastAsia="es-PE"/>
        </w:rPr>
        <w:t xml:space="preserve"> adversa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identificada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Concurrente al Hito de Control n.°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993" w:name="_Hlk133330811"/>
      <w:r w:rsidR="00445F22">
        <w:rPr>
          <w:rFonts w:ascii="Arial Narrow" w:hAnsi="Arial Narrow"/>
        </w:rPr>
        <w:t xml:space="preserve">Proceso </w:t>
      </w:r>
      <w:r w:rsidR="00584D74">
        <w:rPr>
          <w:rFonts w:ascii="Arial Narrow" w:hAnsi="Arial Narrow"/>
        </w:rPr>
        <w:t>de ejecución de gastos del proyecto y verificación de los documentos que acrediten experiencia laboral del actual residente de obra</w:t>
      </w:r>
      <w:r w:rsidR="00FA2C30" w:rsidRPr="00FA2C30">
        <w:rPr>
          <w:rFonts w:ascii="Arial Narrow" w:hAnsi="Arial Narrow"/>
        </w:rPr>
        <w:t>”</w:t>
      </w:r>
      <w:bookmarkEnd w:id="993"/>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020CAF00"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ins w:id="994" w:author="GRAPURIMAC" w:date="2023-06-29T18:34:00Z">
        <w:r w:rsidR="00D67D51">
          <w:rPr>
            <w:rFonts w:ascii="Arial Narrow" w:hAnsi="Arial Narrow" w:cs="Arial"/>
            <w:sz w:val="22"/>
            <w:szCs w:val="22"/>
          </w:rPr>
          <w:t>8</w:t>
        </w:r>
      </w:ins>
      <w:del w:id="995" w:author="GRAPURIMAC" w:date="2023-06-29T18:34:00Z">
        <w:r w:rsidR="00613EF2" w:rsidDel="00D67D51">
          <w:rPr>
            <w:rFonts w:ascii="Arial Narrow" w:hAnsi="Arial Narrow" w:cs="Arial"/>
            <w:sz w:val="22"/>
            <w:szCs w:val="22"/>
          </w:rPr>
          <w:delText>1</w:delText>
        </w:r>
      </w:del>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Lívano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05848323" w:rsidR="00846256" w:rsidRPr="00DE12FA" w:rsidRDefault="00445F22" w:rsidP="00361274">
            <w:pPr>
              <w:jc w:val="center"/>
              <w:rPr>
                <w:rFonts w:ascii="Arial Narrow" w:hAnsi="Arial Narrow"/>
                <w:b/>
                <w:iCs/>
                <w:szCs w:val="18"/>
                <w:lang w:eastAsia="es-PE"/>
              </w:rPr>
            </w:pPr>
            <w:r>
              <w:rPr>
                <w:rFonts w:ascii="Arial Narrow" w:hAnsi="Arial Narrow"/>
                <w:b/>
                <w:iCs/>
                <w:szCs w:val="18"/>
                <w:lang w:eastAsia="es-PE"/>
              </w:rPr>
              <w:t>César Cornejo Antón</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6EA2B23E" w:rsidR="00846256" w:rsidRDefault="00846256" w:rsidP="00361274">
      <w:pPr>
        <w:rPr>
          <w:ins w:id="996" w:author="GRAPURIMAC" w:date="2023-06-29T18:34:00Z"/>
          <w:rFonts w:ascii="Arial Narrow" w:hAnsi="Arial Narrow"/>
          <w:sz w:val="22"/>
          <w:szCs w:val="22"/>
          <w:highlight w:val="yellow"/>
        </w:rPr>
      </w:pPr>
    </w:p>
    <w:p w14:paraId="729CEB5B" w14:textId="168BCD0B" w:rsidR="00EA621F" w:rsidRDefault="00EA621F" w:rsidP="00361274">
      <w:pPr>
        <w:rPr>
          <w:ins w:id="997" w:author="GRAPURIMAC" w:date="2023-06-29T18:34:00Z"/>
          <w:rFonts w:ascii="Arial Narrow" w:hAnsi="Arial Narrow"/>
          <w:sz w:val="22"/>
          <w:szCs w:val="22"/>
          <w:highlight w:val="yellow"/>
        </w:rPr>
      </w:pPr>
    </w:p>
    <w:p w14:paraId="0C45E6DB" w14:textId="5FFBC32F" w:rsidR="00EA621F" w:rsidRDefault="00EA621F" w:rsidP="00361274">
      <w:pPr>
        <w:rPr>
          <w:ins w:id="998" w:author="GRAPURIMAC" w:date="2023-06-29T18:34:00Z"/>
          <w:rFonts w:ascii="Arial Narrow" w:hAnsi="Arial Narrow"/>
          <w:sz w:val="22"/>
          <w:szCs w:val="22"/>
          <w:highlight w:val="yellow"/>
        </w:rPr>
      </w:pPr>
    </w:p>
    <w:p w14:paraId="587BBF0F" w14:textId="58C3A5A0" w:rsidR="00EA621F" w:rsidRDefault="00EA621F" w:rsidP="00361274">
      <w:pPr>
        <w:rPr>
          <w:ins w:id="999" w:author="GRAPURIMAC" w:date="2023-06-29T18:34:00Z"/>
          <w:rFonts w:ascii="Arial Narrow" w:hAnsi="Arial Narrow"/>
          <w:sz w:val="22"/>
          <w:szCs w:val="22"/>
          <w:highlight w:val="yellow"/>
        </w:rPr>
      </w:pPr>
    </w:p>
    <w:p w14:paraId="64B5D2C0" w14:textId="18B59661" w:rsidR="00EA621F" w:rsidRDefault="00EA621F" w:rsidP="00361274">
      <w:pPr>
        <w:rPr>
          <w:ins w:id="1000" w:author="GRAPURIMAC" w:date="2023-06-29T18:34:00Z"/>
          <w:rFonts w:ascii="Arial Narrow" w:hAnsi="Arial Narrow"/>
          <w:sz w:val="22"/>
          <w:szCs w:val="22"/>
          <w:highlight w:val="yellow"/>
        </w:rPr>
      </w:pPr>
    </w:p>
    <w:p w14:paraId="0956CAC1" w14:textId="77777777" w:rsidR="00EA621F" w:rsidRDefault="00EA621F" w:rsidP="00361274">
      <w:pPr>
        <w:rPr>
          <w:rFonts w:ascii="Arial Narrow" w:hAnsi="Arial Narrow"/>
          <w:sz w:val="22"/>
          <w:szCs w:val="22"/>
          <w:highlight w:val="yellow"/>
        </w:r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73EB50CC" w14:textId="32652062" w:rsidR="00FA2C30"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124BDF24" w14:textId="77777777" w:rsidR="00FB6974" w:rsidRPr="00FB6974"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Default="00C400D0" w:rsidP="00FB6974">
      <w:pPr>
        <w:pStyle w:val="Prrafodelista"/>
        <w:tabs>
          <w:tab w:val="left" w:pos="142"/>
        </w:tabs>
        <w:spacing w:after="0" w:line="240" w:lineRule="auto"/>
        <w:ind w:left="709"/>
        <w:jc w:val="both"/>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 SIDO ELABORAD</w:t>
      </w:r>
      <w:r>
        <w:rPr>
          <w:rFonts w:ascii="Arial Narrow" w:hAnsi="Arial Narrow" w:cs="Arial"/>
          <w:b/>
          <w:bCs/>
        </w:rPr>
        <w:t>O</w:t>
      </w:r>
      <w:r w:rsidRPr="00773439">
        <w:rPr>
          <w:rFonts w:ascii="Arial Narrow" w:hAnsi="Arial Narrow" w:cs="Arial"/>
          <w:b/>
          <w:bCs/>
        </w:rPr>
        <w:t xml:space="preserve"> SIN CONSIDERAR UNA RUTA CRÍTICA DE EJECUCIÓN DE OBRA, Y SIN OBSERVANCIA A LAS DIRECTIVAS VIGENTES EN RELACIÓN A EJECUCIÓN DE OBRAS POR ADMINISTRACIÓN DIRECTA</w:t>
      </w:r>
      <w:r w:rsidR="00FA2C30" w:rsidRPr="00FA2C30">
        <w:rPr>
          <w:rFonts w:ascii="Arial Narrow" w:hAnsi="Arial Narrow" w:cs="Arial"/>
          <w:b/>
          <w:bCs/>
        </w:rPr>
        <w:t xml:space="preserve">. </w:t>
      </w:r>
    </w:p>
    <w:p w14:paraId="1E6F015A" w14:textId="77777777" w:rsidR="00C400D0"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665DE5" w:rsidRPr="00665DE5" w14:paraId="12766FA5" w14:textId="77777777" w:rsidTr="00441E28">
        <w:tc>
          <w:tcPr>
            <w:tcW w:w="714" w:type="dxa"/>
            <w:shd w:val="clear" w:color="auto" w:fill="9CC2E5"/>
          </w:tcPr>
          <w:p w14:paraId="0F145AD3"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1AED08C7"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665DE5" w:rsidRPr="00665DE5" w14:paraId="4FC043BF" w14:textId="77777777" w:rsidTr="00441E28">
        <w:tc>
          <w:tcPr>
            <w:tcW w:w="714" w:type="dxa"/>
            <w:shd w:val="clear" w:color="auto" w:fill="auto"/>
          </w:tcPr>
          <w:p w14:paraId="54960719" w14:textId="33326EA2" w:rsidR="00FA4C9B" w:rsidRPr="00665DE5" w:rsidRDefault="00FA2C30"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1A9B3801" w14:textId="282672F4" w:rsidR="00FA4C9B" w:rsidRPr="00665DE5" w:rsidRDefault="008F1671" w:rsidP="00361274">
            <w:pPr>
              <w:rPr>
                <w:rFonts w:ascii="Arial Narrow" w:hAnsi="Arial Narrow"/>
                <w:sz w:val="22"/>
                <w:szCs w:val="22"/>
              </w:rPr>
            </w:pPr>
            <w:r>
              <w:rPr>
                <w:rFonts w:ascii="Arial Narrow" w:hAnsi="Arial Narrow"/>
                <w:sz w:val="22"/>
                <w:szCs w:val="22"/>
              </w:rPr>
              <w:t>Oficio n.° 262-2023-GRAP/11GRDS</w:t>
            </w:r>
            <w:r w:rsidR="000F2A7D">
              <w:rPr>
                <w:rFonts w:ascii="Arial Narrow" w:hAnsi="Arial Narrow"/>
                <w:sz w:val="22"/>
                <w:szCs w:val="22"/>
              </w:rPr>
              <w:t xml:space="preserve"> de 9 de mayo 2023</w:t>
            </w:r>
          </w:p>
        </w:tc>
      </w:tr>
    </w:tbl>
    <w:p w14:paraId="38323697" w14:textId="382CC0D2" w:rsidR="00727197" w:rsidRDefault="00727197" w:rsidP="00361274">
      <w:pPr>
        <w:rPr>
          <w:rFonts w:ascii="Arial Narrow" w:hAnsi="Arial Narrow"/>
        </w:rPr>
      </w:pPr>
    </w:p>
    <w:p w14:paraId="3ECBFFEB" w14:textId="77777777" w:rsidR="00C400D0" w:rsidRPr="00C400D0" w:rsidRDefault="00C400D0" w:rsidP="00FB6974">
      <w:pPr>
        <w:ind w:left="709"/>
        <w:jc w:val="both"/>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159003F" w14:textId="77777777" w:rsidTr="007A4A65">
        <w:tc>
          <w:tcPr>
            <w:tcW w:w="714" w:type="dxa"/>
            <w:shd w:val="clear" w:color="auto" w:fill="9CC2E5"/>
          </w:tcPr>
          <w:p w14:paraId="6E9EB7E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5A023285"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8A1435" w:rsidRPr="00665DE5" w14:paraId="6AE20221" w14:textId="77777777" w:rsidTr="007A4A65">
        <w:tc>
          <w:tcPr>
            <w:tcW w:w="714" w:type="dxa"/>
            <w:shd w:val="clear" w:color="auto" w:fill="auto"/>
          </w:tcPr>
          <w:p w14:paraId="5A7EE715" w14:textId="7B7898EE" w:rsidR="008A1435" w:rsidRDefault="008A1435"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174049E" w14:textId="77772E2B" w:rsidR="008A1435" w:rsidRPr="00665DE5" w:rsidRDefault="008A1435" w:rsidP="007A4A65">
            <w:pPr>
              <w:rPr>
                <w:rFonts w:ascii="Arial Narrow" w:hAnsi="Arial Narrow"/>
                <w:sz w:val="22"/>
                <w:szCs w:val="22"/>
              </w:rPr>
            </w:pPr>
            <w:r>
              <w:rPr>
                <w:rFonts w:ascii="Arial Narrow" w:hAnsi="Arial Narrow"/>
                <w:sz w:val="22"/>
                <w:szCs w:val="22"/>
              </w:rPr>
              <w:t>Oficio n.° 382-2023-GRAP/11GRDS de 8 de junio de 2023</w:t>
            </w:r>
          </w:p>
        </w:tc>
      </w:tr>
      <w:tr w:rsidR="00D01E6E" w:rsidRPr="00665DE5" w14:paraId="40666B41" w14:textId="77777777" w:rsidTr="007A4A65">
        <w:tc>
          <w:tcPr>
            <w:tcW w:w="714" w:type="dxa"/>
            <w:shd w:val="clear" w:color="auto" w:fill="auto"/>
          </w:tcPr>
          <w:p w14:paraId="564CF823" w14:textId="342D7900" w:rsidR="00D01E6E"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61D841EF" w14:textId="460C518B" w:rsidR="00D01E6E" w:rsidRPr="00665DE5" w:rsidRDefault="00FB6974" w:rsidP="007A4A65">
            <w:pPr>
              <w:rPr>
                <w:rFonts w:ascii="Arial Narrow" w:hAnsi="Arial Narrow"/>
                <w:sz w:val="22"/>
                <w:szCs w:val="22"/>
              </w:rPr>
            </w:pPr>
            <w:r>
              <w:rPr>
                <w:rFonts w:ascii="Arial Narrow" w:hAnsi="Arial Narrow" w:cs="Arial"/>
                <w:bCs/>
                <w:sz w:val="22"/>
                <w:szCs w:val="22"/>
              </w:rPr>
              <w:t>Oficio n.° 123-2023-GRAP/11/GRDS, de 4 de abril de 2023</w:t>
            </w:r>
          </w:p>
        </w:tc>
      </w:tr>
      <w:tr w:rsidR="002420A4" w:rsidRPr="00665DE5" w14:paraId="048B3BBE" w14:textId="77777777" w:rsidTr="007A4A65">
        <w:tc>
          <w:tcPr>
            <w:tcW w:w="714" w:type="dxa"/>
            <w:shd w:val="clear" w:color="auto" w:fill="auto"/>
          </w:tcPr>
          <w:p w14:paraId="2B1A379A" w14:textId="108C93B8"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27D3D47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07-2023-CG-OCI-GORE/APURIMAC, de 12 de junio de 2023</w:t>
            </w:r>
          </w:p>
        </w:tc>
      </w:tr>
      <w:tr w:rsidR="002420A4" w:rsidRPr="00665DE5" w14:paraId="385A3CE0" w14:textId="77777777" w:rsidTr="007A4A65">
        <w:tc>
          <w:tcPr>
            <w:tcW w:w="714" w:type="dxa"/>
            <w:shd w:val="clear" w:color="auto" w:fill="auto"/>
          </w:tcPr>
          <w:p w14:paraId="6C7F9F51" w14:textId="66165F31"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770FE893"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08-2023-CG-OCI-GORE/APURIMAC, de 13 de junio de 2023</w:t>
            </w:r>
          </w:p>
        </w:tc>
      </w:tr>
    </w:tbl>
    <w:p w14:paraId="7A2180C0" w14:textId="77777777" w:rsidR="00FB6974" w:rsidRDefault="00FB6974" w:rsidP="00FB6974">
      <w:pPr>
        <w:ind w:left="709"/>
        <w:jc w:val="both"/>
        <w:rPr>
          <w:rFonts w:ascii="Arial Narrow" w:hAnsi="Arial Narrow"/>
          <w:b/>
          <w:bCs/>
        </w:rPr>
      </w:pPr>
    </w:p>
    <w:p w14:paraId="554B7C5C" w14:textId="61A10AA0" w:rsidR="00C400D0" w:rsidRPr="00FB6974" w:rsidRDefault="00FB6974" w:rsidP="00FB6974">
      <w:pPr>
        <w:ind w:left="709"/>
        <w:jc w:val="both"/>
        <w:rPr>
          <w:rFonts w:ascii="Arial Narrow" w:hAnsi="Arial Narrow" w:cs="Arial"/>
          <w:b/>
          <w:bCs/>
        </w:rPr>
      </w:pPr>
      <w:r w:rsidRPr="00FB6974">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D83242" w:rsidRPr="00665DE5" w14:paraId="2492DF77" w14:textId="77777777" w:rsidTr="007A4A65">
        <w:tc>
          <w:tcPr>
            <w:tcW w:w="714" w:type="dxa"/>
            <w:shd w:val="clear" w:color="auto" w:fill="9CC2E5"/>
          </w:tcPr>
          <w:p w14:paraId="58354A9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0F7C09D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D83242" w:rsidRPr="00665DE5" w14:paraId="2EE3BF9F" w14:textId="77777777" w:rsidTr="007A4A65">
        <w:tc>
          <w:tcPr>
            <w:tcW w:w="714" w:type="dxa"/>
            <w:shd w:val="clear" w:color="auto" w:fill="auto"/>
          </w:tcPr>
          <w:p w14:paraId="1223A257" w14:textId="7FABCBD2"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7C178F5C"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09-2023-CG-OCI-GORE/APURIMAC, de 13 de junio de 2023</w:t>
            </w:r>
          </w:p>
        </w:tc>
      </w:tr>
      <w:tr w:rsidR="00D83242" w:rsidRPr="00665DE5" w14:paraId="160FDCE1" w14:textId="77777777" w:rsidTr="007A4A65">
        <w:tc>
          <w:tcPr>
            <w:tcW w:w="714" w:type="dxa"/>
            <w:shd w:val="clear" w:color="auto" w:fill="auto"/>
          </w:tcPr>
          <w:p w14:paraId="723B12B2" w14:textId="19438C45"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F4931FF"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010-2023-CG-OCI-GORE/APURIMAC, de 13 de junio de 2023</w:t>
            </w:r>
          </w:p>
        </w:tc>
      </w:tr>
    </w:tbl>
    <w:p w14:paraId="223080E9" w14:textId="77777777" w:rsidR="00C400D0" w:rsidRPr="00FB6974" w:rsidRDefault="00C400D0" w:rsidP="00FB6974"/>
    <w:p w14:paraId="33062F73" w14:textId="77777777" w:rsidR="00C400D0" w:rsidRPr="00773439" w:rsidRDefault="00C400D0" w:rsidP="00FB6974">
      <w:pPr>
        <w:ind w:left="709"/>
        <w:jc w:val="both"/>
        <w:rPr>
          <w:rFonts w:ascii="Arial Narrow" w:hAnsi="Arial Narrow" w:cs="Arial"/>
          <w:b/>
          <w:bCs/>
        </w:rPr>
      </w:pPr>
      <w:r>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D1E785E" w14:textId="77777777" w:rsidTr="007A4A65">
        <w:tc>
          <w:tcPr>
            <w:tcW w:w="714" w:type="dxa"/>
            <w:shd w:val="clear" w:color="auto" w:fill="9CC2E5"/>
          </w:tcPr>
          <w:p w14:paraId="567EFCB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60B22411"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2420A4" w:rsidRPr="00665DE5" w14:paraId="7FD5D937" w14:textId="77777777" w:rsidTr="007A4A65">
        <w:tc>
          <w:tcPr>
            <w:tcW w:w="714" w:type="dxa"/>
            <w:shd w:val="clear" w:color="auto" w:fill="auto"/>
          </w:tcPr>
          <w:p w14:paraId="04FC7FF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65C6346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05-2023-CG-OCI-GORE/APURIMAC, de 26 de abril de 2023</w:t>
            </w:r>
          </w:p>
        </w:tc>
      </w:tr>
      <w:tr w:rsidR="002420A4" w:rsidRPr="00665DE5" w14:paraId="573E8F1C" w14:textId="77777777" w:rsidTr="007A4A65">
        <w:tc>
          <w:tcPr>
            <w:tcW w:w="714" w:type="dxa"/>
            <w:shd w:val="clear" w:color="auto" w:fill="auto"/>
          </w:tcPr>
          <w:p w14:paraId="49FB05D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2</w:t>
            </w:r>
          </w:p>
        </w:tc>
        <w:tc>
          <w:tcPr>
            <w:tcW w:w="7072" w:type="dxa"/>
            <w:shd w:val="clear" w:color="auto" w:fill="auto"/>
          </w:tcPr>
          <w:p w14:paraId="3E1C1AD7" w14:textId="44674541"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06-2023-CG-OCI-GORE/APURIMAC, de 12 de junio de 2023</w:t>
            </w:r>
          </w:p>
        </w:tc>
      </w:tr>
      <w:tr w:rsidR="00D01E6E" w:rsidRPr="00665DE5"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665DE5" w:rsidRDefault="00D01E6E" w:rsidP="00D01E6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665DE5" w:rsidRDefault="00D01E6E" w:rsidP="00D01E6E">
            <w:pPr>
              <w:rPr>
                <w:rFonts w:ascii="Arial Narrow" w:hAnsi="Arial Narrow"/>
                <w:sz w:val="22"/>
                <w:szCs w:val="22"/>
              </w:rPr>
            </w:pPr>
            <w:r>
              <w:rPr>
                <w:rFonts w:ascii="Arial Narrow" w:hAnsi="Arial Narrow" w:cs="Arial"/>
                <w:bCs/>
                <w:sz w:val="22"/>
                <w:szCs w:val="22"/>
              </w:rPr>
              <w:t>Oficio n.° 123-2023-GRAP/11/GRDS, de 4 de abril de 2023</w:t>
            </w:r>
          </w:p>
        </w:tc>
      </w:tr>
    </w:tbl>
    <w:p w14:paraId="1CD05961" w14:textId="77777777" w:rsidR="00C400D0" w:rsidRPr="00773439"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lastRenderedPageBreak/>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55D1F2D9" w14:textId="535E28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sidR="00445F22">
        <w:rPr>
          <w:rFonts w:ascii="Arial Narrow" w:eastAsia="Arial Narrow" w:hAnsi="Arial Narrow" w:cs="Arial Narrow"/>
          <w:sz w:val="22"/>
          <w:szCs w:val="22"/>
        </w:rPr>
        <w:t xml:space="preserve"> que subsisten</w:t>
      </w:r>
      <w:r>
        <w:rPr>
          <w:rFonts w:ascii="Arial Narrow" w:eastAsia="Arial Narrow" w:hAnsi="Arial Narrow" w:cs="Arial Narrow"/>
          <w:sz w:val="22"/>
          <w:szCs w:val="22"/>
        </w:rPr>
        <w:t>:</w:t>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532FE2">
      <w:pPr>
        <w:numPr>
          <w:ilvl w:val="1"/>
          <w:numId w:val="7"/>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23B35EE5"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334C2ECA"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32FE2">
      <w:pPr>
        <w:pStyle w:val="Prrafodelista"/>
        <w:numPr>
          <w:ilvl w:val="1"/>
          <w:numId w:val="7"/>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0CABCCAF" w14:textId="461C3699"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highlight w:val="yellow"/>
        </w:rPr>
        <w:t>1</w:t>
      </w:r>
      <w:r>
        <w:rPr>
          <w:rFonts w:ascii="Arial Narrow" w:eastAsia="Arial Narrow" w:hAnsi="Arial Narrow" w:cs="Arial Narrow"/>
          <w:sz w:val="22"/>
          <w:szCs w:val="22"/>
        </w:rPr>
        <w:tab/>
      </w:r>
    </w:p>
    <w:p w14:paraId="35D80C1F"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32FE2">
      <w:pPr>
        <w:pStyle w:val="Prrafodelista"/>
        <w:numPr>
          <w:ilvl w:val="1"/>
          <w:numId w:val="7"/>
        </w:numPr>
        <w:jc w:val="both"/>
        <w:rPr>
          <w:rFonts w:ascii="Arial Narrow" w:eastAsia="Arial Narrow" w:hAnsi="Arial Narrow" w:cs="Arial Narrow"/>
          <w:color w:val="000000"/>
          <w:lang w:eastAsia="es-ES"/>
        </w:rPr>
      </w:pPr>
      <w:bookmarkStart w:id="1001"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1001"/>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27"/>
      <w:footerReference w:type="default" r:id="rId28"/>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RAPURIMAC" w:date="2023-06-29T16:44:00Z" w:initials="G">
    <w:p w14:paraId="75D39F84" w14:textId="172D9E05" w:rsidR="007A4A65" w:rsidRDefault="007A4A65">
      <w:pPr>
        <w:pStyle w:val="Textocomentario"/>
      </w:pPr>
      <w:r>
        <w:rPr>
          <w:rStyle w:val="Refdecomentario"/>
        </w:rPr>
        <w:annotationRef/>
      </w:r>
      <w:r>
        <w:t>Cuántos servidores y de qué Instituciones Educativas.</w:t>
      </w:r>
    </w:p>
  </w:comment>
  <w:comment w:id="2" w:author="GRAPURIMAC" w:date="2023-06-29T16:44:00Z" w:initials="G">
    <w:p w14:paraId="0B002CE5" w14:textId="20C70CCF" w:rsidR="007A4A65" w:rsidRDefault="007A4A65">
      <w:pPr>
        <w:pStyle w:val="Textocomentario"/>
      </w:pPr>
      <w:r>
        <w:rPr>
          <w:rStyle w:val="Refdecomentario"/>
        </w:rPr>
        <w:annotationRef/>
      </w:r>
    </w:p>
  </w:comment>
  <w:comment w:id="42" w:author="GRAPURIMAC" w:date="2023-06-29T16:50:00Z" w:initials="G">
    <w:p w14:paraId="2C4E38E6" w14:textId="0C1113AE" w:rsidR="007A4A65" w:rsidRDefault="007A4A65">
      <w:pPr>
        <w:pStyle w:val="Textocomentario"/>
      </w:pPr>
      <w:r>
        <w:rPr>
          <w:rStyle w:val="Refdecomentario"/>
        </w:rPr>
        <w:annotationRef/>
      </w:r>
      <w:r>
        <w:t>Verificar</w:t>
      </w:r>
    </w:p>
  </w:comment>
  <w:comment w:id="84" w:author="GRAPURIMAC" w:date="2023-06-29T17:08:00Z" w:initials="G">
    <w:p w14:paraId="5507B617" w14:textId="0F98C992" w:rsidR="00D36E8F" w:rsidRDefault="00D36E8F">
      <w:pPr>
        <w:pStyle w:val="Textocomentario"/>
      </w:pPr>
      <w:r>
        <w:rPr>
          <w:rStyle w:val="Refdecomentario"/>
        </w:rPr>
        <w:annotationRef/>
      </w:r>
      <w:r>
        <w:t>Verifiquen ya que el nombre se escribe Garcilaso…</w:t>
      </w:r>
    </w:p>
  </w:comment>
  <w:comment w:id="89" w:author="GRAPURIMAC" w:date="2023-06-29T17:04:00Z" w:initials="G">
    <w:p w14:paraId="6290F3E5" w14:textId="351FF156" w:rsidR="00D36E8F" w:rsidRDefault="00D36E8F">
      <w:pPr>
        <w:pStyle w:val="Textocomentario"/>
      </w:pPr>
      <w:r>
        <w:rPr>
          <w:rStyle w:val="Refdecomentario"/>
        </w:rPr>
        <w:annotationRef/>
      </w:r>
      <w:r>
        <w:t>Estimados Señores tienen que consignar todas las actas, mediante las cuales visitaron las Instituciones Educativas mencionadas en el cuadro n.° 2.</w:t>
      </w:r>
    </w:p>
  </w:comment>
  <w:comment w:id="115" w:author="GRAPURIMAC" w:date="2023-06-29T17:09:00Z" w:initials="G">
    <w:p w14:paraId="66B5F895" w14:textId="62D98935" w:rsidR="00D36E8F" w:rsidRDefault="00D36E8F">
      <w:pPr>
        <w:pStyle w:val="Textocomentario"/>
      </w:pPr>
      <w:r>
        <w:rPr>
          <w:rStyle w:val="Refdecomentario"/>
        </w:rPr>
        <w:annotationRef/>
      </w:r>
      <w:r>
        <w:t xml:space="preserve">Sólo a dos instituciones educativas o más, si fuera más consignar cada una de ellas. </w:t>
      </w:r>
    </w:p>
  </w:comment>
  <w:comment w:id="117" w:author="GRAPURIMAC" w:date="2023-06-29T17:12:00Z" w:initials="G">
    <w:p w14:paraId="646F825E" w14:textId="4B1A2D93" w:rsidR="0083009D" w:rsidRDefault="0083009D">
      <w:pPr>
        <w:pStyle w:val="Textocomentario"/>
      </w:pPr>
      <w:r>
        <w:rPr>
          <w:rStyle w:val="Refdecomentario"/>
        </w:rPr>
        <w:annotationRef/>
      </w:r>
      <w:r>
        <w:t xml:space="preserve">Equipos informáticos es un término muy general, se puede consignar solo servidores, es de lo que trata la presente situación adversa. </w:t>
      </w:r>
    </w:p>
  </w:comment>
  <w:comment w:id="119" w:author="GRAPURIMAC" w:date="2023-06-29T17:10:00Z" w:initials="G">
    <w:p w14:paraId="6761C214" w14:textId="61114DEC" w:rsidR="00D36E8F" w:rsidRDefault="00D36E8F">
      <w:pPr>
        <w:pStyle w:val="Textocomentario"/>
      </w:pPr>
      <w:r>
        <w:rPr>
          <w:rStyle w:val="Refdecomentario"/>
        </w:rPr>
        <w:annotationRef/>
      </w:r>
      <w:r>
        <w:t xml:space="preserve">Uniformicen términos o son deteriorados o malogrados o inoperativos. O en el caso puede ser que unos sean </w:t>
      </w:r>
      <w:proofErr w:type="gramStart"/>
      <w:r>
        <w:t>inoperativos  y</w:t>
      </w:r>
      <w:proofErr w:type="gramEnd"/>
      <w:r>
        <w:t xml:space="preserve"> otros deteriorados. </w:t>
      </w:r>
    </w:p>
  </w:comment>
  <w:comment w:id="118" w:author="GRAPURIMAC" w:date="2023-06-29T17:14:00Z" w:initials="G">
    <w:p w14:paraId="5F79AF9C" w14:textId="3BD153E3" w:rsidR="0083009D" w:rsidRDefault="0083009D">
      <w:pPr>
        <w:pStyle w:val="Textocomentario"/>
      </w:pPr>
      <w:r>
        <w:rPr>
          <w:rStyle w:val="Refdecomentario"/>
        </w:rPr>
        <w:annotationRef/>
      </w:r>
      <w:r>
        <w:t>Se supone que los equipos informáticos inoperativos son los del cuadro n.° 2.  Ahora con relación al cuadro n.° 3 en esas Instituciones se va a realizar el componente capacitación. Sin embargo, supongo que no han ido a todas las Instituciones Educativas mencionadas en el cuadro n.° 3</w:t>
      </w:r>
    </w:p>
  </w:comment>
  <w:comment w:id="120" w:author="GRAPURIMAC" w:date="2023-06-29T17:13:00Z" w:initials="G">
    <w:p w14:paraId="026C9ECC" w14:textId="776E12F0" w:rsidR="0083009D" w:rsidRDefault="0083009D">
      <w:pPr>
        <w:pStyle w:val="Textocomentario"/>
      </w:pPr>
      <w:r>
        <w:rPr>
          <w:rStyle w:val="Refdecomentario"/>
        </w:rPr>
        <w:annotationRef/>
      </w:r>
      <w:r>
        <w:t xml:space="preserve">En el cuadro 3 no se habla de equipos, sino de Instituciones educativas, objeto de que se efectúen programas de capacitación. </w:t>
      </w:r>
    </w:p>
  </w:comment>
  <w:comment w:id="148" w:author="GRAPURIMAC" w:date="2023-06-29T17:33:00Z" w:initials="G">
    <w:p w14:paraId="2704C278" w14:textId="1B3CC1F9" w:rsidR="00594D29" w:rsidRDefault="00594D29">
      <w:pPr>
        <w:pStyle w:val="Textocomentario"/>
      </w:pPr>
      <w:r>
        <w:rPr>
          <w:rStyle w:val="Refdecomentario"/>
        </w:rPr>
        <w:annotationRef/>
      </w:r>
      <w:r>
        <w:t>Y la foto de la orden de compra n.° 152</w:t>
      </w:r>
    </w:p>
  </w:comment>
  <w:comment w:id="155" w:author="GRAPURIMAC" w:date="2023-06-29T17:41:00Z" w:initials="G">
    <w:p w14:paraId="21717049" w14:textId="4D69C3FC" w:rsidR="00C317F8" w:rsidRDefault="00C317F8">
      <w:pPr>
        <w:pStyle w:val="Textocomentario"/>
      </w:pPr>
      <w:r>
        <w:rPr>
          <w:rStyle w:val="Refdecomentario"/>
        </w:rPr>
        <w:annotationRef/>
      </w:r>
      <w:r>
        <w:t>Validen estás líneas.</w:t>
      </w:r>
    </w:p>
  </w:comment>
  <w:comment w:id="173" w:author="GRAPURIMAC" w:date="2023-06-29T17:43:00Z" w:initials="G">
    <w:p w14:paraId="06A1D556" w14:textId="687C4692" w:rsidR="00C317F8" w:rsidRDefault="00C317F8">
      <w:pPr>
        <w:pStyle w:val="Textocomentario"/>
      </w:pPr>
      <w:r>
        <w:rPr>
          <w:rStyle w:val="Refdecomentario"/>
        </w:rPr>
        <w:annotationRef/>
      </w:r>
      <w:proofErr w:type="gramStart"/>
      <w:r>
        <w:t>Se puede o no implantar nuevos contenidos pedagógicos?</w:t>
      </w:r>
      <w:proofErr w:type="gramEnd"/>
      <w:r>
        <w:t xml:space="preserve">  En el caso se pueda implantar nuevos contenidos reformula esta situación adversa </w:t>
      </w:r>
    </w:p>
  </w:comment>
  <w:comment w:id="187" w:author="GRAPURIMAC" w:date="2023-06-29T17:47:00Z" w:initials="G">
    <w:p w14:paraId="052A1E87" w14:textId="1231E009" w:rsidR="00C317F8" w:rsidRDefault="00C317F8">
      <w:pPr>
        <w:pStyle w:val="Textocomentario"/>
      </w:pPr>
      <w:r>
        <w:rPr>
          <w:rStyle w:val="Refdecomentario"/>
        </w:rPr>
        <w:annotationRef/>
      </w:r>
      <w:r>
        <w:t xml:space="preserve">Cuántos aplicativos informáticos sólo el office u otros mencionar. </w:t>
      </w:r>
    </w:p>
  </w:comment>
  <w:comment w:id="216" w:author="GRAPURIMAC" w:date="2023-06-29T17:51:00Z" w:initials="G">
    <w:p w14:paraId="68CDF960" w14:textId="6F25FE3A" w:rsidR="0012111D" w:rsidRDefault="0012111D">
      <w:pPr>
        <w:pStyle w:val="Textocomentario"/>
      </w:pPr>
      <w:r>
        <w:rPr>
          <w:rStyle w:val="Refdecomentario"/>
        </w:rPr>
        <w:annotationRef/>
      </w:r>
      <w:r>
        <w:t xml:space="preserve">Un lineamiento más preciso con relación a la compra de servidores o al mal estado de los bienes… </w:t>
      </w:r>
    </w:p>
  </w:comment>
  <w:comment w:id="240" w:author="GRAPURIMAC" w:date="2023-06-29T18:01:00Z" w:initials="G">
    <w:p w14:paraId="5045F8D8" w14:textId="3412515A" w:rsidR="00F043EA" w:rsidRDefault="00F043EA">
      <w:pPr>
        <w:pStyle w:val="Textocomentario"/>
      </w:pPr>
      <w:r>
        <w:rPr>
          <w:rStyle w:val="Refdecomentario"/>
        </w:rPr>
        <w:annotationRef/>
      </w:r>
      <w:r>
        <w:t xml:space="preserve">El cuadro no se nota y, una de sus </w:t>
      </w:r>
      <w:proofErr w:type="gramStart"/>
      <w:r>
        <w:t>columnas  indica</w:t>
      </w:r>
      <w:proofErr w:type="gramEnd"/>
      <w:r>
        <w:t xml:space="preserve"> docentes capacitados. </w:t>
      </w:r>
    </w:p>
  </w:comment>
  <w:comment w:id="243" w:author="GRAPURIMAC" w:date="2023-06-29T18:03:00Z" w:initials="G">
    <w:p w14:paraId="47D87B5C" w14:textId="5701546F" w:rsidR="00F043EA" w:rsidRDefault="00F043EA">
      <w:pPr>
        <w:pStyle w:val="Textocomentario"/>
      </w:pPr>
      <w:r>
        <w:rPr>
          <w:rStyle w:val="Refdecomentario"/>
        </w:rPr>
        <w:annotationRef/>
      </w:r>
    </w:p>
  </w:comment>
  <w:comment w:id="267" w:author="GRAPURIMAC" w:date="2023-06-29T18:04:00Z" w:initials="G">
    <w:p w14:paraId="5F487251" w14:textId="38D16B84" w:rsidR="00F043EA" w:rsidRDefault="00F043EA">
      <w:pPr>
        <w:pStyle w:val="Textocomentario"/>
      </w:pPr>
      <w:r>
        <w:rPr>
          <w:rStyle w:val="Refdecomentario"/>
        </w:rPr>
        <w:annotationRef/>
      </w:r>
      <w:proofErr w:type="gramStart"/>
      <w:r>
        <w:t>Los componentes básicos están regulados en el expediente, si es así consignar en que lineamiento, numeral, se encuentra?</w:t>
      </w:r>
      <w:proofErr w:type="gramEnd"/>
    </w:p>
  </w:comment>
  <w:comment w:id="300" w:author="GRAPURIMAC" w:date="2023-06-29T18:25:00Z" w:initials="G">
    <w:p w14:paraId="106C30D9" w14:textId="6EC245EA" w:rsidR="00E61AED" w:rsidRDefault="00E61AED">
      <w:pPr>
        <w:pStyle w:val="Textocomentario"/>
      </w:pPr>
      <w:r>
        <w:rPr>
          <w:rStyle w:val="Refdecomentario"/>
        </w:rPr>
        <w:annotationRef/>
      </w:r>
      <w:r>
        <w:t xml:space="preserve">Tenemos evidencia que el problema de la protección del sistema de </w:t>
      </w:r>
      <w:proofErr w:type="gramStart"/>
      <w:r>
        <w:t>pararrayos  se</w:t>
      </w:r>
      <w:proofErr w:type="gramEnd"/>
      <w:r>
        <w:t xml:space="preserve"> repite en las 8 Instituciones Educativas, mencionar cuáles son esos 8 centros. </w:t>
      </w:r>
    </w:p>
  </w:comment>
  <w:comment w:id="303" w:author="GRAPURIMAC" w:date="2023-06-29T18:27:00Z" w:initials="G">
    <w:p w14:paraId="5566606E" w14:textId="790E593E" w:rsidR="00E61AED" w:rsidRDefault="00E61AED">
      <w:pPr>
        <w:pStyle w:val="Textocomentario"/>
      </w:pPr>
      <w:r>
        <w:rPr>
          <w:rStyle w:val="Refdecomentario"/>
        </w:rPr>
        <w:annotationRef/>
      </w:r>
      <w:r>
        <w:t xml:space="preserve">Esto sucede es una afirmación como Comisión de Control. O este comentario proviene de una norma técnica u otro documento. </w:t>
      </w:r>
    </w:p>
  </w:comment>
  <w:comment w:id="306" w:author="GRAPURIMAC" w:date="2023-06-29T18:28:00Z" w:initials="G">
    <w:p w14:paraId="7F0899C1" w14:textId="42163BA9" w:rsidR="00E61AED" w:rsidRDefault="00E61AED">
      <w:pPr>
        <w:pStyle w:val="Textocomentario"/>
      </w:pPr>
      <w:r>
        <w:rPr>
          <w:rStyle w:val="Refdecomentario"/>
        </w:rPr>
        <w:annotationRef/>
      </w:r>
      <w:r>
        <w:t xml:space="preserve">Precedentemente, ya se hizo mención que se consigne lo que está en actas. Es decir, que manifestaron los directores al respecto. </w:t>
      </w:r>
    </w:p>
  </w:comment>
  <w:comment w:id="307" w:author="GRAPURIMAC" w:date="2023-06-29T18:28:00Z" w:initials="G">
    <w:p w14:paraId="6BFCD319" w14:textId="7793E9C9" w:rsidR="00E61AED" w:rsidRDefault="00E61AED">
      <w:pPr>
        <w:pStyle w:val="Textocomentario"/>
      </w:pPr>
      <w:r>
        <w:rPr>
          <w:rStyle w:val="Refdecomentario"/>
        </w:rPr>
        <w:annotationRef/>
      </w:r>
      <w:r>
        <w:t xml:space="preserve">Aquí se menciona un posible daño por acción de tormenta eléctrica y en la sumilla es una afirmación… Reformular… </w:t>
      </w:r>
    </w:p>
  </w:comment>
  <w:comment w:id="308" w:author="GRAPURIMAC" w:date="2023-06-29T18:32:00Z" w:initials="G">
    <w:p w14:paraId="14E2504F" w14:textId="7016DC05" w:rsidR="001C200C" w:rsidRDefault="001C200C">
      <w:pPr>
        <w:pStyle w:val="Textocomentario"/>
      </w:pPr>
      <w:r>
        <w:rPr>
          <w:rStyle w:val="Refdecomentario"/>
        </w:rPr>
        <w:annotationRef/>
      </w:r>
      <w:r>
        <w:t xml:space="preserve">Este comentario no tiene relación con la </w:t>
      </w:r>
      <w:proofErr w:type="spellStart"/>
      <w:r>
        <w:t>sumillaa</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D39F84" w15:done="0"/>
  <w15:commentEx w15:paraId="0B002CE5" w15:done="0"/>
  <w15:commentEx w15:paraId="2C4E38E6" w15:done="0"/>
  <w15:commentEx w15:paraId="5507B617" w15:done="0"/>
  <w15:commentEx w15:paraId="6290F3E5" w15:done="0"/>
  <w15:commentEx w15:paraId="66B5F895" w15:done="0"/>
  <w15:commentEx w15:paraId="646F825E" w15:done="0"/>
  <w15:commentEx w15:paraId="6761C214" w15:done="0"/>
  <w15:commentEx w15:paraId="5F79AF9C" w15:done="0"/>
  <w15:commentEx w15:paraId="026C9ECC" w15:done="0"/>
  <w15:commentEx w15:paraId="2704C278" w15:done="0"/>
  <w15:commentEx w15:paraId="21717049" w15:done="0"/>
  <w15:commentEx w15:paraId="06A1D556" w15:done="0"/>
  <w15:commentEx w15:paraId="052A1E87" w15:done="0"/>
  <w15:commentEx w15:paraId="68CDF960" w15:done="0"/>
  <w15:commentEx w15:paraId="5045F8D8" w15:done="0"/>
  <w15:commentEx w15:paraId="47D87B5C" w15:done="0"/>
  <w15:commentEx w15:paraId="5F487251" w15:done="0"/>
  <w15:commentEx w15:paraId="106C30D9" w15:done="0"/>
  <w15:commentEx w15:paraId="5566606E" w15:done="0"/>
  <w15:commentEx w15:paraId="7F0899C1" w15:done="0"/>
  <w15:commentEx w15:paraId="6BFCD319" w15:done="0"/>
  <w15:commentEx w15:paraId="14E250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D39F84" w16cid:durableId="284970FF"/>
  <w16cid:commentId w16cid:paraId="0B002CE5" w16cid:durableId="28497100"/>
  <w16cid:commentId w16cid:paraId="2C4E38E6" w16cid:durableId="28497101"/>
  <w16cid:commentId w16cid:paraId="5507B617" w16cid:durableId="28497102"/>
  <w16cid:commentId w16cid:paraId="6290F3E5" w16cid:durableId="28497103"/>
  <w16cid:commentId w16cid:paraId="66B5F895" w16cid:durableId="28497104"/>
  <w16cid:commentId w16cid:paraId="646F825E" w16cid:durableId="28497105"/>
  <w16cid:commentId w16cid:paraId="6761C214" w16cid:durableId="28497106"/>
  <w16cid:commentId w16cid:paraId="5F79AF9C" w16cid:durableId="28497107"/>
  <w16cid:commentId w16cid:paraId="026C9ECC" w16cid:durableId="28497108"/>
  <w16cid:commentId w16cid:paraId="2704C278" w16cid:durableId="28497109"/>
  <w16cid:commentId w16cid:paraId="21717049" w16cid:durableId="2849710A"/>
  <w16cid:commentId w16cid:paraId="06A1D556" w16cid:durableId="2849710B"/>
  <w16cid:commentId w16cid:paraId="052A1E87" w16cid:durableId="2849710C"/>
  <w16cid:commentId w16cid:paraId="68CDF960" w16cid:durableId="2849710D"/>
  <w16cid:commentId w16cid:paraId="5045F8D8" w16cid:durableId="2849710E"/>
  <w16cid:commentId w16cid:paraId="47D87B5C" w16cid:durableId="2849710F"/>
  <w16cid:commentId w16cid:paraId="5F487251" w16cid:durableId="28497110"/>
  <w16cid:commentId w16cid:paraId="106C30D9" w16cid:durableId="28497111"/>
  <w16cid:commentId w16cid:paraId="5566606E" w16cid:durableId="28497112"/>
  <w16cid:commentId w16cid:paraId="7F0899C1" w16cid:durableId="28497113"/>
  <w16cid:commentId w16cid:paraId="6BFCD319" w16cid:durableId="28497114"/>
  <w16cid:commentId w16cid:paraId="14E2504F" w16cid:durableId="28497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5962F" w14:textId="77777777" w:rsidR="00873B6A" w:rsidRDefault="00873B6A" w:rsidP="00D6793F">
      <w:r>
        <w:separator/>
      </w:r>
    </w:p>
  </w:endnote>
  <w:endnote w:type="continuationSeparator" w:id="0">
    <w:p w14:paraId="268ACFAD" w14:textId="77777777" w:rsidR="00873B6A" w:rsidRDefault="00873B6A"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A4A65" w:rsidRPr="003E4380" w:rsidRDefault="007A4A65"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7A4A65" w:rsidRPr="00E728A2" w:rsidRDefault="007A4A65"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B514C" w14:textId="77777777" w:rsidR="00873B6A" w:rsidRDefault="00873B6A" w:rsidP="00D6793F">
      <w:r>
        <w:separator/>
      </w:r>
    </w:p>
  </w:footnote>
  <w:footnote w:type="continuationSeparator" w:id="0">
    <w:p w14:paraId="37A32DA8" w14:textId="77777777" w:rsidR="00873B6A" w:rsidRDefault="00873B6A"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A4A65" w:rsidRPr="00432143" w:rsidRDefault="007A4A65"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A4A65" w:rsidRPr="00432143" w:rsidRDefault="007A4A65"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A4A65" w:rsidRPr="00432143" w:rsidRDefault="007A4A65"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7A4A65" w:rsidRPr="007957BB" w:rsidRDefault="007A4A65"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7A4A65" w:rsidRPr="00475156" w:rsidRDefault="007A4A65"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A4A65" w:rsidRPr="00E17335" w:rsidRDefault="007A4A65" w:rsidP="00986B90">
    <w:pPr>
      <w:pStyle w:val="Encabezado"/>
      <w:jc w:val="right"/>
      <w:rPr>
        <w:rFonts w:ascii="Arial Narrow" w:hAnsi="Arial Narrow"/>
        <w:sz w:val="6"/>
        <w:szCs w:val="6"/>
        <w:lang w:val="es-ES"/>
      </w:rPr>
    </w:pPr>
  </w:p>
  <w:p w14:paraId="7F607A86" w14:textId="696C1EB7" w:rsidR="007A4A65" w:rsidRPr="007B647C" w:rsidRDefault="007A4A65"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EA621F" w:rsidRPr="00EA621F">
      <w:rPr>
        <w:rFonts w:ascii="Arial Narrow" w:hAnsi="Arial Narrow"/>
        <w:b/>
        <w:bCs/>
        <w:noProof/>
        <w:sz w:val="16"/>
        <w:szCs w:val="16"/>
        <w:lang w:val="es-ES"/>
      </w:rPr>
      <w:t>13</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18</w:t>
    </w:r>
  </w:p>
  <w:p w14:paraId="33496BE7" w14:textId="77777777" w:rsidR="007A4A65" w:rsidRPr="00475156" w:rsidRDefault="007A4A65"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1488865169">
    <w:abstractNumId w:val="9"/>
  </w:num>
  <w:num w:numId="2" w16cid:durableId="275020672">
    <w:abstractNumId w:val="7"/>
  </w:num>
  <w:num w:numId="3" w16cid:durableId="1282954015">
    <w:abstractNumId w:val="3"/>
  </w:num>
  <w:num w:numId="4" w16cid:durableId="679159005">
    <w:abstractNumId w:val="5"/>
  </w:num>
  <w:num w:numId="5" w16cid:durableId="771900627">
    <w:abstractNumId w:val="8"/>
  </w:num>
  <w:num w:numId="6" w16cid:durableId="106583694">
    <w:abstractNumId w:val="2"/>
  </w:num>
  <w:num w:numId="7" w16cid:durableId="931351013">
    <w:abstractNumId w:val="4"/>
  </w:num>
  <w:num w:numId="8" w16cid:durableId="484859082">
    <w:abstractNumId w:val="10"/>
  </w:num>
  <w:num w:numId="9" w16cid:durableId="432481011">
    <w:abstractNumId w:val="0"/>
  </w:num>
  <w:num w:numId="10" w16cid:durableId="701395222">
    <w:abstractNumId w:val="6"/>
  </w:num>
  <w:num w:numId="11" w16cid:durableId="1956405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6544"/>
    <w:rsid w:val="0009760C"/>
    <w:rsid w:val="000A1192"/>
    <w:rsid w:val="000A14FD"/>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5F22"/>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D1A"/>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80D92"/>
    <w:rsid w:val="00881A04"/>
    <w:rsid w:val="0088371A"/>
    <w:rsid w:val="00884014"/>
    <w:rsid w:val="00884549"/>
    <w:rsid w:val="00884B95"/>
    <w:rsid w:val="0088518A"/>
    <w:rsid w:val="00885DB3"/>
    <w:rsid w:val="00886619"/>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3EAC"/>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2A5123"/>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13.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453 24575,'381'0'0,"-269"15"0,30-1 0,1099-15 0,-1239 1 0,0 1 0,0-1 0,-1-1 0,1 1 0,0 0 0,-1 0 0,1-1 0,0 1 0,-1-1 0,1 1 0,0-1 0,-1 0 0,1 0 0,-1 1 0,1-1 0,-1 0 0,0 0 0,1-1 0,-1 1 0,0 0 0,0 0 0,1-1 0,-1 1 0,0 0 0,0-1 0,-1 1 0,1-1 0,0 0 0,0 1 0,-1-1 0,1 1 0,0-4 0,0-4 0,-1 0 0,1 1 0,-1-1 0,-1 1 0,-2-14 0,1 8 0,-2 1 0,0-1 0,-1 0 0,-9-19 0,8 18 0,0 0 0,0-1 0,-4-20 0,-3-16 0,9 39 0,1 0 0,0 0 0,0 1 0,0-25 0,3 34 0,0-1 0,0 1 0,0 0 0,0-1 0,-1 1 0,0-1 0,1 1 0,-1 0 0,0 0 0,-1-1 0,1 1 0,-3-5 0,2 6 0,0 0 0,0 0 0,0 1 0,0-1 0,-1 0 0,1 1 0,0 0 0,-1-1 0,1 1 0,-1 0 0,1 0 0,-1 0 0,0 1 0,1-1 0,-1 1 0,-5-1 0,-44-3 0,-87 5 0,49 1 0,73-1 0,1 1 0,-1 0 0,-24 8 0,25-6 0,-1 0 0,1-1 0,-28 1 0,-448-5 0,321 16 0,-535-16 0,595-14 0,-426 16 0,512 0 0,-1 2 0,-34 7 0,35-5 0,-1-1 0,-37 2 0,39-6 0,0 2 0,-30 6 0,-95 6 0,89-10 0,-53 10 0,34-6 0,32-1 0,2-2 0,22-2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0 0,-1 0 0,1 0 0,0-1 0,0 1 0,9 0 0,56 7 0,-55-8 0,272 2 0,-151-5 0,767 2 0,-894 0 0,-1 1 0,1 1 0,-1 0 0,0 0 0,15 6 0,24 5 0,-42-12-195,0 1 0,0-1 0,0 1 0,0 0 0,0 0 0,8 5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198C-EB5C-4E17-B399-E19C8E9B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5081</Words>
  <Characters>27949</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2</cp:revision>
  <cp:lastPrinted>2023-06-29T00:54:00Z</cp:lastPrinted>
  <dcterms:created xsi:type="dcterms:W3CDTF">2023-06-30T20:23:00Z</dcterms:created>
  <dcterms:modified xsi:type="dcterms:W3CDTF">2023-06-30T20:23:00Z</dcterms:modified>
</cp:coreProperties>
</file>
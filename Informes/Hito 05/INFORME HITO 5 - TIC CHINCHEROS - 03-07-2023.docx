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361274">
      <w:pPr>
        <w:jc w:val="center"/>
        <w:rPr>
          <w:rFonts w:ascii="Arial" w:hAnsi="Arial" w:cs="Arial"/>
          <w:b/>
        </w:rPr>
      </w:pPr>
    </w:p>
    <w:p w14:paraId="44327954" w14:textId="16058A98" w:rsidR="00C029F7" w:rsidRPr="005132B3" w:rsidRDefault="00C029F7" w:rsidP="00361274">
      <w:pPr>
        <w:jc w:val="center"/>
        <w:rPr>
          <w:rFonts w:ascii="Arial" w:hAnsi="Arial" w:cs="Arial"/>
          <w:b/>
        </w:rPr>
      </w:pPr>
      <w:bookmarkStart w:id="1" w:name="_Hlk130310234"/>
      <w:bookmarkEnd w:id="1"/>
    </w:p>
    <w:p w14:paraId="6D50773A" w14:textId="4EDCCDD3" w:rsidR="00D6793F" w:rsidRPr="005132B3" w:rsidRDefault="002C58E7" w:rsidP="00361274">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361274">
      <w:pPr>
        <w:tabs>
          <w:tab w:val="left" w:pos="1985"/>
          <w:tab w:val="center" w:pos="4419"/>
          <w:tab w:val="right" w:pos="8838"/>
        </w:tabs>
        <w:jc w:val="center"/>
        <w:rPr>
          <w:rFonts w:ascii="Arial Narrow" w:hAnsi="Arial Narrow"/>
        </w:rPr>
      </w:pPr>
    </w:p>
    <w:p w14:paraId="31F8558D" w14:textId="77777777" w:rsidR="00D6793F" w:rsidRPr="005132B3" w:rsidRDefault="00D6793F" w:rsidP="00361274">
      <w:pPr>
        <w:jc w:val="center"/>
        <w:rPr>
          <w:rFonts w:ascii="Arial" w:hAnsi="Arial" w:cs="Arial"/>
          <w:b/>
        </w:rPr>
      </w:pPr>
    </w:p>
    <w:p w14:paraId="1EF6DA91" w14:textId="77777777" w:rsidR="00D6793F" w:rsidRPr="005132B3" w:rsidRDefault="00D6793F" w:rsidP="00361274">
      <w:pPr>
        <w:jc w:val="center"/>
        <w:rPr>
          <w:rFonts w:ascii="Arial" w:hAnsi="Arial" w:cs="Arial"/>
          <w:b/>
        </w:rPr>
      </w:pPr>
    </w:p>
    <w:p w14:paraId="7F2BA611" w14:textId="77777777" w:rsidR="00D6793F" w:rsidRPr="005132B3" w:rsidRDefault="00D6793F" w:rsidP="00361274">
      <w:pPr>
        <w:tabs>
          <w:tab w:val="left" w:pos="142"/>
        </w:tabs>
        <w:jc w:val="center"/>
        <w:rPr>
          <w:rFonts w:ascii="Arial Narrow" w:hAnsi="Arial Narrow" w:cs="Arial"/>
          <w:b/>
          <w:sz w:val="32"/>
          <w:szCs w:val="32"/>
        </w:rPr>
      </w:pPr>
    </w:p>
    <w:p w14:paraId="488EDF9F" w14:textId="77777777" w:rsidR="00D6793F" w:rsidRPr="005132B3" w:rsidRDefault="00D6793F" w:rsidP="00361274">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361274">
      <w:pPr>
        <w:jc w:val="center"/>
        <w:rPr>
          <w:rFonts w:ascii="Arial Narrow" w:hAnsi="Arial Narrow" w:cs="Arial"/>
          <w:b/>
          <w:sz w:val="24"/>
          <w:szCs w:val="40"/>
          <w:u w:val="single"/>
        </w:rPr>
      </w:pPr>
    </w:p>
    <w:p w14:paraId="3FDA7440" w14:textId="77777777" w:rsidR="00D6793F" w:rsidRPr="005132B3" w:rsidRDefault="00D6793F" w:rsidP="00361274">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361274">
      <w:pPr>
        <w:jc w:val="center"/>
        <w:rPr>
          <w:rFonts w:ascii="Arial Narrow" w:hAnsi="Arial Narrow" w:cs="Arial"/>
          <w:b/>
          <w:sz w:val="40"/>
          <w:szCs w:val="40"/>
          <w:u w:val="single"/>
        </w:rPr>
      </w:pPr>
      <w:r w:rsidRPr="005132B3">
        <w:rPr>
          <w:rFonts w:ascii="Arial Narrow" w:hAnsi="Arial Narrow" w:cs="Arial"/>
          <w:b/>
          <w:sz w:val="40"/>
          <w:szCs w:val="40"/>
          <w:u w:val="single"/>
        </w:rPr>
        <w:t>N°</w:t>
      </w:r>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361274">
      <w:pPr>
        <w:jc w:val="center"/>
        <w:rPr>
          <w:rFonts w:ascii="Arial Narrow" w:hAnsi="Arial Narrow" w:cs="Arial"/>
          <w:b/>
          <w:sz w:val="36"/>
          <w:szCs w:val="36"/>
        </w:rPr>
      </w:pPr>
    </w:p>
    <w:p w14:paraId="53807FA0" w14:textId="4B91DE74" w:rsidR="00D6793F" w:rsidRPr="005132B3" w:rsidRDefault="00D6793F" w:rsidP="00361274">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361274">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361274">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361274">
      <w:pPr>
        <w:ind w:left="-567" w:right="-314"/>
        <w:jc w:val="center"/>
        <w:rPr>
          <w:rFonts w:ascii="Arial Narrow" w:hAnsi="Arial Narrow" w:cs="Arial"/>
          <w:b/>
          <w:sz w:val="36"/>
          <w:szCs w:val="36"/>
        </w:rPr>
      </w:pPr>
    </w:p>
    <w:p w14:paraId="4C2BCED2" w14:textId="07B2C736" w:rsidR="00B07C44" w:rsidRPr="005132B3" w:rsidRDefault="00B07C44" w:rsidP="00361274">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361274">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N° </w:t>
      </w:r>
      <w:r w:rsidR="000E4E3D" w:rsidRPr="005132B3">
        <w:rPr>
          <w:rFonts w:ascii="Arial Narrow" w:hAnsi="Arial Narrow" w:cs="Arial"/>
          <w:b/>
          <w:sz w:val="36"/>
          <w:szCs w:val="36"/>
        </w:rPr>
        <w:t>5</w:t>
      </w:r>
    </w:p>
    <w:p w14:paraId="105F9B78" w14:textId="228A0536" w:rsidR="00D6793F" w:rsidRPr="005132B3" w:rsidRDefault="00CC4058" w:rsidP="00361274">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361274">
      <w:pPr>
        <w:jc w:val="center"/>
        <w:rPr>
          <w:rFonts w:ascii="Arial Narrow" w:hAnsi="Arial Narrow" w:cs="Arial"/>
          <w:b/>
          <w:sz w:val="28"/>
          <w:szCs w:val="28"/>
        </w:rPr>
      </w:pPr>
    </w:p>
    <w:p w14:paraId="170B1D18" w14:textId="77777777"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31CC0423"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ins w:id="2" w:author="Manuel Raul Livano Luna" w:date="2023-07-03T15:14:00Z">
        <w:r w:rsidR="00FB0B7D" w:rsidRPr="005132B3">
          <w:rPr>
            <w:rFonts w:ascii="Arial Narrow" w:hAnsi="Arial Narrow" w:cs="Arial"/>
            <w:b/>
            <w:sz w:val="28"/>
            <w:szCs w:val="28"/>
          </w:rPr>
          <w:t>4</w:t>
        </w:r>
      </w:ins>
      <w:del w:id="3" w:author="Manuel Raul Livano Luna" w:date="2023-07-03T15:14:00Z">
        <w:r w:rsidR="008C0AC9" w:rsidRPr="005132B3" w:rsidDel="00FB0B7D">
          <w:rPr>
            <w:rFonts w:ascii="Arial Narrow" w:hAnsi="Arial Narrow" w:cs="Arial"/>
            <w:b/>
            <w:sz w:val="28"/>
            <w:szCs w:val="28"/>
          </w:rPr>
          <w:delText>1</w:delText>
        </w:r>
      </w:del>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361274">
      <w:pPr>
        <w:jc w:val="center"/>
        <w:rPr>
          <w:rFonts w:ascii="Arial Narrow" w:hAnsi="Arial Narrow" w:cs="Arial"/>
          <w:b/>
          <w:sz w:val="28"/>
          <w:szCs w:val="28"/>
        </w:rPr>
      </w:pPr>
    </w:p>
    <w:p w14:paraId="28AD2586" w14:textId="77777777" w:rsidR="00D6793F" w:rsidRPr="005132B3" w:rsidRDefault="00D6793F" w:rsidP="00361274">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361274">
      <w:pPr>
        <w:jc w:val="center"/>
        <w:rPr>
          <w:rFonts w:ascii="Arial Narrow" w:hAnsi="Arial Narrow" w:cs="Arial"/>
          <w:b/>
          <w:sz w:val="22"/>
        </w:rPr>
      </w:pPr>
    </w:p>
    <w:p w14:paraId="3341E174" w14:textId="3DCD05EF"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361274">
      <w:pPr>
        <w:jc w:val="center"/>
        <w:rPr>
          <w:rFonts w:ascii="Arial Narrow" w:hAnsi="Arial Narrow" w:cs="Arial"/>
          <w:noProof/>
          <w:sz w:val="18"/>
          <w:szCs w:val="18"/>
        </w:rPr>
      </w:pPr>
    </w:p>
    <w:p w14:paraId="320BAF43" w14:textId="77777777" w:rsidR="00D6793F" w:rsidRPr="005132B3" w:rsidRDefault="00D6793F" w:rsidP="00361274">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361274">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361274">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361274">
      <w:pPr>
        <w:jc w:val="center"/>
        <w:rPr>
          <w:rFonts w:ascii="Arial Narrow" w:hAnsi="Arial Narrow" w:cs="Arial"/>
          <w:b/>
          <w:sz w:val="28"/>
          <w:szCs w:val="28"/>
          <w:u w:val="single"/>
        </w:rPr>
      </w:pPr>
      <w:r w:rsidRPr="005132B3">
        <w:rPr>
          <w:rFonts w:ascii="Arial Narrow" w:hAnsi="Arial Narrow" w:cs="Arial"/>
          <w:b/>
          <w:sz w:val="28"/>
          <w:szCs w:val="28"/>
          <w:u w:val="single"/>
        </w:rPr>
        <w:t>N°</w:t>
      </w:r>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361274">
      <w:pPr>
        <w:tabs>
          <w:tab w:val="left" w:pos="5895"/>
        </w:tabs>
        <w:rPr>
          <w:rStyle w:val="nfasis"/>
        </w:rPr>
      </w:pPr>
    </w:p>
    <w:p w14:paraId="45C4BF75" w14:textId="728723E5" w:rsidR="00D6793F" w:rsidRPr="005132B3" w:rsidRDefault="00955AD3" w:rsidP="00361274">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361274">
      <w:pPr>
        <w:tabs>
          <w:tab w:val="left" w:pos="142"/>
        </w:tabs>
        <w:jc w:val="center"/>
        <w:rPr>
          <w:rFonts w:ascii="Arial Narrow" w:hAnsi="Arial Narrow" w:cs="Arial"/>
          <w:b/>
          <w:sz w:val="24"/>
          <w:szCs w:val="24"/>
        </w:rPr>
      </w:pPr>
    </w:p>
    <w:p w14:paraId="787144E4" w14:textId="77777777" w:rsidR="00D6793F" w:rsidRPr="005132B3" w:rsidRDefault="00D6793F" w:rsidP="00361274">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361274">
      <w:pPr>
        <w:tabs>
          <w:tab w:val="left" w:pos="2770"/>
        </w:tabs>
        <w:rPr>
          <w:rFonts w:ascii="Arial Narrow" w:hAnsi="Arial Narrow"/>
          <w:sz w:val="24"/>
          <w:szCs w:val="24"/>
        </w:rPr>
      </w:pPr>
    </w:p>
    <w:p w14:paraId="578A5232" w14:textId="77777777" w:rsidR="005219E6" w:rsidRPr="005132B3" w:rsidRDefault="005219E6" w:rsidP="00361274">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361274">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361274">
          <w:pPr>
            <w:pStyle w:val="TtuloTDC"/>
            <w:spacing w:line="240" w:lineRule="auto"/>
            <w:rPr>
              <w:color w:val="auto"/>
            </w:rPr>
          </w:pPr>
        </w:p>
        <w:p w14:paraId="2FDECDA4" w14:textId="66D62496" w:rsidR="00024EBA" w:rsidRPr="005132B3" w:rsidRDefault="001A7AED">
          <w:pPr>
            <w:pStyle w:val="TDC1"/>
            <w:tabs>
              <w:tab w:val="left" w:pos="567"/>
              <w:tab w:val="right" w:leader="dot" w:pos="8495"/>
            </w:tabs>
            <w:rPr>
              <w:ins w:id="4" w:author="Manuel Raul Livano Luna" w:date="2023-07-03T17:59:00Z"/>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ins w:id="5" w:author="Manuel Raul Livano Luna" w:date="2023-07-03T17:59:00Z">
            <w:r w:rsidR="00024EBA" w:rsidRPr="005132B3">
              <w:rPr>
                <w:rStyle w:val="Hipervnculo"/>
                <w:noProof/>
                <w:color w:val="auto"/>
              </w:rPr>
              <w:fldChar w:fldCharType="begin"/>
            </w:r>
            <w:r w:rsidR="00024EBA" w:rsidRPr="005132B3">
              <w:rPr>
                <w:rStyle w:val="Hipervnculo"/>
                <w:noProof/>
                <w:color w:val="auto"/>
              </w:rPr>
              <w:instrText xml:space="preserve"> </w:instrText>
            </w:r>
            <w:r w:rsidR="00024EBA" w:rsidRPr="005132B3">
              <w:rPr>
                <w:noProof/>
              </w:rPr>
              <w:instrText>HYPERLINK \l "_Toc139299612"</w:instrText>
            </w:r>
            <w:r w:rsidR="00024EBA" w:rsidRPr="005132B3">
              <w:rPr>
                <w:rStyle w:val="Hipervnculo"/>
                <w:noProof/>
                <w:color w:val="auto"/>
              </w:rPr>
              <w:instrText xml:space="preserve"> </w:instrText>
            </w:r>
            <w:r w:rsidR="00024EBA" w:rsidRPr="005132B3">
              <w:rPr>
                <w:rStyle w:val="Hipervnculo"/>
                <w:noProof/>
                <w:color w:val="auto"/>
              </w:rPr>
            </w:r>
            <w:r w:rsidR="00024EBA" w:rsidRPr="005132B3">
              <w:rPr>
                <w:rStyle w:val="Hipervnculo"/>
                <w:noProof/>
                <w:color w:val="auto"/>
              </w:rPr>
              <w:fldChar w:fldCharType="separate"/>
            </w:r>
            <w:r w:rsidR="00024EBA" w:rsidRPr="005132B3">
              <w:rPr>
                <w:rStyle w:val="Hipervnculo"/>
                <w:rFonts w:ascii="Arial Narrow" w:hAnsi="Arial Narrow"/>
                <w:noProof/>
                <w:color w:val="auto"/>
              </w:rPr>
              <w:t>I.</w:t>
            </w:r>
            <w:r w:rsidR="00024EBA" w:rsidRPr="005132B3">
              <w:rPr>
                <w:rFonts w:eastAsiaTheme="minorEastAsia" w:cstheme="minorBidi"/>
                <w:b w:val="0"/>
                <w:bCs w:val="0"/>
                <w:noProof/>
                <w:kern w:val="2"/>
                <w:sz w:val="22"/>
                <w:szCs w:val="22"/>
                <w:lang w:eastAsia="es-PE"/>
                <w14:ligatures w14:val="standardContextual"/>
              </w:rPr>
              <w:tab/>
            </w:r>
            <w:r w:rsidR="00024EBA" w:rsidRPr="005132B3">
              <w:rPr>
                <w:rStyle w:val="Hipervnculo"/>
                <w:rFonts w:ascii="Arial Narrow" w:hAnsi="Arial Narrow"/>
                <w:noProof/>
                <w:color w:val="auto"/>
              </w:rPr>
              <w:t>ORIGEN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_Toc139299612 \h </w:instrText>
            </w:r>
          </w:ins>
          <w:r w:rsidR="00024EBA" w:rsidRPr="005132B3">
            <w:rPr>
              <w:noProof/>
              <w:webHidden/>
            </w:rPr>
          </w:r>
          <w:r w:rsidR="00024EBA" w:rsidRPr="005132B3">
            <w:rPr>
              <w:noProof/>
              <w:webHidden/>
            </w:rPr>
            <w:fldChar w:fldCharType="separate"/>
          </w:r>
          <w:ins w:id="6" w:author="Manuel Raul Livano Luna" w:date="2023-07-03T18:06:00Z">
            <w:r w:rsidR="005132B3" w:rsidRPr="005132B3">
              <w:rPr>
                <w:noProof/>
                <w:webHidden/>
              </w:rPr>
              <w:t>2</w:t>
            </w:r>
          </w:ins>
          <w:ins w:id="7" w:author="Manuel Raul Livano Luna" w:date="2023-07-03T17:59:00Z">
            <w:r w:rsidR="00024EBA" w:rsidRPr="005132B3">
              <w:rPr>
                <w:noProof/>
                <w:webHidden/>
              </w:rPr>
              <w:fldChar w:fldCharType="end"/>
            </w:r>
            <w:r w:rsidR="00024EBA" w:rsidRPr="005132B3">
              <w:rPr>
                <w:rStyle w:val="Hipervnculo"/>
                <w:noProof/>
                <w:color w:val="auto"/>
              </w:rPr>
              <w:fldChar w:fldCharType="end"/>
            </w:r>
          </w:ins>
        </w:p>
        <w:p w14:paraId="1183C96C" w14:textId="6C30C79A" w:rsidR="00024EBA" w:rsidRPr="005132B3" w:rsidRDefault="00024EBA">
          <w:pPr>
            <w:pStyle w:val="TDC1"/>
            <w:tabs>
              <w:tab w:val="left" w:pos="567"/>
              <w:tab w:val="right" w:leader="dot" w:pos="8495"/>
            </w:tabs>
            <w:rPr>
              <w:ins w:id="8" w:author="Manuel Raul Livano Luna" w:date="2023-07-03T17:59:00Z"/>
              <w:rFonts w:eastAsiaTheme="minorEastAsia" w:cstheme="minorBidi"/>
              <w:b w:val="0"/>
              <w:bCs w:val="0"/>
              <w:noProof/>
              <w:kern w:val="2"/>
              <w:sz w:val="22"/>
              <w:szCs w:val="22"/>
              <w:lang w:eastAsia="es-PE"/>
              <w14:ligatures w14:val="standardContextual"/>
            </w:rPr>
          </w:pPr>
          <w:ins w:id="9"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"_Toc139299613"</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OBJETIVOS</w:t>
            </w:r>
            <w:r w:rsidRPr="005132B3">
              <w:rPr>
                <w:noProof/>
                <w:webHidden/>
              </w:rPr>
              <w:tab/>
            </w:r>
            <w:r w:rsidRPr="005132B3">
              <w:rPr>
                <w:noProof/>
                <w:webHidden/>
              </w:rPr>
              <w:fldChar w:fldCharType="begin"/>
            </w:r>
            <w:r w:rsidRPr="005132B3">
              <w:rPr>
                <w:noProof/>
                <w:webHidden/>
              </w:rPr>
              <w:instrText xml:space="preserve"> PAGEREF _Toc139299613 \h </w:instrText>
            </w:r>
          </w:ins>
          <w:r w:rsidRPr="005132B3">
            <w:rPr>
              <w:noProof/>
              <w:webHidden/>
            </w:rPr>
          </w:r>
          <w:r w:rsidRPr="005132B3">
            <w:rPr>
              <w:noProof/>
              <w:webHidden/>
            </w:rPr>
            <w:fldChar w:fldCharType="separate"/>
          </w:r>
          <w:ins w:id="10" w:author="Manuel Raul Livano Luna" w:date="2023-07-03T18:06:00Z">
            <w:r w:rsidR="005132B3" w:rsidRPr="005132B3">
              <w:rPr>
                <w:noProof/>
                <w:webHidden/>
              </w:rPr>
              <w:t>2</w:t>
            </w:r>
          </w:ins>
          <w:ins w:id="11" w:author="Manuel Raul Livano Luna" w:date="2023-07-03T17:59:00Z">
            <w:r w:rsidRPr="005132B3">
              <w:rPr>
                <w:noProof/>
                <w:webHidden/>
              </w:rPr>
              <w:fldChar w:fldCharType="end"/>
            </w:r>
            <w:r w:rsidRPr="005132B3">
              <w:rPr>
                <w:rStyle w:val="Hipervnculo"/>
                <w:noProof/>
                <w:color w:val="auto"/>
              </w:rPr>
              <w:fldChar w:fldCharType="end"/>
            </w:r>
          </w:ins>
        </w:p>
        <w:p w14:paraId="07D2FA99" w14:textId="405466DD" w:rsidR="00024EBA" w:rsidRPr="005132B3" w:rsidRDefault="00024EBA">
          <w:pPr>
            <w:pStyle w:val="TDC1"/>
            <w:tabs>
              <w:tab w:val="left" w:pos="567"/>
              <w:tab w:val="right" w:leader="dot" w:pos="8495"/>
            </w:tabs>
            <w:rPr>
              <w:ins w:id="12" w:author="Manuel Raul Livano Luna" w:date="2023-07-03T17:59:00Z"/>
              <w:rFonts w:eastAsiaTheme="minorEastAsia" w:cstheme="minorBidi"/>
              <w:b w:val="0"/>
              <w:bCs w:val="0"/>
              <w:noProof/>
              <w:kern w:val="2"/>
              <w:sz w:val="22"/>
              <w:szCs w:val="22"/>
              <w:lang w:eastAsia="es-PE"/>
              <w14:ligatures w14:val="standardContextual"/>
            </w:rPr>
          </w:pPr>
          <w:ins w:id="13"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"_Toc139299614"</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ALCANCE</w:t>
            </w:r>
            <w:r w:rsidRPr="005132B3">
              <w:rPr>
                <w:noProof/>
                <w:webHidden/>
              </w:rPr>
              <w:tab/>
            </w:r>
            <w:r w:rsidRPr="005132B3">
              <w:rPr>
                <w:noProof/>
                <w:webHidden/>
              </w:rPr>
              <w:fldChar w:fldCharType="begin"/>
            </w:r>
            <w:r w:rsidRPr="005132B3">
              <w:rPr>
                <w:noProof/>
                <w:webHidden/>
              </w:rPr>
              <w:instrText xml:space="preserve"> PAGEREF _Toc139299614 \h </w:instrText>
            </w:r>
          </w:ins>
          <w:r w:rsidRPr="005132B3">
            <w:rPr>
              <w:noProof/>
              <w:webHidden/>
            </w:rPr>
          </w:r>
          <w:r w:rsidRPr="005132B3">
            <w:rPr>
              <w:noProof/>
              <w:webHidden/>
            </w:rPr>
            <w:fldChar w:fldCharType="separate"/>
          </w:r>
          <w:ins w:id="14" w:author="Manuel Raul Livano Luna" w:date="2023-07-03T18:06:00Z">
            <w:r w:rsidR="005132B3" w:rsidRPr="005132B3">
              <w:rPr>
                <w:noProof/>
                <w:webHidden/>
              </w:rPr>
              <w:t>3</w:t>
            </w:r>
          </w:ins>
          <w:ins w:id="15" w:author="Manuel Raul Livano Luna" w:date="2023-07-03T17:59:00Z">
            <w:r w:rsidRPr="005132B3">
              <w:rPr>
                <w:noProof/>
                <w:webHidden/>
              </w:rPr>
              <w:fldChar w:fldCharType="end"/>
            </w:r>
            <w:r w:rsidRPr="005132B3">
              <w:rPr>
                <w:rStyle w:val="Hipervnculo"/>
                <w:noProof/>
                <w:color w:val="auto"/>
              </w:rPr>
              <w:fldChar w:fldCharType="end"/>
            </w:r>
          </w:ins>
        </w:p>
        <w:p w14:paraId="43E46233" w14:textId="3AEFD6BC" w:rsidR="00024EBA" w:rsidRPr="005132B3" w:rsidRDefault="00024EBA">
          <w:pPr>
            <w:pStyle w:val="TDC1"/>
            <w:tabs>
              <w:tab w:val="left" w:pos="567"/>
              <w:tab w:val="right" w:leader="dot" w:pos="8495"/>
            </w:tabs>
            <w:rPr>
              <w:ins w:id="16" w:author="Manuel Raul Livano Luna" w:date="2023-07-03T17:59:00Z"/>
              <w:rFonts w:eastAsiaTheme="minorEastAsia" w:cstheme="minorBidi"/>
              <w:b w:val="0"/>
              <w:bCs w:val="0"/>
              <w:noProof/>
              <w:kern w:val="2"/>
              <w:sz w:val="22"/>
              <w:szCs w:val="22"/>
              <w:lang w:eastAsia="es-PE"/>
              <w14:ligatures w14:val="standardContextual"/>
            </w:rPr>
          </w:pPr>
          <w:ins w:id="17"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"_Toc139299615"</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IV.</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RESPECTO DEL HITO DE CONTROL</w:t>
            </w:r>
            <w:r w:rsidRPr="005132B3">
              <w:rPr>
                <w:noProof/>
                <w:webHidden/>
              </w:rPr>
              <w:tab/>
            </w:r>
            <w:r w:rsidRPr="005132B3">
              <w:rPr>
                <w:noProof/>
                <w:webHidden/>
              </w:rPr>
              <w:fldChar w:fldCharType="begin"/>
            </w:r>
            <w:r w:rsidRPr="005132B3">
              <w:rPr>
                <w:noProof/>
                <w:webHidden/>
              </w:rPr>
              <w:instrText xml:space="preserve"> PAGEREF _Toc139299615 \h </w:instrText>
            </w:r>
          </w:ins>
          <w:r w:rsidRPr="005132B3">
            <w:rPr>
              <w:noProof/>
              <w:webHidden/>
            </w:rPr>
          </w:r>
          <w:r w:rsidRPr="005132B3">
            <w:rPr>
              <w:noProof/>
              <w:webHidden/>
            </w:rPr>
            <w:fldChar w:fldCharType="separate"/>
          </w:r>
          <w:ins w:id="18" w:author="Manuel Raul Livano Luna" w:date="2023-07-03T18:06:00Z">
            <w:r w:rsidR="005132B3" w:rsidRPr="005132B3">
              <w:rPr>
                <w:noProof/>
                <w:webHidden/>
              </w:rPr>
              <w:t>3</w:t>
            </w:r>
          </w:ins>
          <w:ins w:id="19" w:author="Manuel Raul Livano Luna" w:date="2023-07-03T17:59:00Z">
            <w:r w:rsidRPr="005132B3">
              <w:rPr>
                <w:noProof/>
                <w:webHidden/>
              </w:rPr>
              <w:fldChar w:fldCharType="end"/>
            </w:r>
            <w:r w:rsidRPr="005132B3">
              <w:rPr>
                <w:rStyle w:val="Hipervnculo"/>
                <w:noProof/>
                <w:color w:val="auto"/>
              </w:rPr>
              <w:fldChar w:fldCharType="end"/>
            </w:r>
          </w:ins>
        </w:p>
        <w:p w14:paraId="2B981539" w14:textId="10A335EF" w:rsidR="00024EBA" w:rsidRPr="005132B3" w:rsidRDefault="00024EBA">
          <w:pPr>
            <w:pStyle w:val="TDC1"/>
            <w:tabs>
              <w:tab w:val="left" w:pos="567"/>
              <w:tab w:val="right" w:leader="dot" w:pos="8495"/>
            </w:tabs>
            <w:rPr>
              <w:ins w:id="20" w:author="Manuel Raul Livano Luna" w:date="2023-07-03T17:59:00Z"/>
              <w:rFonts w:eastAsiaTheme="minorEastAsia" w:cstheme="minorBidi"/>
              <w:b w:val="0"/>
              <w:bCs w:val="0"/>
              <w:noProof/>
              <w:kern w:val="2"/>
              <w:sz w:val="22"/>
              <w:szCs w:val="22"/>
              <w:lang w:eastAsia="es-PE"/>
              <w14:ligatures w14:val="standardContextual"/>
            </w:rPr>
          </w:pPr>
          <w:ins w:id="21"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"_Toc139299616"</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eastAsia="Calibri" w:hAnsi="Arial Narrow"/>
                <w:noProof/>
                <w:color w:val="auto"/>
                <w:lang w:eastAsia="en-US"/>
              </w:rPr>
              <w:t>V.</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SITUACION ADVERSA</w:t>
            </w:r>
            <w:r w:rsidRPr="005132B3">
              <w:rPr>
                <w:noProof/>
                <w:webHidden/>
              </w:rPr>
              <w:tab/>
            </w:r>
            <w:r w:rsidRPr="005132B3">
              <w:rPr>
                <w:noProof/>
                <w:webHidden/>
              </w:rPr>
              <w:fldChar w:fldCharType="begin"/>
            </w:r>
            <w:r w:rsidRPr="005132B3">
              <w:rPr>
                <w:noProof/>
                <w:webHidden/>
              </w:rPr>
              <w:instrText xml:space="preserve"> PAGEREF _Toc139299616 \h </w:instrText>
            </w:r>
          </w:ins>
          <w:r w:rsidRPr="005132B3">
            <w:rPr>
              <w:noProof/>
              <w:webHidden/>
            </w:rPr>
          </w:r>
          <w:r w:rsidRPr="005132B3">
            <w:rPr>
              <w:noProof/>
              <w:webHidden/>
            </w:rPr>
            <w:fldChar w:fldCharType="separate"/>
          </w:r>
          <w:ins w:id="22" w:author="Manuel Raul Livano Luna" w:date="2023-07-03T18:06:00Z">
            <w:r w:rsidR="005132B3" w:rsidRPr="005132B3">
              <w:rPr>
                <w:noProof/>
                <w:webHidden/>
              </w:rPr>
              <w:t>4</w:t>
            </w:r>
          </w:ins>
          <w:ins w:id="23" w:author="Manuel Raul Livano Luna" w:date="2023-07-03T17:59:00Z">
            <w:r w:rsidRPr="005132B3">
              <w:rPr>
                <w:noProof/>
                <w:webHidden/>
              </w:rPr>
              <w:fldChar w:fldCharType="end"/>
            </w:r>
            <w:r w:rsidRPr="005132B3">
              <w:rPr>
                <w:rStyle w:val="Hipervnculo"/>
                <w:noProof/>
                <w:color w:val="auto"/>
              </w:rPr>
              <w:fldChar w:fldCharType="end"/>
            </w:r>
          </w:ins>
        </w:p>
        <w:p w14:paraId="0472E542" w14:textId="4798F806" w:rsidR="00024EBA" w:rsidRPr="005132B3" w:rsidRDefault="00024EBA">
          <w:pPr>
            <w:pStyle w:val="TDC2"/>
            <w:rPr>
              <w:ins w:id="24"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25"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"_Toc139299617"</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Change w:id="26" w:author="Manuel Raul Livano Luna" w:date="2023-07-03T18:00:00Z">
                  <w:rPr>
                    <w:rStyle w:val="Hipervnculo"/>
                    <w:rFonts w:cs="Arial"/>
                    <w:b/>
                    <w:bCs/>
                  </w:rPr>
                </w:rPrChange>
              </w:rPr>
              <w:t>1)</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rFonts w:cs="Arial"/>
                <w:color w:val="auto"/>
              </w:rPr>
              <w:t xml:space="preserve">Instituciones Educativas </w:t>
            </w:r>
            <w:r w:rsidRPr="005132B3">
              <w:rPr>
                <w:rStyle w:val="Hipervnculo"/>
                <w:rFonts w:cs="Arial"/>
                <w:color w:val="auto"/>
                <w:rPrChange w:id="27" w:author="Manuel Raul Livano Luna" w:date="2023-07-03T18:00:00Z">
                  <w:rPr>
                    <w:rStyle w:val="Hipervnculo"/>
                    <w:rFonts w:cs="Arial"/>
                    <w:b/>
                    <w:bCs/>
                  </w:rPr>
                </w:rPrChange>
              </w:rPr>
              <w:t>beneficiarias visitadas por la comisión de control cuentan con servidores deteriorados e inoperativos, poniendo en riesgo la ejecución física del componente capacitación, comprometiendo el cumplimiento de los objetivos planteados en el expediente técnico.</w:t>
            </w:r>
            <w:r w:rsidRPr="005132B3">
              <w:rPr>
                <w:rStyle w:val="Hipervnculo"/>
                <w:color w:val="auto"/>
                <w:rPrChange w:id="28" w:author="Manuel Raul Livano Luna" w:date="2023-07-03T18:00:00Z">
                  <w:rPr>
                    <w:rStyle w:val="Hipervnculo"/>
                    <w:b/>
                    <w:bCs/>
                  </w:rPr>
                </w:rPrChange>
              </w:rPr>
              <w:t>.</w:t>
            </w:r>
            <w:r w:rsidRPr="005132B3">
              <w:rPr>
                <w:webHidden/>
              </w:rPr>
              <w:tab/>
            </w:r>
            <w:r w:rsidRPr="005132B3">
              <w:rPr>
                <w:webHidden/>
              </w:rPr>
              <w:fldChar w:fldCharType="begin"/>
            </w:r>
            <w:r w:rsidRPr="005132B3">
              <w:rPr>
                <w:webHidden/>
              </w:rPr>
              <w:instrText xml:space="preserve"> PAGEREF _Toc139299617 \h </w:instrText>
            </w:r>
          </w:ins>
          <w:r w:rsidRPr="005132B3">
            <w:rPr>
              <w:webHidden/>
            </w:rPr>
          </w:r>
          <w:r w:rsidRPr="005132B3">
            <w:rPr>
              <w:webHidden/>
            </w:rPr>
            <w:fldChar w:fldCharType="separate"/>
          </w:r>
          <w:ins w:id="29" w:author="Manuel Raul Livano Luna" w:date="2023-07-03T18:06:00Z">
            <w:r w:rsidR="005132B3" w:rsidRPr="005132B3">
              <w:rPr>
                <w:webHidden/>
              </w:rPr>
              <w:t>4</w:t>
            </w:r>
          </w:ins>
          <w:ins w:id="30" w:author="Manuel Raul Livano Luna" w:date="2023-07-03T17:59:00Z">
            <w:r w:rsidRPr="005132B3">
              <w:rPr>
                <w:webHidden/>
              </w:rPr>
              <w:fldChar w:fldCharType="end"/>
            </w:r>
            <w:r w:rsidRPr="005132B3">
              <w:rPr>
                <w:rStyle w:val="Hipervnculo"/>
                <w:color w:val="auto"/>
              </w:rPr>
              <w:fldChar w:fldCharType="end"/>
            </w:r>
          </w:ins>
        </w:p>
        <w:p w14:paraId="46D1B545" w14:textId="2A48AC43" w:rsidR="00024EBA" w:rsidRPr="005132B3" w:rsidRDefault="00024EBA">
          <w:pPr>
            <w:pStyle w:val="TDC2"/>
            <w:rPr>
              <w:ins w:id="31"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32"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"_Toc139299618"</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
              <w:t>2)</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color w:val="auto"/>
              </w:rPr>
              <w:t xml:space="preserve">Aplicativo </w:t>
            </w:r>
            <w:r w:rsidRPr="005132B3">
              <w:rPr>
                <w:rStyle w:val="Hipervnculo"/>
                <w:color w:val="auto"/>
                <w:rPrChange w:id="33" w:author="Manuel Raul Livano Luna" w:date="2023-07-03T18:00:00Z">
                  <w:rPr>
                    <w:rStyle w:val="Hipervnculo"/>
                    <w:b/>
                    <w:bCs/>
                  </w:rPr>
                </w:rPrChange>
              </w:rPr>
              <w:t xml:space="preserve">informático </w:t>
            </w:r>
            <w:r w:rsidRPr="005132B3">
              <w:rPr>
                <w:rStyle w:val="Hipervnculo"/>
                <w:color w:val="auto"/>
              </w:rPr>
              <w:t xml:space="preserve">Perú Educa </w:t>
            </w:r>
            <w:r w:rsidRPr="005132B3">
              <w:rPr>
                <w:rStyle w:val="Hipervnculo"/>
                <w:color w:val="auto"/>
                <w:rPrChange w:id="34" w:author="Manuel Raul Livano Luna" w:date="2023-07-03T18:00:00Z">
                  <w:rPr>
                    <w:rStyle w:val="Hipervnculo"/>
                    <w:b/>
                    <w:bCs/>
                  </w:rPr>
                </w:rPrChange>
              </w:rPr>
              <w:t>implementado por el proyecto no tendría compatibilidad con el sistema operativo de las últimas laptops entregadas por el proyecto, restringiendo el acceso a material de audio y video a los estudiantes y docentes beneficiarios del proyecto.</w:t>
            </w:r>
            <w:r w:rsidRPr="005132B3">
              <w:rPr>
                <w:webHidden/>
              </w:rPr>
              <w:tab/>
            </w:r>
            <w:r w:rsidRPr="005132B3">
              <w:rPr>
                <w:webHidden/>
              </w:rPr>
              <w:fldChar w:fldCharType="begin"/>
            </w:r>
            <w:r w:rsidRPr="005132B3">
              <w:rPr>
                <w:webHidden/>
              </w:rPr>
              <w:instrText xml:space="preserve"> PAGEREF _Toc139299618 \h </w:instrText>
            </w:r>
          </w:ins>
          <w:r w:rsidRPr="005132B3">
            <w:rPr>
              <w:webHidden/>
            </w:rPr>
          </w:r>
          <w:r w:rsidRPr="005132B3">
            <w:rPr>
              <w:webHidden/>
            </w:rPr>
            <w:fldChar w:fldCharType="separate"/>
          </w:r>
          <w:ins w:id="35" w:author="Manuel Raul Livano Luna" w:date="2023-07-03T18:06:00Z">
            <w:r w:rsidR="005132B3" w:rsidRPr="005132B3">
              <w:rPr>
                <w:webHidden/>
              </w:rPr>
              <w:t>9</w:t>
            </w:r>
          </w:ins>
          <w:ins w:id="36" w:author="Manuel Raul Livano Luna" w:date="2023-07-03T17:59:00Z">
            <w:r w:rsidRPr="005132B3">
              <w:rPr>
                <w:webHidden/>
              </w:rPr>
              <w:fldChar w:fldCharType="end"/>
            </w:r>
            <w:r w:rsidRPr="005132B3">
              <w:rPr>
                <w:rStyle w:val="Hipervnculo"/>
                <w:color w:val="auto"/>
              </w:rPr>
              <w:fldChar w:fldCharType="end"/>
            </w:r>
          </w:ins>
        </w:p>
        <w:p w14:paraId="7623FCEB" w14:textId="049E2987" w:rsidR="00024EBA" w:rsidRPr="005132B3" w:rsidRDefault="00024EBA">
          <w:pPr>
            <w:pStyle w:val="TDC2"/>
            <w:rPr>
              <w:ins w:id="37"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38"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"_Toc139299619"</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Change w:id="39" w:author="Manuel Raul Livano Luna" w:date="2023-07-03T18:00:00Z">
                  <w:rPr>
                    <w:rStyle w:val="Hipervnculo"/>
                    <w:rFonts w:cs="Arial"/>
                    <w:b/>
                    <w:bCs/>
                  </w:rPr>
                </w:rPrChange>
              </w:rPr>
              <w:t>3)</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color w:val="auto"/>
              </w:rPr>
              <w:t xml:space="preserve">Sistemas </w:t>
            </w:r>
            <w:r w:rsidRPr="005132B3">
              <w:rPr>
                <w:rStyle w:val="Hipervnculo"/>
                <w:color w:val="auto"/>
                <w:rPrChange w:id="40" w:author="Manuel Raul Livano Luna" w:date="2023-07-03T18:00:00Z">
                  <w:rPr>
                    <w:rStyle w:val="Hipervnculo"/>
                    <w:b/>
                    <w:bCs/>
                  </w:rPr>
                </w:rPrChange>
              </w:rPr>
              <w:t>de protección eléctrica pararrayos implementados por el proyecto no estarían cumpliendo con la finalidad para las que fueron instaladas ya que se encontraron 02 servidores dañados por tormentas eléctricas en las i.e. josé maría arguedas y la i.e. san pedro de uripa, lo que pondría en riesgo los equipos entregados recientemente ya que estos estarían conectados a la misma red eléctrica.</w:t>
            </w:r>
            <w:r w:rsidRPr="005132B3">
              <w:rPr>
                <w:webHidden/>
              </w:rPr>
              <w:tab/>
            </w:r>
            <w:r w:rsidRPr="005132B3">
              <w:rPr>
                <w:webHidden/>
              </w:rPr>
              <w:fldChar w:fldCharType="begin"/>
            </w:r>
            <w:r w:rsidRPr="005132B3">
              <w:rPr>
                <w:webHidden/>
              </w:rPr>
              <w:instrText xml:space="preserve"> PAGEREF _Toc139299619 \h </w:instrText>
            </w:r>
          </w:ins>
          <w:r w:rsidRPr="005132B3">
            <w:rPr>
              <w:webHidden/>
            </w:rPr>
          </w:r>
          <w:r w:rsidRPr="005132B3">
            <w:rPr>
              <w:webHidden/>
            </w:rPr>
            <w:fldChar w:fldCharType="separate"/>
          </w:r>
          <w:ins w:id="41" w:author="Manuel Raul Livano Luna" w:date="2023-07-03T18:06:00Z">
            <w:r w:rsidR="005132B3" w:rsidRPr="005132B3">
              <w:rPr>
                <w:webHidden/>
              </w:rPr>
              <w:t>13</w:t>
            </w:r>
          </w:ins>
          <w:ins w:id="42" w:author="Manuel Raul Livano Luna" w:date="2023-07-03T17:59:00Z">
            <w:r w:rsidRPr="005132B3">
              <w:rPr>
                <w:webHidden/>
              </w:rPr>
              <w:fldChar w:fldCharType="end"/>
            </w:r>
            <w:r w:rsidRPr="005132B3">
              <w:rPr>
                <w:rStyle w:val="Hipervnculo"/>
                <w:color w:val="auto"/>
              </w:rPr>
              <w:fldChar w:fldCharType="end"/>
            </w:r>
          </w:ins>
        </w:p>
        <w:p w14:paraId="5DAAAFF1" w14:textId="5437AE7D" w:rsidR="00024EBA" w:rsidRPr="005132B3" w:rsidRDefault="00024EBA">
          <w:pPr>
            <w:pStyle w:val="TDC1"/>
            <w:tabs>
              <w:tab w:val="left" w:pos="567"/>
              <w:tab w:val="right" w:leader="dot" w:pos="8495"/>
            </w:tabs>
            <w:rPr>
              <w:ins w:id="43" w:author="Manuel Raul Livano Luna" w:date="2023-07-03T17:59:00Z"/>
              <w:rFonts w:eastAsiaTheme="minorEastAsia" w:cstheme="minorBidi"/>
              <w:b w:val="0"/>
              <w:bCs w:val="0"/>
              <w:noProof/>
              <w:kern w:val="2"/>
              <w:sz w:val="22"/>
              <w:szCs w:val="22"/>
              <w:lang w:eastAsia="es-PE"/>
              <w14:ligatures w14:val="standardContextual"/>
            </w:rPr>
          </w:pPr>
          <w:ins w:id="44"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"_Toc139299620"</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DOCUMENTACIÓN VINCULADA AL HITO DE CONTROL</w:t>
            </w:r>
            <w:r w:rsidRPr="005132B3">
              <w:rPr>
                <w:noProof/>
                <w:webHidden/>
              </w:rPr>
              <w:tab/>
            </w:r>
            <w:r w:rsidRPr="005132B3">
              <w:rPr>
                <w:noProof/>
                <w:webHidden/>
              </w:rPr>
              <w:fldChar w:fldCharType="begin"/>
            </w:r>
            <w:r w:rsidRPr="005132B3">
              <w:rPr>
                <w:noProof/>
                <w:webHidden/>
              </w:rPr>
              <w:instrText xml:space="preserve"> PAGEREF _Toc139299620 \h </w:instrText>
            </w:r>
          </w:ins>
          <w:r w:rsidRPr="005132B3">
            <w:rPr>
              <w:noProof/>
              <w:webHidden/>
            </w:rPr>
          </w:r>
          <w:r w:rsidRPr="005132B3">
            <w:rPr>
              <w:noProof/>
              <w:webHidden/>
            </w:rPr>
            <w:fldChar w:fldCharType="separate"/>
          </w:r>
          <w:ins w:id="45" w:author="Manuel Raul Livano Luna" w:date="2023-07-03T18:06:00Z">
            <w:r w:rsidR="005132B3" w:rsidRPr="005132B3">
              <w:rPr>
                <w:noProof/>
                <w:webHidden/>
              </w:rPr>
              <w:t>19</w:t>
            </w:r>
          </w:ins>
          <w:ins w:id="46" w:author="Manuel Raul Livano Luna" w:date="2023-07-03T17:59:00Z">
            <w:r w:rsidRPr="005132B3">
              <w:rPr>
                <w:noProof/>
                <w:webHidden/>
              </w:rPr>
              <w:fldChar w:fldCharType="end"/>
            </w:r>
            <w:r w:rsidRPr="005132B3">
              <w:rPr>
                <w:rStyle w:val="Hipervnculo"/>
                <w:noProof/>
                <w:color w:val="auto"/>
              </w:rPr>
              <w:fldChar w:fldCharType="end"/>
            </w:r>
          </w:ins>
        </w:p>
        <w:p w14:paraId="782C9208" w14:textId="341D1970" w:rsidR="00024EBA" w:rsidRPr="005132B3" w:rsidRDefault="00024EBA">
          <w:pPr>
            <w:pStyle w:val="TDC1"/>
            <w:tabs>
              <w:tab w:val="left" w:pos="567"/>
              <w:tab w:val="right" w:leader="dot" w:pos="8495"/>
            </w:tabs>
            <w:rPr>
              <w:ins w:id="47" w:author="Manuel Raul Livano Luna" w:date="2023-07-03T17:59:00Z"/>
              <w:rFonts w:eastAsiaTheme="minorEastAsia" w:cstheme="minorBidi"/>
              <w:b w:val="0"/>
              <w:bCs w:val="0"/>
              <w:noProof/>
              <w:kern w:val="2"/>
              <w:sz w:val="22"/>
              <w:szCs w:val="22"/>
              <w:lang w:eastAsia="es-PE"/>
              <w14:ligatures w14:val="standardContextual"/>
            </w:rPr>
          </w:pPr>
          <w:ins w:id="48"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"_Toc139299621"</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DEL REPORTE DE AVANCE ANTE SITUACIONES ADVERSAS</w:t>
            </w:r>
            <w:r w:rsidRPr="005132B3">
              <w:rPr>
                <w:noProof/>
                <w:webHidden/>
              </w:rPr>
              <w:tab/>
            </w:r>
            <w:r w:rsidRPr="005132B3">
              <w:rPr>
                <w:noProof/>
                <w:webHidden/>
              </w:rPr>
              <w:fldChar w:fldCharType="begin"/>
            </w:r>
            <w:r w:rsidRPr="005132B3">
              <w:rPr>
                <w:noProof/>
                <w:webHidden/>
              </w:rPr>
              <w:instrText xml:space="preserve"> PAGEREF _Toc139299621 \h </w:instrText>
            </w:r>
          </w:ins>
          <w:r w:rsidRPr="005132B3">
            <w:rPr>
              <w:noProof/>
              <w:webHidden/>
            </w:rPr>
          </w:r>
          <w:r w:rsidRPr="005132B3">
            <w:rPr>
              <w:noProof/>
              <w:webHidden/>
            </w:rPr>
            <w:fldChar w:fldCharType="separate"/>
          </w:r>
          <w:ins w:id="49" w:author="Manuel Raul Livano Luna" w:date="2023-07-03T18:06:00Z">
            <w:r w:rsidR="005132B3" w:rsidRPr="005132B3">
              <w:rPr>
                <w:noProof/>
                <w:webHidden/>
              </w:rPr>
              <w:t>19</w:t>
            </w:r>
          </w:ins>
          <w:ins w:id="50" w:author="Manuel Raul Livano Luna" w:date="2023-07-03T17:59:00Z">
            <w:r w:rsidRPr="005132B3">
              <w:rPr>
                <w:noProof/>
                <w:webHidden/>
              </w:rPr>
              <w:fldChar w:fldCharType="end"/>
            </w:r>
            <w:r w:rsidRPr="005132B3">
              <w:rPr>
                <w:rStyle w:val="Hipervnculo"/>
                <w:noProof/>
                <w:color w:val="auto"/>
              </w:rPr>
              <w:fldChar w:fldCharType="end"/>
            </w:r>
          </w:ins>
        </w:p>
        <w:p w14:paraId="60EB22CF" w14:textId="68050A4D" w:rsidR="00024EBA" w:rsidRPr="005132B3" w:rsidRDefault="00024EBA">
          <w:pPr>
            <w:pStyle w:val="TDC1"/>
            <w:tabs>
              <w:tab w:val="left" w:pos="567"/>
              <w:tab w:val="right" w:leader="dot" w:pos="8495"/>
            </w:tabs>
            <w:rPr>
              <w:ins w:id="51" w:author="Manuel Raul Livano Luna" w:date="2023-07-03T17:59:00Z"/>
              <w:rFonts w:eastAsiaTheme="minorEastAsia" w:cstheme="minorBidi"/>
              <w:b w:val="0"/>
              <w:bCs w:val="0"/>
              <w:noProof/>
              <w:kern w:val="2"/>
              <w:sz w:val="22"/>
              <w:szCs w:val="22"/>
              <w:lang w:eastAsia="es-PE"/>
              <w14:ligatures w14:val="standardContextual"/>
            </w:rPr>
          </w:pPr>
          <w:ins w:id="52"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"_Toc139299622"</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DE LAS SITUACIONES ADVERSAS COMUNICADAS EN INFORMES DE HITO DE CONTROL ANTERIORES</w:t>
            </w:r>
            <w:r w:rsidRPr="005132B3">
              <w:rPr>
                <w:noProof/>
                <w:webHidden/>
              </w:rPr>
              <w:tab/>
            </w:r>
            <w:r w:rsidRPr="005132B3">
              <w:rPr>
                <w:noProof/>
                <w:webHidden/>
              </w:rPr>
              <w:fldChar w:fldCharType="begin"/>
            </w:r>
            <w:r w:rsidRPr="005132B3">
              <w:rPr>
                <w:noProof/>
                <w:webHidden/>
              </w:rPr>
              <w:instrText xml:space="preserve"> PAGEREF _Toc139299622 \h </w:instrText>
            </w:r>
          </w:ins>
          <w:r w:rsidRPr="005132B3">
            <w:rPr>
              <w:noProof/>
              <w:webHidden/>
            </w:rPr>
          </w:r>
          <w:r w:rsidRPr="005132B3">
            <w:rPr>
              <w:noProof/>
              <w:webHidden/>
            </w:rPr>
            <w:fldChar w:fldCharType="separate"/>
          </w:r>
          <w:ins w:id="53" w:author="Manuel Raul Livano Luna" w:date="2023-07-03T18:06:00Z">
            <w:r w:rsidR="005132B3" w:rsidRPr="005132B3">
              <w:rPr>
                <w:noProof/>
                <w:webHidden/>
              </w:rPr>
              <w:t>19</w:t>
            </w:r>
          </w:ins>
          <w:ins w:id="54" w:author="Manuel Raul Livano Luna" w:date="2023-07-03T17:59:00Z">
            <w:r w:rsidRPr="005132B3">
              <w:rPr>
                <w:noProof/>
                <w:webHidden/>
              </w:rPr>
              <w:fldChar w:fldCharType="end"/>
            </w:r>
            <w:r w:rsidRPr="005132B3">
              <w:rPr>
                <w:rStyle w:val="Hipervnculo"/>
                <w:noProof/>
                <w:color w:val="auto"/>
              </w:rPr>
              <w:fldChar w:fldCharType="end"/>
            </w:r>
          </w:ins>
        </w:p>
        <w:p w14:paraId="37A33A3D" w14:textId="6CDA052E" w:rsidR="00024EBA" w:rsidRPr="005132B3" w:rsidRDefault="00024EBA">
          <w:pPr>
            <w:pStyle w:val="TDC1"/>
            <w:tabs>
              <w:tab w:val="left" w:pos="567"/>
              <w:tab w:val="right" w:leader="dot" w:pos="8495"/>
            </w:tabs>
            <w:rPr>
              <w:ins w:id="55" w:author="Manuel Raul Livano Luna" w:date="2023-07-03T17:59:00Z"/>
              <w:rFonts w:eastAsiaTheme="minorEastAsia" w:cstheme="minorBidi"/>
              <w:b w:val="0"/>
              <w:bCs w:val="0"/>
              <w:noProof/>
              <w:kern w:val="2"/>
              <w:sz w:val="22"/>
              <w:szCs w:val="22"/>
              <w:lang w:eastAsia="es-PE"/>
              <w14:ligatures w14:val="standardContextual"/>
            </w:rPr>
          </w:pPr>
          <w:ins w:id="56"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"_Toc139299623"</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eastAsia="Calibri" w:hAnsi="Arial Narrow"/>
                <w:noProof/>
                <w:color w:val="auto"/>
                <w:lang w:eastAsia="en-US"/>
              </w:rPr>
              <w:t>IX.</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CONCLUSIÓN</w:t>
            </w:r>
            <w:r w:rsidRPr="005132B3">
              <w:rPr>
                <w:noProof/>
                <w:webHidden/>
              </w:rPr>
              <w:tab/>
            </w:r>
            <w:r w:rsidRPr="005132B3">
              <w:rPr>
                <w:noProof/>
                <w:webHidden/>
              </w:rPr>
              <w:fldChar w:fldCharType="begin"/>
            </w:r>
            <w:r w:rsidRPr="005132B3">
              <w:rPr>
                <w:noProof/>
                <w:webHidden/>
              </w:rPr>
              <w:instrText xml:space="preserve"> PAGEREF _Toc139299623 \h </w:instrText>
            </w:r>
          </w:ins>
          <w:r w:rsidRPr="005132B3">
            <w:rPr>
              <w:noProof/>
              <w:webHidden/>
            </w:rPr>
          </w:r>
          <w:r w:rsidRPr="005132B3">
            <w:rPr>
              <w:noProof/>
              <w:webHidden/>
            </w:rPr>
            <w:fldChar w:fldCharType="separate"/>
          </w:r>
          <w:ins w:id="57" w:author="Manuel Raul Livano Luna" w:date="2023-07-03T18:06:00Z">
            <w:r w:rsidR="005132B3" w:rsidRPr="005132B3">
              <w:rPr>
                <w:noProof/>
                <w:webHidden/>
              </w:rPr>
              <w:t>19</w:t>
            </w:r>
          </w:ins>
          <w:ins w:id="58" w:author="Manuel Raul Livano Luna" w:date="2023-07-03T17:59:00Z">
            <w:r w:rsidRPr="005132B3">
              <w:rPr>
                <w:noProof/>
                <w:webHidden/>
              </w:rPr>
              <w:fldChar w:fldCharType="end"/>
            </w:r>
            <w:r w:rsidRPr="005132B3">
              <w:rPr>
                <w:rStyle w:val="Hipervnculo"/>
                <w:noProof/>
                <w:color w:val="auto"/>
              </w:rPr>
              <w:fldChar w:fldCharType="end"/>
            </w:r>
          </w:ins>
        </w:p>
        <w:p w14:paraId="0BFE043D" w14:textId="0A12C6EF" w:rsidR="00024EBA" w:rsidRPr="005132B3" w:rsidRDefault="00024EBA">
          <w:pPr>
            <w:pStyle w:val="TDC1"/>
            <w:tabs>
              <w:tab w:val="left" w:pos="567"/>
              <w:tab w:val="right" w:leader="dot" w:pos="8495"/>
            </w:tabs>
            <w:rPr>
              <w:ins w:id="59" w:author="Manuel Raul Livano Luna" w:date="2023-07-03T17:59:00Z"/>
              <w:rFonts w:eastAsiaTheme="minorEastAsia" w:cstheme="minorBidi"/>
              <w:b w:val="0"/>
              <w:bCs w:val="0"/>
              <w:noProof/>
              <w:kern w:val="2"/>
              <w:sz w:val="22"/>
              <w:szCs w:val="22"/>
              <w:lang w:eastAsia="es-PE"/>
              <w14:ligatures w14:val="standardContextual"/>
            </w:rPr>
          </w:pPr>
          <w:ins w:id="60"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"_Toc139299624"</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X.</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RECOMENDACIONES</w:t>
            </w:r>
            <w:r w:rsidRPr="005132B3">
              <w:rPr>
                <w:noProof/>
                <w:webHidden/>
              </w:rPr>
              <w:tab/>
            </w:r>
            <w:r w:rsidRPr="005132B3">
              <w:rPr>
                <w:noProof/>
                <w:webHidden/>
              </w:rPr>
              <w:fldChar w:fldCharType="begin"/>
            </w:r>
            <w:r w:rsidRPr="005132B3">
              <w:rPr>
                <w:noProof/>
                <w:webHidden/>
              </w:rPr>
              <w:instrText xml:space="preserve"> PAGEREF _Toc139299624 \h </w:instrText>
            </w:r>
          </w:ins>
          <w:r w:rsidRPr="005132B3">
            <w:rPr>
              <w:noProof/>
              <w:webHidden/>
            </w:rPr>
          </w:r>
          <w:r w:rsidRPr="005132B3">
            <w:rPr>
              <w:noProof/>
              <w:webHidden/>
            </w:rPr>
            <w:fldChar w:fldCharType="separate"/>
          </w:r>
          <w:ins w:id="61" w:author="Manuel Raul Livano Luna" w:date="2023-07-03T18:06:00Z">
            <w:r w:rsidR="005132B3" w:rsidRPr="005132B3">
              <w:rPr>
                <w:noProof/>
                <w:webHidden/>
              </w:rPr>
              <w:t>19</w:t>
            </w:r>
          </w:ins>
          <w:ins w:id="62" w:author="Manuel Raul Livano Luna" w:date="2023-07-03T17:59:00Z">
            <w:r w:rsidRPr="005132B3">
              <w:rPr>
                <w:noProof/>
                <w:webHidden/>
              </w:rPr>
              <w:fldChar w:fldCharType="end"/>
            </w:r>
            <w:r w:rsidRPr="005132B3">
              <w:rPr>
                <w:rStyle w:val="Hipervnculo"/>
                <w:noProof/>
                <w:color w:val="auto"/>
              </w:rPr>
              <w:fldChar w:fldCharType="end"/>
            </w:r>
          </w:ins>
        </w:p>
        <w:p w14:paraId="598E04A4" w14:textId="2AF555FA" w:rsidR="00621969" w:rsidRPr="005132B3" w:rsidDel="00024EBA" w:rsidRDefault="00621969">
          <w:pPr>
            <w:pStyle w:val="TDC1"/>
            <w:tabs>
              <w:tab w:val="left" w:pos="567"/>
              <w:tab w:val="right" w:leader="dot" w:pos="8495"/>
            </w:tabs>
            <w:rPr>
              <w:del w:id="63" w:author="Manuel Raul Livano Luna" w:date="2023-07-03T17:59:00Z"/>
              <w:rFonts w:eastAsiaTheme="minorEastAsia" w:cstheme="minorBidi"/>
              <w:b w:val="0"/>
              <w:bCs w:val="0"/>
              <w:noProof/>
              <w:kern w:val="2"/>
              <w:sz w:val="22"/>
              <w:szCs w:val="22"/>
              <w:lang w:eastAsia="es-PE"/>
              <w14:ligatures w14:val="standardContextual"/>
            </w:rPr>
          </w:pPr>
          <w:del w:id="64" w:author="Manuel Raul Livano Luna" w:date="2023-07-03T17:59:00Z">
            <w:r w:rsidRPr="005132B3" w:rsidDel="00024EBA">
              <w:rPr>
                <w:rPrChange w:id="65" w:author="Manuel Raul Livano Luna" w:date="2023-07-03T17:59:00Z">
                  <w:rPr>
                    <w:rStyle w:val="Hipervnculo"/>
                    <w:rFonts w:ascii="Arial Narrow" w:hAnsi="Arial Narrow"/>
                    <w:noProof/>
                  </w:rPr>
                </w:rPrChange>
              </w:rPr>
              <w:delText>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66" w:author="Manuel Raul Livano Luna" w:date="2023-07-03T17:59:00Z">
                  <w:rPr>
                    <w:rStyle w:val="Hipervnculo"/>
                    <w:rFonts w:ascii="Arial Narrow" w:hAnsi="Arial Narrow"/>
                    <w:noProof/>
                  </w:rPr>
                </w:rPrChange>
              </w:rPr>
              <w:delText>ORIGEN</w:delText>
            </w:r>
            <w:r w:rsidRPr="005132B3" w:rsidDel="00024EBA">
              <w:rPr>
                <w:noProof/>
                <w:webHidden/>
              </w:rPr>
              <w:tab/>
            </w:r>
            <w:r w:rsidR="00024EBA" w:rsidRPr="005132B3" w:rsidDel="00024EBA">
              <w:rPr>
                <w:noProof/>
                <w:webHidden/>
              </w:rPr>
              <w:delText>2</w:delText>
            </w:r>
          </w:del>
        </w:p>
        <w:p w14:paraId="3854DFEB" w14:textId="07B414D1" w:rsidR="00621969" w:rsidRPr="005132B3" w:rsidDel="00024EBA" w:rsidRDefault="00621969">
          <w:pPr>
            <w:pStyle w:val="TDC1"/>
            <w:tabs>
              <w:tab w:val="left" w:pos="567"/>
              <w:tab w:val="right" w:leader="dot" w:pos="8495"/>
            </w:tabs>
            <w:rPr>
              <w:del w:id="67" w:author="Manuel Raul Livano Luna" w:date="2023-07-03T17:59:00Z"/>
              <w:rFonts w:eastAsiaTheme="minorEastAsia" w:cstheme="minorBidi"/>
              <w:b w:val="0"/>
              <w:bCs w:val="0"/>
              <w:noProof/>
              <w:kern w:val="2"/>
              <w:sz w:val="22"/>
              <w:szCs w:val="22"/>
              <w:lang w:eastAsia="es-PE"/>
              <w14:ligatures w14:val="standardContextual"/>
            </w:rPr>
          </w:pPr>
          <w:del w:id="68" w:author="Manuel Raul Livano Luna" w:date="2023-07-03T17:59:00Z">
            <w:r w:rsidRPr="005132B3" w:rsidDel="00024EBA">
              <w:rPr>
                <w:rPrChange w:id="69" w:author="Manuel Raul Livano Luna" w:date="2023-07-03T17:59:00Z">
                  <w:rPr>
                    <w:rStyle w:val="Hipervnculo"/>
                    <w:rFonts w:ascii="Arial Narrow" w:hAnsi="Arial Narrow"/>
                    <w:noProof/>
                  </w:rPr>
                </w:rPrChange>
              </w:rPr>
              <w:delText>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70" w:author="Manuel Raul Livano Luna" w:date="2023-07-03T17:59:00Z">
                  <w:rPr>
                    <w:rStyle w:val="Hipervnculo"/>
                    <w:rFonts w:ascii="Arial Narrow" w:hAnsi="Arial Narrow"/>
                    <w:noProof/>
                  </w:rPr>
                </w:rPrChange>
              </w:rPr>
              <w:delText>OBJETIVOS</w:delText>
            </w:r>
            <w:r w:rsidRPr="005132B3" w:rsidDel="00024EBA">
              <w:rPr>
                <w:noProof/>
                <w:webHidden/>
              </w:rPr>
              <w:tab/>
            </w:r>
            <w:r w:rsidR="00024EBA" w:rsidRPr="005132B3" w:rsidDel="00024EBA">
              <w:rPr>
                <w:noProof/>
                <w:webHidden/>
              </w:rPr>
              <w:delText>2</w:delText>
            </w:r>
          </w:del>
        </w:p>
        <w:p w14:paraId="2B1F1A22" w14:textId="4B420CDC" w:rsidR="00621969" w:rsidRPr="005132B3" w:rsidDel="00024EBA" w:rsidRDefault="00621969">
          <w:pPr>
            <w:pStyle w:val="TDC1"/>
            <w:tabs>
              <w:tab w:val="left" w:pos="567"/>
              <w:tab w:val="right" w:leader="dot" w:pos="8495"/>
            </w:tabs>
            <w:rPr>
              <w:del w:id="71" w:author="Manuel Raul Livano Luna" w:date="2023-07-03T17:59:00Z"/>
              <w:rFonts w:eastAsiaTheme="minorEastAsia" w:cstheme="minorBidi"/>
              <w:b w:val="0"/>
              <w:bCs w:val="0"/>
              <w:noProof/>
              <w:kern w:val="2"/>
              <w:sz w:val="22"/>
              <w:szCs w:val="22"/>
              <w:lang w:eastAsia="es-PE"/>
              <w14:ligatures w14:val="standardContextual"/>
            </w:rPr>
          </w:pPr>
          <w:del w:id="72" w:author="Manuel Raul Livano Luna" w:date="2023-07-03T17:59:00Z">
            <w:r w:rsidRPr="005132B3" w:rsidDel="00024EBA">
              <w:rPr>
                <w:rPrChange w:id="73" w:author="Manuel Raul Livano Luna" w:date="2023-07-03T17:59:00Z">
                  <w:rPr>
                    <w:rStyle w:val="Hipervnculo"/>
                    <w:rFonts w:ascii="Arial Narrow" w:hAnsi="Arial Narrow"/>
                    <w:noProof/>
                  </w:rPr>
                </w:rPrChange>
              </w:rPr>
              <w:delText>III.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74" w:author="Manuel Raul Livano Luna" w:date="2023-07-03T17:59:00Z">
                  <w:rPr>
                    <w:rStyle w:val="Hipervnculo"/>
                    <w:rFonts w:ascii="Arial Narrow" w:hAnsi="Arial Narrow"/>
                    <w:noProof/>
                  </w:rPr>
                </w:rPrChange>
              </w:rPr>
              <w:delText>ALCANCE</w:delText>
            </w:r>
            <w:r w:rsidRPr="005132B3" w:rsidDel="00024EBA">
              <w:rPr>
                <w:noProof/>
                <w:webHidden/>
              </w:rPr>
              <w:tab/>
            </w:r>
            <w:r w:rsidR="00024EBA" w:rsidRPr="005132B3" w:rsidDel="00024EBA">
              <w:rPr>
                <w:noProof/>
                <w:webHidden/>
              </w:rPr>
              <w:delText>2</w:delText>
            </w:r>
          </w:del>
        </w:p>
        <w:p w14:paraId="633A4312" w14:textId="6BCA0BFA" w:rsidR="00621969" w:rsidRPr="005132B3" w:rsidDel="00024EBA" w:rsidRDefault="00621969">
          <w:pPr>
            <w:pStyle w:val="TDC1"/>
            <w:tabs>
              <w:tab w:val="left" w:pos="567"/>
              <w:tab w:val="right" w:leader="dot" w:pos="8495"/>
            </w:tabs>
            <w:rPr>
              <w:del w:id="75" w:author="Manuel Raul Livano Luna" w:date="2023-07-03T17:59:00Z"/>
              <w:rFonts w:eastAsiaTheme="minorEastAsia" w:cstheme="minorBidi"/>
              <w:b w:val="0"/>
              <w:bCs w:val="0"/>
              <w:noProof/>
              <w:kern w:val="2"/>
              <w:sz w:val="22"/>
              <w:szCs w:val="22"/>
              <w:lang w:eastAsia="es-PE"/>
              <w14:ligatures w14:val="standardContextual"/>
            </w:rPr>
          </w:pPr>
          <w:del w:id="76" w:author="Manuel Raul Livano Luna" w:date="2023-07-03T17:59:00Z">
            <w:r w:rsidRPr="005132B3" w:rsidDel="00024EBA">
              <w:rPr>
                <w:rPrChange w:id="77" w:author="Manuel Raul Livano Luna" w:date="2023-07-03T17:59:00Z">
                  <w:rPr>
                    <w:rStyle w:val="Hipervnculo"/>
                    <w:rFonts w:ascii="Arial Narrow" w:hAnsi="Arial Narrow"/>
                    <w:noProof/>
                  </w:rPr>
                </w:rPrChange>
              </w:rPr>
              <w:delText>IV.</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78" w:author="Manuel Raul Livano Luna" w:date="2023-07-03T17:59:00Z">
                  <w:rPr>
                    <w:rStyle w:val="Hipervnculo"/>
                    <w:rFonts w:ascii="Arial Narrow" w:hAnsi="Arial Narrow"/>
                    <w:noProof/>
                  </w:rPr>
                </w:rPrChange>
              </w:rPr>
              <w:delText>INFORMACIÓN RESPECTO DEL HITO DE CONTROL</w:delText>
            </w:r>
            <w:r w:rsidRPr="005132B3" w:rsidDel="00024EBA">
              <w:rPr>
                <w:noProof/>
                <w:webHidden/>
              </w:rPr>
              <w:tab/>
            </w:r>
            <w:r w:rsidR="00024EBA" w:rsidRPr="005132B3" w:rsidDel="00024EBA">
              <w:rPr>
                <w:noProof/>
                <w:webHidden/>
              </w:rPr>
              <w:delText>3</w:delText>
            </w:r>
          </w:del>
        </w:p>
        <w:p w14:paraId="4D2BF6A2" w14:textId="2B99F5CE" w:rsidR="00621969" w:rsidRPr="005132B3" w:rsidDel="00024EBA" w:rsidRDefault="00621969">
          <w:pPr>
            <w:pStyle w:val="TDC1"/>
            <w:tabs>
              <w:tab w:val="left" w:pos="567"/>
              <w:tab w:val="right" w:leader="dot" w:pos="8495"/>
            </w:tabs>
            <w:rPr>
              <w:del w:id="79" w:author="Manuel Raul Livano Luna" w:date="2023-07-03T17:59:00Z"/>
              <w:rFonts w:eastAsiaTheme="minorEastAsia" w:cstheme="minorBidi"/>
              <w:b w:val="0"/>
              <w:bCs w:val="0"/>
              <w:noProof/>
              <w:kern w:val="2"/>
              <w:sz w:val="22"/>
              <w:szCs w:val="22"/>
              <w:lang w:eastAsia="es-PE"/>
              <w14:ligatures w14:val="standardContextual"/>
            </w:rPr>
          </w:pPr>
          <w:del w:id="80" w:author="Manuel Raul Livano Luna" w:date="2023-07-03T17:59:00Z">
            <w:r w:rsidRPr="005132B3" w:rsidDel="00024EBA">
              <w:rPr>
                <w:rFonts w:eastAsia="Calibri"/>
                <w:rPrChange w:id="81" w:author="Manuel Raul Livano Luna" w:date="2023-07-03T17:59:00Z">
                  <w:rPr>
                    <w:rStyle w:val="Hipervnculo"/>
                    <w:rFonts w:ascii="Arial Narrow" w:eastAsia="Calibri" w:hAnsi="Arial Narrow"/>
                    <w:noProof/>
                    <w:lang w:eastAsia="en-US"/>
                  </w:rPr>
                </w:rPrChange>
              </w:rPr>
              <w:delText>V.</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82" w:author="Manuel Raul Livano Luna" w:date="2023-07-03T17:59:00Z">
                  <w:rPr>
                    <w:rStyle w:val="Hipervnculo"/>
                    <w:rFonts w:ascii="Arial Narrow" w:hAnsi="Arial Narrow"/>
                    <w:noProof/>
                  </w:rPr>
                </w:rPrChange>
              </w:rPr>
              <w:delText>SITUACION ADVERSA</w:delText>
            </w:r>
            <w:r w:rsidRPr="005132B3" w:rsidDel="00024EBA">
              <w:rPr>
                <w:noProof/>
                <w:webHidden/>
              </w:rPr>
              <w:tab/>
            </w:r>
            <w:r w:rsidR="00024EBA" w:rsidRPr="005132B3" w:rsidDel="00024EBA">
              <w:rPr>
                <w:noProof/>
                <w:webHidden/>
              </w:rPr>
              <w:delText>3</w:delText>
            </w:r>
          </w:del>
        </w:p>
        <w:p w14:paraId="2AA190AD" w14:textId="39876A2F" w:rsidR="00621969" w:rsidRPr="005132B3" w:rsidDel="00024EBA" w:rsidRDefault="00621969" w:rsidP="00024EBA">
          <w:pPr>
            <w:pStyle w:val="TDC2"/>
            <w:rPr>
              <w:del w:id="83" w:author="Manuel Raul Livano Luna" w:date="2023-07-03T17:59:00Z"/>
              <w:rFonts w:asciiTheme="minorHAnsi" w:eastAsiaTheme="minorEastAsia" w:hAnsiTheme="minorHAnsi" w:cstheme="minorBidi"/>
              <w:kern w:val="2"/>
              <w:sz w:val="22"/>
              <w:szCs w:val="22"/>
              <w:lang w:eastAsia="es-PE"/>
              <w14:ligatures w14:val="standardContextual"/>
            </w:rPr>
          </w:pPr>
          <w:del w:id="84" w:author="Manuel Raul Livano Luna" w:date="2023-07-03T17:59:00Z">
            <w:r w:rsidRPr="005132B3" w:rsidDel="00024EBA">
              <w:rPr>
                <w:rPrChange w:id="85" w:author="Manuel Raul Livano Luna" w:date="2023-07-03T17:59:00Z">
                  <w:rPr>
                    <w:rStyle w:val="Hipervnculo"/>
                    <w:rFonts w:cs="Arial"/>
                  </w:rPr>
                </w:rPrChange>
              </w:rPr>
              <w:delText>1)</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86" w:author="Manuel Raul Livano Luna" w:date="2023-07-03T17:59:00Z">
                  <w:rPr>
                    <w:rStyle w:val="Hipervnculo"/>
                  </w:rPr>
                </w:rPrChange>
              </w:rPr>
              <w:delText>Equipos informáticos entregados a las instituciones educativas beneficiarias del proyecto se encuentran dañados lo que pondría en riesgo la ejecución física del componente capacitación comprometiendo el cumplimiento de los objetivos planteados en el expediente técnico.</w:delText>
            </w:r>
            <w:r w:rsidRPr="005132B3" w:rsidDel="00024EBA">
              <w:rPr>
                <w:webHidden/>
              </w:rPr>
              <w:tab/>
            </w:r>
            <w:r w:rsidR="00024EBA" w:rsidRPr="005132B3" w:rsidDel="00024EBA">
              <w:rPr>
                <w:webHidden/>
              </w:rPr>
              <w:delText>3</w:delText>
            </w:r>
          </w:del>
        </w:p>
        <w:p w14:paraId="1337FEF0" w14:textId="31784990" w:rsidR="00621969" w:rsidRPr="005132B3" w:rsidDel="00024EBA" w:rsidRDefault="00621969" w:rsidP="00024EBA">
          <w:pPr>
            <w:pStyle w:val="TDC2"/>
            <w:rPr>
              <w:del w:id="87" w:author="Manuel Raul Livano Luna" w:date="2023-07-03T17:59:00Z"/>
              <w:rFonts w:asciiTheme="minorHAnsi" w:eastAsiaTheme="minorEastAsia" w:hAnsiTheme="minorHAnsi" w:cstheme="minorBidi"/>
              <w:kern w:val="2"/>
              <w:sz w:val="22"/>
              <w:szCs w:val="22"/>
              <w:lang w:eastAsia="es-PE"/>
              <w14:ligatures w14:val="standardContextual"/>
            </w:rPr>
          </w:pPr>
          <w:del w:id="88" w:author="Manuel Raul Livano Luna" w:date="2023-07-03T17:59:00Z">
            <w:r w:rsidRPr="005132B3" w:rsidDel="00024EBA">
              <w:rPr>
                <w:rPrChange w:id="89" w:author="Manuel Raul Livano Luna" w:date="2023-07-03T17:59:00Z">
                  <w:rPr>
                    <w:rStyle w:val="Hipervnculo"/>
                    <w:rFonts w:cs="Arial"/>
                  </w:rPr>
                </w:rPrChange>
              </w:rPr>
              <w:delText>2)</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90" w:author="Manuel Raul Livano Luna" w:date="2023-07-03T17:59:00Z">
                  <w:rPr>
                    <w:rStyle w:val="Hipervnculo"/>
                  </w:rPr>
                </w:rPrChange>
              </w:rPr>
              <w:delText>Aplic</w:delText>
            </w:r>
            <w:r w:rsidR="001D66C8" w:rsidRPr="005132B3" w:rsidDel="00024EBA">
              <w:rPr>
                <w:rPrChange w:id="91" w:author="Manuel Raul Livano Luna" w:date="2023-07-03T17:59:00Z">
                  <w:rPr>
                    <w:rStyle w:val="Hipervnculo"/>
                  </w:rPr>
                </w:rPrChange>
              </w:rPr>
              <w:delText>ativo informático Perú E</w:delText>
            </w:r>
            <w:r w:rsidRPr="005132B3" w:rsidDel="00024EBA">
              <w:rPr>
                <w:rPrChange w:id="92" w:author="Manuel Raul Livano Luna" w:date="2023-07-03T17:59:00Z">
                  <w:rPr>
                    <w:rStyle w:val="Hipervnculo"/>
                  </w:rPr>
                </w:rPrChange>
              </w:rPr>
              <w:delText>duca implementado por el proyecto no tendría compatibilidad con el sistema operativo de las últimas laptops entregadas por el proyecto, restringiendo el acceso a material de audio y video a los estudiantes y docentes beneficiarios del proyecto.</w:delText>
            </w:r>
            <w:r w:rsidRPr="005132B3" w:rsidDel="00024EBA">
              <w:rPr>
                <w:webHidden/>
              </w:rPr>
              <w:tab/>
            </w:r>
            <w:r w:rsidR="00024EBA" w:rsidRPr="005132B3" w:rsidDel="00024EBA">
              <w:rPr>
                <w:webHidden/>
              </w:rPr>
              <w:delText>8</w:delText>
            </w:r>
          </w:del>
        </w:p>
        <w:p w14:paraId="663BF89B" w14:textId="0A7BA9CA" w:rsidR="00621969" w:rsidRPr="005132B3" w:rsidDel="00024EBA" w:rsidRDefault="00621969" w:rsidP="00024EBA">
          <w:pPr>
            <w:pStyle w:val="TDC2"/>
            <w:rPr>
              <w:del w:id="93" w:author="Manuel Raul Livano Luna" w:date="2023-07-03T17:59:00Z"/>
              <w:rFonts w:asciiTheme="minorHAnsi" w:eastAsiaTheme="minorEastAsia" w:hAnsiTheme="minorHAnsi" w:cstheme="minorBidi"/>
              <w:kern w:val="2"/>
              <w:sz w:val="22"/>
              <w:szCs w:val="22"/>
              <w:lang w:eastAsia="es-PE"/>
              <w14:ligatures w14:val="standardContextual"/>
            </w:rPr>
          </w:pPr>
          <w:del w:id="94" w:author="Manuel Raul Livano Luna" w:date="2023-07-03T17:59:00Z">
            <w:r w:rsidRPr="005132B3" w:rsidDel="00024EBA">
              <w:rPr>
                <w:rPrChange w:id="95" w:author="Manuel Raul Livano Luna" w:date="2023-07-03T17:59:00Z">
                  <w:rPr>
                    <w:rStyle w:val="Hipervnculo"/>
                    <w:rFonts w:cs="Arial"/>
                  </w:rPr>
                </w:rPrChange>
              </w:rPr>
              <w:delText>3)</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96" w:author="Manuel Raul Livano Luna" w:date="2023-07-03T17:59:00Z">
                  <w:rPr>
                    <w:rStyle w:val="Hipervnculo"/>
                  </w:rPr>
                </w:rPrChange>
              </w:rPr>
              <w:delTex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delText>
            </w:r>
            <w:r w:rsidRPr="005132B3" w:rsidDel="00024EBA">
              <w:rPr>
                <w:webHidden/>
              </w:rPr>
              <w:tab/>
              <w:delText>11</w:delText>
            </w:r>
          </w:del>
        </w:p>
        <w:p w14:paraId="25BD2DB9" w14:textId="452D6101" w:rsidR="00621969" w:rsidRPr="005132B3" w:rsidDel="00024EBA" w:rsidRDefault="00621969">
          <w:pPr>
            <w:pStyle w:val="TDC1"/>
            <w:tabs>
              <w:tab w:val="left" w:pos="567"/>
              <w:tab w:val="right" w:leader="dot" w:pos="8495"/>
            </w:tabs>
            <w:rPr>
              <w:del w:id="97" w:author="Manuel Raul Livano Luna" w:date="2023-07-03T17:59:00Z"/>
              <w:rFonts w:eastAsiaTheme="minorEastAsia" w:cstheme="minorBidi"/>
              <w:b w:val="0"/>
              <w:bCs w:val="0"/>
              <w:noProof/>
              <w:kern w:val="2"/>
              <w:sz w:val="22"/>
              <w:szCs w:val="22"/>
              <w:lang w:eastAsia="es-PE"/>
              <w14:ligatures w14:val="standardContextual"/>
            </w:rPr>
          </w:pPr>
          <w:del w:id="98" w:author="Manuel Raul Livano Luna" w:date="2023-07-03T17:59:00Z">
            <w:r w:rsidRPr="005132B3" w:rsidDel="00024EBA">
              <w:rPr>
                <w:rPrChange w:id="99" w:author="Manuel Raul Livano Luna" w:date="2023-07-03T17:59:00Z">
                  <w:rPr>
                    <w:rStyle w:val="Hipervnculo"/>
                    <w:rFonts w:ascii="Arial Narrow" w:hAnsi="Arial Narrow"/>
                    <w:b w:val="0"/>
                    <w:bCs w:val="0"/>
                    <w:noProof/>
                  </w:rPr>
                </w:rPrChange>
              </w:rPr>
              <w:delText>VI.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100" w:author="Manuel Raul Livano Luna" w:date="2023-07-03T17:59:00Z">
                  <w:rPr>
                    <w:rStyle w:val="Hipervnculo"/>
                    <w:rFonts w:ascii="Arial Narrow" w:hAnsi="Arial Narrow"/>
                    <w:b w:val="0"/>
                    <w:bCs w:val="0"/>
                    <w:noProof/>
                  </w:rPr>
                </w:rPrChange>
              </w:rPr>
              <w:delText>DOCUMENTACIÓN VINCULADA AL HITO DE CONTROL</w:delText>
            </w:r>
            <w:r w:rsidRPr="005132B3" w:rsidDel="00024EBA">
              <w:rPr>
                <w:b w:val="0"/>
                <w:bCs w:val="0"/>
                <w:noProof/>
                <w:webHidden/>
              </w:rPr>
              <w:tab/>
              <w:delText>15</w:delText>
            </w:r>
          </w:del>
        </w:p>
        <w:p w14:paraId="658FDCC2" w14:textId="78EF4D29" w:rsidR="00621969" w:rsidRPr="005132B3" w:rsidDel="00024EBA" w:rsidRDefault="00621969">
          <w:pPr>
            <w:pStyle w:val="TDC1"/>
            <w:tabs>
              <w:tab w:val="left" w:pos="567"/>
              <w:tab w:val="right" w:leader="dot" w:pos="8495"/>
            </w:tabs>
            <w:rPr>
              <w:del w:id="101" w:author="Manuel Raul Livano Luna" w:date="2023-07-03T17:59:00Z"/>
              <w:rFonts w:eastAsiaTheme="minorEastAsia" w:cstheme="minorBidi"/>
              <w:b w:val="0"/>
              <w:bCs w:val="0"/>
              <w:noProof/>
              <w:kern w:val="2"/>
              <w:sz w:val="22"/>
              <w:szCs w:val="22"/>
              <w:lang w:eastAsia="es-PE"/>
              <w14:ligatures w14:val="standardContextual"/>
            </w:rPr>
          </w:pPr>
          <w:del w:id="102" w:author="Manuel Raul Livano Luna" w:date="2023-07-03T17:59:00Z">
            <w:r w:rsidRPr="005132B3" w:rsidDel="00024EBA">
              <w:rPr>
                <w:rPrChange w:id="103" w:author="Manuel Raul Livano Luna" w:date="2023-07-03T17:59:00Z">
                  <w:rPr>
                    <w:rStyle w:val="Hipervnculo"/>
                    <w:rFonts w:ascii="Arial Narrow" w:hAnsi="Arial Narrow"/>
                    <w:noProof/>
                  </w:rPr>
                </w:rPrChange>
              </w:rPr>
              <w:delText>VII.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104" w:author="Manuel Raul Livano Luna" w:date="2023-07-03T17:59:00Z">
                  <w:rPr>
                    <w:rStyle w:val="Hipervnculo"/>
                    <w:rFonts w:ascii="Arial Narrow" w:hAnsi="Arial Narrow"/>
                    <w:noProof/>
                  </w:rPr>
                </w:rPrChange>
              </w:rPr>
              <w:delText>INFORMACIÓN DEL REPORTE DE AVANCE ANTE SITUACIONES ADVERSAS</w:delText>
            </w:r>
            <w:r w:rsidRPr="005132B3" w:rsidDel="00024EBA">
              <w:rPr>
                <w:noProof/>
                <w:webHidden/>
              </w:rPr>
              <w:tab/>
              <w:delText>16</w:delText>
            </w:r>
          </w:del>
        </w:p>
        <w:p w14:paraId="5B14F46A" w14:textId="0F700A05" w:rsidR="00621969" w:rsidRPr="005132B3" w:rsidDel="00024EBA" w:rsidRDefault="00621969">
          <w:pPr>
            <w:pStyle w:val="TDC1"/>
            <w:tabs>
              <w:tab w:val="left" w:pos="567"/>
              <w:tab w:val="right" w:leader="dot" w:pos="8495"/>
            </w:tabs>
            <w:rPr>
              <w:del w:id="105" w:author="Manuel Raul Livano Luna" w:date="2023-07-03T17:59:00Z"/>
              <w:rFonts w:eastAsiaTheme="minorEastAsia" w:cstheme="minorBidi"/>
              <w:b w:val="0"/>
              <w:bCs w:val="0"/>
              <w:noProof/>
              <w:kern w:val="2"/>
              <w:sz w:val="22"/>
              <w:szCs w:val="22"/>
              <w:lang w:eastAsia="es-PE"/>
              <w14:ligatures w14:val="standardContextual"/>
            </w:rPr>
          </w:pPr>
          <w:del w:id="106" w:author="Manuel Raul Livano Luna" w:date="2023-07-03T17:59:00Z">
            <w:r w:rsidRPr="005132B3" w:rsidDel="00024EBA">
              <w:rPr>
                <w:rPrChange w:id="107" w:author="Manuel Raul Livano Luna" w:date="2023-07-03T17:59:00Z">
                  <w:rPr>
                    <w:rStyle w:val="Hipervnculo"/>
                    <w:rFonts w:ascii="Arial Narrow" w:hAnsi="Arial Narrow"/>
                    <w:noProof/>
                  </w:rPr>
                </w:rPrChange>
              </w:rPr>
              <w:delText>VIII.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108" w:author="Manuel Raul Livano Luna" w:date="2023-07-03T17:59:00Z">
                  <w:rPr>
                    <w:rStyle w:val="Hipervnculo"/>
                    <w:rFonts w:ascii="Arial Narrow" w:hAnsi="Arial Narrow"/>
                    <w:noProof/>
                  </w:rPr>
                </w:rPrChange>
              </w:rPr>
              <w:delText>INFORMACIÓN DE LAS SITUACIONES ADVERSAS COMUNICADAS EN INFORMES DE HITO DE CONTROL ANTERIORES</w:delText>
            </w:r>
            <w:r w:rsidRPr="005132B3" w:rsidDel="00024EBA">
              <w:rPr>
                <w:noProof/>
                <w:webHidden/>
              </w:rPr>
              <w:tab/>
              <w:delText>16</w:delText>
            </w:r>
          </w:del>
        </w:p>
        <w:p w14:paraId="4DF15C9A" w14:textId="583D197D" w:rsidR="00621969" w:rsidRPr="005132B3" w:rsidDel="00024EBA" w:rsidRDefault="00621969">
          <w:pPr>
            <w:pStyle w:val="TDC1"/>
            <w:tabs>
              <w:tab w:val="left" w:pos="567"/>
              <w:tab w:val="right" w:leader="dot" w:pos="8495"/>
            </w:tabs>
            <w:rPr>
              <w:del w:id="109" w:author="Manuel Raul Livano Luna" w:date="2023-07-03T17:59:00Z"/>
              <w:rFonts w:eastAsiaTheme="minorEastAsia" w:cstheme="minorBidi"/>
              <w:b w:val="0"/>
              <w:bCs w:val="0"/>
              <w:noProof/>
              <w:kern w:val="2"/>
              <w:sz w:val="22"/>
              <w:szCs w:val="22"/>
              <w:lang w:eastAsia="es-PE"/>
              <w14:ligatures w14:val="standardContextual"/>
            </w:rPr>
          </w:pPr>
          <w:del w:id="110" w:author="Manuel Raul Livano Luna" w:date="2023-07-03T17:59:00Z">
            <w:r w:rsidRPr="005132B3" w:rsidDel="00024EBA">
              <w:rPr>
                <w:rFonts w:eastAsia="Calibri"/>
                <w:rPrChange w:id="111" w:author="Manuel Raul Livano Luna" w:date="2023-07-03T17:59:00Z">
                  <w:rPr>
                    <w:rStyle w:val="Hipervnculo"/>
                    <w:rFonts w:ascii="Arial Narrow" w:eastAsia="Calibri" w:hAnsi="Arial Narrow"/>
                    <w:noProof/>
                    <w:lang w:eastAsia="en-US"/>
                  </w:rPr>
                </w:rPrChange>
              </w:rPr>
              <w:delText>IX.</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112" w:author="Manuel Raul Livano Luna" w:date="2023-07-03T17:59:00Z">
                  <w:rPr>
                    <w:rStyle w:val="Hipervnculo"/>
                    <w:rFonts w:ascii="Arial Narrow" w:hAnsi="Arial Narrow"/>
                    <w:noProof/>
                  </w:rPr>
                </w:rPrChange>
              </w:rPr>
              <w:delText>CONCLUSIÓN</w:delText>
            </w:r>
            <w:r w:rsidRPr="005132B3" w:rsidDel="00024EBA">
              <w:rPr>
                <w:noProof/>
                <w:webHidden/>
              </w:rPr>
              <w:tab/>
              <w:delText>16</w:delText>
            </w:r>
          </w:del>
        </w:p>
        <w:p w14:paraId="3F7A4E78" w14:textId="3B07A8AD" w:rsidR="00621969" w:rsidRPr="005132B3" w:rsidDel="00024EBA" w:rsidRDefault="00621969">
          <w:pPr>
            <w:pStyle w:val="TDC1"/>
            <w:tabs>
              <w:tab w:val="left" w:pos="567"/>
              <w:tab w:val="right" w:leader="dot" w:pos="8495"/>
            </w:tabs>
            <w:rPr>
              <w:del w:id="113" w:author="Manuel Raul Livano Luna" w:date="2023-07-03T17:59:00Z"/>
              <w:rFonts w:eastAsiaTheme="minorEastAsia" w:cstheme="minorBidi"/>
              <w:b w:val="0"/>
              <w:bCs w:val="0"/>
              <w:noProof/>
              <w:kern w:val="2"/>
              <w:sz w:val="22"/>
              <w:szCs w:val="22"/>
              <w:lang w:eastAsia="es-PE"/>
              <w14:ligatures w14:val="standardContextual"/>
            </w:rPr>
          </w:pPr>
          <w:del w:id="114" w:author="Manuel Raul Livano Luna" w:date="2023-07-03T17:59:00Z">
            <w:r w:rsidRPr="005132B3" w:rsidDel="00024EBA">
              <w:rPr>
                <w:rPrChange w:id="115" w:author="Manuel Raul Livano Luna" w:date="2023-07-03T17:59:00Z">
                  <w:rPr>
                    <w:rStyle w:val="Hipervnculo"/>
                    <w:rFonts w:ascii="Arial Narrow" w:hAnsi="Arial Narrow"/>
                    <w:noProof/>
                  </w:rPr>
                </w:rPrChange>
              </w:rPr>
              <w:delText>X.</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PrChange w:id="116" w:author="Manuel Raul Livano Luna" w:date="2023-07-03T17:59:00Z">
                  <w:rPr>
                    <w:rStyle w:val="Hipervnculo"/>
                    <w:rFonts w:ascii="Arial Narrow" w:hAnsi="Arial Narrow"/>
                    <w:noProof/>
                  </w:rPr>
                </w:rPrChange>
              </w:rPr>
              <w:delText>RECOMENDACIONES</w:delText>
            </w:r>
            <w:r w:rsidRPr="005132B3" w:rsidDel="00024EBA">
              <w:rPr>
                <w:noProof/>
                <w:webHidden/>
              </w:rPr>
              <w:tab/>
              <w:delText>16</w:delText>
            </w:r>
          </w:del>
        </w:p>
        <w:p w14:paraId="47609C5D" w14:textId="52213938" w:rsidR="001A7AED" w:rsidRPr="005132B3" w:rsidRDefault="001A7AED" w:rsidP="00361274">
          <w:r w:rsidRPr="005132B3">
            <w:rPr>
              <w:b/>
              <w:bCs/>
              <w:lang w:val="es-ES"/>
            </w:rPr>
            <w:fldChar w:fldCharType="end"/>
          </w:r>
        </w:p>
      </w:sdtContent>
    </w:sdt>
    <w:p w14:paraId="4AD4105E" w14:textId="77777777" w:rsidR="00621969" w:rsidRPr="005132B3" w:rsidRDefault="00621969" w:rsidP="00361274">
      <w:pPr>
        <w:tabs>
          <w:tab w:val="left" w:pos="1030"/>
        </w:tabs>
        <w:jc w:val="center"/>
        <w:rPr>
          <w:rFonts w:ascii="Arial Narrow" w:hAnsi="Arial Narrow" w:cs="Arial"/>
          <w:b/>
          <w:sz w:val="28"/>
          <w:szCs w:val="28"/>
          <w:u w:val="single"/>
        </w:rPr>
      </w:pPr>
    </w:p>
    <w:p w14:paraId="33A3A023" w14:textId="77777777" w:rsidR="00621969" w:rsidRPr="005132B3" w:rsidRDefault="00621969" w:rsidP="00361274">
      <w:pPr>
        <w:tabs>
          <w:tab w:val="left" w:pos="1030"/>
        </w:tabs>
        <w:jc w:val="center"/>
        <w:rPr>
          <w:rFonts w:ascii="Arial Narrow" w:hAnsi="Arial Narrow" w:cs="Arial"/>
          <w:b/>
          <w:sz w:val="28"/>
          <w:szCs w:val="28"/>
          <w:u w:val="single"/>
        </w:rPr>
      </w:pPr>
    </w:p>
    <w:p w14:paraId="28652D4F" w14:textId="4484BF17" w:rsidR="00D6793F" w:rsidRPr="005132B3" w:rsidRDefault="00914C6B" w:rsidP="00361274">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INFORME DE HITO DE CONTROL N°</w:t>
      </w:r>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361274">
      <w:pPr>
        <w:jc w:val="both"/>
        <w:rPr>
          <w:rFonts w:ascii="Arial Narrow" w:hAnsi="Arial Narrow" w:cs="Arial"/>
          <w:b/>
          <w:sz w:val="24"/>
          <w:szCs w:val="24"/>
        </w:rPr>
      </w:pPr>
    </w:p>
    <w:p w14:paraId="6B8B45F0" w14:textId="0460E648" w:rsidR="00D6793F" w:rsidRPr="005132B3" w:rsidRDefault="00CF7587" w:rsidP="00361274">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361274">
      <w:pPr>
        <w:ind w:right="-1"/>
        <w:jc w:val="center"/>
        <w:rPr>
          <w:rFonts w:ascii="Arial Narrow" w:hAnsi="Arial Narrow" w:cs="Arial"/>
          <w:b/>
          <w:sz w:val="24"/>
          <w:szCs w:val="24"/>
        </w:rPr>
      </w:pPr>
    </w:p>
    <w:p w14:paraId="59070B63" w14:textId="30432502" w:rsidR="00D6793F" w:rsidRPr="005132B3" w:rsidRDefault="00D6793F" w:rsidP="00361274">
      <w:pPr>
        <w:ind w:right="-1"/>
        <w:jc w:val="center"/>
        <w:rPr>
          <w:rFonts w:ascii="Arial Narrow" w:hAnsi="Arial Narrow" w:cs="Arial"/>
          <w:b/>
          <w:sz w:val="24"/>
          <w:szCs w:val="24"/>
        </w:rPr>
      </w:pPr>
      <w:r w:rsidRPr="005132B3">
        <w:rPr>
          <w:rFonts w:ascii="Arial Narrow" w:hAnsi="Arial Narrow" w:cs="Arial"/>
          <w:b/>
          <w:sz w:val="24"/>
          <w:szCs w:val="24"/>
        </w:rPr>
        <w:t>HITO DE CONTROL N</w:t>
      </w:r>
      <w:r w:rsidR="00EC0971" w:rsidRPr="005132B3">
        <w:rPr>
          <w:rFonts w:ascii="Arial Narrow" w:hAnsi="Arial Narrow" w:cs="Arial"/>
          <w:b/>
          <w:sz w:val="24"/>
          <w:szCs w:val="24"/>
        </w:rPr>
        <w:t xml:space="preserve">º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17" w:name="_Hlk138771002"/>
      <w:bookmarkStart w:id="118" w:name="_Hlk134702342"/>
      <w:r w:rsidR="00A70CBE" w:rsidRPr="005132B3">
        <w:rPr>
          <w:rFonts w:ascii="Arial Narrow" w:hAnsi="Arial Narrow" w:cs="Arial"/>
          <w:b/>
          <w:sz w:val="24"/>
          <w:szCs w:val="24"/>
        </w:rPr>
        <w:t>PROCESO DE EJECUCION DE GASTOS DEL PROYECTO</w:t>
      </w:r>
      <w:bookmarkEnd w:id="117"/>
      <w:r w:rsidR="007D6CC1" w:rsidRPr="005132B3">
        <w:rPr>
          <w:rFonts w:ascii="Arial Narrow" w:hAnsi="Arial Narrow" w:cs="Arial"/>
          <w:b/>
          <w:sz w:val="24"/>
          <w:szCs w:val="24"/>
        </w:rPr>
        <w:t>”</w:t>
      </w:r>
      <w:bookmarkEnd w:id="118"/>
    </w:p>
    <w:p w14:paraId="5F2B62E3" w14:textId="3EFE5AA7" w:rsidR="00D6793F" w:rsidRPr="005132B3" w:rsidRDefault="00D6793F" w:rsidP="00532FE2">
      <w:pPr>
        <w:pStyle w:val="Ttulo1"/>
        <w:numPr>
          <w:ilvl w:val="0"/>
          <w:numId w:val="3"/>
        </w:numPr>
        <w:rPr>
          <w:b w:val="0"/>
          <w:bCs w:val="0"/>
          <w:color w:val="auto"/>
        </w:rPr>
      </w:pPr>
      <w:bookmarkStart w:id="119" w:name="_Toc132126834"/>
      <w:bookmarkStart w:id="120" w:name="_Toc139299612"/>
      <w:r w:rsidRPr="005132B3">
        <w:rPr>
          <w:rStyle w:val="Textoennegrita"/>
          <w:rFonts w:ascii="Arial Narrow" w:hAnsi="Arial Narrow"/>
          <w:b/>
          <w:bCs/>
          <w:color w:val="auto"/>
          <w:sz w:val="22"/>
          <w:szCs w:val="22"/>
        </w:rPr>
        <w:t>ORIGEN</w:t>
      </w:r>
      <w:bookmarkEnd w:id="119"/>
      <w:bookmarkEnd w:id="120"/>
    </w:p>
    <w:p w14:paraId="1E7D77B5" w14:textId="3DF1D8E2" w:rsidR="00D6793F" w:rsidRPr="005132B3" w:rsidRDefault="00D6793F" w:rsidP="00361274">
      <w:pPr>
        <w:ind w:left="426"/>
        <w:jc w:val="both"/>
        <w:rPr>
          <w:rFonts w:ascii="Arial Narrow" w:hAnsi="Arial Narrow" w:cs="Arial"/>
          <w:sz w:val="22"/>
          <w:szCs w:val="22"/>
        </w:rPr>
      </w:pPr>
    </w:p>
    <w:p w14:paraId="5AEB9FDE" w14:textId="59F35290" w:rsidR="00C21190" w:rsidRPr="005132B3" w:rsidRDefault="00D6793F" w:rsidP="00361274">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r w:rsidR="00AB3387" w:rsidRPr="005132B3">
        <w:rPr>
          <w:rFonts w:ascii="Arial Narrow" w:hAnsi="Arial Narrow" w:cs="Arial"/>
          <w:sz w:val="22"/>
          <w:szCs w:val="22"/>
        </w:rPr>
        <w:t>n.</w:t>
      </w:r>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CG con la orden de servicio n.°</w:t>
      </w:r>
      <w:r w:rsidR="000F5186" w:rsidRPr="005132B3">
        <w:rPr>
          <w:rFonts w:ascii="Arial Narrow" w:hAnsi="Arial Narrow" w:cs="Arial"/>
          <w:sz w:val="22"/>
          <w:szCs w:val="22"/>
        </w:rPr>
        <w:t xml:space="preserve"> </w:t>
      </w:r>
      <w:r w:rsidR="00F93396" w:rsidRPr="005132B3">
        <w:rPr>
          <w:rFonts w:ascii="Arial Narrow" w:hAnsi="Arial Narrow" w:cs="Arial"/>
          <w:sz w:val="22"/>
          <w:szCs w:val="22"/>
        </w:rPr>
        <w:t>5333-</w:t>
      </w:r>
      <w:r w:rsidR="00CA6F0A" w:rsidRPr="005132B3">
        <w:rPr>
          <w:rFonts w:ascii="Arial Narrow" w:hAnsi="Arial Narrow" w:cs="Arial"/>
          <w:sz w:val="22"/>
          <w:szCs w:val="22"/>
        </w:rPr>
        <w:t>202</w:t>
      </w:r>
      <w:r w:rsidR="00026127" w:rsidRPr="005132B3">
        <w:rPr>
          <w:rFonts w:ascii="Arial Narrow" w:hAnsi="Arial Narrow" w:cs="Arial"/>
          <w:sz w:val="22"/>
          <w:szCs w:val="22"/>
        </w:rPr>
        <w:t>3</w:t>
      </w:r>
      <w:r w:rsidR="00CA6F0A" w:rsidRPr="005132B3">
        <w:rPr>
          <w:rFonts w:ascii="Arial Narrow" w:hAnsi="Arial Narrow" w:cs="Arial"/>
          <w:sz w:val="22"/>
          <w:szCs w:val="22"/>
        </w:rPr>
        <w:t>-</w:t>
      </w:r>
      <w:r w:rsidR="00665DE5" w:rsidRPr="005132B3">
        <w:rPr>
          <w:rFonts w:ascii="Arial Narrow" w:hAnsi="Arial Narrow" w:cs="Arial"/>
          <w:sz w:val="22"/>
          <w:szCs w:val="22"/>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lo previsto en la Directiva n.°</w:t>
      </w:r>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w:t>
      </w:r>
      <w:del w:id="121" w:author="GRAPURIMAC" w:date="2023-06-29T16:48:00Z">
        <w:r w:rsidRPr="005132B3" w:rsidDel="007A4A65">
          <w:rPr>
            <w:rFonts w:ascii="Arial Narrow" w:hAnsi="Arial Narrow" w:cs="Arial"/>
            <w:sz w:val="22"/>
            <w:szCs w:val="22"/>
          </w:rPr>
          <w:delText>,</w:delText>
        </w:r>
      </w:del>
      <w:r w:rsidRPr="005132B3">
        <w:rPr>
          <w:rFonts w:ascii="Arial Narrow" w:hAnsi="Arial Narrow" w:cs="Arial"/>
          <w:sz w:val="22"/>
          <w:szCs w:val="22"/>
        </w:rPr>
        <w:t xml:space="preserve"> aprobada mediant</w:t>
      </w:r>
      <w:r w:rsidR="00D22273" w:rsidRPr="005132B3">
        <w:rPr>
          <w:rFonts w:ascii="Arial Narrow" w:hAnsi="Arial Narrow" w:cs="Arial"/>
          <w:sz w:val="22"/>
          <w:szCs w:val="22"/>
        </w:rPr>
        <w:t>e Resolución de Contraloría n.°</w:t>
      </w:r>
      <w:r w:rsidR="000F5186" w:rsidRPr="005132B3">
        <w:rPr>
          <w:rFonts w:ascii="Arial Narrow" w:hAnsi="Arial Narrow" w:cs="Arial"/>
          <w:sz w:val="22"/>
          <w:szCs w:val="22"/>
        </w:rPr>
        <w:t xml:space="preserve"> </w:t>
      </w:r>
      <w:r w:rsidRPr="005132B3">
        <w:rPr>
          <w:rFonts w:ascii="Arial Narrow" w:hAnsi="Arial Narrow" w:cs="Arial"/>
          <w:sz w:val="22"/>
          <w:szCs w:val="22"/>
        </w:rPr>
        <w:t>218-2022-CG</w:t>
      </w:r>
      <w:del w:id="122" w:author="GRAPURIMAC" w:date="2023-06-29T16:48:00Z">
        <w:r w:rsidRPr="005132B3" w:rsidDel="007A4A65">
          <w:rPr>
            <w:rFonts w:ascii="Arial Narrow" w:hAnsi="Arial Narrow" w:cs="Arial"/>
            <w:sz w:val="22"/>
            <w:szCs w:val="22"/>
          </w:rPr>
          <w:delText>,</w:delText>
        </w:r>
      </w:del>
      <w:r w:rsidRPr="005132B3">
        <w:rPr>
          <w:rFonts w:ascii="Arial Narrow" w:hAnsi="Arial Narrow" w:cs="Arial"/>
          <w:sz w:val="22"/>
          <w:szCs w:val="22"/>
        </w:rPr>
        <w:t xml:space="preserve"> de 30 de mayo de 2022</w:t>
      </w:r>
      <w:ins w:id="123" w:author="GRAPURIMAC" w:date="2023-06-29T16:48:00Z">
        <w:r w:rsidR="007A4A65" w:rsidRPr="005132B3">
          <w:rPr>
            <w:rFonts w:ascii="Arial Narrow" w:hAnsi="Arial Narrow" w:cs="Arial"/>
            <w:sz w:val="22"/>
            <w:szCs w:val="22"/>
          </w:rPr>
          <w:t xml:space="preserve"> y modificatorias.</w:t>
        </w:r>
      </w:ins>
      <w:del w:id="124" w:author="GRAPURIMAC" w:date="2023-06-29T16:48:00Z">
        <w:r w:rsidRPr="005132B3" w:rsidDel="007A4A65">
          <w:rPr>
            <w:rFonts w:ascii="Arial Narrow" w:hAnsi="Arial Narrow" w:cs="Arial"/>
            <w:sz w:val="22"/>
            <w:szCs w:val="22"/>
          </w:rPr>
          <w:delText>.</w:delText>
        </w:r>
      </w:del>
    </w:p>
    <w:p w14:paraId="7F5BF85C" w14:textId="77777777" w:rsidR="00254B2D" w:rsidRPr="005132B3" w:rsidRDefault="00254B2D" w:rsidP="00361274">
      <w:pPr>
        <w:ind w:left="567"/>
        <w:jc w:val="both"/>
        <w:rPr>
          <w:rFonts w:ascii="Arial Narrow" w:hAnsi="Arial Narrow" w:cs="Arial"/>
          <w:sz w:val="22"/>
          <w:szCs w:val="22"/>
        </w:rPr>
      </w:pPr>
    </w:p>
    <w:p w14:paraId="3E2848FE" w14:textId="0E9709AB" w:rsidR="00D6793F" w:rsidRPr="005132B3" w:rsidRDefault="00D6793F" w:rsidP="00532FE2">
      <w:pPr>
        <w:pStyle w:val="Ttulo1"/>
        <w:numPr>
          <w:ilvl w:val="0"/>
          <w:numId w:val="3"/>
        </w:numPr>
        <w:spacing w:before="0"/>
        <w:rPr>
          <w:rStyle w:val="Textoennegrita"/>
          <w:rFonts w:ascii="Times New Roman" w:hAnsi="Times New Roman"/>
          <w:b/>
          <w:bCs/>
          <w:color w:val="auto"/>
          <w:sz w:val="20"/>
          <w:szCs w:val="20"/>
        </w:rPr>
      </w:pPr>
      <w:bookmarkStart w:id="125" w:name="_Toc132126835"/>
      <w:bookmarkStart w:id="126" w:name="_Toc139299613"/>
      <w:r w:rsidRPr="005132B3">
        <w:rPr>
          <w:rStyle w:val="Textoennegrita"/>
          <w:rFonts w:ascii="Arial Narrow" w:hAnsi="Arial Narrow"/>
          <w:b/>
          <w:bCs/>
          <w:color w:val="auto"/>
          <w:sz w:val="22"/>
          <w:szCs w:val="22"/>
        </w:rPr>
        <w:t>OBJETIVOS</w:t>
      </w:r>
      <w:bookmarkEnd w:id="125"/>
      <w:bookmarkEnd w:id="126"/>
    </w:p>
    <w:p w14:paraId="2A850381" w14:textId="798965E8" w:rsidR="00D6793F" w:rsidRPr="005132B3"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532FE2">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361274">
      <w:pPr>
        <w:ind w:left="993"/>
        <w:contextualSpacing/>
        <w:jc w:val="both"/>
        <w:rPr>
          <w:rFonts w:ascii="Arial Narrow" w:hAnsi="Arial Narrow"/>
          <w:sz w:val="22"/>
          <w:szCs w:val="22"/>
        </w:rPr>
      </w:pPr>
    </w:p>
    <w:p w14:paraId="51B88E1B" w14:textId="08718004" w:rsidR="005417E7" w:rsidRPr="005132B3" w:rsidRDefault="005417E7" w:rsidP="00361274">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361274">
      <w:pPr>
        <w:ind w:left="993"/>
        <w:jc w:val="both"/>
        <w:rPr>
          <w:rFonts w:ascii="Arial Narrow" w:hAnsi="Arial Narrow"/>
          <w:sz w:val="22"/>
          <w:szCs w:val="22"/>
        </w:rPr>
      </w:pPr>
    </w:p>
    <w:p w14:paraId="7AAC0F18" w14:textId="557CC178" w:rsidR="00D6793F" w:rsidRPr="005132B3" w:rsidRDefault="00D6793F" w:rsidP="00532FE2">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361274">
      <w:pPr>
        <w:ind w:left="993"/>
        <w:contextualSpacing/>
        <w:jc w:val="both"/>
        <w:rPr>
          <w:rFonts w:ascii="Arial Narrow" w:hAnsi="Arial Narrow" w:cs="Arial"/>
          <w:b/>
          <w:sz w:val="22"/>
          <w:szCs w:val="22"/>
        </w:rPr>
      </w:pPr>
    </w:p>
    <w:p w14:paraId="075A9403" w14:textId="1B259BF2" w:rsidR="00D968D5" w:rsidRPr="005132B3" w:rsidRDefault="00467FE9" w:rsidP="00361274">
      <w:pPr>
        <w:ind w:left="993"/>
        <w:jc w:val="both"/>
        <w:rPr>
          <w:rFonts w:ascii="Arial Narrow" w:hAnsi="Arial Narrow"/>
          <w:sz w:val="22"/>
          <w:szCs w:val="22"/>
        </w:rPr>
      </w:pPr>
      <w:bookmarkStart w:id="12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361274">
      <w:pPr>
        <w:ind w:left="993"/>
        <w:jc w:val="both"/>
        <w:rPr>
          <w:rFonts w:ascii="Arial Narrow" w:hAnsi="Arial Narrow"/>
          <w:sz w:val="22"/>
          <w:szCs w:val="22"/>
        </w:rPr>
      </w:pPr>
    </w:p>
    <w:p w14:paraId="51F87810" w14:textId="681D1A9D" w:rsidR="00D6793F" w:rsidRPr="005132B3" w:rsidRDefault="00D6793F" w:rsidP="00532FE2">
      <w:pPr>
        <w:pStyle w:val="Ttulo1"/>
        <w:numPr>
          <w:ilvl w:val="0"/>
          <w:numId w:val="3"/>
        </w:numPr>
        <w:spacing w:before="0"/>
        <w:rPr>
          <w:rStyle w:val="Textoennegrita"/>
          <w:rFonts w:ascii="Arial Narrow" w:hAnsi="Arial Narrow"/>
          <w:b/>
          <w:bCs/>
          <w:color w:val="auto"/>
          <w:sz w:val="22"/>
          <w:szCs w:val="22"/>
        </w:rPr>
      </w:pPr>
      <w:bookmarkStart w:id="128" w:name="_Toc132126836"/>
      <w:bookmarkStart w:id="129" w:name="_Toc139299614"/>
      <w:bookmarkEnd w:id="127"/>
      <w:r w:rsidRPr="005132B3">
        <w:rPr>
          <w:rStyle w:val="Textoennegrita"/>
          <w:rFonts w:ascii="Arial Narrow" w:hAnsi="Arial Narrow"/>
          <w:b/>
          <w:bCs/>
          <w:color w:val="auto"/>
          <w:sz w:val="22"/>
          <w:szCs w:val="22"/>
        </w:rPr>
        <w:t>ALCANCE</w:t>
      </w:r>
      <w:bookmarkEnd w:id="128"/>
      <w:bookmarkEnd w:id="129"/>
    </w:p>
    <w:p w14:paraId="4422D3AE" w14:textId="15D30775" w:rsidR="00D6793F" w:rsidRPr="005132B3" w:rsidRDefault="00D6793F" w:rsidP="00361274">
      <w:pPr>
        <w:ind w:left="567"/>
        <w:jc w:val="both"/>
        <w:rPr>
          <w:rFonts w:ascii="Arial Narrow" w:hAnsi="Arial Narrow" w:cs="Arial"/>
          <w:b/>
          <w:sz w:val="22"/>
          <w:szCs w:val="22"/>
        </w:rPr>
      </w:pPr>
    </w:p>
    <w:p w14:paraId="01D523A7" w14:textId="79BF83F2" w:rsidR="00795EEB" w:rsidRPr="005132B3" w:rsidRDefault="00C56562" w:rsidP="00361274">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del w:id="130" w:author="GRAPURIMAC" w:date="2023-06-29T16:50:00Z">
        <w:r w:rsidR="00666368" w:rsidRPr="005132B3" w:rsidDel="007A4A65">
          <w:rPr>
            <w:rFonts w:ascii="Arial Narrow" w:hAnsi="Arial Narrow"/>
            <w:sz w:val="22"/>
            <w:szCs w:val="22"/>
          </w:rPr>
          <w:delText xml:space="preserve"> </w:delText>
        </w:r>
      </w:del>
      <w:ins w:id="131" w:author="GRAPURIMAC" w:date="2023-06-29T16:50:00Z">
        <w:r w:rsidR="007A4A65" w:rsidRPr="005132B3">
          <w:rPr>
            <w:rFonts w:ascii="Arial Narrow" w:hAnsi="Arial Narrow"/>
            <w:sz w:val="22"/>
            <w:szCs w:val="22"/>
          </w:rPr>
          <w:t>:</w:t>
        </w:r>
      </w:ins>
      <w:del w:id="132" w:author="GRAPURIMAC" w:date="2023-06-29T16:50:00Z">
        <w:r w:rsidR="00467FE9" w:rsidRPr="005132B3" w:rsidDel="007A4A65">
          <w:rPr>
            <w:rFonts w:ascii="Arial Narrow" w:eastAsia="Calibri" w:hAnsi="Arial Narrow" w:cs="Arial"/>
            <w:sz w:val="22"/>
            <w:szCs w:val="22"/>
            <w:lang w:eastAsia="en-US"/>
          </w:rPr>
          <w:delText>que comprende el proyecto</w:delText>
        </w:r>
        <w:r w:rsidR="00A02875" w:rsidRPr="005132B3" w:rsidDel="007A4A65">
          <w:rPr>
            <w:rFonts w:ascii="Arial Narrow" w:hAnsi="Arial Narrow" w:cs="Arial"/>
            <w:sz w:val="22"/>
            <w:szCs w:val="22"/>
          </w:rPr>
          <w:delText>,  para el</w:delText>
        </w:r>
      </w:del>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ins w:id="133" w:author="GRAPURIMAC" w:date="2023-06-29T16:50:00Z">
        <w:r w:rsidR="007A4A65" w:rsidRPr="005132B3">
          <w:rPr>
            <w:rFonts w:ascii="Arial Narrow" w:hAnsi="Arial Narrow"/>
            <w:sz w:val="22"/>
            <w:szCs w:val="22"/>
          </w:rPr>
          <w:t>,</w:t>
        </w:r>
      </w:ins>
      <w:r w:rsidR="00DC37D0" w:rsidRPr="005132B3">
        <w:rPr>
          <w:rFonts w:ascii="Arial Narrow" w:hAnsi="Arial Narrow"/>
          <w:sz w:val="22"/>
          <w:szCs w:val="22"/>
        </w:rPr>
        <w:t xml:space="preserve"> se ejecut</w:t>
      </w:r>
      <w:ins w:id="134" w:author="GRAPURIMAC" w:date="2023-06-29T16:50:00Z">
        <w:r w:rsidR="007A4A65" w:rsidRPr="005132B3">
          <w:rPr>
            <w:rFonts w:ascii="Arial Narrow" w:hAnsi="Arial Narrow"/>
            <w:sz w:val="22"/>
            <w:szCs w:val="22"/>
          </w:rPr>
          <w:t>a</w:t>
        </w:r>
      </w:ins>
      <w:del w:id="135" w:author="GRAPURIMAC" w:date="2023-06-29T16:50:00Z">
        <w:r w:rsidR="00DC37D0" w:rsidRPr="005132B3" w:rsidDel="007A4A65">
          <w:rPr>
            <w:rFonts w:ascii="Arial Narrow" w:hAnsi="Arial Narrow"/>
            <w:sz w:val="22"/>
            <w:szCs w:val="22"/>
          </w:rPr>
          <w:delText>ó</w:delText>
        </w:r>
      </w:del>
      <w:r w:rsidR="00DC37D0" w:rsidRPr="005132B3">
        <w:rPr>
          <w:rFonts w:ascii="Arial Narrow" w:hAnsi="Arial Narrow"/>
          <w:sz w:val="22"/>
          <w:szCs w:val="22"/>
        </w:rPr>
        <w:t xml:space="preserve"> </w:t>
      </w:r>
      <w:commentRangeStart w:id="136"/>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commentRangeEnd w:id="136"/>
      <w:r w:rsidR="007A4A65" w:rsidRPr="005132B3">
        <w:rPr>
          <w:rStyle w:val="Refdecomentario"/>
        </w:rPr>
        <w:commentReference w:id="136"/>
      </w:r>
      <w:r w:rsidR="001031B5" w:rsidRPr="005132B3">
        <w:rPr>
          <w:rFonts w:ascii="Arial Narrow" w:hAnsi="Arial Narrow"/>
          <w:sz w:val="22"/>
          <w:szCs w:val="22"/>
        </w:rPr>
        <w:t xml:space="preserve">al </w:t>
      </w:r>
      <w:r w:rsidR="00666368" w:rsidRPr="005132B3">
        <w:rPr>
          <w:rFonts w:ascii="Arial Narrow" w:hAnsi="Arial Narrow"/>
          <w:sz w:val="22"/>
          <w:szCs w:val="22"/>
        </w:rPr>
        <w:t>2</w:t>
      </w:r>
      <w:ins w:id="137" w:author="Manuel Raul Livano Luna" w:date="2023-07-03T15:13:00Z">
        <w:r w:rsidR="00FB0B7D" w:rsidRPr="005132B3">
          <w:rPr>
            <w:rFonts w:ascii="Arial Narrow" w:hAnsi="Arial Narrow"/>
            <w:sz w:val="22"/>
            <w:szCs w:val="22"/>
          </w:rPr>
          <w:t>4</w:t>
        </w:r>
      </w:ins>
      <w:del w:id="138" w:author="Manuel Raul Livano Luna" w:date="2023-07-03T15:13:00Z">
        <w:r w:rsidR="00E65846" w:rsidRPr="005132B3" w:rsidDel="00FB0B7D">
          <w:rPr>
            <w:rFonts w:ascii="Arial Narrow" w:hAnsi="Arial Narrow"/>
            <w:sz w:val="22"/>
            <w:szCs w:val="22"/>
          </w:rPr>
          <w:delText>1</w:delText>
        </w:r>
      </w:del>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361274">
      <w:pPr>
        <w:tabs>
          <w:tab w:val="left" w:pos="142"/>
          <w:tab w:val="left" w:pos="567"/>
        </w:tabs>
        <w:ind w:left="720"/>
        <w:jc w:val="both"/>
        <w:rPr>
          <w:rFonts w:ascii="Arial Narrow" w:hAnsi="Arial Narrow"/>
          <w:sz w:val="22"/>
          <w:szCs w:val="22"/>
        </w:rPr>
      </w:pPr>
    </w:p>
    <w:p w14:paraId="1FEBFAE6" w14:textId="5F439747" w:rsidR="00DC37D0" w:rsidRPr="005132B3" w:rsidRDefault="00DC37D0" w:rsidP="00361274">
      <w:pPr>
        <w:ind w:left="709"/>
        <w:jc w:val="both"/>
        <w:rPr>
          <w:rFonts w:ascii="Arial Narrow" w:hAnsi="Arial Narrow" w:cs="Arial"/>
          <w:b/>
          <w:u w:val="single"/>
        </w:rPr>
      </w:pPr>
    </w:p>
    <w:p w14:paraId="54B5E11B" w14:textId="77777777" w:rsidR="00621969" w:rsidRPr="005132B3" w:rsidRDefault="00621969" w:rsidP="00361274">
      <w:pPr>
        <w:ind w:left="709"/>
        <w:jc w:val="both"/>
        <w:rPr>
          <w:rFonts w:ascii="Arial Narrow" w:hAnsi="Arial Narrow" w:cs="Arial"/>
          <w:b/>
          <w:u w:val="single"/>
        </w:rPr>
      </w:pPr>
    </w:p>
    <w:p w14:paraId="1F6A5B5A" w14:textId="77777777" w:rsidR="00621969" w:rsidRPr="005132B3" w:rsidRDefault="00621969" w:rsidP="00361274">
      <w:pPr>
        <w:ind w:left="709"/>
        <w:jc w:val="both"/>
        <w:rPr>
          <w:rFonts w:ascii="Arial Narrow" w:hAnsi="Arial Narrow" w:cs="Arial"/>
          <w:b/>
          <w:u w:val="single"/>
        </w:rPr>
      </w:pPr>
    </w:p>
    <w:p w14:paraId="593FB594" w14:textId="77777777" w:rsidR="00621969" w:rsidRPr="005132B3" w:rsidRDefault="00621969" w:rsidP="00361274">
      <w:pPr>
        <w:ind w:left="709"/>
        <w:jc w:val="both"/>
        <w:rPr>
          <w:rFonts w:ascii="Arial Narrow" w:hAnsi="Arial Narrow" w:cs="Arial"/>
          <w:b/>
          <w:u w:val="single"/>
        </w:rPr>
      </w:pPr>
    </w:p>
    <w:p w14:paraId="2AFF59BA" w14:textId="77777777" w:rsidR="00621969" w:rsidRPr="005132B3" w:rsidRDefault="00621969" w:rsidP="00361274">
      <w:pPr>
        <w:ind w:left="709"/>
        <w:jc w:val="both"/>
        <w:rPr>
          <w:rFonts w:ascii="Arial Narrow" w:hAnsi="Arial Narrow" w:cs="Arial"/>
          <w:b/>
          <w:u w:val="single"/>
        </w:rPr>
      </w:pPr>
    </w:p>
    <w:p w14:paraId="6F11F795" w14:textId="77777777" w:rsidR="00846256" w:rsidRPr="005132B3" w:rsidRDefault="00846256" w:rsidP="00532FE2">
      <w:pPr>
        <w:pStyle w:val="Ttulo1"/>
        <w:numPr>
          <w:ilvl w:val="0"/>
          <w:numId w:val="3"/>
        </w:numPr>
        <w:spacing w:before="0"/>
        <w:rPr>
          <w:rStyle w:val="Textoennegrita"/>
          <w:b/>
          <w:bCs/>
          <w:color w:val="auto"/>
        </w:rPr>
      </w:pPr>
      <w:bookmarkStart w:id="139" w:name="_Toc132102570"/>
      <w:bookmarkStart w:id="140" w:name="_Toc132126837"/>
      <w:bookmarkStart w:id="141" w:name="_Toc139299615"/>
      <w:r w:rsidRPr="005132B3">
        <w:rPr>
          <w:rStyle w:val="Textoennegrita"/>
          <w:rFonts w:ascii="Arial Narrow" w:hAnsi="Arial Narrow"/>
          <w:b/>
          <w:bCs/>
          <w:color w:val="auto"/>
          <w:sz w:val="22"/>
          <w:szCs w:val="22"/>
        </w:rPr>
        <w:lastRenderedPageBreak/>
        <w:t>INFORMACIÓN RESPECTO DEL HITO DE CONTROL</w:t>
      </w:r>
      <w:bookmarkEnd w:id="139"/>
      <w:bookmarkEnd w:id="140"/>
      <w:bookmarkEnd w:id="141"/>
    </w:p>
    <w:p w14:paraId="6012F65E" w14:textId="77777777" w:rsidR="00645C3E" w:rsidRPr="005132B3" w:rsidRDefault="00645C3E" w:rsidP="00645C3E">
      <w:pPr>
        <w:tabs>
          <w:tab w:val="left" w:pos="142"/>
          <w:tab w:val="left" w:pos="567"/>
        </w:tabs>
        <w:ind w:left="720"/>
        <w:jc w:val="both"/>
        <w:rPr>
          <w:rFonts w:ascii="Arial Narrow" w:hAnsi="Arial Narrow"/>
          <w:sz w:val="22"/>
          <w:szCs w:val="22"/>
        </w:rPr>
      </w:pPr>
    </w:p>
    <w:p w14:paraId="232A20BF" w14:textId="77777777" w:rsidR="00D24196" w:rsidRPr="005132B3" w:rsidRDefault="00D24196" w:rsidP="00532FE2">
      <w:pPr>
        <w:pStyle w:val="Prrafodelista"/>
        <w:numPr>
          <w:ilvl w:val="0"/>
          <w:numId w:val="5"/>
        </w:numPr>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D24196">
      <w:pPr>
        <w:pStyle w:val="Prrafodelista"/>
        <w:rPr>
          <w:rFonts w:ascii="Arial Narrow" w:hAnsi="Arial Narrow"/>
        </w:rPr>
      </w:pPr>
    </w:p>
    <w:p w14:paraId="413CB108" w14:textId="38F3CB90" w:rsidR="00645C3E" w:rsidRPr="005132B3" w:rsidRDefault="00645C3E" w:rsidP="00645C3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w:t>
      </w:r>
    </w:p>
    <w:p w14:paraId="18380A67" w14:textId="77777777" w:rsidR="00645C3E" w:rsidRPr="005132B3" w:rsidDel="007E66B4" w:rsidRDefault="00645C3E" w:rsidP="00645C3E">
      <w:pPr>
        <w:pStyle w:val="Prrafodelista"/>
        <w:tabs>
          <w:tab w:val="left" w:pos="142"/>
          <w:tab w:val="left" w:pos="567"/>
        </w:tabs>
        <w:spacing w:line="240" w:lineRule="auto"/>
        <w:ind w:left="1080"/>
        <w:jc w:val="both"/>
        <w:rPr>
          <w:del w:id="142" w:author="GRAPURIMAC" w:date="2023-06-29T16:52:00Z"/>
          <w:rFonts w:ascii="Arial Narrow" w:hAnsi="Arial Narrow"/>
        </w:rPr>
      </w:pPr>
    </w:p>
    <w:p w14:paraId="32B0A735" w14:textId="2540C422" w:rsidR="00D24196" w:rsidRPr="005132B3" w:rsidDel="007E66B4" w:rsidRDefault="00D24196">
      <w:pPr>
        <w:jc w:val="both"/>
        <w:rPr>
          <w:del w:id="143" w:author="GRAPURIMAC" w:date="2023-06-29T16:52:00Z"/>
          <w:rFonts w:ascii="Arial Narrow" w:hAnsi="Arial Narrow"/>
          <w:rPrChange w:id="144" w:author="GRAPURIMAC" w:date="2023-06-29T16:52:00Z">
            <w:rPr>
              <w:del w:id="145" w:author="GRAPURIMAC" w:date="2023-06-29T16:52:00Z"/>
            </w:rPr>
          </w:rPrChange>
        </w:rPr>
        <w:pPrChange w:id="146" w:author="GRAPURIMAC" w:date="2023-06-29T16:52:00Z">
          <w:pPr>
            <w:pStyle w:val="Prrafodelista"/>
            <w:spacing w:line="240" w:lineRule="auto"/>
            <w:ind w:left="1080"/>
            <w:jc w:val="both"/>
          </w:pPr>
        </w:pPrChange>
      </w:pPr>
      <w:del w:id="147" w:author="GRAPURIMAC" w:date="2023-06-29T16:52:00Z">
        <w:r w:rsidRPr="005132B3" w:rsidDel="007E66B4">
          <w:rPr>
            <w:rFonts w:ascii="Arial Narrow" w:hAnsi="Arial Narrow"/>
            <w:rPrChange w:id="148" w:author="GRAPURIMAC" w:date="2023-06-29T16:52:00Z">
              <w:rPr/>
            </w:rPrChange>
          </w:rPr>
          <w:delText xml:space="preserve">Al respecto con oficio n.° 008-2023-CGR-OCI-GORE/APURIMAC/SCC-TIC-CHI/MRLL de 3 de mayo de 2023, se solicitó a la Gerencia de Desarrollo </w:delText>
        </w:r>
        <w:r w:rsidR="002A5123" w:rsidRPr="005132B3" w:rsidDel="007E66B4">
          <w:rPr>
            <w:rFonts w:ascii="Arial Narrow" w:hAnsi="Arial Narrow"/>
            <w:rPrChange w:id="149" w:author="GRAPURIMAC" w:date="2023-06-29T16:52:00Z">
              <w:rPr/>
            </w:rPrChange>
          </w:rPr>
          <w:delText xml:space="preserve">Social </w:delText>
        </w:r>
        <w:r w:rsidRPr="005132B3" w:rsidDel="007E66B4">
          <w:rPr>
            <w:rFonts w:ascii="Arial Narrow" w:hAnsi="Arial Narrow"/>
            <w:rPrChange w:id="150" w:author="GRAPURIMAC" w:date="2023-06-29T16:52:00Z">
              <w:rPr/>
            </w:rPrChange>
          </w:rPr>
          <w:delText xml:space="preserve">copia de la última ampliación de plazo y cronograma de ejecución del proyecto. </w:delText>
        </w:r>
      </w:del>
    </w:p>
    <w:p w14:paraId="7EAAE7B2" w14:textId="77777777" w:rsidR="002A5123" w:rsidRPr="005132B3" w:rsidRDefault="002A5123">
      <w:pPr>
        <w:pPrChange w:id="151" w:author="GRAPURIMAC" w:date="2023-06-29T16:52:00Z">
          <w:pPr>
            <w:pStyle w:val="Prrafodelista"/>
            <w:ind w:left="1080"/>
          </w:pPr>
        </w:pPrChange>
      </w:pPr>
    </w:p>
    <w:p w14:paraId="15B6FD0A" w14:textId="0691EEFF" w:rsidR="00D24196" w:rsidRDefault="00D24196" w:rsidP="00C12ED0">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r w:rsidR="00645C3E" w:rsidRPr="005132B3">
        <w:rPr>
          <w:rFonts w:ascii="Arial Narrow" w:hAnsi="Arial Narrow"/>
        </w:rPr>
        <w:t>n.°</w:t>
      </w:r>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ins w:id="152" w:author="GRAPURIMAC" w:date="2023-06-29T16:53:00Z">
        <w:r w:rsidR="007E66B4" w:rsidRPr="005132B3">
          <w:rPr>
            <w:rFonts w:ascii="Arial Narrow" w:hAnsi="Arial Narrow"/>
          </w:rPr>
          <w:t xml:space="preserve">mediante el </w:t>
        </w:r>
      </w:ins>
      <w:del w:id="153" w:author="GRAPURIMAC" w:date="2023-06-29T16:53:00Z">
        <w:r w:rsidRPr="005132B3" w:rsidDel="007E66B4">
          <w:rPr>
            <w:rFonts w:ascii="Arial Narrow" w:hAnsi="Arial Narrow"/>
          </w:rPr>
          <w:delText xml:space="preserve">en </w:delText>
        </w:r>
      </w:del>
      <w:r w:rsidRPr="005132B3">
        <w:rPr>
          <w:rFonts w:ascii="Arial Narrow" w:hAnsi="Arial Narrow"/>
        </w:rPr>
        <w:t>requerimiento de la comisión de control concurrente.</w:t>
      </w:r>
    </w:p>
    <w:p w14:paraId="67CC1404" w14:textId="77777777" w:rsidR="00443DCD" w:rsidRDefault="00443DCD" w:rsidP="00C12ED0">
      <w:pPr>
        <w:pStyle w:val="Prrafodelista"/>
        <w:spacing w:line="240" w:lineRule="auto"/>
        <w:ind w:left="1080"/>
        <w:jc w:val="both"/>
        <w:rPr>
          <w:rFonts w:ascii="Arial Narrow" w:hAnsi="Arial Narrow"/>
        </w:rPr>
      </w:pPr>
    </w:p>
    <w:p w14:paraId="07A4608A" w14:textId="54C83E9C" w:rsidR="00443DCD" w:rsidRPr="005132B3" w:rsidRDefault="00443DCD" w:rsidP="00443DCD">
      <w:pPr>
        <w:pStyle w:val="Prrafodelista"/>
        <w:ind w:left="1080"/>
        <w:jc w:val="both"/>
        <w:rPr>
          <w:rFonts w:ascii="Arial Narrow" w:hAnsi="Arial Narrow"/>
        </w:rPr>
      </w:pPr>
      <w:r>
        <w:rPr>
          <w:rFonts w:ascii="Arial Narrow" w:hAnsi="Arial Narrow"/>
        </w:rPr>
        <w:t xml:space="preserve">Por otro lado, la comisión de control realizo la visita de campo a ocho 8 Instituciones Educativas beneficiarias de proyecto con la finalidad de verificar el avance físico del </w:t>
      </w:r>
      <w:r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Pr="00443DCD">
        <w:rPr>
          <w:rFonts w:ascii="Arial Narrow" w:hAnsi="Arial Narrow"/>
        </w:rPr>
        <w:t xml:space="preserve"> </w:t>
      </w:r>
      <w:r>
        <w:rPr>
          <w:rFonts w:ascii="Arial Narrow" w:hAnsi="Arial Narrow"/>
        </w:rPr>
        <w:t xml:space="preserve">del 12 al 14 de junio del 2023 que comprenden las siguiente: I.E. </w:t>
      </w:r>
      <w:r w:rsidRPr="00443DCD">
        <w:rPr>
          <w:rFonts w:ascii="Arial Narrow" w:hAnsi="Arial Narrow"/>
        </w:rPr>
        <w:t>Daniel Alcides Carrión</w:t>
      </w:r>
      <w:r>
        <w:rPr>
          <w:rFonts w:ascii="Arial Narrow" w:hAnsi="Arial Narrow"/>
        </w:rPr>
        <w:t xml:space="preserve"> de </w:t>
      </w:r>
      <w:proofErr w:type="spellStart"/>
      <w:r w:rsidRPr="00443DCD">
        <w:rPr>
          <w:rFonts w:ascii="Arial Narrow" w:hAnsi="Arial Narrow"/>
        </w:rPr>
        <w:t>Totorabamba</w:t>
      </w:r>
      <w:proofErr w:type="spellEnd"/>
      <w:r>
        <w:rPr>
          <w:rFonts w:ascii="Arial Narrow" w:hAnsi="Arial Narrow"/>
        </w:rPr>
        <w:t xml:space="preserve">, 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Pr>
          <w:rFonts w:ascii="Arial Narrow" w:hAnsi="Arial Narrow"/>
        </w:rPr>
        <w:t xml:space="preserve">, I.E. </w:t>
      </w:r>
      <w:r w:rsidRPr="00443DCD">
        <w:rPr>
          <w:rFonts w:ascii="Arial Narrow" w:hAnsi="Arial Narrow"/>
        </w:rPr>
        <w:t>José María Arguedas</w:t>
      </w:r>
      <w:r>
        <w:rPr>
          <w:rFonts w:ascii="Arial Narrow" w:hAnsi="Arial Narrow"/>
        </w:rPr>
        <w:t xml:space="preserve"> de </w:t>
      </w:r>
      <w:proofErr w:type="spellStart"/>
      <w:r w:rsidRPr="00443DCD">
        <w:rPr>
          <w:rFonts w:ascii="Arial Narrow" w:hAnsi="Arial Narrow"/>
        </w:rPr>
        <w:t>Uripa</w:t>
      </w:r>
      <w:proofErr w:type="spellEnd"/>
      <w:r>
        <w:rPr>
          <w:rFonts w:ascii="Arial Narrow" w:hAnsi="Arial Narrow"/>
        </w:rPr>
        <w:t xml:space="preserve">, I.E. </w:t>
      </w:r>
      <w:r w:rsidRPr="00443DCD">
        <w:rPr>
          <w:rFonts w:ascii="Arial Narrow" w:hAnsi="Arial Narrow"/>
        </w:rPr>
        <w:t xml:space="preserve">San pedro </w:t>
      </w:r>
      <w:r>
        <w:rPr>
          <w:rFonts w:ascii="Arial Narrow" w:hAnsi="Arial Narrow"/>
        </w:rPr>
        <w:t xml:space="preserve">de </w:t>
      </w:r>
      <w:proofErr w:type="spellStart"/>
      <w:r w:rsidRPr="00443DCD">
        <w:rPr>
          <w:rFonts w:ascii="Arial Narrow" w:hAnsi="Arial Narrow"/>
        </w:rPr>
        <w:t>Uripa</w:t>
      </w:r>
      <w:proofErr w:type="spellEnd"/>
      <w:r>
        <w:rPr>
          <w:rFonts w:ascii="Arial Narrow" w:hAnsi="Arial Narrow"/>
        </w:rPr>
        <w:t xml:space="preserve">, I.E. </w:t>
      </w:r>
      <w:r w:rsidRPr="00443DCD">
        <w:rPr>
          <w:rFonts w:ascii="Arial Narrow" w:hAnsi="Arial Narrow"/>
        </w:rPr>
        <w:t>San juan Bautista</w:t>
      </w:r>
      <w:r>
        <w:rPr>
          <w:rFonts w:ascii="Arial Narrow" w:hAnsi="Arial Narrow"/>
        </w:rPr>
        <w:t xml:space="preserve"> de </w:t>
      </w:r>
      <w:proofErr w:type="spellStart"/>
      <w:r w:rsidRPr="00443DCD">
        <w:rPr>
          <w:rFonts w:ascii="Arial Narrow" w:hAnsi="Arial Narrow"/>
        </w:rPr>
        <w:t>Callebamba</w:t>
      </w:r>
      <w:proofErr w:type="spellEnd"/>
      <w:r>
        <w:rPr>
          <w:rFonts w:ascii="Arial Narrow" w:hAnsi="Arial Narrow"/>
        </w:rPr>
        <w:t xml:space="preserve">, I.E.  </w:t>
      </w:r>
      <w:r w:rsidRPr="00443DCD">
        <w:rPr>
          <w:rFonts w:ascii="Arial Narrow" w:hAnsi="Arial Narrow"/>
        </w:rPr>
        <w:t>Leoncio Prado</w:t>
      </w:r>
      <w:r>
        <w:rPr>
          <w:rFonts w:ascii="Arial Narrow" w:hAnsi="Arial Narrow"/>
        </w:rPr>
        <w:t xml:space="preserve"> de </w:t>
      </w:r>
      <w:r w:rsidRPr="00443DCD">
        <w:rPr>
          <w:rFonts w:ascii="Arial Narrow" w:hAnsi="Arial Narrow"/>
        </w:rPr>
        <w:t>Rio Blanco</w:t>
      </w:r>
      <w:r w:rsidR="000911FC">
        <w:rPr>
          <w:rFonts w:ascii="Arial Narrow" w:hAnsi="Arial Narrow"/>
        </w:rPr>
        <w:t xml:space="preserve">, I. E. Ricardo Palma de </w:t>
      </w:r>
      <w:proofErr w:type="spellStart"/>
      <w:r w:rsidR="000911FC">
        <w:rPr>
          <w:rFonts w:ascii="Arial Narrow" w:hAnsi="Arial Narrow"/>
        </w:rPr>
        <w:t>Uripa</w:t>
      </w:r>
      <w:proofErr w:type="spellEnd"/>
      <w:r w:rsidR="000911FC">
        <w:rPr>
          <w:rFonts w:ascii="Arial Narrow" w:hAnsi="Arial Narrow"/>
        </w:rPr>
        <w:t xml:space="preserve"> y I.E. Carlos Noriega Jiménez de Vista Alegre.</w:t>
      </w:r>
    </w:p>
    <w:p w14:paraId="4B0C9CBC" w14:textId="6F57097A" w:rsidR="00846256" w:rsidRPr="005132B3"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154" w:name="_Toc132102571"/>
      <w:bookmarkStart w:id="155" w:name="_Toc132126838"/>
      <w:bookmarkStart w:id="156" w:name="_Toc139299616"/>
      <w:r w:rsidRPr="005132B3">
        <w:rPr>
          <w:rStyle w:val="Textoennegrita"/>
          <w:rFonts w:ascii="Arial Narrow" w:hAnsi="Arial Narrow"/>
          <w:b/>
          <w:bCs/>
          <w:color w:val="auto"/>
          <w:sz w:val="22"/>
          <w:szCs w:val="22"/>
        </w:rPr>
        <w:t>SITUACION ADVERSA</w:t>
      </w:r>
      <w:bookmarkEnd w:id="154"/>
      <w:bookmarkEnd w:id="155"/>
      <w:bookmarkEnd w:id="156"/>
    </w:p>
    <w:p w14:paraId="3DE5B91B" w14:textId="77777777" w:rsidR="00846256" w:rsidRPr="005132B3" w:rsidRDefault="00846256" w:rsidP="00361274">
      <w:pPr>
        <w:ind w:left="567"/>
        <w:jc w:val="both"/>
        <w:rPr>
          <w:rFonts w:ascii="Arial Narrow" w:eastAsia="Calibri" w:hAnsi="Arial Narrow" w:cs="Arial"/>
          <w:b/>
          <w:bCs/>
          <w:sz w:val="10"/>
          <w:szCs w:val="22"/>
        </w:rPr>
      </w:pPr>
    </w:p>
    <w:p w14:paraId="30FB0E5C" w14:textId="3CC63F20" w:rsidR="00846256" w:rsidRPr="005132B3" w:rsidRDefault="00846256" w:rsidP="00361274">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n.° </w:t>
      </w:r>
      <w:r w:rsidR="00174B61" w:rsidRPr="005132B3">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80058F">
      <w:pPr>
        <w:jc w:val="both"/>
        <w:outlineLvl w:val="1"/>
        <w:rPr>
          <w:rFonts w:ascii="Arial Narrow" w:hAnsi="Arial Narrow" w:cs="Arial"/>
          <w:b/>
          <w:bCs/>
        </w:rPr>
      </w:pPr>
    </w:p>
    <w:p w14:paraId="5CB3A4C8" w14:textId="46F16ED6" w:rsidR="00D52CAB" w:rsidRPr="005132B3" w:rsidRDefault="00D52CAB" w:rsidP="00D52CAB">
      <w:pPr>
        <w:pStyle w:val="Prrafodelista"/>
        <w:numPr>
          <w:ilvl w:val="0"/>
          <w:numId w:val="8"/>
        </w:numPr>
        <w:spacing w:line="240" w:lineRule="auto"/>
        <w:ind w:left="709"/>
        <w:jc w:val="both"/>
        <w:outlineLvl w:val="1"/>
        <w:rPr>
          <w:rFonts w:ascii="Arial Narrow" w:hAnsi="Arial Narrow" w:cs="Arial"/>
          <w:b/>
          <w:bCs/>
          <w:rPrChange w:id="157" w:author="Manuel Raul Livano Luna" w:date="2023-07-03T17:51:00Z">
            <w:rPr/>
          </w:rPrChange>
        </w:rPr>
      </w:pPr>
      <w:bookmarkStart w:id="158" w:name="_Toc139299617"/>
      <w:ins w:id="159" w:author="Manuel Raul Livano Luna" w:date="2023-07-03T17:53:00Z">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ins>
      <w:del w:id="160" w:author="Manuel Raul Livano Luna" w:date="2023-07-03T17:50:00Z">
        <w:r w:rsidR="0080058F" w:rsidRPr="005132B3" w:rsidDel="00D52CAB">
          <w:rPr>
            <w:rFonts w:ascii="Arial Narrow" w:hAnsi="Arial Narrow"/>
            <w:b/>
            <w:bCs/>
          </w:rPr>
          <w:delText>EQUIPOS INFORMÁTICOS ENTREGADOS A LAS INSTITUCIONES EDUCATIVAS BENEFICIARIAS</w:delText>
        </w:r>
        <w:r w:rsidRPr="005132B3" w:rsidDel="00D52CAB">
          <w:rPr>
            <w:rFonts w:ascii="Arial Narrow" w:hAnsi="Arial Narrow"/>
            <w:b/>
            <w:bCs/>
          </w:rPr>
          <w:delText xml:space="preserve"> </w:delText>
        </w:r>
        <w:r w:rsidR="0080058F" w:rsidRPr="005132B3" w:rsidDel="00D52CAB">
          <w:rPr>
            <w:rFonts w:ascii="Arial Narrow" w:hAnsi="Arial Narrow"/>
            <w:b/>
            <w:bCs/>
          </w:rPr>
          <w:delText xml:space="preserve">DEL PROYECTO SE ENCUENTRAN DAÑADOS </w:delText>
        </w:r>
      </w:del>
      <w:del w:id="161" w:author="Manuel Raul Livano Luna" w:date="2023-07-03T17:53:00Z">
        <w:r w:rsidRPr="005132B3" w:rsidDel="00D52CAB">
          <w:rPr>
            <w:rFonts w:ascii="Arial Narrow" w:hAnsi="Arial Narrow"/>
            <w:b/>
            <w:bCs/>
          </w:rPr>
          <w:delText>LO QUE PONDRÍA EN RIESGO LA EJECUCIÓN FÍSICA DEL COMPONENTE CAPACITACIÓN COMPROMETIENDO EL CUMPLIMIENTO DE LOS OBJETIVOS PLANTEADOS EN EL EXPEDIENTE TÉCNICO</w:delText>
        </w:r>
      </w:del>
      <w:r w:rsidRPr="005132B3">
        <w:rPr>
          <w:rFonts w:ascii="Arial Narrow" w:hAnsi="Arial Narrow"/>
          <w:b/>
          <w:bCs/>
        </w:rPr>
        <w:t>.</w:t>
      </w:r>
      <w:bookmarkEnd w:id="158"/>
    </w:p>
    <w:p w14:paraId="66E526E0" w14:textId="094BE948" w:rsidR="009F1F32" w:rsidRPr="005132B3"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t>n.</w:t>
      </w:r>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proofErr w:type="gramStart"/>
      <w:r w:rsidR="0080058F" w:rsidRPr="005132B3">
        <w:rPr>
          <w:rFonts w:ascii="Arial Narrow" w:hAnsi="Arial Narrow" w:cs="Arial"/>
          <w:bCs/>
          <w:sz w:val="22"/>
          <w:szCs w:val="22"/>
        </w:rPr>
        <w:t xml:space="preserve">planteado  </w:t>
      </w:r>
      <w:r w:rsidR="00024C2E" w:rsidRPr="005132B3">
        <w:rPr>
          <w:rFonts w:ascii="Arial Narrow" w:hAnsi="Arial Narrow" w:cs="Arial"/>
          <w:bCs/>
          <w:sz w:val="22"/>
          <w:szCs w:val="22"/>
        </w:rPr>
        <w:t>cronograma</w:t>
      </w:r>
      <w:proofErr w:type="gramEnd"/>
      <w:r w:rsidR="00024C2E" w:rsidRPr="005132B3">
        <w:rPr>
          <w:rFonts w:ascii="Arial Narrow" w:hAnsi="Arial Narrow" w:cs="Arial"/>
          <w:bCs/>
          <w:sz w:val="22"/>
          <w:szCs w:val="22"/>
        </w:rPr>
        <w:t xml:space="preserve"> valorizado de ejecución del proyecto</w:t>
      </w:r>
      <w:ins w:id="162" w:author="GRAPURIMAC" w:date="2023-06-29T16:58:00Z">
        <w:r w:rsidR="000A7CCA" w:rsidRPr="005132B3">
          <w:rPr>
            <w:rFonts w:ascii="Arial Narrow" w:hAnsi="Arial Narrow" w:cs="Arial"/>
            <w:bCs/>
            <w:sz w:val="22"/>
            <w:szCs w:val="22"/>
          </w:rPr>
          <w:t>, apreciándose</w:t>
        </w:r>
      </w:ins>
      <w:del w:id="163" w:author="GRAPURIMAC" w:date="2023-06-29T16:58:00Z">
        <w:r w:rsidR="00024C2E" w:rsidRPr="005132B3" w:rsidDel="000A7CCA">
          <w:rPr>
            <w:rFonts w:ascii="Arial Narrow" w:hAnsi="Arial Narrow" w:cs="Arial"/>
            <w:bCs/>
            <w:sz w:val="22"/>
            <w:szCs w:val="22"/>
          </w:rPr>
          <w:delText xml:space="preserve"> </w:delText>
        </w:r>
        <w:r w:rsidR="0080058F" w:rsidRPr="005132B3" w:rsidDel="000A7CCA">
          <w:rPr>
            <w:rFonts w:ascii="Arial Narrow" w:hAnsi="Arial Narrow" w:cs="Arial"/>
            <w:bCs/>
            <w:sz w:val="22"/>
            <w:szCs w:val="22"/>
          </w:rPr>
          <w:delText>en el cual se puede apreciar</w:delText>
        </w:r>
      </w:del>
      <w:r w:rsidR="0080058F" w:rsidRPr="005132B3">
        <w:rPr>
          <w:rFonts w:ascii="Arial Narrow" w:hAnsi="Arial Narrow" w:cs="Arial"/>
          <w:bCs/>
          <w:sz w:val="22"/>
          <w:szCs w:val="22"/>
        </w:rPr>
        <w:t xml:space="preserve"> la programación del componente capacitación para el presente año.</w:t>
      </w:r>
      <w:r w:rsidR="006C41FF" w:rsidRPr="005132B3">
        <w:rPr>
          <w:rFonts w:ascii="Arial Narrow" w:hAnsi="Arial Narrow" w:cs="Arial"/>
          <w:bCs/>
          <w:sz w:val="22"/>
          <w:szCs w:val="22"/>
        </w:rPr>
        <w:t xml:space="preserve"> </w:t>
      </w:r>
    </w:p>
    <w:p w14:paraId="74ED4BAC" w14:textId="77777777" w:rsidR="00D52CAB" w:rsidRPr="005132B3" w:rsidRDefault="00D52CAB" w:rsidP="00D52CAB">
      <w:pPr>
        <w:tabs>
          <w:tab w:val="left" w:pos="142"/>
          <w:tab w:val="left" w:pos="1276"/>
        </w:tabs>
        <w:autoSpaceDE w:val="0"/>
        <w:autoSpaceDN w:val="0"/>
        <w:adjustRightInd w:val="0"/>
        <w:ind w:left="709"/>
        <w:jc w:val="both"/>
        <w:rPr>
          <w:moveTo w:id="164" w:author="Manuel Raul Livano Luna" w:date="2023-07-03T17:46:00Z"/>
          <w:rFonts w:ascii="Arial Narrow" w:hAnsi="Arial Narrow" w:cs="Arial"/>
          <w:bCs/>
          <w:sz w:val="22"/>
          <w:szCs w:val="22"/>
        </w:rPr>
      </w:pPr>
      <w:moveToRangeStart w:id="165" w:author="Manuel Raul Livano Luna" w:date="2023-07-03T17:46:00Z" w:name="move139298797"/>
      <w:moveTo w:id="166" w:author="Manuel Raul Livano Luna" w:date="2023-07-03T17:46:00Z">
        <w:r w:rsidRPr="005132B3">
          <w:rPr>
            <w:noProof/>
            <w:lang w:val="en-US" w:eastAsia="en-US"/>
          </w:rPr>
          <w:lastRenderedPageBreak/>
          <w:drawing>
            <wp:inline distT="0" distB="0" distL="0" distR="0" wp14:anchorId="2DABFE8C" wp14:editId="3A51106F">
              <wp:extent cx="4883866" cy="3663043"/>
              <wp:effectExtent l="0" t="0" r="0" b="0"/>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moveTo>
    </w:p>
    <w:p w14:paraId="4E7D0815" w14:textId="77777777" w:rsidR="00D52CAB" w:rsidRPr="005132B3" w:rsidRDefault="00D52CAB" w:rsidP="00D52CAB">
      <w:pPr>
        <w:tabs>
          <w:tab w:val="left" w:pos="142"/>
          <w:tab w:val="left" w:pos="1276"/>
        </w:tabs>
        <w:autoSpaceDE w:val="0"/>
        <w:autoSpaceDN w:val="0"/>
        <w:adjustRightInd w:val="0"/>
        <w:ind w:left="709"/>
        <w:jc w:val="both"/>
        <w:rPr>
          <w:moveTo w:id="167" w:author="Manuel Raul Livano Luna" w:date="2023-07-03T17:46:00Z"/>
          <w:rFonts w:ascii="Arial Narrow" w:hAnsi="Arial Narrow" w:cs="Arial"/>
          <w:bCs/>
          <w:sz w:val="22"/>
          <w:szCs w:val="22"/>
        </w:rPr>
      </w:pPr>
      <w:moveTo w:id="168" w:author="Manuel Raul Livano Luna" w:date="2023-07-03T17:46:00Z">
        <w:r w:rsidRPr="005132B3">
          <w:rPr>
            <w:rFonts w:ascii="Arial Narrow" w:hAnsi="Arial Narrow" w:cs="Arial"/>
            <w:bCs/>
            <w:sz w:val="22"/>
            <w:szCs w:val="22"/>
          </w:rPr>
          <w:t>En la imagen se aprecia que el servidor de la I.E. San Pedro se encuentra inoperativa.</w:t>
        </w:r>
      </w:moveTo>
    </w:p>
    <w:moveToRangeEnd w:id="165"/>
    <w:p w14:paraId="00115398"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22B2A64A"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Asimismo, </w:t>
      </w:r>
      <w:r w:rsidR="0080058F" w:rsidRPr="005132B3">
        <w:rPr>
          <w:rFonts w:ascii="Arial Narrow" w:hAnsi="Arial Narrow" w:cs="Arial"/>
          <w:bCs/>
          <w:sz w:val="22"/>
          <w:szCs w:val="22"/>
        </w:rPr>
        <w:t>del formato de valorización al mes de diciembre del 2022</w:t>
      </w:r>
      <w:r w:rsidR="00FB3A5B" w:rsidRPr="005132B3">
        <w:rPr>
          <w:rFonts w:ascii="Arial Narrow" w:hAnsi="Arial Narrow" w:cs="Arial"/>
          <w:bCs/>
          <w:sz w:val="22"/>
          <w:szCs w:val="22"/>
        </w:rPr>
        <w:t>,</w:t>
      </w:r>
      <w:r w:rsidR="0080058F" w:rsidRPr="005132B3">
        <w:rPr>
          <w:rFonts w:ascii="Arial Narrow" w:hAnsi="Arial Narrow" w:cs="Arial"/>
          <w:bCs/>
          <w:sz w:val="22"/>
          <w:szCs w:val="22"/>
        </w:rPr>
        <w:t xml:space="preserve"> entregado </w:t>
      </w:r>
      <w:r w:rsidR="00FB3A5B" w:rsidRPr="005132B3">
        <w:rPr>
          <w:rFonts w:ascii="Arial Narrow" w:hAnsi="Arial Narrow" w:cs="Arial"/>
          <w:bCs/>
          <w:sz w:val="22"/>
          <w:szCs w:val="22"/>
        </w:rPr>
        <w:t xml:space="preserve">a la comisión de control </w:t>
      </w:r>
      <w:r w:rsidR="0080058F" w:rsidRPr="005132B3">
        <w:rPr>
          <w:rFonts w:ascii="Arial Narrow" w:hAnsi="Arial Narrow" w:cs="Arial"/>
          <w:bCs/>
          <w:sz w:val="22"/>
          <w:szCs w:val="22"/>
        </w:rPr>
        <w:t xml:space="preserve">mediante </w:t>
      </w:r>
      <w:r w:rsidR="004A3B21" w:rsidRPr="005132B3">
        <w:rPr>
          <w:rFonts w:ascii="Arial Narrow" w:hAnsi="Arial Narrow" w:cs="Arial"/>
          <w:bCs/>
          <w:sz w:val="22"/>
          <w:szCs w:val="22"/>
        </w:rPr>
        <w:t>oficio</w:t>
      </w:r>
      <w:r w:rsidR="0080058F" w:rsidRPr="005132B3">
        <w:rPr>
          <w:rFonts w:ascii="Arial Narrow" w:hAnsi="Arial Narrow" w:cs="Arial"/>
          <w:bCs/>
          <w:sz w:val="22"/>
          <w:szCs w:val="22"/>
        </w:rPr>
        <w:t xml:space="preserve"> </w:t>
      </w:r>
      <w:r w:rsidR="00047E7F" w:rsidRPr="005132B3">
        <w:rPr>
          <w:rFonts w:ascii="Arial Narrow" w:hAnsi="Arial Narrow" w:cs="Arial"/>
          <w:bCs/>
          <w:sz w:val="22"/>
          <w:szCs w:val="22"/>
        </w:rPr>
        <w:t>n.</w:t>
      </w:r>
      <w:r w:rsidR="0080058F" w:rsidRPr="005132B3">
        <w:rPr>
          <w:rFonts w:ascii="Arial Narrow" w:hAnsi="Arial Narrow" w:cs="Arial"/>
          <w:bCs/>
          <w:sz w:val="22"/>
          <w:szCs w:val="22"/>
        </w:rPr>
        <w:t xml:space="preserve">° </w:t>
      </w:r>
      <w:r w:rsidR="004A3B21" w:rsidRPr="005132B3">
        <w:rPr>
          <w:rFonts w:ascii="Arial Narrow" w:hAnsi="Arial Narrow" w:cs="Arial"/>
          <w:bCs/>
          <w:sz w:val="22"/>
          <w:szCs w:val="22"/>
        </w:rPr>
        <w:t>382</w:t>
      </w:r>
      <w:r w:rsidR="0080058F" w:rsidRPr="005132B3">
        <w:rPr>
          <w:rFonts w:ascii="Arial Narrow" w:hAnsi="Arial Narrow" w:cs="Arial"/>
          <w:bCs/>
          <w:sz w:val="22"/>
          <w:szCs w:val="22"/>
        </w:rPr>
        <w:t xml:space="preserve">-2023-GRAP/11/GRDS </w:t>
      </w:r>
      <w:r w:rsidR="004A3B21" w:rsidRPr="005132B3">
        <w:rPr>
          <w:rFonts w:ascii="Arial Narrow" w:hAnsi="Arial Narrow" w:cs="Arial"/>
          <w:bCs/>
          <w:sz w:val="22"/>
          <w:szCs w:val="22"/>
        </w:rPr>
        <w:t>de 8 de junio de 2023</w:t>
      </w:r>
      <w:ins w:id="169" w:author="GRAPURIMAC" w:date="2023-06-29T16:59:00Z">
        <w:r w:rsidR="000A7CCA" w:rsidRPr="005132B3">
          <w:rPr>
            <w:rFonts w:ascii="Arial Narrow" w:hAnsi="Arial Narrow" w:cs="Arial"/>
            <w:bCs/>
            <w:sz w:val="22"/>
            <w:szCs w:val="22"/>
          </w:rPr>
          <w:t>,</w:t>
        </w:r>
      </w:ins>
      <w:r w:rsidR="004A3B21" w:rsidRPr="005132B3">
        <w:rPr>
          <w:rFonts w:ascii="Arial Narrow" w:hAnsi="Arial Narrow" w:cs="Arial"/>
          <w:bCs/>
          <w:sz w:val="22"/>
          <w:szCs w:val="22"/>
        </w:rPr>
        <w:t xml:space="preserve"> </w:t>
      </w:r>
      <w:r w:rsidR="0080058F" w:rsidRPr="005132B3">
        <w:rPr>
          <w:rFonts w:ascii="Arial Narrow" w:hAnsi="Arial Narrow" w:cs="Arial"/>
          <w:bCs/>
          <w:sz w:val="22"/>
          <w:szCs w:val="22"/>
        </w:rPr>
        <w:t xml:space="preserve">se </w:t>
      </w:r>
      <w:ins w:id="170" w:author="GRAPURIMAC" w:date="2023-06-29T16:59:00Z">
        <w:r w:rsidR="000A7CCA" w:rsidRPr="005132B3">
          <w:rPr>
            <w:rFonts w:ascii="Arial Narrow" w:hAnsi="Arial Narrow" w:cs="Arial"/>
            <w:bCs/>
            <w:sz w:val="22"/>
            <w:szCs w:val="22"/>
          </w:rPr>
          <w:t xml:space="preserve">advierte </w:t>
        </w:r>
      </w:ins>
      <w:del w:id="171" w:author="GRAPURIMAC" w:date="2023-06-29T16:59:00Z">
        <w:r w:rsidR="0080058F" w:rsidRPr="005132B3" w:rsidDel="000A7CCA">
          <w:rPr>
            <w:rFonts w:ascii="Arial Narrow" w:hAnsi="Arial Narrow" w:cs="Arial"/>
            <w:bCs/>
            <w:sz w:val="22"/>
            <w:szCs w:val="22"/>
          </w:rPr>
          <w:delText xml:space="preserve">aprecia </w:delText>
        </w:r>
      </w:del>
      <w:r w:rsidR="0080058F" w:rsidRPr="005132B3">
        <w:rPr>
          <w:rFonts w:ascii="Arial Narrow" w:hAnsi="Arial Narrow" w:cs="Arial"/>
          <w:bCs/>
          <w:sz w:val="22"/>
          <w:szCs w:val="22"/>
        </w:rPr>
        <w:t>que existen instituciones educativas que</w:t>
      </w:r>
      <w:r w:rsidR="00047E7F" w:rsidRPr="005132B3">
        <w:rPr>
          <w:rFonts w:ascii="Arial Narrow" w:hAnsi="Arial Narrow" w:cs="Arial"/>
          <w:bCs/>
          <w:sz w:val="22"/>
          <w:szCs w:val="22"/>
        </w:rPr>
        <w:t xml:space="preserve"> el componente capacitación está pendiente de ejecución, </w:t>
      </w:r>
      <w:ins w:id="172" w:author="GRAPURIMAC" w:date="2023-06-29T16:59:00Z">
        <w:r w:rsidR="000A7CCA" w:rsidRPr="005132B3">
          <w:rPr>
            <w:rFonts w:ascii="Arial Narrow" w:hAnsi="Arial Narrow" w:cs="Arial"/>
            <w:bCs/>
            <w:sz w:val="22"/>
            <w:szCs w:val="22"/>
          </w:rPr>
          <w:t xml:space="preserve">tal </w:t>
        </w:r>
      </w:ins>
      <w:r w:rsidR="00047E7F" w:rsidRPr="005132B3">
        <w:rPr>
          <w:rFonts w:ascii="Arial Narrow" w:hAnsi="Arial Narrow" w:cs="Arial"/>
          <w:bCs/>
          <w:sz w:val="22"/>
          <w:szCs w:val="22"/>
        </w:rPr>
        <w:t xml:space="preserve">como se muestra </w:t>
      </w:r>
      <w:ins w:id="173" w:author="GRAPURIMAC" w:date="2023-06-29T16:59:00Z">
        <w:r w:rsidR="000A7CCA" w:rsidRPr="005132B3">
          <w:rPr>
            <w:rFonts w:ascii="Arial Narrow" w:hAnsi="Arial Narrow" w:cs="Arial"/>
            <w:bCs/>
            <w:sz w:val="22"/>
            <w:szCs w:val="22"/>
          </w:rPr>
          <w:t>en el cuadro siguiente</w:t>
        </w:r>
      </w:ins>
      <w:del w:id="174" w:author="GRAPURIMAC" w:date="2023-06-29T16:59:00Z">
        <w:r w:rsidR="002F1ACF" w:rsidRPr="005132B3" w:rsidDel="000A7CCA">
          <w:rPr>
            <w:rFonts w:ascii="Arial Narrow" w:hAnsi="Arial Narrow" w:cs="Arial"/>
            <w:bCs/>
            <w:sz w:val="22"/>
            <w:szCs w:val="22"/>
          </w:rPr>
          <w:delText>a</w:delText>
        </w:r>
      </w:del>
      <w:del w:id="175" w:author="GRAPURIMAC" w:date="2023-06-29T17:00:00Z">
        <w:r w:rsidR="002F1ACF" w:rsidRPr="005132B3" w:rsidDel="000A7CCA">
          <w:rPr>
            <w:rFonts w:ascii="Arial Narrow" w:hAnsi="Arial Narrow" w:cs="Arial"/>
            <w:bCs/>
            <w:sz w:val="22"/>
            <w:szCs w:val="22"/>
          </w:rPr>
          <w:delText xml:space="preserve"> conti</w:delText>
        </w:r>
      </w:del>
      <w:del w:id="176" w:author="GRAPURIMAC" w:date="2023-06-29T16:59:00Z">
        <w:r w:rsidR="002F1ACF" w:rsidRPr="005132B3" w:rsidDel="000A7CCA">
          <w:rPr>
            <w:rFonts w:ascii="Arial Narrow" w:hAnsi="Arial Narrow" w:cs="Arial"/>
            <w:bCs/>
            <w:sz w:val="22"/>
            <w:szCs w:val="22"/>
          </w:rPr>
          <w:delText>nuación</w:delText>
        </w:r>
      </w:del>
      <w:r w:rsidR="00047E7F" w:rsidRPr="005132B3">
        <w:rPr>
          <w:rFonts w:ascii="Arial Narrow" w:hAnsi="Arial Narrow" w:cs="Arial"/>
          <w:bCs/>
          <w:sz w:val="22"/>
          <w:szCs w:val="22"/>
        </w:rPr>
        <w:t>:</w:t>
      </w:r>
    </w:p>
    <w:p w14:paraId="2828D36F" w14:textId="77777777" w:rsidR="00B628CB" w:rsidRPr="005132B3" w:rsidRDefault="00B628CB" w:rsidP="009F1F32">
      <w:pPr>
        <w:tabs>
          <w:tab w:val="left" w:pos="142"/>
          <w:tab w:val="left" w:pos="1276"/>
        </w:tabs>
        <w:autoSpaceDE w:val="0"/>
        <w:autoSpaceDN w:val="0"/>
        <w:adjustRightInd w:val="0"/>
        <w:ind w:left="709"/>
        <w:jc w:val="both"/>
        <w:rPr>
          <w:ins w:id="177" w:author="Manuel Raul Livano Luna" w:date="2023-07-03T18:03:00Z"/>
          <w:rFonts w:ascii="Arial Narrow" w:hAnsi="Arial Narrow" w:cs="Arial"/>
          <w:bCs/>
          <w:sz w:val="22"/>
          <w:szCs w:val="22"/>
        </w:rPr>
      </w:pPr>
    </w:p>
    <w:p w14:paraId="614305A3" w14:textId="77777777" w:rsidR="005771F3" w:rsidRPr="005132B3" w:rsidRDefault="005771F3" w:rsidP="009F1F32">
      <w:pPr>
        <w:tabs>
          <w:tab w:val="left" w:pos="142"/>
          <w:tab w:val="left" w:pos="1276"/>
        </w:tabs>
        <w:autoSpaceDE w:val="0"/>
        <w:autoSpaceDN w:val="0"/>
        <w:adjustRightInd w:val="0"/>
        <w:ind w:left="709"/>
        <w:jc w:val="both"/>
        <w:rPr>
          <w:ins w:id="178" w:author="Manuel Raul Livano Luna" w:date="2023-07-03T18:03:00Z"/>
          <w:rFonts w:ascii="Arial Narrow" w:hAnsi="Arial Narrow" w:cs="Arial"/>
          <w:bCs/>
          <w:sz w:val="22"/>
          <w:szCs w:val="22"/>
        </w:rPr>
      </w:pPr>
    </w:p>
    <w:p w14:paraId="07B7A229" w14:textId="77777777" w:rsidR="005771F3" w:rsidRPr="005132B3" w:rsidRDefault="005771F3" w:rsidP="009F1F32">
      <w:pPr>
        <w:tabs>
          <w:tab w:val="left" w:pos="142"/>
          <w:tab w:val="left" w:pos="1276"/>
        </w:tabs>
        <w:autoSpaceDE w:val="0"/>
        <w:autoSpaceDN w:val="0"/>
        <w:adjustRightInd w:val="0"/>
        <w:ind w:left="709"/>
        <w:jc w:val="both"/>
        <w:rPr>
          <w:ins w:id="179" w:author="Manuel Raul Livano Luna" w:date="2023-07-03T18:03:00Z"/>
          <w:rFonts w:ascii="Arial Narrow" w:hAnsi="Arial Narrow" w:cs="Arial"/>
          <w:bCs/>
          <w:sz w:val="22"/>
          <w:szCs w:val="22"/>
        </w:rPr>
      </w:pPr>
    </w:p>
    <w:p w14:paraId="748C4232" w14:textId="77777777" w:rsidR="005771F3" w:rsidRPr="005132B3" w:rsidRDefault="005771F3" w:rsidP="009F1F32">
      <w:pPr>
        <w:tabs>
          <w:tab w:val="left" w:pos="142"/>
          <w:tab w:val="left" w:pos="1276"/>
        </w:tabs>
        <w:autoSpaceDE w:val="0"/>
        <w:autoSpaceDN w:val="0"/>
        <w:adjustRightInd w:val="0"/>
        <w:ind w:left="709"/>
        <w:jc w:val="both"/>
        <w:rPr>
          <w:ins w:id="180" w:author="Manuel Raul Livano Luna" w:date="2023-07-03T18:03:00Z"/>
          <w:rFonts w:ascii="Arial Narrow" w:hAnsi="Arial Narrow" w:cs="Arial"/>
          <w:bCs/>
          <w:sz w:val="22"/>
          <w:szCs w:val="22"/>
        </w:rPr>
      </w:pPr>
    </w:p>
    <w:p w14:paraId="6402EA9F" w14:textId="77777777" w:rsidR="005771F3" w:rsidRPr="005132B3" w:rsidRDefault="005771F3" w:rsidP="009F1F32">
      <w:pPr>
        <w:tabs>
          <w:tab w:val="left" w:pos="142"/>
          <w:tab w:val="left" w:pos="1276"/>
        </w:tabs>
        <w:autoSpaceDE w:val="0"/>
        <w:autoSpaceDN w:val="0"/>
        <w:adjustRightInd w:val="0"/>
        <w:ind w:left="709"/>
        <w:jc w:val="both"/>
        <w:rPr>
          <w:ins w:id="181" w:author="Manuel Raul Livano Luna" w:date="2023-07-03T18:03:00Z"/>
          <w:rFonts w:ascii="Arial Narrow" w:hAnsi="Arial Narrow" w:cs="Arial"/>
          <w:bCs/>
          <w:sz w:val="22"/>
          <w:szCs w:val="22"/>
        </w:rPr>
      </w:pPr>
    </w:p>
    <w:p w14:paraId="15CEACFE" w14:textId="77777777" w:rsidR="005771F3" w:rsidRPr="005132B3" w:rsidRDefault="005771F3" w:rsidP="009F1F32">
      <w:pPr>
        <w:tabs>
          <w:tab w:val="left" w:pos="142"/>
          <w:tab w:val="left" w:pos="1276"/>
        </w:tabs>
        <w:autoSpaceDE w:val="0"/>
        <w:autoSpaceDN w:val="0"/>
        <w:adjustRightInd w:val="0"/>
        <w:ind w:left="709"/>
        <w:jc w:val="both"/>
        <w:rPr>
          <w:ins w:id="182" w:author="Manuel Raul Livano Luna" w:date="2023-07-03T18:03:00Z"/>
          <w:rFonts w:ascii="Arial Narrow" w:hAnsi="Arial Narrow" w:cs="Arial"/>
          <w:bCs/>
          <w:sz w:val="22"/>
          <w:szCs w:val="22"/>
        </w:rPr>
      </w:pPr>
    </w:p>
    <w:p w14:paraId="01B6A2C2" w14:textId="77777777" w:rsidR="005771F3" w:rsidRPr="005132B3" w:rsidRDefault="005771F3" w:rsidP="009F1F32">
      <w:pPr>
        <w:tabs>
          <w:tab w:val="left" w:pos="142"/>
          <w:tab w:val="left" w:pos="1276"/>
        </w:tabs>
        <w:autoSpaceDE w:val="0"/>
        <w:autoSpaceDN w:val="0"/>
        <w:adjustRightInd w:val="0"/>
        <w:ind w:left="709"/>
        <w:jc w:val="both"/>
        <w:rPr>
          <w:ins w:id="183" w:author="Manuel Raul Livano Luna" w:date="2023-07-03T18:03:00Z"/>
          <w:rFonts w:ascii="Arial Narrow" w:hAnsi="Arial Narrow" w:cs="Arial"/>
          <w:bCs/>
          <w:sz w:val="22"/>
          <w:szCs w:val="22"/>
        </w:rPr>
      </w:pPr>
    </w:p>
    <w:p w14:paraId="7E77366C" w14:textId="77777777" w:rsidR="005771F3" w:rsidRPr="005132B3" w:rsidRDefault="005771F3" w:rsidP="009F1F32">
      <w:pPr>
        <w:tabs>
          <w:tab w:val="left" w:pos="142"/>
          <w:tab w:val="left" w:pos="1276"/>
        </w:tabs>
        <w:autoSpaceDE w:val="0"/>
        <w:autoSpaceDN w:val="0"/>
        <w:adjustRightInd w:val="0"/>
        <w:ind w:left="709"/>
        <w:jc w:val="both"/>
        <w:rPr>
          <w:ins w:id="184" w:author="Manuel Raul Livano Luna" w:date="2023-07-03T18:03:00Z"/>
          <w:rFonts w:ascii="Arial Narrow" w:hAnsi="Arial Narrow" w:cs="Arial"/>
          <w:bCs/>
          <w:sz w:val="22"/>
          <w:szCs w:val="22"/>
        </w:rPr>
      </w:pPr>
    </w:p>
    <w:p w14:paraId="00194EFB" w14:textId="77777777" w:rsidR="005771F3" w:rsidRPr="005132B3" w:rsidRDefault="005771F3" w:rsidP="009F1F32">
      <w:pPr>
        <w:tabs>
          <w:tab w:val="left" w:pos="142"/>
          <w:tab w:val="left" w:pos="1276"/>
        </w:tabs>
        <w:autoSpaceDE w:val="0"/>
        <w:autoSpaceDN w:val="0"/>
        <w:adjustRightInd w:val="0"/>
        <w:ind w:left="709"/>
        <w:jc w:val="both"/>
        <w:rPr>
          <w:ins w:id="185" w:author="Manuel Raul Livano Luna" w:date="2023-07-03T18:03:00Z"/>
          <w:rFonts w:ascii="Arial Narrow" w:hAnsi="Arial Narrow" w:cs="Arial"/>
          <w:bCs/>
          <w:sz w:val="22"/>
          <w:szCs w:val="22"/>
        </w:rPr>
      </w:pPr>
    </w:p>
    <w:p w14:paraId="7443D6C3" w14:textId="77777777" w:rsidR="005771F3" w:rsidRPr="005132B3" w:rsidRDefault="005771F3" w:rsidP="009F1F32">
      <w:pPr>
        <w:tabs>
          <w:tab w:val="left" w:pos="142"/>
          <w:tab w:val="left" w:pos="1276"/>
        </w:tabs>
        <w:autoSpaceDE w:val="0"/>
        <w:autoSpaceDN w:val="0"/>
        <w:adjustRightInd w:val="0"/>
        <w:ind w:left="709"/>
        <w:jc w:val="both"/>
        <w:rPr>
          <w:ins w:id="186" w:author="Manuel Raul Livano Luna" w:date="2023-07-03T18:03:00Z"/>
          <w:rFonts w:ascii="Arial Narrow" w:hAnsi="Arial Narrow" w:cs="Arial"/>
          <w:bCs/>
          <w:sz w:val="22"/>
          <w:szCs w:val="22"/>
        </w:rPr>
      </w:pPr>
    </w:p>
    <w:p w14:paraId="4472C5E2" w14:textId="77777777" w:rsidR="005771F3" w:rsidRPr="005132B3" w:rsidRDefault="005771F3" w:rsidP="009F1F32">
      <w:pPr>
        <w:tabs>
          <w:tab w:val="left" w:pos="142"/>
          <w:tab w:val="left" w:pos="1276"/>
        </w:tabs>
        <w:autoSpaceDE w:val="0"/>
        <w:autoSpaceDN w:val="0"/>
        <w:adjustRightInd w:val="0"/>
        <w:ind w:left="709"/>
        <w:jc w:val="both"/>
        <w:rPr>
          <w:ins w:id="187" w:author="Manuel Raul Livano Luna" w:date="2023-07-03T18:03:00Z"/>
          <w:rFonts w:ascii="Arial Narrow" w:hAnsi="Arial Narrow" w:cs="Arial"/>
          <w:bCs/>
          <w:sz w:val="22"/>
          <w:szCs w:val="22"/>
        </w:rPr>
      </w:pPr>
    </w:p>
    <w:p w14:paraId="5F45B2B2" w14:textId="77777777" w:rsidR="005771F3" w:rsidRPr="005132B3" w:rsidRDefault="005771F3" w:rsidP="009F1F32">
      <w:pPr>
        <w:tabs>
          <w:tab w:val="left" w:pos="142"/>
          <w:tab w:val="left" w:pos="1276"/>
        </w:tabs>
        <w:autoSpaceDE w:val="0"/>
        <w:autoSpaceDN w:val="0"/>
        <w:adjustRightInd w:val="0"/>
        <w:ind w:left="709"/>
        <w:jc w:val="both"/>
        <w:rPr>
          <w:ins w:id="188" w:author="Manuel Raul Livano Luna" w:date="2023-07-03T18:03:00Z"/>
          <w:rFonts w:ascii="Arial Narrow" w:hAnsi="Arial Narrow" w:cs="Arial"/>
          <w:bCs/>
          <w:sz w:val="22"/>
          <w:szCs w:val="22"/>
        </w:rPr>
      </w:pPr>
    </w:p>
    <w:p w14:paraId="67D2FE68" w14:textId="77777777" w:rsidR="005771F3" w:rsidRPr="005132B3" w:rsidRDefault="005771F3" w:rsidP="009F1F32">
      <w:pPr>
        <w:tabs>
          <w:tab w:val="left" w:pos="142"/>
          <w:tab w:val="left" w:pos="1276"/>
        </w:tabs>
        <w:autoSpaceDE w:val="0"/>
        <w:autoSpaceDN w:val="0"/>
        <w:adjustRightInd w:val="0"/>
        <w:ind w:left="709"/>
        <w:jc w:val="both"/>
        <w:rPr>
          <w:ins w:id="189" w:author="Manuel Raul Livano Luna" w:date="2023-07-03T18:03:00Z"/>
          <w:rFonts w:ascii="Arial Narrow" w:hAnsi="Arial Narrow" w:cs="Arial"/>
          <w:bCs/>
          <w:sz w:val="22"/>
          <w:szCs w:val="22"/>
        </w:rPr>
      </w:pPr>
    </w:p>
    <w:p w14:paraId="586173EB" w14:textId="77777777" w:rsidR="005771F3" w:rsidRPr="005132B3" w:rsidRDefault="005771F3" w:rsidP="009F1F32">
      <w:pPr>
        <w:tabs>
          <w:tab w:val="left" w:pos="142"/>
          <w:tab w:val="left" w:pos="1276"/>
        </w:tabs>
        <w:autoSpaceDE w:val="0"/>
        <w:autoSpaceDN w:val="0"/>
        <w:adjustRightInd w:val="0"/>
        <w:ind w:left="709"/>
        <w:jc w:val="both"/>
        <w:rPr>
          <w:ins w:id="190" w:author="Manuel Raul Livano Luna" w:date="2023-07-03T18:03:00Z"/>
          <w:rFonts w:ascii="Arial Narrow" w:hAnsi="Arial Narrow" w:cs="Arial"/>
          <w:bCs/>
          <w:sz w:val="22"/>
          <w:szCs w:val="22"/>
        </w:rPr>
      </w:pPr>
    </w:p>
    <w:p w14:paraId="6459848C" w14:textId="77777777" w:rsidR="005771F3" w:rsidRPr="005132B3" w:rsidRDefault="005771F3" w:rsidP="009F1F32">
      <w:pPr>
        <w:tabs>
          <w:tab w:val="left" w:pos="142"/>
          <w:tab w:val="left" w:pos="1276"/>
        </w:tabs>
        <w:autoSpaceDE w:val="0"/>
        <w:autoSpaceDN w:val="0"/>
        <w:adjustRightInd w:val="0"/>
        <w:ind w:left="709"/>
        <w:jc w:val="both"/>
        <w:rPr>
          <w:ins w:id="191" w:author="Manuel Raul Livano Luna" w:date="2023-07-03T18:03:00Z"/>
          <w:rFonts w:ascii="Arial Narrow" w:hAnsi="Arial Narrow" w:cs="Arial"/>
          <w:bCs/>
          <w:sz w:val="22"/>
          <w:szCs w:val="22"/>
        </w:rPr>
      </w:pPr>
    </w:p>
    <w:p w14:paraId="7A5761E8" w14:textId="77777777" w:rsidR="005771F3" w:rsidRPr="005132B3" w:rsidRDefault="005771F3" w:rsidP="009F1F32">
      <w:pPr>
        <w:tabs>
          <w:tab w:val="left" w:pos="142"/>
          <w:tab w:val="left" w:pos="1276"/>
        </w:tabs>
        <w:autoSpaceDE w:val="0"/>
        <w:autoSpaceDN w:val="0"/>
        <w:adjustRightInd w:val="0"/>
        <w:ind w:left="709"/>
        <w:jc w:val="both"/>
        <w:rPr>
          <w:ins w:id="192" w:author="Manuel Raul Livano Luna" w:date="2023-07-03T18:03:00Z"/>
          <w:rFonts w:ascii="Arial Narrow" w:hAnsi="Arial Narrow" w:cs="Arial"/>
          <w:bCs/>
          <w:sz w:val="22"/>
          <w:szCs w:val="22"/>
        </w:rPr>
      </w:pPr>
    </w:p>
    <w:p w14:paraId="6DA2503D" w14:textId="77777777" w:rsidR="005771F3" w:rsidRPr="005132B3" w:rsidRDefault="005771F3" w:rsidP="009F1F32">
      <w:pPr>
        <w:tabs>
          <w:tab w:val="left" w:pos="142"/>
          <w:tab w:val="left" w:pos="1276"/>
        </w:tabs>
        <w:autoSpaceDE w:val="0"/>
        <w:autoSpaceDN w:val="0"/>
        <w:adjustRightInd w:val="0"/>
        <w:ind w:left="709"/>
        <w:jc w:val="both"/>
        <w:rPr>
          <w:ins w:id="193" w:author="Manuel Raul Livano Luna" w:date="2023-07-03T18:03:00Z"/>
          <w:rFonts w:ascii="Arial Narrow" w:hAnsi="Arial Narrow" w:cs="Arial"/>
          <w:bCs/>
          <w:sz w:val="22"/>
          <w:szCs w:val="22"/>
        </w:rPr>
      </w:pPr>
    </w:p>
    <w:p w14:paraId="24059519" w14:textId="77777777" w:rsidR="005771F3" w:rsidRPr="005132B3" w:rsidRDefault="005771F3" w:rsidP="009F1F32">
      <w:pPr>
        <w:tabs>
          <w:tab w:val="left" w:pos="142"/>
          <w:tab w:val="left" w:pos="1276"/>
        </w:tabs>
        <w:autoSpaceDE w:val="0"/>
        <w:autoSpaceDN w:val="0"/>
        <w:adjustRightInd w:val="0"/>
        <w:ind w:left="709"/>
        <w:jc w:val="both"/>
        <w:rPr>
          <w:ins w:id="194" w:author="Manuel Raul Livano Luna" w:date="2023-07-03T18:03:00Z"/>
          <w:rFonts w:ascii="Arial Narrow" w:hAnsi="Arial Narrow" w:cs="Arial"/>
          <w:bCs/>
          <w:sz w:val="22"/>
          <w:szCs w:val="22"/>
        </w:rPr>
      </w:pPr>
    </w:p>
    <w:p w14:paraId="556D4FD2" w14:textId="77777777" w:rsidR="005771F3" w:rsidRPr="005132B3" w:rsidRDefault="005771F3" w:rsidP="009F1F32">
      <w:pPr>
        <w:tabs>
          <w:tab w:val="left" w:pos="142"/>
          <w:tab w:val="left" w:pos="1276"/>
        </w:tabs>
        <w:autoSpaceDE w:val="0"/>
        <w:autoSpaceDN w:val="0"/>
        <w:adjustRightInd w:val="0"/>
        <w:ind w:left="709"/>
        <w:jc w:val="both"/>
        <w:rPr>
          <w:ins w:id="195" w:author="Manuel Raul Livano Luna" w:date="2023-07-03T18:03:00Z"/>
          <w:rFonts w:ascii="Arial Narrow" w:hAnsi="Arial Narrow" w:cs="Arial"/>
          <w:bCs/>
          <w:sz w:val="22"/>
          <w:szCs w:val="22"/>
        </w:rPr>
      </w:pPr>
    </w:p>
    <w:p w14:paraId="12E02BFC" w14:textId="77777777" w:rsidR="005771F3" w:rsidRPr="005132B3" w:rsidRDefault="005771F3" w:rsidP="009F1F32">
      <w:pPr>
        <w:tabs>
          <w:tab w:val="left" w:pos="142"/>
          <w:tab w:val="left" w:pos="1276"/>
        </w:tabs>
        <w:autoSpaceDE w:val="0"/>
        <w:autoSpaceDN w:val="0"/>
        <w:adjustRightInd w:val="0"/>
        <w:ind w:left="709"/>
        <w:jc w:val="both"/>
        <w:rPr>
          <w:ins w:id="196" w:author="Manuel Raul Livano Luna" w:date="2023-07-03T18:03:00Z"/>
          <w:rFonts w:ascii="Arial Narrow" w:hAnsi="Arial Narrow" w:cs="Arial"/>
          <w:bCs/>
          <w:sz w:val="22"/>
          <w:szCs w:val="22"/>
        </w:rPr>
      </w:pPr>
    </w:p>
    <w:p w14:paraId="7E15F2A9" w14:textId="77777777" w:rsidR="005771F3" w:rsidRPr="005132B3" w:rsidRDefault="005771F3" w:rsidP="009F1F32">
      <w:pPr>
        <w:tabs>
          <w:tab w:val="left" w:pos="142"/>
          <w:tab w:val="left" w:pos="1276"/>
        </w:tabs>
        <w:autoSpaceDE w:val="0"/>
        <w:autoSpaceDN w:val="0"/>
        <w:adjustRightInd w:val="0"/>
        <w:ind w:left="709"/>
        <w:jc w:val="both"/>
        <w:rPr>
          <w:ins w:id="197" w:author="Manuel Raul Livano Luna" w:date="2023-07-03T18:03:00Z"/>
          <w:rFonts w:ascii="Arial Narrow" w:hAnsi="Arial Narrow" w:cs="Arial"/>
          <w:bCs/>
          <w:sz w:val="22"/>
          <w:szCs w:val="22"/>
        </w:rPr>
      </w:pPr>
    </w:p>
    <w:p w14:paraId="73BB7478" w14:textId="77777777" w:rsidR="005771F3" w:rsidRPr="005132B3" w:rsidRDefault="005771F3" w:rsidP="009F1F32">
      <w:pPr>
        <w:tabs>
          <w:tab w:val="left" w:pos="142"/>
          <w:tab w:val="left" w:pos="1276"/>
        </w:tabs>
        <w:autoSpaceDE w:val="0"/>
        <w:autoSpaceDN w:val="0"/>
        <w:adjustRightInd w:val="0"/>
        <w:ind w:left="709"/>
        <w:jc w:val="both"/>
        <w:rPr>
          <w:ins w:id="198" w:author="Manuel Raul Livano Luna" w:date="2023-07-03T18:03:00Z"/>
          <w:rFonts w:ascii="Arial Narrow" w:hAnsi="Arial Narrow" w:cs="Arial"/>
          <w:bCs/>
          <w:sz w:val="22"/>
          <w:szCs w:val="22"/>
        </w:rPr>
      </w:pPr>
    </w:p>
    <w:p w14:paraId="625BD318" w14:textId="77777777" w:rsidR="005771F3" w:rsidRPr="005132B3" w:rsidRDefault="005771F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62C30313" w:rsidR="00B628CB" w:rsidRPr="005132B3" w:rsidDel="005771F3" w:rsidRDefault="00B628CB" w:rsidP="009F1F32">
      <w:pPr>
        <w:tabs>
          <w:tab w:val="left" w:pos="142"/>
          <w:tab w:val="left" w:pos="1276"/>
        </w:tabs>
        <w:autoSpaceDE w:val="0"/>
        <w:autoSpaceDN w:val="0"/>
        <w:adjustRightInd w:val="0"/>
        <w:ind w:left="709"/>
        <w:jc w:val="both"/>
        <w:rPr>
          <w:del w:id="199" w:author="Manuel Raul Livano Luna" w:date="2023-07-03T18:01:00Z"/>
          <w:rFonts w:ascii="Arial Narrow" w:hAnsi="Arial Narrow" w:cs="Arial"/>
          <w:bCs/>
          <w:sz w:val="22"/>
          <w:szCs w:val="22"/>
        </w:rPr>
      </w:pPr>
    </w:p>
    <w:p w14:paraId="34DE6D9C" w14:textId="4A395A0B" w:rsidR="00B628CB" w:rsidRPr="005132B3" w:rsidDel="005771F3" w:rsidRDefault="00B628CB" w:rsidP="009F1F32">
      <w:pPr>
        <w:tabs>
          <w:tab w:val="left" w:pos="142"/>
          <w:tab w:val="left" w:pos="1276"/>
        </w:tabs>
        <w:autoSpaceDE w:val="0"/>
        <w:autoSpaceDN w:val="0"/>
        <w:adjustRightInd w:val="0"/>
        <w:ind w:left="709"/>
        <w:jc w:val="both"/>
        <w:rPr>
          <w:del w:id="200" w:author="Manuel Raul Livano Luna" w:date="2023-07-03T18:01:00Z"/>
          <w:rFonts w:ascii="Arial Narrow" w:hAnsi="Arial Narrow" w:cs="Arial"/>
          <w:bCs/>
          <w:sz w:val="22"/>
          <w:szCs w:val="22"/>
        </w:rPr>
      </w:pPr>
    </w:p>
    <w:p w14:paraId="631C249B" w14:textId="4CC7B5B9" w:rsidR="00B628CB" w:rsidRPr="005132B3" w:rsidDel="005771F3" w:rsidRDefault="00B628CB" w:rsidP="009F1F32">
      <w:pPr>
        <w:tabs>
          <w:tab w:val="left" w:pos="142"/>
          <w:tab w:val="left" w:pos="1276"/>
        </w:tabs>
        <w:autoSpaceDE w:val="0"/>
        <w:autoSpaceDN w:val="0"/>
        <w:adjustRightInd w:val="0"/>
        <w:ind w:left="709"/>
        <w:jc w:val="both"/>
        <w:rPr>
          <w:del w:id="201" w:author="Manuel Raul Livano Luna" w:date="2023-07-03T18:01:00Z"/>
          <w:rFonts w:ascii="Arial Narrow" w:hAnsi="Arial Narrow" w:cs="Arial"/>
          <w:bCs/>
          <w:sz w:val="22"/>
          <w:szCs w:val="22"/>
        </w:rPr>
      </w:pPr>
    </w:p>
    <w:p w14:paraId="492AA4F0" w14:textId="029E4FFC" w:rsidR="00B628CB" w:rsidRPr="005132B3" w:rsidDel="005771F3" w:rsidRDefault="00B628CB" w:rsidP="009F1F32">
      <w:pPr>
        <w:tabs>
          <w:tab w:val="left" w:pos="142"/>
          <w:tab w:val="left" w:pos="1276"/>
        </w:tabs>
        <w:autoSpaceDE w:val="0"/>
        <w:autoSpaceDN w:val="0"/>
        <w:adjustRightInd w:val="0"/>
        <w:ind w:left="709"/>
        <w:jc w:val="both"/>
        <w:rPr>
          <w:ins w:id="202" w:author="GRAPURIMAC" w:date="2023-06-29T17:00:00Z"/>
          <w:del w:id="203" w:author="Manuel Raul Livano Luna" w:date="2023-07-03T18:01:00Z"/>
          <w:rFonts w:ascii="Arial Narrow" w:hAnsi="Arial Narrow" w:cs="Arial"/>
          <w:bCs/>
          <w:sz w:val="22"/>
          <w:szCs w:val="22"/>
        </w:rPr>
      </w:pPr>
    </w:p>
    <w:p w14:paraId="69ECEFBD" w14:textId="59BBA4CD" w:rsidR="000A7CCA" w:rsidRPr="005132B3" w:rsidDel="005771F3" w:rsidRDefault="000A7CCA" w:rsidP="009F1F32">
      <w:pPr>
        <w:tabs>
          <w:tab w:val="left" w:pos="142"/>
          <w:tab w:val="left" w:pos="1276"/>
        </w:tabs>
        <w:autoSpaceDE w:val="0"/>
        <w:autoSpaceDN w:val="0"/>
        <w:adjustRightInd w:val="0"/>
        <w:ind w:left="709"/>
        <w:jc w:val="both"/>
        <w:rPr>
          <w:ins w:id="204" w:author="GRAPURIMAC" w:date="2023-06-29T17:00:00Z"/>
          <w:del w:id="205" w:author="Manuel Raul Livano Luna" w:date="2023-07-03T18:01:00Z"/>
          <w:rFonts w:ascii="Arial Narrow" w:hAnsi="Arial Narrow" w:cs="Arial"/>
          <w:bCs/>
          <w:sz w:val="22"/>
          <w:szCs w:val="22"/>
        </w:rPr>
      </w:pPr>
    </w:p>
    <w:p w14:paraId="5D681A39" w14:textId="64B36BB9" w:rsidR="000A7CCA" w:rsidRPr="005132B3" w:rsidDel="005771F3" w:rsidRDefault="000A7CCA" w:rsidP="009F1F32">
      <w:pPr>
        <w:tabs>
          <w:tab w:val="left" w:pos="142"/>
          <w:tab w:val="left" w:pos="1276"/>
        </w:tabs>
        <w:autoSpaceDE w:val="0"/>
        <w:autoSpaceDN w:val="0"/>
        <w:adjustRightInd w:val="0"/>
        <w:ind w:left="709"/>
        <w:jc w:val="both"/>
        <w:rPr>
          <w:ins w:id="206" w:author="GRAPURIMAC" w:date="2023-06-29T17:00:00Z"/>
          <w:del w:id="207" w:author="Manuel Raul Livano Luna" w:date="2023-07-03T18:01:00Z"/>
          <w:rFonts w:ascii="Arial Narrow" w:hAnsi="Arial Narrow" w:cs="Arial"/>
          <w:bCs/>
          <w:sz w:val="22"/>
          <w:szCs w:val="22"/>
        </w:rPr>
      </w:pPr>
    </w:p>
    <w:p w14:paraId="74913BEE" w14:textId="7AAEA8DC" w:rsidR="000A7CCA" w:rsidRPr="005132B3" w:rsidDel="005771F3" w:rsidRDefault="000A7CCA" w:rsidP="009F1F32">
      <w:pPr>
        <w:tabs>
          <w:tab w:val="left" w:pos="142"/>
          <w:tab w:val="left" w:pos="1276"/>
        </w:tabs>
        <w:autoSpaceDE w:val="0"/>
        <w:autoSpaceDN w:val="0"/>
        <w:adjustRightInd w:val="0"/>
        <w:ind w:left="709"/>
        <w:jc w:val="both"/>
        <w:rPr>
          <w:ins w:id="208" w:author="GRAPURIMAC" w:date="2023-06-29T17:00:00Z"/>
          <w:del w:id="209" w:author="Manuel Raul Livano Luna" w:date="2023-07-03T18:01:00Z"/>
          <w:rFonts w:ascii="Arial Narrow" w:hAnsi="Arial Narrow" w:cs="Arial"/>
          <w:bCs/>
          <w:sz w:val="22"/>
          <w:szCs w:val="22"/>
        </w:rPr>
      </w:pPr>
    </w:p>
    <w:p w14:paraId="0D19F750" w14:textId="42CE6F6A" w:rsidR="000A7CCA" w:rsidRPr="005132B3" w:rsidDel="005771F3" w:rsidRDefault="000A7CCA" w:rsidP="009F1F32">
      <w:pPr>
        <w:tabs>
          <w:tab w:val="left" w:pos="142"/>
          <w:tab w:val="left" w:pos="1276"/>
        </w:tabs>
        <w:autoSpaceDE w:val="0"/>
        <w:autoSpaceDN w:val="0"/>
        <w:adjustRightInd w:val="0"/>
        <w:ind w:left="709"/>
        <w:jc w:val="both"/>
        <w:rPr>
          <w:del w:id="210" w:author="Manuel Raul Livano Luna" w:date="2023-07-03T18:01:00Z"/>
          <w:rFonts w:ascii="Arial Narrow" w:hAnsi="Arial Narrow" w:cs="Arial"/>
          <w:bCs/>
          <w:sz w:val="22"/>
          <w:szCs w:val="22"/>
        </w:rPr>
      </w:pPr>
    </w:p>
    <w:p w14:paraId="043C10C5" w14:textId="55F93663" w:rsidR="00B628CB" w:rsidRPr="005132B3" w:rsidDel="005771F3" w:rsidRDefault="00B628CB" w:rsidP="009F1F32">
      <w:pPr>
        <w:tabs>
          <w:tab w:val="left" w:pos="142"/>
          <w:tab w:val="left" w:pos="1276"/>
        </w:tabs>
        <w:autoSpaceDE w:val="0"/>
        <w:autoSpaceDN w:val="0"/>
        <w:adjustRightInd w:val="0"/>
        <w:ind w:left="709"/>
        <w:jc w:val="both"/>
        <w:rPr>
          <w:del w:id="211" w:author="Manuel Raul Livano Luna" w:date="2023-07-03T18:01:00Z"/>
          <w:rFonts w:ascii="Arial Narrow" w:hAnsi="Arial Narrow" w:cs="Arial"/>
          <w:bCs/>
          <w:sz w:val="22"/>
          <w:szCs w:val="22"/>
        </w:rPr>
      </w:pPr>
    </w:p>
    <w:p w14:paraId="5A376ED0" w14:textId="30D6A105" w:rsidR="00024C2E" w:rsidRPr="005132B3"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sidRPr="005132B3">
        <w:rPr>
          <w:rFonts w:ascii="Arial Narrow" w:hAnsi="Arial Narrow" w:cs="Arial"/>
          <w:b/>
          <w:bCs/>
          <w:sz w:val="22"/>
          <w:szCs w:val="22"/>
        </w:rPr>
        <w:t>C</w:t>
      </w:r>
      <w:r w:rsidR="00DD198D" w:rsidRPr="005132B3">
        <w:rPr>
          <w:rFonts w:ascii="Arial Narrow" w:hAnsi="Arial Narrow" w:cs="Arial"/>
          <w:b/>
          <w:bCs/>
          <w:sz w:val="22"/>
          <w:szCs w:val="22"/>
        </w:rPr>
        <w:t>uadro</w:t>
      </w:r>
      <w:r w:rsidR="00024C2E" w:rsidRPr="005132B3">
        <w:rPr>
          <w:rFonts w:ascii="Arial Narrow" w:hAnsi="Arial Narrow" w:cs="Arial"/>
          <w:b/>
          <w:bCs/>
          <w:sz w:val="22"/>
          <w:szCs w:val="22"/>
        </w:rPr>
        <w:t xml:space="preserve"> n°</w:t>
      </w:r>
      <w:r w:rsidR="00A94AEA" w:rsidRPr="005132B3">
        <w:rPr>
          <w:rFonts w:ascii="Arial Narrow" w:hAnsi="Arial Narrow" w:cs="Arial"/>
          <w:b/>
          <w:bCs/>
          <w:sz w:val="22"/>
          <w:szCs w:val="22"/>
        </w:rPr>
        <w:t>1</w:t>
      </w:r>
    </w:p>
    <w:p w14:paraId="0802F254" w14:textId="32C6B68E" w:rsidR="00024C2E" w:rsidRPr="005132B3"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5132B3">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5132B3" w:rsidRPr="005132B3" w14:paraId="2B4E9BB3" w14:textId="77777777" w:rsidTr="00FB3A5B">
        <w:trPr>
          <w:trHeight w:val="360"/>
        </w:trPr>
        <w:tc>
          <w:tcPr>
            <w:tcW w:w="9072" w:type="dxa"/>
            <w:gridSpan w:val="6"/>
            <w:shd w:val="clear" w:color="auto" w:fill="auto"/>
            <w:noWrap/>
            <w:vAlign w:val="center"/>
            <w:hideMark/>
          </w:tcPr>
          <w:p w14:paraId="2323B11E"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INSTITUCIONES EDUCATIVAS A INTERVENIR TIC CHINCHEROS 2023</w:t>
            </w:r>
          </w:p>
        </w:tc>
      </w:tr>
      <w:tr w:rsidR="005132B3" w:rsidRPr="005132B3" w14:paraId="3B6B4F80" w14:textId="77777777" w:rsidTr="00FB3A5B">
        <w:trPr>
          <w:trHeight w:val="1296"/>
        </w:trPr>
        <w:tc>
          <w:tcPr>
            <w:tcW w:w="348" w:type="dxa"/>
            <w:shd w:val="clear" w:color="000000" w:fill="D0CECE"/>
            <w:noWrap/>
            <w:vAlign w:val="center"/>
            <w:hideMark/>
          </w:tcPr>
          <w:p w14:paraId="01B7E6AA" w14:textId="77777777" w:rsidR="00FB3A5B" w:rsidRPr="005132B3" w:rsidRDefault="00FB3A5B" w:rsidP="00FB3A5B">
            <w:pPr>
              <w:jc w:val="center"/>
              <w:rPr>
                <w:rFonts w:ascii="Arial Narrow" w:hAnsi="Arial Narrow" w:cs="Calibri"/>
                <w:b/>
                <w:bCs/>
                <w:sz w:val="22"/>
                <w:szCs w:val="22"/>
                <w:lang w:eastAsia="es-PE"/>
              </w:rPr>
            </w:pPr>
            <w:proofErr w:type="spellStart"/>
            <w:r w:rsidRPr="005132B3">
              <w:rPr>
                <w:rFonts w:ascii="Arial Narrow" w:hAnsi="Arial Narrow" w:cs="Calibri"/>
                <w:b/>
                <w:bCs/>
                <w:sz w:val="22"/>
                <w:szCs w:val="22"/>
                <w:lang w:eastAsia="es-PE"/>
              </w:rPr>
              <w:t>N°</w:t>
            </w:r>
            <w:proofErr w:type="spellEnd"/>
          </w:p>
        </w:tc>
        <w:tc>
          <w:tcPr>
            <w:tcW w:w="1214" w:type="dxa"/>
            <w:shd w:val="clear" w:color="000000" w:fill="D0CECE"/>
            <w:noWrap/>
            <w:vAlign w:val="center"/>
            <w:hideMark/>
          </w:tcPr>
          <w:p w14:paraId="5D07251F"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DISTRITO</w:t>
            </w:r>
          </w:p>
        </w:tc>
        <w:tc>
          <w:tcPr>
            <w:tcW w:w="1453" w:type="dxa"/>
            <w:shd w:val="clear" w:color="000000" w:fill="D0CECE"/>
            <w:noWrap/>
            <w:vAlign w:val="center"/>
            <w:hideMark/>
          </w:tcPr>
          <w:p w14:paraId="7628048B"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LOCALIDAD</w:t>
            </w:r>
          </w:p>
        </w:tc>
        <w:tc>
          <w:tcPr>
            <w:tcW w:w="987" w:type="dxa"/>
            <w:shd w:val="clear" w:color="000000" w:fill="D0CECE"/>
            <w:vAlign w:val="center"/>
            <w:hideMark/>
          </w:tcPr>
          <w:p w14:paraId="784347CC"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CODIGO MODULAR</w:t>
            </w:r>
          </w:p>
        </w:tc>
        <w:tc>
          <w:tcPr>
            <w:tcW w:w="2802" w:type="dxa"/>
            <w:shd w:val="clear" w:color="000000" w:fill="D0CECE"/>
            <w:noWrap/>
            <w:vAlign w:val="center"/>
            <w:hideMark/>
          </w:tcPr>
          <w:p w14:paraId="48264E53"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II.EE</w:t>
            </w:r>
          </w:p>
        </w:tc>
        <w:tc>
          <w:tcPr>
            <w:tcW w:w="2268" w:type="dxa"/>
            <w:shd w:val="clear" w:color="000000" w:fill="D0CECE"/>
            <w:vAlign w:val="center"/>
          </w:tcPr>
          <w:p w14:paraId="0097B1AE" w14:textId="6E21FBE8"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Estado</w:t>
            </w:r>
          </w:p>
        </w:tc>
      </w:tr>
      <w:tr w:rsidR="005132B3" w:rsidRPr="005132B3" w14:paraId="7AA83B00" w14:textId="77777777" w:rsidTr="00FB3A5B">
        <w:trPr>
          <w:trHeight w:val="324"/>
        </w:trPr>
        <w:tc>
          <w:tcPr>
            <w:tcW w:w="348" w:type="dxa"/>
            <w:shd w:val="clear" w:color="auto" w:fill="auto"/>
            <w:noWrap/>
            <w:vAlign w:val="center"/>
            <w:hideMark/>
          </w:tcPr>
          <w:p w14:paraId="1ED5C6E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w:t>
            </w:r>
          </w:p>
        </w:tc>
        <w:tc>
          <w:tcPr>
            <w:tcW w:w="1214" w:type="dxa"/>
            <w:shd w:val="clear" w:color="auto" w:fill="auto"/>
            <w:noWrap/>
            <w:vAlign w:val="center"/>
            <w:hideMark/>
          </w:tcPr>
          <w:p w14:paraId="26389259"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Anco-Huallo</w:t>
            </w:r>
          </w:p>
        </w:tc>
        <w:tc>
          <w:tcPr>
            <w:tcW w:w="1453" w:type="dxa"/>
            <w:shd w:val="clear" w:color="auto" w:fill="auto"/>
            <w:noWrap/>
            <w:vAlign w:val="center"/>
            <w:hideMark/>
          </w:tcPr>
          <w:p w14:paraId="63531B86"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Totorabamba</w:t>
            </w:r>
          </w:p>
        </w:tc>
        <w:tc>
          <w:tcPr>
            <w:tcW w:w="987" w:type="dxa"/>
            <w:shd w:val="clear" w:color="auto" w:fill="auto"/>
            <w:noWrap/>
            <w:vAlign w:val="center"/>
            <w:hideMark/>
          </w:tcPr>
          <w:p w14:paraId="0653D08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1266105</w:t>
            </w:r>
          </w:p>
        </w:tc>
        <w:tc>
          <w:tcPr>
            <w:tcW w:w="2802" w:type="dxa"/>
            <w:shd w:val="clear" w:color="auto" w:fill="auto"/>
            <w:noWrap/>
            <w:vAlign w:val="center"/>
            <w:hideMark/>
          </w:tcPr>
          <w:p w14:paraId="5874882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Daniel Alcides Carrión</w:t>
            </w:r>
          </w:p>
        </w:tc>
        <w:tc>
          <w:tcPr>
            <w:tcW w:w="2268" w:type="dxa"/>
            <w:shd w:val="clear" w:color="auto" w:fill="auto"/>
            <w:noWrap/>
            <w:vAlign w:val="center"/>
          </w:tcPr>
          <w:p w14:paraId="09979B88" w14:textId="7A000EAC"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 xml:space="preserve">Pendiente de capacitación </w:t>
            </w:r>
          </w:p>
        </w:tc>
      </w:tr>
      <w:tr w:rsidR="005132B3" w:rsidRPr="005132B3" w14:paraId="257BB5DB" w14:textId="77777777" w:rsidTr="00FB3A5B">
        <w:trPr>
          <w:trHeight w:val="324"/>
        </w:trPr>
        <w:tc>
          <w:tcPr>
            <w:tcW w:w="348" w:type="dxa"/>
            <w:shd w:val="clear" w:color="auto" w:fill="auto"/>
            <w:noWrap/>
            <w:vAlign w:val="center"/>
            <w:hideMark/>
          </w:tcPr>
          <w:p w14:paraId="22EC775F"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2</w:t>
            </w:r>
          </w:p>
        </w:tc>
        <w:tc>
          <w:tcPr>
            <w:tcW w:w="1214" w:type="dxa"/>
            <w:shd w:val="clear" w:color="auto" w:fill="auto"/>
            <w:noWrap/>
            <w:vAlign w:val="center"/>
            <w:hideMark/>
          </w:tcPr>
          <w:p w14:paraId="3F5856C9"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Anco-Huallo</w:t>
            </w:r>
          </w:p>
        </w:tc>
        <w:tc>
          <w:tcPr>
            <w:tcW w:w="1453" w:type="dxa"/>
            <w:shd w:val="clear" w:color="auto" w:fill="auto"/>
            <w:noWrap/>
            <w:vAlign w:val="center"/>
            <w:hideMark/>
          </w:tcPr>
          <w:p w14:paraId="3B062DB8"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Chalhuani</w:t>
            </w:r>
          </w:p>
        </w:tc>
        <w:tc>
          <w:tcPr>
            <w:tcW w:w="987" w:type="dxa"/>
            <w:shd w:val="clear" w:color="auto" w:fill="auto"/>
            <w:noWrap/>
            <w:vAlign w:val="center"/>
            <w:hideMark/>
          </w:tcPr>
          <w:p w14:paraId="7714B75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1274927</w:t>
            </w:r>
          </w:p>
        </w:tc>
        <w:tc>
          <w:tcPr>
            <w:tcW w:w="2802" w:type="dxa"/>
            <w:shd w:val="clear" w:color="auto" w:fill="auto"/>
            <w:noWrap/>
            <w:vAlign w:val="center"/>
            <w:hideMark/>
          </w:tcPr>
          <w:p w14:paraId="70CB94F2"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Las Américas</w:t>
            </w:r>
          </w:p>
        </w:tc>
        <w:tc>
          <w:tcPr>
            <w:tcW w:w="2268" w:type="dxa"/>
            <w:shd w:val="clear" w:color="auto" w:fill="auto"/>
            <w:noWrap/>
            <w:vAlign w:val="center"/>
          </w:tcPr>
          <w:p w14:paraId="4D1DF53C" w14:textId="28360CBF"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54DEA6BD" w14:textId="77777777" w:rsidTr="00FB3A5B">
        <w:trPr>
          <w:trHeight w:val="324"/>
        </w:trPr>
        <w:tc>
          <w:tcPr>
            <w:tcW w:w="348" w:type="dxa"/>
            <w:shd w:val="clear" w:color="auto" w:fill="auto"/>
            <w:noWrap/>
            <w:vAlign w:val="center"/>
            <w:hideMark/>
          </w:tcPr>
          <w:p w14:paraId="15FC4AFC"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3</w:t>
            </w:r>
          </w:p>
        </w:tc>
        <w:tc>
          <w:tcPr>
            <w:tcW w:w="1214" w:type="dxa"/>
            <w:shd w:val="clear" w:color="auto" w:fill="auto"/>
            <w:noWrap/>
            <w:vAlign w:val="center"/>
            <w:hideMark/>
          </w:tcPr>
          <w:p w14:paraId="347A7BBA"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1453" w:type="dxa"/>
            <w:shd w:val="clear" w:color="000000" w:fill="FFFFFF"/>
            <w:noWrap/>
            <w:vAlign w:val="center"/>
            <w:hideMark/>
          </w:tcPr>
          <w:p w14:paraId="59E94F28"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987" w:type="dxa"/>
            <w:shd w:val="clear" w:color="000000" w:fill="FFFFFF"/>
            <w:noWrap/>
            <w:vAlign w:val="center"/>
            <w:hideMark/>
          </w:tcPr>
          <w:p w14:paraId="668EA16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1140862</w:t>
            </w:r>
          </w:p>
        </w:tc>
        <w:tc>
          <w:tcPr>
            <w:tcW w:w="2802" w:type="dxa"/>
            <w:shd w:val="clear" w:color="auto" w:fill="auto"/>
            <w:noWrap/>
            <w:vAlign w:val="center"/>
            <w:hideMark/>
          </w:tcPr>
          <w:p w14:paraId="08D2A72A"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Javier Heraud Pérez</w:t>
            </w:r>
          </w:p>
        </w:tc>
        <w:tc>
          <w:tcPr>
            <w:tcW w:w="2268" w:type="dxa"/>
            <w:shd w:val="clear" w:color="auto" w:fill="auto"/>
            <w:noWrap/>
            <w:vAlign w:val="center"/>
          </w:tcPr>
          <w:p w14:paraId="1463B952" w14:textId="3C93D59A"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118A4A7" w14:textId="77777777" w:rsidTr="00FB3A5B">
        <w:trPr>
          <w:trHeight w:val="324"/>
        </w:trPr>
        <w:tc>
          <w:tcPr>
            <w:tcW w:w="348" w:type="dxa"/>
            <w:shd w:val="clear" w:color="auto" w:fill="auto"/>
            <w:noWrap/>
            <w:vAlign w:val="center"/>
            <w:hideMark/>
          </w:tcPr>
          <w:p w14:paraId="7CAF9672"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4</w:t>
            </w:r>
          </w:p>
        </w:tc>
        <w:tc>
          <w:tcPr>
            <w:tcW w:w="1214" w:type="dxa"/>
            <w:shd w:val="clear" w:color="auto" w:fill="auto"/>
            <w:noWrap/>
            <w:vAlign w:val="center"/>
            <w:hideMark/>
          </w:tcPr>
          <w:p w14:paraId="5B2484AA"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1453" w:type="dxa"/>
            <w:shd w:val="clear" w:color="auto" w:fill="auto"/>
            <w:noWrap/>
            <w:vAlign w:val="center"/>
            <w:hideMark/>
          </w:tcPr>
          <w:p w14:paraId="23025BAE"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Urucancha</w:t>
            </w:r>
          </w:p>
        </w:tc>
        <w:tc>
          <w:tcPr>
            <w:tcW w:w="987" w:type="dxa"/>
            <w:shd w:val="clear" w:color="auto" w:fill="auto"/>
            <w:noWrap/>
            <w:vAlign w:val="center"/>
            <w:hideMark/>
          </w:tcPr>
          <w:p w14:paraId="2C83E79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1377290</w:t>
            </w:r>
          </w:p>
        </w:tc>
        <w:tc>
          <w:tcPr>
            <w:tcW w:w="2802" w:type="dxa"/>
            <w:shd w:val="clear" w:color="auto" w:fill="auto"/>
            <w:noWrap/>
            <w:vAlign w:val="center"/>
            <w:hideMark/>
          </w:tcPr>
          <w:p w14:paraId="5B5893B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Urucancha</w:t>
            </w:r>
          </w:p>
        </w:tc>
        <w:tc>
          <w:tcPr>
            <w:tcW w:w="2268" w:type="dxa"/>
            <w:shd w:val="clear" w:color="auto" w:fill="auto"/>
            <w:noWrap/>
            <w:vAlign w:val="center"/>
          </w:tcPr>
          <w:p w14:paraId="70271FED" w14:textId="0E764319"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79EC7CFD" w14:textId="77777777" w:rsidTr="00FB3A5B">
        <w:trPr>
          <w:trHeight w:val="324"/>
        </w:trPr>
        <w:tc>
          <w:tcPr>
            <w:tcW w:w="348" w:type="dxa"/>
            <w:shd w:val="clear" w:color="auto" w:fill="auto"/>
            <w:noWrap/>
            <w:vAlign w:val="center"/>
            <w:hideMark/>
          </w:tcPr>
          <w:p w14:paraId="69715F7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5</w:t>
            </w:r>
          </w:p>
        </w:tc>
        <w:tc>
          <w:tcPr>
            <w:tcW w:w="1214" w:type="dxa"/>
            <w:shd w:val="clear" w:color="auto" w:fill="auto"/>
            <w:noWrap/>
            <w:vAlign w:val="center"/>
            <w:hideMark/>
          </w:tcPr>
          <w:p w14:paraId="4EA0C5AB"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Rio Blanco</w:t>
            </w:r>
          </w:p>
        </w:tc>
        <w:tc>
          <w:tcPr>
            <w:tcW w:w="987" w:type="dxa"/>
            <w:shd w:val="clear" w:color="auto" w:fill="auto"/>
            <w:noWrap/>
            <w:vAlign w:val="center"/>
            <w:hideMark/>
          </w:tcPr>
          <w:p w14:paraId="16885425"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1266147</w:t>
            </w:r>
          </w:p>
        </w:tc>
        <w:tc>
          <w:tcPr>
            <w:tcW w:w="2802" w:type="dxa"/>
            <w:shd w:val="clear" w:color="auto" w:fill="auto"/>
            <w:noWrap/>
            <w:vAlign w:val="center"/>
            <w:hideMark/>
          </w:tcPr>
          <w:p w14:paraId="0710D8A6"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Leoncio Prado</w:t>
            </w:r>
          </w:p>
        </w:tc>
        <w:tc>
          <w:tcPr>
            <w:tcW w:w="2268" w:type="dxa"/>
            <w:shd w:val="clear" w:color="auto" w:fill="auto"/>
            <w:noWrap/>
            <w:vAlign w:val="center"/>
          </w:tcPr>
          <w:p w14:paraId="2C541D8A" w14:textId="69F8DADD"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E21110F" w14:textId="77777777" w:rsidTr="00FB3A5B">
        <w:trPr>
          <w:trHeight w:val="324"/>
        </w:trPr>
        <w:tc>
          <w:tcPr>
            <w:tcW w:w="348" w:type="dxa"/>
            <w:shd w:val="clear" w:color="auto" w:fill="auto"/>
            <w:noWrap/>
            <w:vAlign w:val="center"/>
            <w:hideMark/>
          </w:tcPr>
          <w:p w14:paraId="0083F69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6</w:t>
            </w:r>
          </w:p>
        </w:tc>
        <w:tc>
          <w:tcPr>
            <w:tcW w:w="1214" w:type="dxa"/>
            <w:shd w:val="clear" w:color="auto" w:fill="auto"/>
            <w:vAlign w:val="center"/>
            <w:hideMark/>
          </w:tcPr>
          <w:p w14:paraId="70708DDB"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Ocobamba</w:t>
            </w:r>
          </w:p>
        </w:tc>
        <w:tc>
          <w:tcPr>
            <w:tcW w:w="1453" w:type="dxa"/>
            <w:shd w:val="clear" w:color="auto" w:fill="auto"/>
            <w:noWrap/>
            <w:vAlign w:val="center"/>
            <w:hideMark/>
          </w:tcPr>
          <w:p w14:paraId="28FF08BD"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Ocobamba</w:t>
            </w:r>
          </w:p>
        </w:tc>
        <w:tc>
          <w:tcPr>
            <w:tcW w:w="987" w:type="dxa"/>
            <w:shd w:val="clear" w:color="auto" w:fill="auto"/>
            <w:noWrap/>
            <w:vAlign w:val="center"/>
            <w:hideMark/>
          </w:tcPr>
          <w:p w14:paraId="5AFF100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1140904</w:t>
            </w:r>
          </w:p>
        </w:tc>
        <w:tc>
          <w:tcPr>
            <w:tcW w:w="2802" w:type="dxa"/>
            <w:shd w:val="clear" w:color="auto" w:fill="auto"/>
            <w:vAlign w:val="center"/>
            <w:hideMark/>
          </w:tcPr>
          <w:p w14:paraId="0615CBEF"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José Benigno Samanez Ocampo</w:t>
            </w:r>
          </w:p>
        </w:tc>
        <w:tc>
          <w:tcPr>
            <w:tcW w:w="2268" w:type="dxa"/>
            <w:shd w:val="clear" w:color="auto" w:fill="auto"/>
            <w:noWrap/>
            <w:vAlign w:val="center"/>
          </w:tcPr>
          <w:p w14:paraId="0D3D53F0" w14:textId="0AF146C0"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1113E2CF" w14:textId="77777777" w:rsidTr="00FB3A5B">
        <w:trPr>
          <w:trHeight w:val="324"/>
        </w:trPr>
        <w:tc>
          <w:tcPr>
            <w:tcW w:w="348" w:type="dxa"/>
            <w:shd w:val="clear" w:color="auto" w:fill="auto"/>
            <w:noWrap/>
            <w:vAlign w:val="center"/>
            <w:hideMark/>
          </w:tcPr>
          <w:p w14:paraId="6598411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7</w:t>
            </w:r>
          </w:p>
        </w:tc>
        <w:tc>
          <w:tcPr>
            <w:tcW w:w="1214" w:type="dxa"/>
            <w:shd w:val="clear" w:color="000000" w:fill="FFFFFF"/>
            <w:noWrap/>
            <w:vAlign w:val="center"/>
            <w:hideMark/>
          </w:tcPr>
          <w:p w14:paraId="3083D485" w14:textId="055B972F" w:rsidR="00FB3A5B" w:rsidRPr="005132B3" w:rsidRDefault="00FB3A5B" w:rsidP="00811F2C">
            <w:pPr>
              <w:rPr>
                <w:rFonts w:ascii="Arial Narrow" w:hAnsi="Arial Narrow" w:cs="Calibri"/>
                <w:sz w:val="22"/>
                <w:szCs w:val="22"/>
                <w:lang w:eastAsia="es-PE"/>
              </w:rPr>
            </w:pPr>
            <w:proofErr w:type="spellStart"/>
            <w:r w:rsidRPr="005132B3">
              <w:rPr>
                <w:rFonts w:ascii="Arial Narrow" w:hAnsi="Arial Narrow" w:cs="Calibri"/>
                <w:sz w:val="22"/>
                <w:szCs w:val="22"/>
                <w:lang w:eastAsia="es-PE"/>
              </w:rPr>
              <w:t>Rocchac</w:t>
            </w:r>
            <w:proofErr w:type="spellEnd"/>
            <w:r w:rsidRPr="005132B3">
              <w:rPr>
                <w:rFonts w:ascii="Arial Narrow" w:hAnsi="Arial Narrow" w:cs="Calibri"/>
                <w:sz w:val="22"/>
                <w:szCs w:val="22"/>
                <w:lang w:eastAsia="es-PE"/>
              </w:rPr>
              <w:t xml:space="preserve"> </w:t>
            </w:r>
          </w:p>
        </w:tc>
        <w:tc>
          <w:tcPr>
            <w:tcW w:w="1453" w:type="dxa"/>
            <w:shd w:val="clear" w:color="000000" w:fill="FFFFFF"/>
            <w:noWrap/>
            <w:vAlign w:val="center"/>
            <w:hideMark/>
          </w:tcPr>
          <w:p w14:paraId="4C7CCD0E"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 xml:space="preserve">Rocchac </w:t>
            </w:r>
          </w:p>
        </w:tc>
        <w:tc>
          <w:tcPr>
            <w:tcW w:w="987" w:type="dxa"/>
            <w:shd w:val="clear" w:color="000000" w:fill="FFFFFF"/>
            <w:noWrap/>
            <w:vAlign w:val="center"/>
            <w:hideMark/>
          </w:tcPr>
          <w:p w14:paraId="6AD36AA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1205996</w:t>
            </w:r>
          </w:p>
        </w:tc>
        <w:tc>
          <w:tcPr>
            <w:tcW w:w="2802" w:type="dxa"/>
            <w:shd w:val="clear" w:color="auto" w:fill="auto"/>
            <w:noWrap/>
            <w:vAlign w:val="center"/>
            <w:hideMark/>
          </w:tcPr>
          <w:p w14:paraId="4BAF56F8"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Víctor Raúl Haya de La Torre</w:t>
            </w:r>
          </w:p>
        </w:tc>
        <w:tc>
          <w:tcPr>
            <w:tcW w:w="2268" w:type="dxa"/>
            <w:shd w:val="clear" w:color="auto" w:fill="auto"/>
            <w:noWrap/>
            <w:vAlign w:val="center"/>
          </w:tcPr>
          <w:p w14:paraId="20A83AE4" w14:textId="6533EDE4"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3645E01E" w14:textId="77777777" w:rsidTr="00FB3A5B">
        <w:trPr>
          <w:trHeight w:val="324"/>
        </w:trPr>
        <w:tc>
          <w:tcPr>
            <w:tcW w:w="348" w:type="dxa"/>
            <w:shd w:val="clear" w:color="auto" w:fill="auto"/>
            <w:noWrap/>
            <w:vAlign w:val="center"/>
            <w:hideMark/>
          </w:tcPr>
          <w:p w14:paraId="42F0CA4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8</w:t>
            </w:r>
          </w:p>
        </w:tc>
        <w:tc>
          <w:tcPr>
            <w:tcW w:w="1214" w:type="dxa"/>
            <w:shd w:val="clear" w:color="auto" w:fill="auto"/>
            <w:noWrap/>
            <w:vAlign w:val="center"/>
            <w:hideMark/>
          </w:tcPr>
          <w:p w14:paraId="01B85BF5"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Ranracancha</w:t>
            </w:r>
          </w:p>
        </w:tc>
        <w:tc>
          <w:tcPr>
            <w:tcW w:w="1453" w:type="dxa"/>
            <w:shd w:val="clear" w:color="000000" w:fill="FFFFFF"/>
            <w:noWrap/>
            <w:vAlign w:val="center"/>
            <w:hideMark/>
          </w:tcPr>
          <w:p w14:paraId="18AC6A46"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Ranracancha</w:t>
            </w:r>
          </w:p>
        </w:tc>
        <w:tc>
          <w:tcPr>
            <w:tcW w:w="987" w:type="dxa"/>
            <w:shd w:val="clear" w:color="000000" w:fill="FFFFFF"/>
            <w:noWrap/>
            <w:vAlign w:val="center"/>
            <w:hideMark/>
          </w:tcPr>
          <w:p w14:paraId="2975AF9D"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1206077</w:t>
            </w:r>
          </w:p>
        </w:tc>
        <w:tc>
          <w:tcPr>
            <w:tcW w:w="2802" w:type="dxa"/>
            <w:shd w:val="clear" w:color="auto" w:fill="auto"/>
            <w:noWrap/>
            <w:vAlign w:val="center"/>
            <w:hideMark/>
          </w:tcPr>
          <w:p w14:paraId="22DEDCA6"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Los Libertadores</w:t>
            </w:r>
          </w:p>
        </w:tc>
        <w:tc>
          <w:tcPr>
            <w:tcW w:w="2268" w:type="dxa"/>
            <w:shd w:val="clear" w:color="auto" w:fill="auto"/>
            <w:noWrap/>
            <w:vAlign w:val="center"/>
          </w:tcPr>
          <w:p w14:paraId="5AC39223" w14:textId="143A423C"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54A40631" w14:textId="77777777" w:rsidTr="00FB3A5B">
        <w:trPr>
          <w:trHeight w:val="324"/>
        </w:trPr>
        <w:tc>
          <w:tcPr>
            <w:tcW w:w="348" w:type="dxa"/>
            <w:shd w:val="clear" w:color="auto" w:fill="auto"/>
            <w:noWrap/>
            <w:vAlign w:val="center"/>
            <w:hideMark/>
          </w:tcPr>
          <w:p w14:paraId="31B3BC2F"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9</w:t>
            </w:r>
          </w:p>
        </w:tc>
        <w:tc>
          <w:tcPr>
            <w:tcW w:w="1214" w:type="dxa"/>
            <w:shd w:val="clear" w:color="auto" w:fill="auto"/>
            <w:vAlign w:val="center"/>
            <w:hideMark/>
          </w:tcPr>
          <w:p w14:paraId="61FE293D"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6E80E89E"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Culluni Izquierdo</w:t>
            </w:r>
          </w:p>
        </w:tc>
        <w:tc>
          <w:tcPr>
            <w:tcW w:w="987" w:type="dxa"/>
            <w:shd w:val="clear" w:color="auto" w:fill="auto"/>
            <w:noWrap/>
            <w:vAlign w:val="center"/>
            <w:hideMark/>
          </w:tcPr>
          <w:p w14:paraId="6268DEF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1573567</w:t>
            </w:r>
          </w:p>
        </w:tc>
        <w:tc>
          <w:tcPr>
            <w:tcW w:w="2802" w:type="dxa"/>
            <w:shd w:val="clear" w:color="auto" w:fill="auto"/>
            <w:vAlign w:val="center"/>
            <w:hideMark/>
          </w:tcPr>
          <w:p w14:paraId="6C3ECDBF" w14:textId="5AB7179F" w:rsidR="00FB3A5B" w:rsidRPr="005132B3" w:rsidRDefault="00FB3A5B" w:rsidP="00FB3A5B">
            <w:pPr>
              <w:rPr>
                <w:rFonts w:ascii="Arial Narrow" w:hAnsi="Arial Narrow" w:cs="Calibri"/>
                <w:sz w:val="22"/>
                <w:szCs w:val="22"/>
                <w:lang w:eastAsia="es-PE"/>
              </w:rPr>
            </w:pPr>
            <w:del w:id="212" w:author="GRAPURIMAC" w:date="2023-06-29T17:00:00Z">
              <w:r w:rsidRPr="005132B3" w:rsidDel="000A7CCA">
                <w:rPr>
                  <w:rFonts w:ascii="Arial Narrow" w:hAnsi="Arial Narrow" w:cs="Calibri"/>
                  <w:sz w:val="22"/>
                  <w:szCs w:val="22"/>
                  <w:lang w:eastAsia="es-PE"/>
                </w:rPr>
                <w:delText>Jesus</w:delText>
              </w:r>
            </w:del>
            <w:ins w:id="213" w:author="GRAPURIMAC" w:date="2023-06-29T17:00:00Z">
              <w:r w:rsidR="000A7CCA" w:rsidRPr="005132B3">
                <w:rPr>
                  <w:rFonts w:ascii="Arial Narrow" w:hAnsi="Arial Narrow" w:cs="Calibri"/>
                  <w:sz w:val="22"/>
                  <w:szCs w:val="22"/>
                  <w:lang w:eastAsia="es-PE"/>
                </w:rPr>
                <w:t>Jesús</w:t>
              </w:r>
            </w:ins>
            <w:r w:rsidRPr="005132B3">
              <w:rPr>
                <w:rFonts w:ascii="Arial Narrow" w:hAnsi="Arial Narrow" w:cs="Calibri"/>
                <w:sz w:val="22"/>
                <w:szCs w:val="22"/>
                <w:lang w:eastAsia="es-PE"/>
              </w:rPr>
              <w:t xml:space="preserve"> de Nazaret</w:t>
            </w:r>
          </w:p>
        </w:tc>
        <w:tc>
          <w:tcPr>
            <w:tcW w:w="2268" w:type="dxa"/>
            <w:shd w:val="clear" w:color="auto" w:fill="auto"/>
            <w:noWrap/>
            <w:vAlign w:val="center"/>
          </w:tcPr>
          <w:p w14:paraId="406809AE" w14:textId="1A0BBBAF"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00F8A86F" w14:textId="77777777" w:rsidTr="00FB3A5B">
        <w:trPr>
          <w:trHeight w:val="324"/>
        </w:trPr>
        <w:tc>
          <w:tcPr>
            <w:tcW w:w="348" w:type="dxa"/>
            <w:shd w:val="clear" w:color="auto" w:fill="auto"/>
            <w:noWrap/>
            <w:vAlign w:val="center"/>
            <w:hideMark/>
          </w:tcPr>
          <w:p w14:paraId="338E565A"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10</w:t>
            </w:r>
          </w:p>
        </w:tc>
        <w:tc>
          <w:tcPr>
            <w:tcW w:w="1214" w:type="dxa"/>
            <w:shd w:val="clear" w:color="auto" w:fill="auto"/>
            <w:noWrap/>
            <w:vAlign w:val="center"/>
            <w:hideMark/>
          </w:tcPr>
          <w:p w14:paraId="127A6E33"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7DE260BB"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987" w:type="dxa"/>
            <w:shd w:val="clear" w:color="auto" w:fill="auto"/>
            <w:noWrap/>
            <w:vAlign w:val="center"/>
            <w:hideMark/>
          </w:tcPr>
          <w:p w14:paraId="70A5EDB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1331545</w:t>
            </w:r>
          </w:p>
        </w:tc>
        <w:tc>
          <w:tcPr>
            <w:tcW w:w="2802" w:type="dxa"/>
            <w:shd w:val="clear" w:color="auto" w:fill="auto"/>
            <w:noWrap/>
            <w:vAlign w:val="center"/>
            <w:hideMark/>
          </w:tcPr>
          <w:p w14:paraId="289CF154" w14:textId="27852D8B" w:rsidR="00FB3A5B" w:rsidRPr="005132B3" w:rsidRDefault="00FB3A5B" w:rsidP="00FB3A5B">
            <w:pPr>
              <w:rPr>
                <w:rFonts w:ascii="Arial Narrow" w:hAnsi="Arial Narrow" w:cs="Calibri"/>
                <w:sz w:val="22"/>
                <w:szCs w:val="22"/>
                <w:lang w:eastAsia="es-PE"/>
              </w:rPr>
            </w:pPr>
            <w:commentRangeStart w:id="214"/>
            <w:r w:rsidRPr="005132B3">
              <w:rPr>
                <w:rFonts w:ascii="Arial Narrow" w:hAnsi="Arial Narrow" w:cs="Calibri"/>
                <w:sz w:val="22"/>
                <w:szCs w:val="22"/>
                <w:lang w:eastAsia="es-PE"/>
              </w:rPr>
              <w:t xml:space="preserve">Inca </w:t>
            </w:r>
            <w:del w:id="215" w:author="GRAPURIMAC" w:date="2023-06-29T17:00:00Z">
              <w:r w:rsidRPr="005132B3" w:rsidDel="000A7CCA">
                <w:rPr>
                  <w:rFonts w:ascii="Arial Narrow" w:hAnsi="Arial Narrow" w:cs="Calibri"/>
                  <w:sz w:val="22"/>
                  <w:szCs w:val="22"/>
                  <w:lang w:eastAsia="es-PE"/>
                </w:rPr>
                <w:delText>Garcilazo</w:delText>
              </w:r>
            </w:del>
            <w:proofErr w:type="spellStart"/>
            <w:ins w:id="216" w:author="GRAPURIMAC" w:date="2023-06-29T17:00:00Z">
              <w:r w:rsidR="00D36E8F" w:rsidRPr="005132B3">
                <w:rPr>
                  <w:rFonts w:ascii="Arial Narrow" w:hAnsi="Arial Narrow" w:cs="Calibri"/>
                  <w:sz w:val="22"/>
                  <w:szCs w:val="22"/>
                  <w:lang w:eastAsia="es-PE"/>
                </w:rPr>
                <w:t>Garcilaz</w:t>
              </w:r>
              <w:r w:rsidR="000A7CCA" w:rsidRPr="005132B3">
                <w:rPr>
                  <w:rFonts w:ascii="Arial Narrow" w:hAnsi="Arial Narrow" w:cs="Calibri"/>
                  <w:sz w:val="22"/>
                  <w:szCs w:val="22"/>
                  <w:lang w:eastAsia="es-PE"/>
                </w:rPr>
                <w:t>o</w:t>
              </w:r>
            </w:ins>
            <w:proofErr w:type="spellEnd"/>
            <w:r w:rsidRPr="005132B3">
              <w:rPr>
                <w:rFonts w:ascii="Arial Narrow" w:hAnsi="Arial Narrow" w:cs="Calibri"/>
                <w:sz w:val="22"/>
                <w:szCs w:val="22"/>
                <w:lang w:eastAsia="es-PE"/>
              </w:rPr>
              <w:t xml:space="preserve"> de La Vega</w:t>
            </w:r>
            <w:commentRangeEnd w:id="214"/>
            <w:r w:rsidR="00D36E8F" w:rsidRPr="005132B3">
              <w:rPr>
                <w:rStyle w:val="Refdecomentario"/>
              </w:rPr>
              <w:commentReference w:id="214"/>
            </w:r>
          </w:p>
        </w:tc>
        <w:tc>
          <w:tcPr>
            <w:tcW w:w="2268" w:type="dxa"/>
            <w:shd w:val="clear" w:color="auto" w:fill="auto"/>
            <w:noWrap/>
            <w:vAlign w:val="center"/>
          </w:tcPr>
          <w:p w14:paraId="27E2DC63" w14:textId="4F2BF1C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03D4DFE" w14:textId="77777777" w:rsidTr="00FB3A5B">
        <w:trPr>
          <w:trHeight w:val="324"/>
        </w:trPr>
        <w:tc>
          <w:tcPr>
            <w:tcW w:w="348" w:type="dxa"/>
            <w:shd w:val="clear" w:color="auto" w:fill="auto"/>
            <w:noWrap/>
            <w:vAlign w:val="center"/>
            <w:hideMark/>
          </w:tcPr>
          <w:p w14:paraId="5E626D2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w:t>
            </w:r>
          </w:p>
        </w:tc>
        <w:tc>
          <w:tcPr>
            <w:tcW w:w="1214" w:type="dxa"/>
            <w:shd w:val="clear" w:color="auto" w:fill="auto"/>
            <w:noWrap/>
            <w:vAlign w:val="center"/>
            <w:hideMark/>
          </w:tcPr>
          <w:p w14:paraId="5BA662E1"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192C3E63"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987" w:type="dxa"/>
            <w:shd w:val="clear" w:color="auto" w:fill="auto"/>
            <w:noWrap/>
            <w:vAlign w:val="center"/>
            <w:hideMark/>
          </w:tcPr>
          <w:p w14:paraId="5162297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1090422</w:t>
            </w:r>
          </w:p>
        </w:tc>
        <w:tc>
          <w:tcPr>
            <w:tcW w:w="2802" w:type="dxa"/>
            <w:shd w:val="clear" w:color="auto" w:fill="auto"/>
            <w:noWrap/>
            <w:vAlign w:val="center"/>
            <w:hideMark/>
          </w:tcPr>
          <w:p w14:paraId="3DDCA6D9"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José Carlos Mariátegui</w:t>
            </w:r>
          </w:p>
        </w:tc>
        <w:tc>
          <w:tcPr>
            <w:tcW w:w="2268" w:type="dxa"/>
            <w:shd w:val="clear" w:color="auto" w:fill="auto"/>
            <w:noWrap/>
            <w:vAlign w:val="center"/>
          </w:tcPr>
          <w:p w14:paraId="54F9A1A8" w14:textId="63E74AE3"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7C40AAC5" w14:textId="77777777" w:rsidTr="00FB3A5B">
        <w:trPr>
          <w:trHeight w:val="336"/>
        </w:trPr>
        <w:tc>
          <w:tcPr>
            <w:tcW w:w="348" w:type="dxa"/>
            <w:shd w:val="clear" w:color="auto" w:fill="auto"/>
            <w:noWrap/>
            <w:vAlign w:val="center"/>
            <w:hideMark/>
          </w:tcPr>
          <w:p w14:paraId="0AE5ED2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w:t>
            </w:r>
          </w:p>
        </w:tc>
        <w:tc>
          <w:tcPr>
            <w:tcW w:w="1214" w:type="dxa"/>
            <w:shd w:val="clear" w:color="auto" w:fill="auto"/>
            <w:noWrap/>
            <w:vAlign w:val="center"/>
            <w:hideMark/>
          </w:tcPr>
          <w:p w14:paraId="597EB4FE"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6CF24E56" w14:textId="77777777" w:rsidR="00FB3A5B" w:rsidRPr="005132B3" w:rsidRDefault="00FB3A5B" w:rsidP="00811F2C">
            <w:pPr>
              <w:rPr>
                <w:rFonts w:ascii="Arial Narrow" w:hAnsi="Arial Narrow" w:cs="Calibri"/>
                <w:sz w:val="22"/>
                <w:szCs w:val="22"/>
                <w:lang w:eastAsia="es-PE"/>
              </w:rPr>
            </w:pPr>
            <w:r w:rsidRPr="005132B3">
              <w:rPr>
                <w:rFonts w:ascii="Arial Narrow" w:hAnsi="Arial Narrow" w:cs="Calibri"/>
                <w:sz w:val="22"/>
                <w:szCs w:val="22"/>
                <w:lang w:eastAsia="es-PE"/>
              </w:rPr>
              <w:t>Tancayllo</w:t>
            </w:r>
          </w:p>
        </w:tc>
        <w:tc>
          <w:tcPr>
            <w:tcW w:w="987" w:type="dxa"/>
            <w:shd w:val="clear" w:color="auto" w:fill="auto"/>
            <w:noWrap/>
            <w:vAlign w:val="center"/>
            <w:hideMark/>
          </w:tcPr>
          <w:p w14:paraId="26B41FD2"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1331438</w:t>
            </w:r>
          </w:p>
        </w:tc>
        <w:tc>
          <w:tcPr>
            <w:tcW w:w="2802" w:type="dxa"/>
            <w:shd w:val="clear" w:color="auto" w:fill="auto"/>
            <w:noWrap/>
            <w:vAlign w:val="center"/>
            <w:hideMark/>
          </w:tcPr>
          <w:p w14:paraId="6735886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Lino Quintanilla</w:t>
            </w:r>
          </w:p>
        </w:tc>
        <w:tc>
          <w:tcPr>
            <w:tcW w:w="2268" w:type="dxa"/>
            <w:shd w:val="clear" w:color="auto" w:fill="auto"/>
            <w:noWrap/>
            <w:vAlign w:val="center"/>
          </w:tcPr>
          <w:p w14:paraId="0BBE3AA6" w14:textId="3B30E060"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bl>
    <w:p w14:paraId="5D1F1741" w14:textId="6A89F013" w:rsidR="00024C2E" w:rsidRPr="005132B3" w:rsidDel="000A7CCA" w:rsidRDefault="00024C2E">
      <w:pPr>
        <w:tabs>
          <w:tab w:val="left" w:pos="142"/>
          <w:tab w:val="left" w:pos="1276"/>
        </w:tabs>
        <w:autoSpaceDE w:val="0"/>
        <w:autoSpaceDN w:val="0"/>
        <w:adjustRightInd w:val="0"/>
        <w:jc w:val="both"/>
        <w:rPr>
          <w:del w:id="217" w:author="GRAPURIMAC" w:date="2023-06-29T17:00:00Z"/>
          <w:rFonts w:ascii="Arial Narrow" w:hAnsi="Arial Narrow" w:cs="Arial"/>
          <w:bCs/>
          <w:sz w:val="22"/>
          <w:szCs w:val="22"/>
        </w:rPr>
        <w:pPrChange w:id="218" w:author="GRAPURIMAC" w:date="2023-06-29T17:00:00Z">
          <w:pPr>
            <w:tabs>
              <w:tab w:val="left" w:pos="142"/>
              <w:tab w:val="left" w:pos="1276"/>
            </w:tabs>
            <w:autoSpaceDE w:val="0"/>
            <w:autoSpaceDN w:val="0"/>
            <w:adjustRightInd w:val="0"/>
            <w:ind w:left="709"/>
            <w:jc w:val="both"/>
          </w:pPr>
        </w:pPrChange>
      </w:pPr>
    </w:p>
    <w:p w14:paraId="7E72AD92" w14:textId="1BB7FAB8" w:rsidR="009F1F32" w:rsidRPr="005132B3" w:rsidRDefault="00047E7F" w:rsidP="000A7CCA">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23B8E6BA" w:rsidR="009F1F32" w:rsidRPr="005132B3" w:rsidRDefault="009F1F32">
      <w:pPr>
        <w:tabs>
          <w:tab w:val="left" w:pos="142"/>
          <w:tab w:val="left" w:pos="1276"/>
        </w:tabs>
        <w:autoSpaceDE w:val="0"/>
        <w:autoSpaceDN w:val="0"/>
        <w:adjustRightInd w:val="0"/>
        <w:ind w:left="709"/>
        <w:jc w:val="both"/>
        <w:rPr>
          <w:rFonts w:ascii="Arial Narrow" w:hAnsi="Arial Narrow" w:cs="Arial"/>
          <w:bCs/>
          <w:sz w:val="22"/>
          <w:szCs w:val="22"/>
        </w:rPr>
      </w:pPr>
      <w:commentRangeStart w:id="219"/>
      <w:commentRangeStart w:id="220"/>
      <w:r w:rsidRPr="005132B3">
        <w:rPr>
          <w:rFonts w:ascii="Arial Narrow" w:hAnsi="Arial Narrow" w:cs="Arial"/>
          <w:bCs/>
          <w:sz w:val="22"/>
          <w:szCs w:val="22"/>
        </w:rPr>
        <w:t xml:space="preserve">Por otro lado, </w:t>
      </w:r>
      <w:r w:rsidR="0080058F" w:rsidRPr="005132B3">
        <w:rPr>
          <w:rFonts w:ascii="Arial Narrow" w:hAnsi="Arial Narrow" w:cs="Arial"/>
          <w:bCs/>
          <w:sz w:val="22"/>
          <w:szCs w:val="22"/>
        </w:rPr>
        <w:t>de la visita</w:t>
      </w:r>
      <w:del w:id="221" w:author="GRAPURIMAC" w:date="2023-06-29T17:01:00Z">
        <w:r w:rsidR="0080058F" w:rsidRPr="005132B3" w:rsidDel="000A7CCA">
          <w:rPr>
            <w:rFonts w:ascii="Arial Narrow" w:hAnsi="Arial Narrow" w:cs="Arial"/>
            <w:bCs/>
            <w:sz w:val="22"/>
            <w:szCs w:val="22"/>
          </w:rPr>
          <w:delText xml:space="preserve"> </w:delText>
        </w:r>
      </w:del>
      <w:ins w:id="222" w:author="GRAPURIMAC" w:date="2023-06-29T17:01:00Z">
        <w:r w:rsidR="000A7CCA" w:rsidRPr="005132B3">
          <w:rPr>
            <w:rFonts w:ascii="Arial Narrow" w:hAnsi="Arial Narrow" w:cs="Arial"/>
            <w:bCs/>
            <w:sz w:val="22"/>
            <w:szCs w:val="22"/>
          </w:rPr>
          <w:t xml:space="preserve"> a </w:t>
        </w:r>
        <w:r w:rsidR="00D36E8F" w:rsidRPr="005132B3">
          <w:rPr>
            <w:rFonts w:ascii="Arial Narrow" w:hAnsi="Arial Narrow" w:cs="Arial"/>
            <w:bCs/>
            <w:sz w:val="22"/>
            <w:szCs w:val="22"/>
          </w:rPr>
          <w:t>la Ins</w:t>
        </w:r>
      </w:ins>
      <w:ins w:id="223" w:author="GRAPURIMAC" w:date="2023-06-29T17:03:00Z">
        <w:r w:rsidR="00D36E8F" w:rsidRPr="005132B3">
          <w:rPr>
            <w:rFonts w:ascii="Arial Narrow" w:hAnsi="Arial Narrow" w:cs="Arial"/>
            <w:bCs/>
            <w:sz w:val="22"/>
            <w:szCs w:val="22"/>
          </w:rPr>
          <w:t>titución Educativa</w:t>
        </w:r>
      </w:ins>
      <w:ins w:id="224" w:author="GRAPURIMAC" w:date="2023-06-29T17:01:00Z">
        <w:r w:rsidR="000A7CCA" w:rsidRPr="005132B3">
          <w:rPr>
            <w:rFonts w:ascii="Arial Narrow" w:hAnsi="Arial Narrow" w:cs="Arial"/>
            <w:bCs/>
            <w:sz w:val="22"/>
            <w:szCs w:val="22"/>
          </w:rPr>
          <w:t xml:space="preserve"> José María Arguedas de Uripa </w:t>
        </w:r>
      </w:ins>
      <w:del w:id="225" w:author="GRAPURIMAC" w:date="2023-06-29T17:01:00Z">
        <w:r w:rsidR="0080058F" w:rsidRPr="005132B3" w:rsidDel="000A7CCA">
          <w:rPr>
            <w:rFonts w:ascii="Arial Narrow" w:hAnsi="Arial Narrow" w:cs="Arial"/>
            <w:bCs/>
            <w:sz w:val="22"/>
            <w:szCs w:val="22"/>
          </w:rPr>
          <w:delText>a camp</w:delText>
        </w:r>
      </w:del>
      <w:ins w:id="226" w:author="GRAPURIMAC" w:date="2023-06-29T17:01:00Z">
        <w:r w:rsidR="000A7CCA" w:rsidRPr="005132B3">
          <w:rPr>
            <w:rFonts w:ascii="Arial Narrow" w:hAnsi="Arial Narrow" w:cs="Arial"/>
            <w:bCs/>
            <w:sz w:val="22"/>
            <w:szCs w:val="22"/>
          </w:rPr>
          <w:t>materializada en el</w:t>
        </w:r>
      </w:ins>
      <w:del w:id="227" w:author="GRAPURIMAC" w:date="2023-06-29T17:01:00Z">
        <w:r w:rsidR="0080058F" w:rsidRPr="005132B3" w:rsidDel="000A7CCA">
          <w:rPr>
            <w:rFonts w:ascii="Arial Narrow" w:hAnsi="Arial Narrow" w:cs="Arial"/>
            <w:bCs/>
            <w:sz w:val="22"/>
            <w:szCs w:val="22"/>
          </w:rPr>
          <w:delText>o</w:delText>
        </w:r>
        <w:r w:rsidR="00FB3A5B" w:rsidRPr="005132B3" w:rsidDel="000A7CCA">
          <w:rPr>
            <w:rFonts w:ascii="Arial Narrow" w:hAnsi="Arial Narrow" w:cs="Arial"/>
            <w:bCs/>
            <w:sz w:val="22"/>
            <w:szCs w:val="22"/>
          </w:rPr>
          <w:delText xml:space="preserve"> según</w:delText>
        </w:r>
      </w:del>
      <w:r w:rsidR="00FB3A5B" w:rsidRPr="005132B3">
        <w:rPr>
          <w:rFonts w:ascii="Arial Narrow" w:hAnsi="Arial Narrow" w:cs="Arial"/>
          <w:bCs/>
          <w:sz w:val="22"/>
          <w:szCs w:val="22"/>
        </w:rPr>
        <w:t xml:space="preserve"> Acta de visita de control n.° 07-2023-CG-OCI-GORE/APURIMAC</w:t>
      </w:r>
      <w:del w:id="228" w:author="GRAPURIMAC" w:date="2023-06-29T17:01:00Z">
        <w:r w:rsidR="00FB3A5B" w:rsidRPr="005132B3" w:rsidDel="000A7CCA">
          <w:rPr>
            <w:rFonts w:ascii="Arial Narrow" w:hAnsi="Arial Narrow" w:cs="Arial"/>
            <w:bCs/>
            <w:sz w:val="22"/>
            <w:szCs w:val="22"/>
          </w:rPr>
          <w:delText>,</w:delText>
        </w:r>
      </w:del>
      <w:r w:rsidR="00FB3A5B" w:rsidRPr="005132B3">
        <w:rPr>
          <w:rFonts w:ascii="Arial Narrow" w:hAnsi="Arial Narrow" w:cs="Arial"/>
          <w:bCs/>
          <w:sz w:val="22"/>
          <w:szCs w:val="22"/>
        </w:rPr>
        <w:t xml:space="preserve"> de 12 de junio de 2023 </w:t>
      </w:r>
      <w:del w:id="229" w:author="GRAPURIMAC" w:date="2023-06-29T17:01:00Z">
        <w:r w:rsidR="00FB3A5B" w:rsidRPr="005132B3" w:rsidDel="000A7CCA">
          <w:rPr>
            <w:rFonts w:ascii="Arial Narrow" w:hAnsi="Arial Narrow" w:cs="Arial"/>
            <w:bCs/>
            <w:sz w:val="22"/>
            <w:szCs w:val="22"/>
          </w:rPr>
          <w:delText xml:space="preserve">de la I.E. José María Arguedas de Uripa </w:delText>
        </w:r>
      </w:del>
      <w:r w:rsidR="00FB3A5B" w:rsidRPr="005132B3">
        <w:rPr>
          <w:rFonts w:ascii="Arial Narrow" w:hAnsi="Arial Narrow" w:cs="Arial"/>
          <w:bCs/>
          <w:sz w:val="22"/>
          <w:szCs w:val="22"/>
        </w:rPr>
        <w:t>y</w:t>
      </w:r>
      <w:ins w:id="230" w:author="GRAPURIMAC" w:date="2023-06-29T17:02:00Z">
        <w:r w:rsidR="00D36E8F" w:rsidRPr="005132B3">
          <w:rPr>
            <w:rFonts w:ascii="Arial Narrow" w:hAnsi="Arial Narrow" w:cs="Arial"/>
            <w:bCs/>
            <w:sz w:val="22"/>
            <w:szCs w:val="22"/>
          </w:rPr>
          <w:t xml:space="preserve"> de la visita a la I</w:t>
        </w:r>
      </w:ins>
      <w:ins w:id="231" w:author="GRAPURIMAC" w:date="2023-06-29T17:03:00Z">
        <w:r w:rsidR="00D36E8F" w:rsidRPr="005132B3">
          <w:rPr>
            <w:rFonts w:ascii="Arial Narrow" w:hAnsi="Arial Narrow" w:cs="Arial"/>
            <w:bCs/>
            <w:sz w:val="22"/>
            <w:szCs w:val="22"/>
          </w:rPr>
          <w:t xml:space="preserve">nstitución Educativa </w:t>
        </w:r>
      </w:ins>
      <w:ins w:id="232" w:author="GRAPURIMAC" w:date="2023-06-29T17:02:00Z">
        <w:r w:rsidR="00D36E8F" w:rsidRPr="005132B3">
          <w:rPr>
            <w:rFonts w:ascii="Arial Narrow" w:hAnsi="Arial Narrow" w:cs="Arial"/>
            <w:bCs/>
            <w:sz w:val="22"/>
            <w:szCs w:val="22"/>
          </w:rPr>
          <w:t>San Pedro de Uripa, según consta en el</w:t>
        </w:r>
      </w:ins>
      <w:r w:rsidR="00FB3A5B" w:rsidRPr="005132B3">
        <w:rPr>
          <w:rFonts w:ascii="Arial Narrow" w:hAnsi="Arial Narrow" w:cs="Arial"/>
          <w:bCs/>
          <w:sz w:val="22"/>
          <w:szCs w:val="22"/>
        </w:rPr>
        <w:t xml:space="preserve"> Acta de visita de control n.° 08-2023-CG-OCI-GORE/APURIMAC</w:t>
      </w:r>
      <w:ins w:id="233" w:author="GRAPURIMAC" w:date="2023-06-29T17:03:00Z">
        <w:r w:rsidR="00D36E8F" w:rsidRPr="005132B3">
          <w:rPr>
            <w:rFonts w:ascii="Arial Narrow" w:hAnsi="Arial Narrow" w:cs="Arial"/>
            <w:bCs/>
            <w:sz w:val="22"/>
            <w:szCs w:val="22"/>
          </w:rPr>
          <w:t xml:space="preserve"> </w:t>
        </w:r>
      </w:ins>
      <w:del w:id="234" w:author="GRAPURIMAC" w:date="2023-06-29T17:02:00Z">
        <w:r w:rsidR="00FB3A5B" w:rsidRPr="005132B3" w:rsidDel="00D36E8F">
          <w:rPr>
            <w:rFonts w:ascii="Arial Narrow" w:hAnsi="Arial Narrow" w:cs="Arial"/>
            <w:bCs/>
            <w:sz w:val="22"/>
            <w:szCs w:val="22"/>
          </w:rPr>
          <w:delText xml:space="preserve">, </w:delText>
        </w:r>
      </w:del>
      <w:r w:rsidR="00FB3A5B" w:rsidRPr="005132B3">
        <w:rPr>
          <w:rFonts w:ascii="Arial Narrow" w:hAnsi="Arial Narrow" w:cs="Arial"/>
          <w:bCs/>
          <w:sz w:val="22"/>
          <w:szCs w:val="22"/>
        </w:rPr>
        <w:t>de 12 de junio de 2023</w:t>
      </w:r>
      <w:ins w:id="235" w:author="GRAPURIMAC" w:date="2023-06-29T17:03:00Z">
        <w:r w:rsidR="00D36E8F" w:rsidRPr="005132B3">
          <w:rPr>
            <w:rFonts w:ascii="Arial Narrow" w:hAnsi="Arial Narrow" w:cs="Arial"/>
            <w:bCs/>
            <w:sz w:val="22"/>
            <w:szCs w:val="22"/>
          </w:rPr>
          <w:t>, se verificó que estos centros educativos</w:t>
        </w:r>
      </w:ins>
      <w:del w:id="236" w:author="GRAPURIMAC" w:date="2023-06-29T17:03:00Z">
        <w:r w:rsidR="00FB3A5B" w:rsidRPr="005132B3" w:rsidDel="00D36E8F">
          <w:rPr>
            <w:rFonts w:ascii="Arial Narrow" w:hAnsi="Arial Narrow" w:cs="Arial"/>
            <w:bCs/>
            <w:sz w:val="22"/>
            <w:szCs w:val="22"/>
          </w:rPr>
          <w:delText xml:space="preserve"> de </w:delText>
        </w:r>
      </w:del>
      <w:del w:id="237" w:author="GRAPURIMAC" w:date="2023-06-29T17:02:00Z">
        <w:r w:rsidR="00FB3A5B" w:rsidRPr="005132B3" w:rsidDel="00D36E8F">
          <w:rPr>
            <w:rFonts w:ascii="Arial Narrow" w:hAnsi="Arial Narrow" w:cs="Arial"/>
            <w:bCs/>
            <w:sz w:val="22"/>
            <w:szCs w:val="22"/>
          </w:rPr>
          <w:delText xml:space="preserve">la I.E. San Pedro de Uripa </w:delText>
        </w:r>
      </w:del>
      <w:del w:id="238" w:author="GRAPURIMAC" w:date="2023-06-29T17:03:00Z">
        <w:r w:rsidR="0080058F" w:rsidRPr="005132B3" w:rsidDel="00D36E8F">
          <w:rPr>
            <w:rFonts w:ascii="Arial Narrow" w:hAnsi="Arial Narrow" w:cs="Arial"/>
            <w:bCs/>
            <w:sz w:val="22"/>
            <w:szCs w:val="22"/>
          </w:rPr>
          <w:delText xml:space="preserve">se pudo verificar que </w:delText>
        </w:r>
        <w:r w:rsidR="00FB3A5B" w:rsidRPr="005132B3" w:rsidDel="00D36E8F">
          <w:rPr>
            <w:rFonts w:ascii="Arial Narrow" w:hAnsi="Arial Narrow" w:cs="Arial"/>
            <w:bCs/>
            <w:sz w:val="22"/>
            <w:szCs w:val="22"/>
          </w:rPr>
          <w:delText xml:space="preserve">estas </w:delText>
        </w:r>
        <w:r w:rsidR="004A3B21" w:rsidRPr="005132B3" w:rsidDel="00D36E8F">
          <w:rPr>
            <w:rFonts w:ascii="Arial Narrow" w:hAnsi="Arial Narrow" w:cs="Arial"/>
            <w:bCs/>
            <w:sz w:val="22"/>
            <w:szCs w:val="22"/>
          </w:rPr>
          <w:delText>instituciones educativas</w:delText>
        </w:r>
      </w:del>
      <w:r w:rsidR="004A3B21" w:rsidRPr="005132B3">
        <w:rPr>
          <w:rFonts w:ascii="Arial Narrow" w:hAnsi="Arial Narrow" w:cs="Arial"/>
          <w:bCs/>
          <w:sz w:val="22"/>
          <w:szCs w:val="22"/>
        </w:rPr>
        <w:t xml:space="preserve"> cuentan con equipos de cómputo (servidores) inoperativos</w:t>
      </w:r>
      <w:r w:rsidR="00F52244" w:rsidRPr="005132B3">
        <w:rPr>
          <w:rFonts w:ascii="Arial Narrow" w:hAnsi="Arial Narrow" w:cs="Arial"/>
          <w:bCs/>
          <w:sz w:val="22"/>
          <w:szCs w:val="22"/>
        </w:rPr>
        <w:t xml:space="preserve">, </w:t>
      </w:r>
      <w:ins w:id="239" w:author="GRAPURIMAC" w:date="2023-06-29T17:03:00Z">
        <w:r w:rsidR="00D36E8F" w:rsidRPr="005132B3">
          <w:rPr>
            <w:rFonts w:ascii="Arial Narrow" w:hAnsi="Arial Narrow" w:cs="Arial"/>
            <w:bCs/>
            <w:sz w:val="22"/>
            <w:szCs w:val="22"/>
          </w:rPr>
          <w:t xml:space="preserve"> tal como se describe a</w:t>
        </w:r>
      </w:ins>
      <w:ins w:id="240" w:author="GRAPURIMAC" w:date="2023-06-29T17:04:00Z">
        <w:r w:rsidR="00D36E8F" w:rsidRPr="005132B3">
          <w:rPr>
            <w:rFonts w:ascii="Arial Narrow" w:hAnsi="Arial Narrow" w:cs="Arial"/>
            <w:bCs/>
            <w:sz w:val="22"/>
            <w:szCs w:val="22"/>
          </w:rPr>
          <w:t xml:space="preserve"> continuación</w:t>
        </w:r>
      </w:ins>
      <w:del w:id="241" w:author="GRAPURIMAC" w:date="2023-06-29T17:04:00Z">
        <w:r w:rsidR="00F52244" w:rsidRPr="005132B3" w:rsidDel="00D36E8F">
          <w:rPr>
            <w:rFonts w:ascii="Arial Narrow" w:hAnsi="Arial Narrow" w:cs="Arial"/>
            <w:bCs/>
            <w:sz w:val="22"/>
            <w:szCs w:val="22"/>
          </w:rPr>
          <w:delText>como se muestra a continuación</w:delText>
        </w:r>
      </w:del>
      <w:r w:rsidR="00F52244" w:rsidRPr="005132B3">
        <w:rPr>
          <w:rFonts w:ascii="Arial Narrow" w:hAnsi="Arial Narrow" w:cs="Arial"/>
          <w:bCs/>
          <w:sz w:val="22"/>
          <w:szCs w:val="22"/>
        </w:rPr>
        <w:t>:</w:t>
      </w:r>
      <w:commentRangeEnd w:id="219"/>
      <w:r w:rsidR="00D36E8F" w:rsidRPr="005132B3">
        <w:rPr>
          <w:rStyle w:val="Refdecomentario"/>
        </w:rPr>
        <w:commentReference w:id="219"/>
      </w:r>
      <w:commentRangeEnd w:id="220"/>
      <w:r w:rsidR="007D4CFB" w:rsidRPr="005132B3">
        <w:rPr>
          <w:rStyle w:val="Refdecomentario"/>
        </w:rPr>
        <w:commentReference w:id="220"/>
      </w:r>
    </w:p>
    <w:p w14:paraId="4A0EB662" w14:textId="77777777" w:rsidR="00F52244" w:rsidRPr="005132B3"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0BD70D7" w:rsidR="00665DE5" w:rsidRPr="005132B3" w:rsidDel="00D52CAB" w:rsidRDefault="00665DE5" w:rsidP="0080058F">
      <w:pPr>
        <w:tabs>
          <w:tab w:val="left" w:pos="142"/>
          <w:tab w:val="left" w:pos="1276"/>
        </w:tabs>
        <w:autoSpaceDE w:val="0"/>
        <w:autoSpaceDN w:val="0"/>
        <w:adjustRightInd w:val="0"/>
        <w:ind w:left="709"/>
        <w:jc w:val="both"/>
        <w:rPr>
          <w:del w:id="242" w:author="Manuel Raul Livano Luna" w:date="2023-07-03T17:51:00Z"/>
          <w:rFonts w:ascii="Arial Narrow" w:hAnsi="Arial Narrow" w:cs="Arial"/>
          <w:bCs/>
          <w:sz w:val="22"/>
          <w:szCs w:val="22"/>
        </w:rPr>
      </w:pPr>
    </w:p>
    <w:p w14:paraId="405329B6" w14:textId="0C21754B" w:rsidR="00665DE5" w:rsidRPr="005132B3" w:rsidDel="00D52CAB" w:rsidRDefault="00665DE5" w:rsidP="0080058F">
      <w:pPr>
        <w:tabs>
          <w:tab w:val="left" w:pos="142"/>
          <w:tab w:val="left" w:pos="1276"/>
        </w:tabs>
        <w:autoSpaceDE w:val="0"/>
        <w:autoSpaceDN w:val="0"/>
        <w:adjustRightInd w:val="0"/>
        <w:ind w:left="709"/>
        <w:jc w:val="both"/>
        <w:rPr>
          <w:del w:id="243" w:author="Manuel Raul Livano Luna" w:date="2023-07-03T17:51:00Z"/>
          <w:rFonts w:ascii="Arial Narrow" w:hAnsi="Arial Narrow" w:cs="Arial"/>
          <w:bCs/>
          <w:sz w:val="22"/>
          <w:szCs w:val="22"/>
        </w:rPr>
      </w:pPr>
    </w:p>
    <w:p w14:paraId="53BAB8DF" w14:textId="05F28D4C" w:rsidR="00FB3A5B" w:rsidRPr="005132B3" w:rsidDel="00D52CAB" w:rsidRDefault="00FB3A5B" w:rsidP="0080058F">
      <w:pPr>
        <w:tabs>
          <w:tab w:val="left" w:pos="142"/>
          <w:tab w:val="left" w:pos="1276"/>
        </w:tabs>
        <w:autoSpaceDE w:val="0"/>
        <w:autoSpaceDN w:val="0"/>
        <w:adjustRightInd w:val="0"/>
        <w:ind w:left="709"/>
        <w:jc w:val="both"/>
        <w:rPr>
          <w:del w:id="244" w:author="Manuel Raul Livano Luna" w:date="2023-07-03T17:51:00Z"/>
          <w:rFonts w:ascii="Arial Narrow" w:hAnsi="Arial Narrow" w:cs="Arial"/>
          <w:bCs/>
          <w:sz w:val="22"/>
          <w:szCs w:val="22"/>
        </w:rPr>
      </w:pPr>
    </w:p>
    <w:p w14:paraId="37A672F5" w14:textId="06E812EC" w:rsidR="00FB3A5B" w:rsidRPr="005132B3" w:rsidDel="00D52CAB" w:rsidRDefault="00FB3A5B" w:rsidP="0080058F">
      <w:pPr>
        <w:tabs>
          <w:tab w:val="left" w:pos="142"/>
          <w:tab w:val="left" w:pos="1276"/>
        </w:tabs>
        <w:autoSpaceDE w:val="0"/>
        <w:autoSpaceDN w:val="0"/>
        <w:adjustRightInd w:val="0"/>
        <w:ind w:left="709"/>
        <w:jc w:val="both"/>
        <w:rPr>
          <w:del w:id="245" w:author="Manuel Raul Livano Luna" w:date="2023-07-03T17:51:00Z"/>
          <w:rFonts w:ascii="Arial Narrow" w:hAnsi="Arial Narrow" w:cs="Arial"/>
          <w:bCs/>
          <w:sz w:val="22"/>
          <w:szCs w:val="22"/>
        </w:rPr>
      </w:pPr>
    </w:p>
    <w:p w14:paraId="6072F999" w14:textId="3FEB763C" w:rsidR="00A94AEA" w:rsidRPr="005132B3" w:rsidDel="00D52CAB" w:rsidRDefault="00A94AEA" w:rsidP="0080058F">
      <w:pPr>
        <w:tabs>
          <w:tab w:val="left" w:pos="142"/>
          <w:tab w:val="left" w:pos="1276"/>
        </w:tabs>
        <w:autoSpaceDE w:val="0"/>
        <w:autoSpaceDN w:val="0"/>
        <w:adjustRightInd w:val="0"/>
        <w:ind w:left="709"/>
        <w:jc w:val="both"/>
        <w:rPr>
          <w:del w:id="246" w:author="Manuel Raul Livano Luna" w:date="2023-07-03T17:51:00Z"/>
          <w:rFonts w:ascii="Arial Narrow" w:hAnsi="Arial Narrow" w:cs="Arial"/>
          <w:bCs/>
          <w:sz w:val="22"/>
          <w:szCs w:val="22"/>
        </w:rPr>
      </w:pPr>
    </w:p>
    <w:p w14:paraId="2C1C71C0" w14:textId="0F7C1253" w:rsidR="00A94AEA" w:rsidRPr="005132B3" w:rsidDel="00D52CAB" w:rsidRDefault="00A94AEA" w:rsidP="0080058F">
      <w:pPr>
        <w:tabs>
          <w:tab w:val="left" w:pos="142"/>
          <w:tab w:val="left" w:pos="1276"/>
        </w:tabs>
        <w:autoSpaceDE w:val="0"/>
        <w:autoSpaceDN w:val="0"/>
        <w:adjustRightInd w:val="0"/>
        <w:ind w:left="709"/>
        <w:jc w:val="both"/>
        <w:rPr>
          <w:del w:id="247" w:author="Manuel Raul Livano Luna" w:date="2023-07-03T17:51:00Z"/>
          <w:rFonts w:ascii="Arial Narrow" w:hAnsi="Arial Narrow" w:cs="Arial"/>
          <w:bCs/>
          <w:sz w:val="22"/>
          <w:szCs w:val="22"/>
        </w:rPr>
      </w:pPr>
    </w:p>
    <w:p w14:paraId="1456944B" w14:textId="27D1C909" w:rsidR="00A94AEA" w:rsidRPr="005132B3" w:rsidDel="00D52CAB" w:rsidRDefault="00A94AEA" w:rsidP="0080058F">
      <w:pPr>
        <w:tabs>
          <w:tab w:val="left" w:pos="142"/>
          <w:tab w:val="left" w:pos="1276"/>
        </w:tabs>
        <w:autoSpaceDE w:val="0"/>
        <w:autoSpaceDN w:val="0"/>
        <w:adjustRightInd w:val="0"/>
        <w:ind w:left="709"/>
        <w:jc w:val="both"/>
        <w:rPr>
          <w:del w:id="248" w:author="Manuel Raul Livano Luna" w:date="2023-07-03T17:51:00Z"/>
          <w:rFonts w:ascii="Arial Narrow" w:hAnsi="Arial Narrow" w:cs="Arial"/>
          <w:bCs/>
          <w:sz w:val="22"/>
          <w:szCs w:val="22"/>
        </w:rPr>
      </w:pPr>
    </w:p>
    <w:p w14:paraId="51C41757" w14:textId="714515BC" w:rsidR="00A94AEA" w:rsidRPr="005132B3" w:rsidDel="00D52CAB" w:rsidRDefault="00A94AEA" w:rsidP="0080058F">
      <w:pPr>
        <w:tabs>
          <w:tab w:val="left" w:pos="142"/>
          <w:tab w:val="left" w:pos="1276"/>
        </w:tabs>
        <w:autoSpaceDE w:val="0"/>
        <w:autoSpaceDN w:val="0"/>
        <w:adjustRightInd w:val="0"/>
        <w:ind w:left="709"/>
        <w:jc w:val="both"/>
        <w:rPr>
          <w:del w:id="249" w:author="Manuel Raul Livano Luna" w:date="2023-07-03T17:51:00Z"/>
          <w:rFonts w:ascii="Arial Narrow" w:hAnsi="Arial Narrow" w:cs="Arial"/>
          <w:bCs/>
          <w:sz w:val="22"/>
          <w:szCs w:val="22"/>
        </w:rPr>
      </w:pPr>
    </w:p>
    <w:p w14:paraId="6EAC501D" w14:textId="506F3BD9" w:rsidR="00A94AEA" w:rsidRPr="005132B3" w:rsidDel="00D52CAB" w:rsidRDefault="00A94AEA" w:rsidP="0080058F">
      <w:pPr>
        <w:tabs>
          <w:tab w:val="left" w:pos="142"/>
          <w:tab w:val="left" w:pos="1276"/>
        </w:tabs>
        <w:autoSpaceDE w:val="0"/>
        <w:autoSpaceDN w:val="0"/>
        <w:adjustRightInd w:val="0"/>
        <w:ind w:left="709"/>
        <w:jc w:val="both"/>
        <w:rPr>
          <w:del w:id="250" w:author="Manuel Raul Livano Luna" w:date="2023-07-03T17:51:00Z"/>
          <w:rFonts w:ascii="Arial Narrow" w:hAnsi="Arial Narrow" w:cs="Arial"/>
          <w:bCs/>
          <w:sz w:val="22"/>
          <w:szCs w:val="22"/>
        </w:rPr>
      </w:pPr>
    </w:p>
    <w:p w14:paraId="4F73B152" w14:textId="2EC1F05B" w:rsidR="00A94AEA" w:rsidRPr="005132B3" w:rsidDel="00D52CAB" w:rsidRDefault="00A94AEA" w:rsidP="0080058F">
      <w:pPr>
        <w:tabs>
          <w:tab w:val="left" w:pos="142"/>
          <w:tab w:val="left" w:pos="1276"/>
        </w:tabs>
        <w:autoSpaceDE w:val="0"/>
        <w:autoSpaceDN w:val="0"/>
        <w:adjustRightInd w:val="0"/>
        <w:ind w:left="709"/>
        <w:jc w:val="both"/>
        <w:rPr>
          <w:del w:id="251" w:author="Manuel Raul Livano Luna" w:date="2023-07-03T17:51:00Z"/>
          <w:rFonts w:ascii="Arial Narrow" w:hAnsi="Arial Narrow" w:cs="Arial"/>
          <w:bCs/>
          <w:sz w:val="22"/>
          <w:szCs w:val="22"/>
        </w:rPr>
      </w:pPr>
    </w:p>
    <w:p w14:paraId="0A6E717B" w14:textId="0DE17836" w:rsidR="00A94AEA" w:rsidRPr="005132B3" w:rsidDel="00D52CAB" w:rsidRDefault="00A94AEA" w:rsidP="0080058F">
      <w:pPr>
        <w:tabs>
          <w:tab w:val="left" w:pos="142"/>
          <w:tab w:val="left" w:pos="1276"/>
        </w:tabs>
        <w:autoSpaceDE w:val="0"/>
        <w:autoSpaceDN w:val="0"/>
        <w:adjustRightInd w:val="0"/>
        <w:ind w:left="709"/>
        <w:jc w:val="both"/>
        <w:rPr>
          <w:del w:id="252" w:author="Manuel Raul Livano Luna" w:date="2023-07-03T17:51:00Z"/>
          <w:rFonts w:ascii="Arial Narrow" w:hAnsi="Arial Narrow" w:cs="Arial"/>
          <w:bCs/>
          <w:sz w:val="22"/>
          <w:szCs w:val="22"/>
        </w:rPr>
      </w:pPr>
    </w:p>
    <w:p w14:paraId="1E52A0E7" w14:textId="32521684" w:rsidR="00A94AEA" w:rsidRPr="005132B3" w:rsidDel="00D52CAB" w:rsidRDefault="00A94AEA" w:rsidP="0080058F">
      <w:pPr>
        <w:tabs>
          <w:tab w:val="left" w:pos="142"/>
          <w:tab w:val="left" w:pos="1276"/>
        </w:tabs>
        <w:autoSpaceDE w:val="0"/>
        <w:autoSpaceDN w:val="0"/>
        <w:adjustRightInd w:val="0"/>
        <w:ind w:left="709"/>
        <w:jc w:val="both"/>
        <w:rPr>
          <w:del w:id="253" w:author="Manuel Raul Livano Luna" w:date="2023-07-03T17:51:00Z"/>
          <w:rFonts w:ascii="Arial Narrow" w:hAnsi="Arial Narrow" w:cs="Arial"/>
          <w:bCs/>
          <w:sz w:val="22"/>
          <w:szCs w:val="22"/>
        </w:rPr>
      </w:pPr>
    </w:p>
    <w:p w14:paraId="34DE2CFD" w14:textId="1425EE03" w:rsidR="00A94AEA" w:rsidRPr="005132B3" w:rsidDel="00D52CAB" w:rsidRDefault="00A94AEA" w:rsidP="0080058F">
      <w:pPr>
        <w:tabs>
          <w:tab w:val="left" w:pos="142"/>
          <w:tab w:val="left" w:pos="1276"/>
        </w:tabs>
        <w:autoSpaceDE w:val="0"/>
        <w:autoSpaceDN w:val="0"/>
        <w:adjustRightInd w:val="0"/>
        <w:ind w:left="709"/>
        <w:jc w:val="both"/>
        <w:rPr>
          <w:del w:id="254" w:author="Manuel Raul Livano Luna" w:date="2023-07-03T17:51:00Z"/>
          <w:rFonts w:ascii="Arial Narrow" w:hAnsi="Arial Narrow" w:cs="Arial"/>
          <w:bCs/>
          <w:sz w:val="22"/>
          <w:szCs w:val="22"/>
        </w:rPr>
      </w:pPr>
    </w:p>
    <w:p w14:paraId="75C4AC0A" w14:textId="6D6F57AA" w:rsidR="00FB3A5B" w:rsidRPr="005132B3" w:rsidDel="00D52CAB" w:rsidRDefault="00FB3A5B" w:rsidP="0080058F">
      <w:pPr>
        <w:tabs>
          <w:tab w:val="left" w:pos="142"/>
          <w:tab w:val="left" w:pos="1276"/>
        </w:tabs>
        <w:autoSpaceDE w:val="0"/>
        <w:autoSpaceDN w:val="0"/>
        <w:adjustRightInd w:val="0"/>
        <w:ind w:left="709"/>
        <w:jc w:val="both"/>
        <w:rPr>
          <w:del w:id="255" w:author="Manuel Raul Livano Luna" w:date="2023-07-03T17:51:00Z"/>
          <w:rFonts w:ascii="Arial Narrow" w:hAnsi="Arial Narrow" w:cs="Arial"/>
          <w:bCs/>
          <w:sz w:val="22"/>
          <w:szCs w:val="22"/>
        </w:rPr>
      </w:pPr>
    </w:p>
    <w:p w14:paraId="13816033" w14:textId="7E81853F" w:rsidR="00FB3A5B" w:rsidRPr="005132B3" w:rsidDel="00D52CAB" w:rsidRDefault="00FB3A5B" w:rsidP="0080058F">
      <w:pPr>
        <w:tabs>
          <w:tab w:val="left" w:pos="142"/>
          <w:tab w:val="left" w:pos="1276"/>
        </w:tabs>
        <w:autoSpaceDE w:val="0"/>
        <w:autoSpaceDN w:val="0"/>
        <w:adjustRightInd w:val="0"/>
        <w:ind w:left="709"/>
        <w:jc w:val="both"/>
        <w:rPr>
          <w:del w:id="256" w:author="Manuel Raul Livano Luna" w:date="2023-07-03T17:51:00Z"/>
          <w:rFonts w:ascii="Arial Narrow" w:hAnsi="Arial Narrow" w:cs="Arial"/>
          <w:bCs/>
          <w:sz w:val="22"/>
          <w:szCs w:val="22"/>
        </w:rPr>
      </w:pPr>
    </w:p>
    <w:p w14:paraId="6CC0A7B9" w14:textId="591596C6" w:rsidR="00665DE5" w:rsidRPr="005132B3" w:rsidDel="00D52CAB" w:rsidRDefault="00665DE5" w:rsidP="0080058F">
      <w:pPr>
        <w:tabs>
          <w:tab w:val="left" w:pos="142"/>
          <w:tab w:val="left" w:pos="1276"/>
        </w:tabs>
        <w:autoSpaceDE w:val="0"/>
        <w:autoSpaceDN w:val="0"/>
        <w:adjustRightInd w:val="0"/>
        <w:ind w:left="709"/>
        <w:jc w:val="both"/>
        <w:rPr>
          <w:del w:id="257" w:author="Manuel Raul Livano Luna" w:date="2023-07-03T17:51:00Z"/>
          <w:rFonts w:ascii="Arial Narrow" w:hAnsi="Arial Narrow" w:cs="Arial"/>
          <w:bCs/>
          <w:sz w:val="22"/>
          <w:szCs w:val="22"/>
        </w:rPr>
      </w:pPr>
    </w:p>
    <w:p w14:paraId="398A7D4F" w14:textId="460DE71C" w:rsidR="00665DE5" w:rsidRPr="005132B3" w:rsidDel="00D52CAB" w:rsidRDefault="00665DE5" w:rsidP="0080058F">
      <w:pPr>
        <w:tabs>
          <w:tab w:val="left" w:pos="142"/>
          <w:tab w:val="left" w:pos="1276"/>
        </w:tabs>
        <w:autoSpaceDE w:val="0"/>
        <w:autoSpaceDN w:val="0"/>
        <w:adjustRightInd w:val="0"/>
        <w:ind w:left="709"/>
        <w:jc w:val="both"/>
        <w:rPr>
          <w:del w:id="258" w:author="Manuel Raul Livano Luna" w:date="2023-07-03T17:51:00Z"/>
          <w:rFonts w:ascii="Arial Narrow" w:hAnsi="Arial Narrow" w:cs="Arial"/>
          <w:bCs/>
          <w:sz w:val="22"/>
          <w:szCs w:val="22"/>
        </w:rPr>
      </w:pPr>
    </w:p>
    <w:p w14:paraId="715ADE9B" w14:textId="628F547F" w:rsidR="00F52244" w:rsidRPr="005132B3"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5132B3">
        <w:rPr>
          <w:rFonts w:ascii="Arial Narrow" w:hAnsi="Arial Narrow" w:cs="Arial"/>
          <w:b/>
          <w:bCs/>
          <w:sz w:val="22"/>
          <w:szCs w:val="22"/>
        </w:rPr>
        <w:t xml:space="preserve">Cuadro </w:t>
      </w:r>
      <w:proofErr w:type="spellStart"/>
      <w:r w:rsidRPr="005132B3">
        <w:rPr>
          <w:rFonts w:ascii="Arial Narrow" w:hAnsi="Arial Narrow" w:cs="Arial"/>
          <w:b/>
          <w:bCs/>
          <w:sz w:val="22"/>
          <w:szCs w:val="22"/>
        </w:rPr>
        <w:t>n.°</w:t>
      </w:r>
      <w:proofErr w:type="spellEnd"/>
      <w:r w:rsidRPr="005132B3">
        <w:rPr>
          <w:rFonts w:ascii="Arial Narrow" w:hAnsi="Arial Narrow" w:cs="Arial"/>
          <w:b/>
          <w:bCs/>
          <w:sz w:val="22"/>
          <w:szCs w:val="22"/>
        </w:rPr>
        <w:t xml:space="preserve"> </w:t>
      </w:r>
      <w:r w:rsidR="00621969" w:rsidRPr="005132B3">
        <w:rPr>
          <w:rFonts w:ascii="Arial Narrow" w:hAnsi="Arial Narrow" w:cs="Arial"/>
          <w:b/>
          <w:bCs/>
          <w:sz w:val="22"/>
          <w:szCs w:val="22"/>
        </w:rPr>
        <w:t>2</w:t>
      </w:r>
    </w:p>
    <w:p w14:paraId="329EADD7" w14:textId="5EF70BCA" w:rsidR="00F52244" w:rsidRPr="005132B3"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5132B3">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5132B3" w:rsidRPr="005132B3" w14:paraId="35A99F6E" w14:textId="77777777" w:rsidTr="007A4A65">
        <w:tc>
          <w:tcPr>
            <w:tcW w:w="1554" w:type="dxa"/>
            <w:shd w:val="clear" w:color="auto" w:fill="D9D9D9" w:themeFill="background1" w:themeFillShade="D9"/>
          </w:tcPr>
          <w:p w14:paraId="14DEBABD"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7A4A65">
        <w:tc>
          <w:tcPr>
            <w:tcW w:w="1554" w:type="dxa"/>
          </w:tcPr>
          <w:p w14:paraId="4756077E"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bookmarkStart w:id="259" w:name="_Hlk139301544"/>
            <w:r w:rsidRPr="005132B3">
              <w:rPr>
                <w:rFonts w:ascii="Arial Narrow" w:hAnsi="Arial Narrow" w:cs="Arial"/>
                <w:bCs/>
                <w:sz w:val="18"/>
                <w:szCs w:val="18"/>
              </w:rPr>
              <w:t>DANIEL ALCIDES CARRIÓN</w:t>
            </w:r>
          </w:p>
        </w:tc>
        <w:tc>
          <w:tcPr>
            <w:tcW w:w="1843" w:type="dxa"/>
          </w:tcPr>
          <w:p w14:paraId="4A6A4005"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TOTORABAMBA</w:t>
            </w:r>
          </w:p>
        </w:tc>
        <w:tc>
          <w:tcPr>
            <w:tcW w:w="4394" w:type="dxa"/>
          </w:tcPr>
          <w:p w14:paraId="6926D216" w14:textId="4DB23700" w:rsidR="00A94AEA"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46026FFC" w14:textId="77777777" w:rsidTr="007A4A65">
        <w:tc>
          <w:tcPr>
            <w:tcW w:w="1554" w:type="dxa"/>
          </w:tcPr>
          <w:p w14:paraId="3E96B2D3"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843" w:type="dxa"/>
          </w:tcPr>
          <w:p w14:paraId="36571767"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CENTRO POBLADO DE CHALHUANI</w:t>
            </w:r>
          </w:p>
        </w:tc>
        <w:tc>
          <w:tcPr>
            <w:tcW w:w="4394" w:type="dxa"/>
          </w:tcPr>
          <w:p w14:paraId="4629A096"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71D2AFB0" w14:textId="77777777" w:rsidTr="007A4A65">
        <w:tc>
          <w:tcPr>
            <w:tcW w:w="1554" w:type="dxa"/>
          </w:tcPr>
          <w:p w14:paraId="668EFA0D"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JOSE MARÍA ARGUEDAS</w:t>
            </w:r>
          </w:p>
        </w:tc>
        <w:tc>
          <w:tcPr>
            <w:tcW w:w="1843" w:type="dxa"/>
          </w:tcPr>
          <w:p w14:paraId="161BA6F5"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3DE0BD80"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Servidores dañados por falla del sistema de protección eléctrico</w:t>
            </w:r>
          </w:p>
        </w:tc>
      </w:tr>
      <w:tr w:rsidR="005132B3" w:rsidRPr="005132B3" w14:paraId="3F3E959C" w14:textId="77777777" w:rsidTr="007A4A65">
        <w:tc>
          <w:tcPr>
            <w:tcW w:w="1554" w:type="dxa"/>
          </w:tcPr>
          <w:p w14:paraId="3AAAEB20"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843" w:type="dxa"/>
          </w:tcPr>
          <w:p w14:paraId="4A0AEB96"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1FFCC5D7" w14:textId="7E21ABAA"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dañado por falla del sistema de protección eléctrico</w:t>
            </w:r>
          </w:p>
        </w:tc>
      </w:tr>
      <w:tr w:rsidR="005132B3" w:rsidRPr="005132B3" w14:paraId="6170F496" w14:textId="77777777" w:rsidTr="007A4A65">
        <w:tc>
          <w:tcPr>
            <w:tcW w:w="1554" w:type="dxa"/>
          </w:tcPr>
          <w:p w14:paraId="5EFE469B"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843" w:type="dxa"/>
          </w:tcPr>
          <w:p w14:paraId="5BE78658"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CALLEBAMBA</w:t>
            </w:r>
          </w:p>
        </w:tc>
        <w:tc>
          <w:tcPr>
            <w:tcW w:w="4394" w:type="dxa"/>
          </w:tcPr>
          <w:p w14:paraId="5C19B63C"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A94AEA" w:rsidRPr="005132B3" w14:paraId="1175A69C" w14:textId="77777777" w:rsidTr="007A4A65">
        <w:tc>
          <w:tcPr>
            <w:tcW w:w="1554" w:type="dxa"/>
          </w:tcPr>
          <w:p w14:paraId="456401B2"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843" w:type="dxa"/>
          </w:tcPr>
          <w:p w14:paraId="28A1F663"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bookmarkEnd w:id="259"/>
    </w:tbl>
    <w:p w14:paraId="3C664FCB" w14:textId="45932B28" w:rsidR="001774EA" w:rsidRPr="005132B3"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15F13AB1" w:rsidR="00A94AEA" w:rsidRPr="005132B3" w:rsidDel="00024EBA" w:rsidRDefault="00D52CAB" w:rsidP="0080058F">
      <w:pPr>
        <w:tabs>
          <w:tab w:val="left" w:pos="142"/>
          <w:tab w:val="left" w:pos="1276"/>
        </w:tabs>
        <w:autoSpaceDE w:val="0"/>
        <w:autoSpaceDN w:val="0"/>
        <w:adjustRightInd w:val="0"/>
        <w:ind w:left="709"/>
        <w:jc w:val="both"/>
        <w:rPr>
          <w:del w:id="260" w:author="Manuel Raul Livano Luna" w:date="2023-07-03T17:58:00Z"/>
          <w:rFonts w:ascii="Arial Narrow" w:hAnsi="Arial Narrow" w:cs="Arial"/>
          <w:bCs/>
          <w:sz w:val="22"/>
          <w:szCs w:val="22"/>
        </w:rPr>
      </w:pPr>
      <w:ins w:id="261" w:author="Manuel Raul Livano Luna" w:date="2023-07-03T17:51:00Z">
        <w:r w:rsidRPr="005132B3">
          <w:rPr>
            <w:rFonts w:ascii="Arial Narrow" w:hAnsi="Arial Narrow" w:cs="Arial"/>
            <w:bCs/>
            <w:sz w:val="22"/>
            <w:szCs w:val="22"/>
          </w:rPr>
          <w:t>Del cuadro n</w:t>
        </w:r>
      </w:ins>
      <w:ins w:id="262" w:author="Manuel Raul Livano Luna" w:date="2023-07-03T17:52:00Z">
        <w:r w:rsidRPr="005132B3">
          <w:rPr>
            <w:rFonts w:ascii="Arial Narrow" w:hAnsi="Arial Narrow" w:cs="Arial"/>
            <w:bCs/>
            <w:sz w:val="22"/>
            <w:szCs w:val="22"/>
          </w:rPr>
          <w:t xml:space="preserve">º2 podemos concluir que de la visita a ocho 8 Instituciones Educativas </w:t>
        </w:r>
      </w:ins>
      <w:ins w:id="263" w:author="Manuel Raul Livano Luna" w:date="2023-07-03T17:53:00Z">
        <w:r w:rsidR="00024EBA" w:rsidRPr="005132B3">
          <w:rPr>
            <w:rFonts w:ascii="Arial Narrow" w:hAnsi="Arial Narrow" w:cs="Arial"/>
            <w:bCs/>
            <w:sz w:val="22"/>
            <w:szCs w:val="22"/>
          </w:rPr>
          <w:t xml:space="preserve">en dos de ellas se </w:t>
        </w:r>
      </w:ins>
      <w:ins w:id="264" w:author="Manuel Raul Livano Luna" w:date="2023-07-03T17:55:00Z">
        <w:r w:rsidR="00024EBA" w:rsidRPr="005132B3">
          <w:rPr>
            <w:rFonts w:ascii="Arial Narrow" w:hAnsi="Arial Narrow" w:cs="Arial"/>
            <w:bCs/>
            <w:sz w:val="22"/>
            <w:szCs w:val="22"/>
          </w:rPr>
          <w:t xml:space="preserve">verifico servidores dañados, </w:t>
        </w:r>
      </w:ins>
      <w:ins w:id="265" w:author="Manuel Raul Livano Luna" w:date="2023-07-03T17:56:00Z">
        <w:r w:rsidR="00024EBA" w:rsidRPr="005132B3">
          <w:rPr>
            <w:rFonts w:ascii="Arial Narrow" w:hAnsi="Arial Narrow" w:cs="Arial"/>
            <w:bCs/>
            <w:sz w:val="22"/>
            <w:szCs w:val="22"/>
          </w:rPr>
          <w:t xml:space="preserve">cuatro 4 inoperativos y dos </w:t>
        </w:r>
      </w:ins>
      <w:ins w:id="266" w:author="Manuel Raul Livano Luna" w:date="2023-07-03T17:57:00Z">
        <w:r w:rsidR="00024EBA" w:rsidRPr="005132B3">
          <w:rPr>
            <w:rFonts w:ascii="Arial Narrow" w:hAnsi="Arial Narrow" w:cs="Arial"/>
            <w:bCs/>
            <w:sz w:val="22"/>
            <w:szCs w:val="22"/>
          </w:rPr>
          <w:t xml:space="preserve">2 que no vienen cumpliendo las </w:t>
        </w:r>
        <w:r w:rsidR="00024EBA" w:rsidRPr="005132B3">
          <w:rPr>
            <w:rFonts w:ascii="Arial Narrow" w:hAnsi="Arial Narrow" w:cs="Arial"/>
            <w:bCs/>
            <w:sz w:val="22"/>
            <w:szCs w:val="22"/>
          </w:rPr>
          <w:lastRenderedPageBreak/>
          <w:t>funciones para las que fueron adquiridas, es decir los ocho 8 servidores de las ocho 8 Instituciones</w:t>
        </w:r>
      </w:ins>
      <w:ins w:id="267" w:author="Manuel Raul Livano Luna" w:date="2023-07-03T17:58:00Z">
        <w:r w:rsidR="00024EBA" w:rsidRPr="005132B3">
          <w:rPr>
            <w:rFonts w:ascii="Arial Narrow" w:hAnsi="Arial Narrow" w:cs="Arial"/>
            <w:bCs/>
            <w:sz w:val="22"/>
            <w:szCs w:val="22"/>
          </w:rPr>
          <w:t xml:space="preserve"> Visitadas ninguna estaría cumpliendo con la finalidad para las cuales fueron adquiridas</w:t>
        </w:r>
      </w:ins>
      <w:ins w:id="268" w:author="Manuel Raul Livano Luna" w:date="2023-07-03T17:59:00Z">
        <w:r w:rsidR="00024EBA" w:rsidRPr="005132B3">
          <w:rPr>
            <w:rFonts w:ascii="Arial Narrow" w:hAnsi="Arial Narrow" w:cs="Arial"/>
            <w:bCs/>
            <w:sz w:val="22"/>
            <w:szCs w:val="22"/>
          </w:rPr>
          <w:t>.</w:t>
        </w:r>
      </w:ins>
    </w:p>
    <w:p w14:paraId="4953F66B" w14:textId="77777777" w:rsidR="00024EBA" w:rsidRPr="005132B3" w:rsidRDefault="00024EBA" w:rsidP="0080058F">
      <w:pPr>
        <w:tabs>
          <w:tab w:val="left" w:pos="142"/>
          <w:tab w:val="left" w:pos="1276"/>
        </w:tabs>
        <w:autoSpaceDE w:val="0"/>
        <w:autoSpaceDN w:val="0"/>
        <w:adjustRightInd w:val="0"/>
        <w:ind w:left="709"/>
        <w:jc w:val="both"/>
        <w:rPr>
          <w:ins w:id="269" w:author="Manuel Raul Livano Luna" w:date="2023-07-03T17:59:00Z"/>
          <w:rFonts w:ascii="Arial Narrow" w:hAnsi="Arial Narrow" w:cs="Arial"/>
          <w:bCs/>
          <w:sz w:val="22"/>
          <w:szCs w:val="22"/>
        </w:rPr>
      </w:pPr>
    </w:p>
    <w:p w14:paraId="3F9CC197" w14:textId="55EA6F5D" w:rsidR="00A94AEA"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42571CE5" wp14:editId="7704E613">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Visita a la I.E. José María Arguedas. </w:t>
      </w:r>
    </w:p>
    <w:p w14:paraId="73C11F6F" w14:textId="7777777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4CB4441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En la imagen se evidencia que el servidor de la I.E. José María Arguedas se encuentra </w:t>
      </w:r>
      <w:ins w:id="270" w:author="GRAPURIMAC" w:date="2023-06-29T17:06:00Z">
        <w:r w:rsidR="00D36E8F" w:rsidRPr="005132B3">
          <w:rPr>
            <w:rFonts w:ascii="Arial Narrow" w:hAnsi="Arial Narrow" w:cs="Arial"/>
            <w:bCs/>
            <w:sz w:val="22"/>
            <w:szCs w:val="22"/>
          </w:rPr>
          <w:t>ino</w:t>
        </w:r>
      </w:ins>
      <w:del w:id="271" w:author="GRAPURIMAC" w:date="2023-06-29T17:06:00Z">
        <w:r w:rsidRPr="005132B3" w:rsidDel="00D36E8F">
          <w:rPr>
            <w:rFonts w:ascii="Arial Narrow" w:hAnsi="Arial Narrow" w:cs="Arial"/>
            <w:bCs/>
            <w:sz w:val="22"/>
            <w:szCs w:val="22"/>
          </w:rPr>
          <w:delText>no o</w:delText>
        </w:r>
      </w:del>
      <w:r w:rsidRPr="005132B3">
        <w:rPr>
          <w:rFonts w:ascii="Arial Narrow" w:hAnsi="Arial Narrow" w:cs="Arial"/>
          <w:bCs/>
          <w:sz w:val="22"/>
          <w:szCs w:val="22"/>
        </w:rPr>
        <w:t xml:space="preserve">perativa </w:t>
      </w:r>
      <w:del w:id="272" w:author="GRAPURIMAC" w:date="2023-06-29T17:06:00Z">
        <w:r w:rsidRPr="005132B3" w:rsidDel="00D36E8F">
          <w:rPr>
            <w:rFonts w:ascii="Arial Narrow" w:hAnsi="Arial Narrow" w:cs="Arial"/>
            <w:bCs/>
            <w:sz w:val="22"/>
            <w:szCs w:val="22"/>
          </w:rPr>
          <w:delText>(malogrado)</w:delText>
        </w:r>
      </w:del>
    </w:p>
    <w:p w14:paraId="64479566" w14:textId="77777777" w:rsidR="00A94AEA" w:rsidRPr="005132B3"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lastRenderedPageBreak/>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Visita de control a la I.E. San Pedro de Uripa.</w:t>
      </w:r>
    </w:p>
    <w:p w14:paraId="6480D386" w14:textId="15CD35D0" w:rsidR="00857A87" w:rsidRPr="005132B3" w:rsidDel="00D52CAB" w:rsidRDefault="00857A87" w:rsidP="0080058F">
      <w:pPr>
        <w:tabs>
          <w:tab w:val="left" w:pos="142"/>
          <w:tab w:val="left" w:pos="1276"/>
        </w:tabs>
        <w:autoSpaceDE w:val="0"/>
        <w:autoSpaceDN w:val="0"/>
        <w:adjustRightInd w:val="0"/>
        <w:ind w:left="709"/>
        <w:jc w:val="both"/>
        <w:rPr>
          <w:moveFrom w:id="273" w:author="Manuel Raul Livano Luna" w:date="2023-07-03T17:46:00Z"/>
          <w:rFonts w:ascii="Arial Narrow" w:hAnsi="Arial Narrow" w:cs="Arial"/>
          <w:bCs/>
          <w:sz w:val="22"/>
          <w:szCs w:val="22"/>
        </w:rPr>
      </w:pPr>
      <w:moveFromRangeStart w:id="274" w:author="Manuel Raul Livano Luna" w:date="2023-07-03T17:46:00Z" w:name="move139298797"/>
      <w:moveFrom w:id="275" w:author="Manuel Raul Livano Luna" w:date="2023-07-03T17:46:00Z">
        <w:r w:rsidRPr="005132B3" w:rsidDel="00D52CAB">
          <w:rPr>
            <w:noProof/>
            <w:lang w:val="en-US" w:eastAsia="en-US"/>
          </w:rPr>
          <w:drawing>
            <wp:inline distT="0" distB="0" distL="0" distR="0" wp14:anchorId="0DF42453" wp14:editId="46188B29">
              <wp:extent cx="4883866" cy="3663043"/>
              <wp:effectExtent l="0" t="0" r="0" b="0"/>
              <wp:docPr id="334498503" name="Imagen 33449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moveFrom>
    </w:p>
    <w:p w14:paraId="1D31E34B" w14:textId="36767AD1" w:rsidR="00857A87" w:rsidRPr="005132B3" w:rsidDel="00D52CAB" w:rsidRDefault="00857A87" w:rsidP="0080058F">
      <w:pPr>
        <w:tabs>
          <w:tab w:val="left" w:pos="142"/>
          <w:tab w:val="left" w:pos="1276"/>
        </w:tabs>
        <w:autoSpaceDE w:val="0"/>
        <w:autoSpaceDN w:val="0"/>
        <w:adjustRightInd w:val="0"/>
        <w:ind w:left="709"/>
        <w:jc w:val="both"/>
        <w:rPr>
          <w:moveFrom w:id="276" w:author="Manuel Raul Livano Luna" w:date="2023-07-03T17:46:00Z"/>
          <w:rFonts w:ascii="Arial Narrow" w:hAnsi="Arial Narrow" w:cs="Arial"/>
          <w:bCs/>
          <w:sz w:val="22"/>
          <w:szCs w:val="22"/>
        </w:rPr>
      </w:pPr>
      <w:moveFrom w:id="277" w:author="Manuel Raul Livano Luna" w:date="2023-07-03T17:46:00Z">
        <w:r w:rsidRPr="005132B3" w:rsidDel="00D52CAB">
          <w:rPr>
            <w:rFonts w:ascii="Arial Narrow" w:hAnsi="Arial Narrow" w:cs="Arial"/>
            <w:bCs/>
            <w:sz w:val="22"/>
            <w:szCs w:val="22"/>
          </w:rPr>
          <w:t>En la imagen se aprecia que el servidor de la I.E. San Pedro se encuentra inoperativa.</w:t>
        </w:r>
      </w:moveFrom>
    </w:p>
    <w:moveFromRangeEnd w:id="274"/>
    <w:p w14:paraId="4F831621" w14:textId="7777777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2CC31958" w:rsidR="00024C2E" w:rsidRPr="005132B3"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n.° </w:t>
      </w:r>
      <w:r w:rsidR="009C3D98" w:rsidRPr="005132B3">
        <w:rPr>
          <w:rFonts w:ascii="Arial Narrow" w:hAnsi="Arial Narrow" w:cs="Arial"/>
          <w:bCs/>
          <w:sz w:val="22"/>
          <w:szCs w:val="22"/>
        </w:rPr>
        <w:t>123-2023-GRAP/11/GRDS</w:t>
      </w:r>
      <w:del w:id="278" w:author="GRAPURIMAC" w:date="2023-06-29T17:07:00Z">
        <w:r w:rsidR="00A45AEA" w:rsidRPr="005132B3" w:rsidDel="00D36E8F">
          <w:rPr>
            <w:rFonts w:ascii="Arial Narrow" w:hAnsi="Arial Narrow" w:cs="Arial"/>
            <w:bCs/>
            <w:sz w:val="22"/>
            <w:szCs w:val="22"/>
          </w:rPr>
          <w:delText>,</w:delText>
        </w:r>
      </w:del>
      <w:r w:rsidR="009C3D98" w:rsidRPr="005132B3">
        <w:rPr>
          <w:rFonts w:ascii="Arial Narrow" w:hAnsi="Arial Narrow" w:cs="Arial"/>
          <w:bCs/>
          <w:sz w:val="22"/>
          <w:szCs w:val="22"/>
        </w:rPr>
        <w:t xml:space="preserve">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 que se muestran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4FD1B71B" w14:textId="77777777" w:rsidR="00B02FF2" w:rsidRDefault="00B02FF2" w:rsidP="00B02FF2">
      <w:pPr>
        <w:tabs>
          <w:tab w:val="left" w:pos="142"/>
          <w:tab w:val="left" w:pos="1276"/>
        </w:tabs>
        <w:autoSpaceDE w:val="0"/>
        <w:autoSpaceDN w:val="0"/>
        <w:adjustRightInd w:val="0"/>
        <w:ind w:left="709"/>
        <w:jc w:val="center"/>
        <w:rPr>
          <w:rFonts w:ascii="Arial Narrow" w:hAnsi="Arial Narrow" w:cs="Arial"/>
          <w:b/>
          <w:sz w:val="22"/>
          <w:szCs w:val="22"/>
        </w:rPr>
      </w:pPr>
    </w:p>
    <w:p w14:paraId="05C31256" w14:textId="7B1051B7" w:rsidR="00B02FF2" w:rsidRPr="005132B3" w:rsidRDefault="00B02FF2" w:rsidP="00B02FF2">
      <w:pPr>
        <w:tabs>
          <w:tab w:val="left" w:pos="142"/>
          <w:tab w:val="left" w:pos="1276"/>
        </w:tabs>
        <w:autoSpaceDE w:val="0"/>
        <w:autoSpaceDN w:val="0"/>
        <w:adjustRightInd w:val="0"/>
        <w:ind w:left="709"/>
        <w:jc w:val="center"/>
        <w:rPr>
          <w:rFonts w:ascii="Arial Narrow" w:hAnsi="Arial Narrow" w:cs="Arial"/>
          <w:b/>
          <w:sz w:val="22"/>
          <w:szCs w:val="22"/>
        </w:rPr>
      </w:pPr>
      <w:bookmarkStart w:id="279" w:name="_Hlk139378579"/>
      <w:r w:rsidRPr="005132B3">
        <w:rPr>
          <w:rFonts w:ascii="Arial Narrow" w:hAnsi="Arial Narrow" w:cs="Arial"/>
          <w:b/>
          <w:sz w:val="22"/>
          <w:szCs w:val="22"/>
        </w:rPr>
        <w:t>cuadro n°</w:t>
      </w:r>
      <w:r>
        <w:rPr>
          <w:rFonts w:ascii="Arial Narrow" w:hAnsi="Arial Narrow" w:cs="Arial"/>
          <w:b/>
          <w:sz w:val="22"/>
          <w:szCs w:val="22"/>
        </w:rPr>
        <w:t>2</w:t>
      </w:r>
    </w:p>
    <w:p w14:paraId="22CBE3AF" w14:textId="0CA27694" w:rsidR="001774EA" w:rsidRDefault="00B02FF2" w:rsidP="00B02FF2">
      <w:pPr>
        <w:tabs>
          <w:tab w:val="left" w:pos="142"/>
          <w:tab w:val="left" w:pos="1276"/>
        </w:tabs>
        <w:autoSpaceDE w:val="0"/>
        <w:autoSpaceDN w:val="0"/>
        <w:adjustRightInd w:val="0"/>
        <w:jc w:val="center"/>
        <w:rPr>
          <w:rFonts w:ascii="Arial Narrow" w:hAnsi="Arial Narrow" w:cs="Arial"/>
          <w:b/>
        </w:rPr>
      </w:pPr>
      <w:r w:rsidRPr="00B02FF2">
        <w:rPr>
          <w:rFonts w:ascii="Arial Narrow" w:hAnsi="Arial Narrow" w:cs="Arial"/>
          <w:b/>
        </w:rPr>
        <w:t xml:space="preserve">I.E. </w:t>
      </w:r>
      <w:r>
        <w:rPr>
          <w:rFonts w:ascii="Arial Narrow" w:hAnsi="Arial Narrow" w:cs="Arial"/>
          <w:b/>
        </w:rPr>
        <w:t xml:space="preserve">con ejecución física en el componente </w:t>
      </w:r>
      <w:r w:rsidRPr="00B02FF2">
        <w:rPr>
          <w:rFonts w:ascii="Arial Narrow" w:hAnsi="Arial Narrow" w:cs="Arial"/>
          <w:b/>
        </w:rPr>
        <w:t>capacita</w:t>
      </w:r>
      <w:r>
        <w:rPr>
          <w:rFonts w:ascii="Arial Narrow" w:hAnsi="Arial Narrow" w:cs="Arial"/>
          <w:b/>
        </w:rPr>
        <w:t>ción</w:t>
      </w:r>
    </w:p>
    <w:p w14:paraId="0AC0601B" w14:textId="77777777" w:rsidR="00B02FF2" w:rsidRPr="00B02FF2" w:rsidRDefault="00B02FF2" w:rsidP="00B02FF2">
      <w:pPr>
        <w:tabs>
          <w:tab w:val="left" w:pos="142"/>
          <w:tab w:val="left" w:pos="1276"/>
        </w:tabs>
        <w:autoSpaceDE w:val="0"/>
        <w:autoSpaceDN w:val="0"/>
        <w:adjustRightInd w:val="0"/>
        <w:jc w:val="center"/>
        <w:rPr>
          <w:rFonts w:ascii="Arial Narrow" w:hAnsi="Arial Narrow" w:cs="Arial"/>
          <w:bCs/>
          <w:sz w:val="22"/>
          <w:szCs w:val="22"/>
        </w:rPr>
      </w:pPr>
    </w:p>
    <w:tbl>
      <w:tblPr>
        <w:tblW w:w="7757" w:type="dxa"/>
        <w:tblInd w:w="704" w:type="dxa"/>
        <w:tblCellMar>
          <w:left w:w="70" w:type="dxa"/>
          <w:right w:w="70" w:type="dxa"/>
        </w:tblCellMar>
        <w:tblLook w:val="04A0" w:firstRow="1" w:lastRow="0" w:firstColumn="1" w:lastColumn="0" w:noHBand="0" w:noVBand="1"/>
      </w:tblPr>
      <w:tblGrid>
        <w:gridCol w:w="567"/>
        <w:gridCol w:w="5670"/>
        <w:gridCol w:w="1520"/>
      </w:tblGrid>
      <w:tr w:rsidR="00B02FF2" w:rsidRPr="00B02FF2" w14:paraId="0048F899" w14:textId="77777777" w:rsidTr="00B02FF2">
        <w:trPr>
          <w:trHeight w:val="76"/>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00F13"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 </w:t>
            </w:r>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14:paraId="142F16FC"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COMPONENTE CAPACITACION</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D91752C"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 </w:t>
            </w:r>
          </w:p>
        </w:tc>
      </w:tr>
      <w:tr w:rsidR="00B02FF2" w:rsidRPr="00B02FF2" w14:paraId="41FDC488" w14:textId="77777777" w:rsidTr="00B02FF2">
        <w:trPr>
          <w:trHeight w:val="122"/>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A75B05F" w14:textId="77777777" w:rsidR="00B02FF2" w:rsidRPr="00B02FF2" w:rsidRDefault="00B02FF2" w:rsidP="00B02FF2">
            <w:pPr>
              <w:jc w:val="center"/>
              <w:rPr>
                <w:rFonts w:ascii="Arial Narrow" w:hAnsi="Arial Narrow" w:cs="Calibri"/>
                <w:color w:val="000000"/>
                <w:sz w:val="18"/>
                <w:szCs w:val="18"/>
                <w:lang w:eastAsia="es-PE"/>
              </w:rPr>
            </w:pPr>
            <w:proofErr w:type="spellStart"/>
            <w:r w:rsidRPr="00B02FF2">
              <w:rPr>
                <w:rFonts w:ascii="Arial Narrow" w:hAnsi="Arial Narrow" w:cs="Calibri"/>
                <w:color w:val="000000"/>
                <w:sz w:val="18"/>
                <w:szCs w:val="18"/>
                <w:lang w:eastAsia="es-PE"/>
              </w:rPr>
              <w:t>N°</w:t>
            </w:r>
            <w:proofErr w:type="spellEnd"/>
          </w:p>
        </w:tc>
        <w:tc>
          <w:tcPr>
            <w:tcW w:w="5670" w:type="dxa"/>
            <w:tcBorders>
              <w:top w:val="nil"/>
              <w:left w:val="nil"/>
              <w:bottom w:val="single" w:sz="4" w:space="0" w:color="auto"/>
              <w:right w:val="single" w:sz="4" w:space="0" w:color="auto"/>
            </w:tcBorders>
            <w:shd w:val="clear" w:color="auto" w:fill="auto"/>
            <w:noWrap/>
            <w:vAlign w:val="center"/>
            <w:hideMark/>
          </w:tcPr>
          <w:p w14:paraId="5FFBD51F"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 xml:space="preserve"> I.E</w:t>
            </w:r>
          </w:p>
        </w:tc>
        <w:tc>
          <w:tcPr>
            <w:tcW w:w="1520" w:type="dxa"/>
            <w:tcBorders>
              <w:top w:val="nil"/>
              <w:left w:val="nil"/>
              <w:bottom w:val="single" w:sz="4" w:space="0" w:color="auto"/>
              <w:right w:val="single" w:sz="4" w:space="0" w:color="auto"/>
            </w:tcBorders>
            <w:shd w:val="clear" w:color="auto" w:fill="auto"/>
            <w:noWrap/>
            <w:vAlign w:val="bottom"/>
            <w:hideMark/>
          </w:tcPr>
          <w:p w14:paraId="5B2BFFB6"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AVANCE FISICO</w:t>
            </w:r>
          </w:p>
        </w:tc>
      </w:tr>
      <w:tr w:rsidR="00B02FF2" w:rsidRPr="00B02FF2" w14:paraId="7642B677" w14:textId="77777777" w:rsidTr="00B02FF2">
        <w:trPr>
          <w:trHeight w:val="38"/>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F695FF6"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w:t>
            </w:r>
          </w:p>
        </w:tc>
        <w:tc>
          <w:tcPr>
            <w:tcW w:w="5670" w:type="dxa"/>
            <w:tcBorders>
              <w:top w:val="nil"/>
              <w:left w:val="nil"/>
              <w:bottom w:val="single" w:sz="4" w:space="0" w:color="auto"/>
              <w:right w:val="single" w:sz="4" w:space="0" w:color="auto"/>
            </w:tcBorders>
            <w:shd w:val="clear" w:color="auto" w:fill="auto"/>
            <w:vAlign w:val="center"/>
            <w:hideMark/>
          </w:tcPr>
          <w:p w14:paraId="48932FF1"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I.E Jorge Chávez</w:t>
            </w:r>
          </w:p>
        </w:tc>
        <w:tc>
          <w:tcPr>
            <w:tcW w:w="1520" w:type="dxa"/>
            <w:tcBorders>
              <w:top w:val="nil"/>
              <w:left w:val="nil"/>
              <w:bottom w:val="single" w:sz="4" w:space="0" w:color="auto"/>
              <w:right w:val="single" w:sz="4" w:space="0" w:color="auto"/>
            </w:tcBorders>
            <w:shd w:val="clear" w:color="auto" w:fill="auto"/>
            <w:noWrap/>
            <w:vAlign w:val="center"/>
            <w:hideMark/>
          </w:tcPr>
          <w:p w14:paraId="51A306A5"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100%</w:t>
            </w:r>
          </w:p>
        </w:tc>
      </w:tr>
      <w:tr w:rsidR="00B02FF2" w:rsidRPr="00B02FF2" w14:paraId="6B363C05"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85EDADA"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2</w:t>
            </w:r>
          </w:p>
        </w:tc>
        <w:tc>
          <w:tcPr>
            <w:tcW w:w="5670" w:type="dxa"/>
            <w:tcBorders>
              <w:top w:val="nil"/>
              <w:left w:val="nil"/>
              <w:bottom w:val="single" w:sz="4" w:space="0" w:color="auto"/>
              <w:right w:val="single" w:sz="4" w:space="0" w:color="auto"/>
            </w:tcBorders>
            <w:shd w:val="clear" w:color="auto" w:fill="auto"/>
            <w:vAlign w:val="center"/>
            <w:hideMark/>
          </w:tcPr>
          <w:p w14:paraId="69FEE57D"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Manuel</w:t>
            </w:r>
            <w:proofErr w:type="gramEnd"/>
            <w:r w:rsidRPr="00B02FF2">
              <w:rPr>
                <w:rFonts w:ascii="Arial Narrow" w:hAnsi="Arial Narrow" w:cs="Calibri"/>
                <w:color w:val="000000"/>
                <w:sz w:val="18"/>
                <w:szCs w:val="18"/>
                <w:lang w:eastAsia="es-PE"/>
              </w:rPr>
              <w:t xml:space="preserve"> </w:t>
            </w:r>
            <w:proofErr w:type="spellStart"/>
            <w:r w:rsidRPr="00B02FF2">
              <w:rPr>
                <w:rFonts w:ascii="Arial Narrow" w:hAnsi="Arial Narrow" w:cs="Calibri"/>
                <w:color w:val="000000"/>
                <w:sz w:val="18"/>
                <w:szCs w:val="18"/>
                <w:lang w:eastAsia="es-PE"/>
              </w:rPr>
              <w:t>Scorsa</w:t>
            </w:r>
            <w:proofErr w:type="spellEnd"/>
            <w:r w:rsidRPr="00B02FF2">
              <w:rPr>
                <w:rFonts w:ascii="Arial Narrow" w:hAnsi="Arial Narrow" w:cs="Calibri"/>
                <w:color w:val="000000"/>
                <w:sz w:val="18"/>
                <w:szCs w:val="18"/>
                <w:lang w:eastAsia="es-PE"/>
              </w:rPr>
              <w:t xml:space="preserve"> - </w:t>
            </w:r>
            <w:proofErr w:type="spellStart"/>
            <w:r w:rsidRPr="00B02FF2">
              <w:rPr>
                <w:rFonts w:ascii="Arial Narrow" w:hAnsi="Arial Narrow" w:cs="Calibri"/>
                <w:color w:val="000000"/>
                <w:sz w:val="18"/>
                <w:szCs w:val="18"/>
                <w:lang w:eastAsia="es-PE"/>
              </w:rPr>
              <w:t>Llatanaco</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72B6D5D5"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100%</w:t>
            </w:r>
          </w:p>
        </w:tc>
      </w:tr>
      <w:tr w:rsidR="00B02FF2" w:rsidRPr="00B02FF2" w14:paraId="119DE53E"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AA97E89"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3</w:t>
            </w:r>
          </w:p>
        </w:tc>
        <w:tc>
          <w:tcPr>
            <w:tcW w:w="5670" w:type="dxa"/>
            <w:tcBorders>
              <w:top w:val="nil"/>
              <w:left w:val="nil"/>
              <w:bottom w:val="single" w:sz="4" w:space="0" w:color="auto"/>
              <w:right w:val="single" w:sz="4" w:space="0" w:color="auto"/>
            </w:tcBorders>
            <w:shd w:val="clear" w:color="auto" w:fill="auto"/>
            <w:vAlign w:val="center"/>
            <w:hideMark/>
          </w:tcPr>
          <w:p w14:paraId="736804D7"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San</w:t>
            </w:r>
            <w:proofErr w:type="gramEnd"/>
            <w:r w:rsidRPr="00B02FF2">
              <w:rPr>
                <w:rFonts w:ascii="Arial Narrow" w:hAnsi="Arial Narrow" w:cs="Calibri"/>
                <w:color w:val="000000"/>
                <w:sz w:val="18"/>
                <w:szCs w:val="18"/>
                <w:lang w:eastAsia="es-PE"/>
              </w:rPr>
              <w:t xml:space="preserve"> Pedro</w:t>
            </w:r>
          </w:p>
        </w:tc>
        <w:tc>
          <w:tcPr>
            <w:tcW w:w="1520" w:type="dxa"/>
            <w:tcBorders>
              <w:top w:val="nil"/>
              <w:left w:val="nil"/>
              <w:bottom w:val="single" w:sz="4" w:space="0" w:color="auto"/>
              <w:right w:val="single" w:sz="4" w:space="0" w:color="auto"/>
            </w:tcBorders>
            <w:shd w:val="clear" w:color="auto" w:fill="auto"/>
            <w:noWrap/>
            <w:vAlign w:val="center"/>
            <w:hideMark/>
          </w:tcPr>
          <w:p w14:paraId="788E9959"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100%</w:t>
            </w:r>
          </w:p>
        </w:tc>
      </w:tr>
      <w:tr w:rsidR="00B02FF2" w:rsidRPr="00B02FF2" w14:paraId="70311D91"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04361"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4</w:t>
            </w:r>
          </w:p>
        </w:tc>
        <w:tc>
          <w:tcPr>
            <w:tcW w:w="5670" w:type="dxa"/>
            <w:tcBorders>
              <w:top w:val="nil"/>
              <w:left w:val="nil"/>
              <w:bottom w:val="single" w:sz="4" w:space="0" w:color="auto"/>
              <w:right w:val="single" w:sz="4" w:space="0" w:color="auto"/>
            </w:tcBorders>
            <w:shd w:val="clear" w:color="auto" w:fill="auto"/>
            <w:vAlign w:val="center"/>
            <w:hideMark/>
          </w:tcPr>
          <w:p w14:paraId="7AD5C17E"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Carlos</w:t>
            </w:r>
            <w:proofErr w:type="gramEnd"/>
            <w:r w:rsidRPr="00B02FF2">
              <w:rPr>
                <w:rFonts w:ascii="Arial Narrow" w:hAnsi="Arial Narrow" w:cs="Calibri"/>
                <w:color w:val="000000"/>
                <w:sz w:val="18"/>
                <w:szCs w:val="18"/>
                <w:lang w:eastAsia="es-PE"/>
              </w:rPr>
              <w:t xml:space="preserve"> Noriega Jiménez</w:t>
            </w:r>
          </w:p>
        </w:tc>
        <w:tc>
          <w:tcPr>
            <w:tcW w:w="1520" w:type="dxa"/>
            <w:tcBorders>
              <w:top w:val="nil"/>
              <w:left w:val="nil"/>
              <w:bottom w:val="single" w:sz="4" w:space="0" w:color="auto"/>
              <w:right w:val="single" w:sz="4" w:space="0" w:color="auto"/>
            </w:tcBorders>
            <w:shd w:val="clear" w:color="auto" w:fill="auto"/>
            <w:noWrap/>
            <w:vAlign w:val="center"/>
            <w:hideMark/>
          </w:tcPr>
          <w:p w14:paraId="756CF648"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100%</w:t>
            </w:r>
          </w:p>
        </w:tc>
      </w:tr>
      <w:tr w:rsidR="00B02FF2" w:rsidRPr="00B02FF2" w14:paraId="104CDAC5"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74835CB"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5</w:t>
            </w:r>
          </w:p>
        </w:tc>
        <w:tc>
          <w:tcPr>
            <w:tcW w:w="5670" w:type="dxa"/>
            <w:tcBorders>
              <w:top w:val="nil"/>
              <w:left w:val="nil"/>
              <w:bottom w:val="single" w:sz="4" w:space="0" w:color="auto"/>
              <w:right w:val="single" w:sz="4" w:space="0" w:color="auto"/>
            </w:tcBorders>
            <w:shd w:val="clear" w:color="auto" w:fill="auto"/>
            <w:vAlign w:val="center"/>
            <w:hideMark/>
          </w:tcPr>
          <w:p w14:paraId="184478CD"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 xml:space="preserve">I.E  </w:t>
            </w:r>
            <w:proofErr w:type="spellStart"/>
            <w:r w:rsidRPr="00B02FF2">
              <w:rPr>
                <w:rFonts w:ascii="Arial Narrow" w:hAnsi="Arial Narrow" w:cs="Calibri"/>
                <w:color w:val="000000"/>
                <w:sz w:val="18"/>
                <w:szCs w:val="18"/>
                <w:lang w:eastAsia="es-PE"/>
              </w:rPr>
              <w:t>Jose</w:t>
            </w:r>
            <w:proofErr w:type="spellEnd"/>
            <w:proofErr w:type="gramEnd"/>
            <w:r w:rsidRPr="00B02FF2">
              <w:rPr>
                <w:rFonts w:ascii="Arial Narrow" w:hAnsi="Arial Narrow" w:cs="Calibri"/>
                <w:color w:val="000000"/>
                <w:sz w:val="18"/>
                <w:szCs w:val="18"/>
                <w:lang w:eastAsia="es-PE"/>
              </w:rPr>
              <w:t xml:space="preserve"> </w:t>
            </w:r>
            <w:proofErr w:type="spellStart"/>
            <w:r w:rsidRPr="00B02FF2">
              <w:rPr>
                <w:rFonts w:ascii="Arial Narrow" w:hAnsi="Arial Narrow" w:cs="Calibri"/>
                <w:color w:val="000000"/>
                <w:sz w:val="18"/>
                <w:szCs w:val="18"/>
                <w:lang w:eastAsia="es-PE"/>
              </w:rPr>
              <w:t>Maria</w:t>
            </w:r>
            <w:proofErr w:type="spellEnd"/>
            <w:r w:rsidRPr="00B02FF2">
              <w:rPr>
                <w:rFonts w:ascii="Arial Narrow" w:hAnsi="Arial Narrow" w:cs="Calibri"/>
                <w:color w:val="000000"/>
                <w:sz w:val="18"/>
                <w:szCs w:val="18"/>
                <w:lang w:eastAsia="es-PE"/>
              </w:rPr>
              <w:t xml:space="preserve"> Arguedas</w:t>
            </w:r>
          </w:p>
        </w:tc>
        <w:tc>
          <w:tcPr>
            <w:tcW w:w="1520" w:type="dxa"/>
            <w:tcBorders>
              <w:top w:val="nil"/>
              <w:left w:val="nil"/>
              <w:bottom w:val="single" w:sz="4" w:space="0" w:color="auto"/>
              <w:right w:val="single" w:sz="4" w:space="0" w:color="auto"/>
            </w:tcBorders>
            <w:shd w:val="clear" w:color="auto" w:fill="auto"/>
            <w:noWrap/>
            <w:vAlign w:val="center"/>
            <w:hideMark/>
          </w:tcPr>
          <w:p w14:paraId="15DB11F6"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100%</w:t>
            </w:r>
          </w:p>
        </w:tc>
      </w:tr>
      <w:tr w:rsidR="00B02FF2" w:rsidRPr="00B02FF2" w14:paraId="34E4D06C" w14:textId="77777777" w:rsidTr="00B02FF2">
        <w:trPr>
          <w:trHeight w:val="11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F716738"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6</w:t>
            </w:r>
          </w:p>
        </w:tc>
        <w:tc>
          <w:tcPr>
            <w:tcW w:w="5670" w:type="dxa"/>
            <w:tcBorders>
              <w:top w:val="nil"/>
              <w:left w:val="nil"/>
              <w:bottom w:val="single" w:sz="4" w:space="0" w:color="auto"/>
              <w:right w:val="single" w:sz="4" w:space="0" w:color="auto"/>
            </w:tcBorders>
            <w:shd w:val="clear" w:color="auto" w:fill="auto"/>
            <w:vAlign w:val="center"/>
            <w:hideMark/>
          </w:tcPr>
          <w:p w14:paraId="6C91BD43"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I.E CIRO ALEGRIA</w:t>
            </w:r>
          </w:p>
        </w:tc>
        <w:tc>
          <w:tcPr>
            <w:tcW w:w="1520" w:type="dxa"/>
            <w:tcBorders>
              <w:top w:val="nil"/>
              <w:left w:val="nil"/>
              <w:bottom w:val="single" w:sz="4" w:space="0" w:color="auto"/>
              <w:right w:val="single" w:sz="4" w:space="0" w:color="auto"/>
            </w:tcBorders>
            <w:shd w:val="clear" w:color="auto" w:fill="auto"/>
            <w:noWrap/>
            <w:vAlign w:val="center"/>
            <w:hideMark/>
          </w:tcPr>
          <w:p w14:paraId="2E169F2A"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21AE0182"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91C819F"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7</w:t>
            </w:r>
          </w:p>
        </w:tc>
        <w:tc>
          <w:tcPr>
            <w:tcW w:w="5670" w:type="dxa"/>
            <w:tcBorders>
              <w:top w:val="nil"/>
              <w:left w:val="nil"/>
              <w:bottom w:val="single" w:sz="4" w:space="0" w:color="auto"/>
              <w:right w:val="single" w:sz="4" w:space="0" w:color="auto"/>
            </w:tcBorders>
            <w:shd w:val="clear" w:color="auto" w:fill="auto"/>
            <w:vAlign w:val="center"/>
            <w:hideMark/>
          </w:tcPr>
          <w:p w14:paraId="65A5880D"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San</w:t>
            </w:r>
            <w:proofErr w:type="gramEnd"/>
            <w:r w:rsidRPr="00B02FF2">
              <w:rPr>
                <w:rFonts w:ascii="Arial Narrow" w:hAnsi="Arial Narrow" w:cs="Calibri"/>
                <w:color w:val="000000"/>
                <w:sz w:val="18"/>
                <w:szCs w:val="18"/>
                <w:lang w:eastAsia="es-PE"/>
              </w:rPr>
              <w:t xml:space="preserve"> Juan Bautista</w:t>
            </w:r>
          </w:p>
        </w:tc>
        <w:tc>
          <w:tcPr>
            <w:tcW w:w="1520" w:type="dxa"/>
            <w:tcBorders>
              <w:top w:val="nil"/>
              <w:left w:val="nil"/>
              <w:bottom w:val="single" w:sz="4" w:space="0" w:color="auto"/>
              <w:right w:val="single" w:sz="4" w:space="0" w:color="auto"/>
            </w:tcBorders>
            <w:shd w:val="clear" w:color="auto" w:fill="auto"/>
            <w:noWrap/>
            <w:vAlign w:val="center"/>
            <w:hideMark/>
          </w:tcPr>
          <w:p w14:paraId="1A614C04"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7ADB2C08"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B7C99B7"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8</w:t>
            </w:r>
          </w:p>
        </w:tc>
        <w:tc>
          <w:tcPr>
            <w:tcW w:w="5670" w:type="dxa"/>
            <w:tcBorders>
              <w:top w:val="nil"/>
              <w:left w:val="nil"/>
              <w:bottom w:val="single" w:sz="4" w:space="0" w:color="auto"/>
              <w:right w:val="single" w:sz="4" w:space="0" w:color="auto"/>
            </w:tcBorders>
            <w:shd w:val="clear" w:color="auto" w:fill="auto"/>
            <w:vAlign w:val="center"/>
            <w:hideMark/>
          </w:tcPr>
          <w:p w14:paraId="6621D1E0"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Luis</w:t>
            </w:r>
            <w:proofErr w:type="gramEnd"/>
            <w:r w:rsidRPr="00B02FF2">
              <w:rPr>
                <w:rFonts w:ascii="Arial Narrow" w:hAnsi="Arial Narrow" w:cs="Calibri"/>
                <w:color w:val="000000"/>
                <w:sz w:val="18"/>
                <w:szCs w:val="18"/>
                <w:lang w:eastAsia="es-PE"/>
              </w:rPr>
              <w:t xml:space="preserve"> Alberto </w:t>
            </w:r>
            <w:proofErr w:type="spellStart"/>
            <w:r w:rsidRPr="00B02FF2">
              <w:rPr>
                <w:rFonts w:ascii="Arial Narrow" w:hAnsi="Arial Narrow" w:cs="Calibri"/>
                <w:color w:val="000000"/>
                <w:sz w:val="18"/>
                <w:szCs w:val="18"/>
                <w:lang w:eastAsia="es-PE"/>
              </w:rPr>
              <w:t>Sanchez</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A7D7AC2"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39445393"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5351AA7"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w:t>
            </w:r>
          </w:p>
        </w:tc>
        <w:tc>
          <w:tcPr>
            <w:tcW w:w="5670" w:type="dxa"/>
            <w:tcBorders>
              <w:top w:val="nil"/>
              <w:left w:val="nil"/>
              <w:bottom w:val="single" w:sz="4" w:space="0" w:color="auto"/>
              <w:right w:val="single" w:sz="4" w:space="0" w:color="auto"/>
            </w:tcBorders>
            <w:shd w:val="clear" w:color="auto" w:fill="auto"/>
            <w:vAlign w:val="center"/>
            <w:hideMark/>
          </w:tcPr>
          <w:p w14:paraId="214C5A4D"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I.E Técnico Industrial</w:t>
            </w:r>
          </w:p>
        </w:tc>
        <w:tc>
          <w:tcPr>
            <w:tcW w:w="1520" w:type="dxa"/>
            <w:tcBorders>
              <w:top w:val="nil"/>
              <w:left w:val="nil"/>
              <w:bottom w:val="single" w:sz="4" w:space="0" w:color="auto"/>
              <w:right w:val="single" w:sz="4" w:space="0" w:color="auto"/>
            </w:tcBorders>
            <w:shd w:val="clear" w:color="auto" w:fill="auto"/>
            <w:noWrap/>
            <w:vAlign w:val="center"/>
            <w:hideMark/>
          </w:tcPr>
          <w:p w14:paraId="09310974"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6548C727"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D46FD3B"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10</w:t>
            </w:r>
          </w:p>
        </w:tc>
        <w:tc>
          <w:tcPr>
            <w:tcW w:w="5670" w:type="dxa"/>
            <w:tcBorders>
              <w:top w:val="nil"/>
              <w:left w:val="nil"/>
              <w:bottom w:val="single" w:sz="4" w:space="0" w:color="auto"/>
              <w:right w:val="single" w:sz="4" w:space="0" w:color="auto"/>
            </w:tcBorders>
            <w:shd w:val="clear" w:color="auto" w:fill="auto"/>
            <w:vAlign w:val="center"/>
            <w:hideMark/>
          </w:tcPr>
          <w:p w14:paraId="776D7734"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I.E  Los</w:t>
            </w:r>
            <w:proofErr w:type="gramEnd"/>
            <w:r w:rsidRPr="00B02FF2">
              <w:rPr>
                <w:rFonts w:ascii="Arial Narrow" w:hAnsi="Arial Narrow" w:cs="Calibri"/>
                <w:color w:val="000000"/>
                <w:sz w:val="18"/>
                <w:szCs w:val="18"/>
                <w:lang w:eastAsia="es-PE"/>
              </w:rPr>
              <w:t xml:space="preserve"> </w:t>
            </w:r>
            <w:proofErr w:type="spellStart"/>
            <w:r w:rsidRPr="00B02FF2">
              <w:rPr>
                <w:rFonts w:ascii="Arial Narrow" w:hAnsi="Arial Narrow" w:cs="Calibri"/>
                <w:color w:val="000000"/>
                <w:sz w:val="18"/>
                <w:szCs w:val="18"/>
                <w:lang w:eastAsia="es-PE"/>
              </w:rPr>
              <w:t>Martiles</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D82FDA0"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5C905F88"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40D0FD1"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11</w:t>
            </w:r>
          </w:p>
        </w:tc>
        <w:tc>
          <w:tcPr>
            <w:tcW w:w="5670" w:type="dxa"/>
            <w:tcBorders>
              <w:top w:val="nil"/>
              <w:left w:val="nil"/>
              <w:bottom w:val="single" w:sz="4" w:space="0" w:color="auto"/>
              <w:right w:val="single" w:sz="4" w:space="0" w:color="auto"/>
            </w:tcBorders>
            <w:shd w:val="clear" w:color="auto" w:fill="auto"/>
            <w:vAlign w:val="center"/>
            <w:hideMark/>
          </w:tcPr>
          <w:p w14:paraId="742486EF"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I.E Cesar Vallejo</w:t>
            </w:r>
          </w:p>
        </w:tc>
        <w:tc>
          <w:tcPr>
            <w:tcW w:w="1520" w:type="dxa"/>
            <w:tcBorders>
              <w:top w:val="nil"/>
              <w:left w:val="nil"/>
              <w:bottom w:val="single" w:sz="4" w:space="0" w:color="auto"/>
              <w:right w:val="single" w:sz="4" w:space="0" w:color="auto"/>
            </w:tcBorders>
            <w:shd w:val="clear" w:color="auto" w:fill="auto"/>
            <w:noWrap/>
            <w:vAlign w:val="center"/>
            <w:hideMark/>
          </w:tcPr>
          <w:p w14:paraId="38598000"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0C731846" w14:textId="77777777" w:rsidTr="00B02FF2">
        <w:trPr>
          <w:trHeight w:val="92"/>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9ADD4F3"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12</w:t>
            </w:r>
          </w:p>
        </w:tc>
        <w:tc>
          <w:tcPr>
            <w:tcW w:w="5670" w:type="dxa"/>
            <w:tcBorders>
              <w:top w:val="nil"/>
              <w:left w:val="nil"/>
              <w:bottom w:val="single" w:sz="4" w:space="0" w:color="auto"/>
              <w:right w:val="single" w:sz="4" w:space="0" w:color="auto"/>
            </w:tcBorders>
            <w:shd w:val="clear" w:color="auto" w:fill="auto"/>
            <w:vAlign w:val="center"/>
            <w:hideMark/>
          </w:tcPr>
          <w:p w14:paraId="0CCF4160" w14:textId="77777777" w:rsidR="00B02FF2" w:rsidRPr="00B02FF2" w:rsidRDefault="00B02FF2" w:rsidP="00B02FF2">
            <w:pPr>
              <w:rPr>
                <w:rFonts w:ascii="Arial Narrow" w:hAnsi="Arial Narrow" w:cs="Calibri"/>
                <w:color w:val="000000"/>
                <w:sz w:val="18"/>
                <w:szCs w:val="18"/>
                <w:lang w:val="en-US" w:eastAsia="es-PE"/>
              </w:rPr>
            </w:pPr>
            <w:r w:rsidRPr="00B02FF2">
              <w:rPr>
                <w:rFonts w:ascii="Arial Narrow" w:hAnsi="Arial Narrow" w:cs="Calibri"/>
                <w:color w:val="000000"/>
                <w:sz w:val="18"/>
                <w:szCs w:val="18"/>
                <w:lang w:val="en-US" w:eastAsia="es-PE"/>
              </w:rPr>
              <w:t xml:space="preserve">I.E Jorge </w:t>
            </w:r>
            <w:proofErr w:type="spellStart"/>
            <w:r w:rsidRPr="00B02FF2">
              <w:rPr>
                <w:rFonts w:ascii="Arial Narrow" w:hAnsi="Arial Narrow" w:cs="Calibri"/>
                <w:color w:val="000000"/>
                <w:sz w:val="18"/>
                <w:szCs w:val="18"/>
                <w:lang w:val="en-US" w:eastAsia="es-PE"/>
              </w:rPr>
              <w:t>Basadre</w:t>
            </w:r>
            <w:proofErr w:type="spellEnd"/>
            <w:r w:rsidRPr="00B02FF2">
              <w:rPr>
                <w:rFonts w:ascii="Arial Narrow" w:hAnsi="Arial Narrow" w:cs="Calibri"/>
                <w:color w:val="000000"/>
                <w:sz w:val="18"/>
                <w:szCs w:val="18"/>
                <w:lang w:val="en-US" w:eastAsia="es-PE"/>
              </w:rPr>
              <w:t xml:space="preserve"> </w:t>
            </w:r>
            <w:proofErr w:type="spellStart"/>
            <w:r w:rsidRPr="00B02FF2">
              <w:rPr>
                <w:rFonts w:ascii="Arial Narrow" w:hAnsi="Arial Narrow" w:cs="Calibri"/>
                <w:color w:val="000000"/>
                <w:sz w:val="18"/>
                <w:szCs w:val="18"/>
                <w:lang w:val="en-US" w:eastAsia="es-PE"/>
              </w:rPr>
              <w:t>Gohmann</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060BC437"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70F3E545"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676E1F0"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13</w:t>
            </w:r>
          </w:p>
        </w:tc>
        <w:tc>
          <w:tcPr>
            <w:tcW w:w="5670" w:type="dxa"/>
            <w:tcBorders>
              <w:top w:val="nil"/>
              <w:left w:val="nil"/>
              <w:bottom w:val="single" w:sz="4" w:space="0" w:color="auto"/>
              <w:right w:val="single" w:sz="4" w:space="0" w:color="auto"/>
            </w:tcBorders>
            <w:shd w:val="clear" w:color="auto" w:fill="auto"/>
            <w:vAlign w:val="center"/>
            <w:hideMark/>
          </w:tcPr>
          <w:p w14:paraId="09C689FC" w14:textId="77777777" w:rsidR="00B02FF2" w:rsidRPr="00B02FF2" w:rsidRDefault="00B02FF2" w:rsidP="00B02FF2">
            <w:pP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 xml:space="preserve">I.E </w:t>
            </w:r>
            <w:proofErr w:type="spellStart"/>
            <w:r w:rsidRPr="00B02FF2">
              <w:rPr>
                <w:rFonts w:ascii="Arial Narrow" w:hAnsi="Arial Narrow" w:cs="Calibri"/>
                <w:color w:val="000000"/>
                <w:sz w:val="18"/>
                <w:szCs w:val="18"/>
                <w:lang w:eastAsia="es-PE"/>
              </w:rPr>
              <w:t>Jose</w:t>
            </w:r>
            <w:proofErr w:type="spellEnd"/>
            <w:r w:rsidRPr="00B02FF2">
              <w:rPr>
                <w:rFonts w:ascii="Arial Narrow" w:hAnsi="Arial Narrow" w:cs="Calibri"/>
                <w:color w:val="000000"/>
                <w:sz w:val="18"/>
                <w:szCs w:val="18"/>
                <w:lang w:eastAsia="es-PE"/>
              </w:rPr>
              <w:t xml:space="preserve"> </w:t>
            </w:r>
            <w:proofErr w:type="spellStart"/>
            <w:r w:rsidRPr="00B02FF2">
              <w:rPr>
                <w:rFonts w:ascii="Arial Narrow" w:hAnsi="Arial Narrow" w:cs="Calibri"/>
                <w:color w:val="000000"/>
                <w:sz w:val="18"/>
                <w:szCs w:val="18"/>
                <w:lang w:eastAsia="es-PE"/>
              </w:rPr>
              <w:t>maria</w:t>
            </w:r>
            <w:proofErr w:type="spellEnd"/>
            <w:r w:rsidRPr="00B02FF2">
              <w:rPr>
                <w:rFonts w:ascii="Arial Narrow" w:hAnsi="Arial Narrow" w:cs="Calibri"/>
                <w:color w:val="000000"/>
                <w:sz w:val="18"/>
                <w:szCs w:val="18"/>
                <w:lang w:eastAsia="es-PE"/>
              </w:rPr>
              <w:t xml:space="preserve"> flores</w:t>
            </w:r>
          </w:p>
        </w:tc>
        <w:tc>
          <w:tcPr>
            <w:tcW w:w="1520" w:type="dxa"/>
            <w:tcBorders>
              <w:top w:val="nil"/>
              <w:left w:val="nil"/>
              <w:bottom w:val="single" w:sz="4" w:space="0" w:color="auto"/>
              <w:right w:val="single" w:sz="4" w:space="0" w:color="auto"/>
            </w:tcBorders>
            <w:shd w:val="clear" w:color="auto" w:fill="auto"/>
            <w:noWrap/>
            <w:vAlign w:val="center"/>
            <w:hideMark/>
          </w:tcPr>
          <w:p w14:paraId="20A83B33"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376BE25F"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7AF8EC9"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14</w:t>
            </w:r>
          </w:p>
        </w:tc>
        <w:tc>
          <w:tcPr>
            <w:tcW w:w="5670" w:type="dxa"/>
            <w:tcBorders>
              <w:top w:val="nil"/>
              <w:left w:val="nil"/>
              <w:bottom w:val="single" w:sz="4" w:space="0" w:color="auto"/>
              <w:right w:val="single" w:sz="4" w:space="0" w:color="auto"/>
            </w:tcBorders>
            <w:shd w:val="clear" w:color="auto" w:fill="auto"/>
            <w:vAlign w:val="center"/>
            <w:hideMark/>
          </w:tcPr>
          <w:p w14:paraId="0505A5A4"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 xml:space="preserve">I.E  </w:t>
            </w:r>
            <w:proofErr w:type="spellStart"/>
            <w:r w:rsidRPr="00B02FF2">
              <w:rPr>
                <w:rFonts w:ascii="Arial Narrow" w:hAnsi="Arial Narrow" w:cs="Calibri"/>
                <w:color w:val="000000"/>
                <w:sz w:val="18"/>
                <w:szCs w:val="18"/>
                <w:lang w:eastAsia="es-PE"/>
              </w:rPr>
              <w:t>Alaypampa</w:t>
            </w:r>
            <w:proofErr w:type="spellEnd"/>
            <w:proofErr w:type="gramEnd"/>
          </w:p>
        </w:tc>
        <w:tc>
          <w:tcPr>
            <w:tcW w:w="1520" w:type="dxa"/>
            <w:tcBorders>
              <w:top w:val="nil"/>
              <w:left w:val="nil"/>
              <w:bottom w:val="single" w:sz="4" w:space="0" w:color="auto"/>
              <w:right w:val="single" w:sz="4" w:space="0" w:color="auto"/>
            </w:tcBorders>
            <w:shd w:val="clear" w:color="auto" w:fill="auto"/>
            <w:noWrap/>
            <w:vAlign w:val="center"/>
            <w:hideMark/>
          </w:tcPr>
          <w:p w14:paraId="44B03847"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r w:rsidR="00B02FF2" w:rsidRPr="00B02FF2" w14:paraId="5E60EAAF" w14:textId="77777777" w:rsidTr="00B02FF2">
        <w:trPr>
          <w:trHeight w:val="3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0D8238A"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15</w:t>
            </w:r>
          </w:p>
        </w:tc>
        <w:tc>
          <w:tcPr>
            <w:tcW w:w="5670" w:type="dxa"/>
            <w:tcBorders>
              <w:top w:val="nil"/>
              <w:left w:val="nil"/>
              <w:bottom w:val="single" w:sz="4" w:space="0" w:color="auto"/>
              <w:right w:val="single" w:sz="4" w:space="0" w:color="auto"/>
            </w:tcBorders>
            <w:shd w:val="clear" w:color="auto" w:fill="auto"/>
            <w:vAlign w:val="center"/>
            <w:hideMark/>
          </w:tcPr>
          <w:p w14:paraId="3ED8347B" w14:textId="77777777" w:rsidR="00B02FF2" w:rsidRPr="00B02FF2" w:rsidRDefault="00B02FF2" w:rsidP="00B02FF2">
            <w:pPr>
              <w:rPr>
                <w:rFonts w:ascii="Arial Narrow" w:hAnsi="Arial Narrow" w:cs="Calibri"/>
                <w:color w:val="000000"/>
                <w:sz w:val="18"/>
                <w:szCs w:val="18"/>
                <w:lang w:eastAsia="es-PE"/>
              </w:rPr>
            </w:pPr>
            <w:proofErr w:type="gramStart"/>
            <w:r w:rsidRPr="00B02FF2">
              <w:rPr>
                <w:rFonts w:ascii="Arial Narrow" w:hAnsi="Arial Narrow" w:cs="Calibri"/>
                <w:color w:val="000000"/>
                <w:sz w:val="18"/>
                <w:szCs w:val="18"/>
                <w:lang w:eastAsia="es-PE"/>
              </w:rPr>
              <w:t xml:space="preserve">I.E  </w:t>
            </w:r>
            <w:proofErr w:type="spellStart"/>
            <w:r w:rsidRPr="00B02FF2">
              <w:rPr>
                <w:rFonts w:ascii="Arial Narrow" w:hAnsi="Arial Narrow" w:cs="Calibri"/>
                <w:color w:val="000000"/>
                <w:sz w:val="18"/>
                <w:szCs w:val="18"/>
                <w:lang w:eastAsia="es-PE"/>
              </w:rPr>
              <w:t>Andres</w:t>
            </w:r>
            <w:proofErr w:type="spellEnd"/>
            <w:proofErr w:type="gramEnd"/>
            <w:r w:rsidRPr="00B02FF2">
              <w:rPr>
                <w:rFonts w:ascii="Arial Narrow" w:hAnsi="Arial Narrow" w:cs="Calibri"/>
                <w:color w:val="000000"/>
                <w:sz w:val="18"/>
                <w:szCs w:val="18"/>
                <w:lang w:eastAsia="es-PE"/>
              </w:rPr>
              <w:t xml:space="preserve"> Avelino </w:t>
            </w:r>
            <w:proofErr w:type="spellStart"/>
            <w:r w:rsidRPr="00B02FF2">
              <w:rPr>
                <w:rFonts w:ascii="Arial Narrow" w:hAnsi="Arial Narrow" w:cs="Calibri"/>
                <w:color w:val="000000"/>
                <w:sz w:val="18"/>
                <w:szCs w:val="18"/>
                <w:lang w:eastAsia="es-PE"/>
              </w:rPr>
              <w:t>Caceres</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07623A3D" w14:textId="77777777" w:rsidR="00B02FF2" w:rsidRPr="00B02FF2" w:rsidRDefault="00B02FF2" w:rsidP="00B02FF2">
            <w:pPr>
              <w:jc w:val="center"/>
              <w:rPr>
                <w:rFonts w:ascii="Arial Narrow" w:hAnsi="Arial Narrow" w:cs="Calibri"/>
                <w:color w:val="000000"/>
                <w:sz w:val="18"/>
                <w:szCs w:val="18"/>
                <w:lang w:eastAsia="es-PE"/>
              </w:rPr>
            </w:pPr>
            <w:r w:rsidRPr="00B02FF2">
              <w:rPr>
                <w:rFonts w:ascii="Arial Narrow" w:hAnsi="Arial Narrow" w:cs="Calibri"/>
                <w:color w:val="000000"/>
                <w:sz w:val="18"/>
                <w:szCs w:val="18"/>
                <w:lang w:eastAsia="es-PE"/>
              </w:rPr>
              <w:t>90%</w:t>
            </w:r>
          </w:p>
        </w:tc>
      </w:tr>
    </w:tbl>
    <w:p w14:paraId="6F65AEEA" w14:textId="77777777" w:rsidR="00B02FF2" w:rsidRPr="005132B3" w:rsidRDefault="00B02FF2"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2C0B1F2" w14:textId="77777777" w:rsidR="00B02FF2" w:rsidRDefault="00B02FF2" w:rsidP="009F1F32">
      <w:pPr>
        <w:tabs>
          <w:tab w:val="left" w:pos="142"/>
          <w:tab w:val="left" w:pos="1276"/>
        </w:tabs>
        <w:autoSpaceDE w:val="0"/>
        <w:autoSpaceDN w:val="0"/>
        <w:adjustRightInd w:val="0"/>
        <w:ind w:left="709"/>
        <w:jc w:val="center"/>
        <w:rPr>
          <w:rFonts w:ascii="Arial Narrow" w:hAnsi="Arial Narrow" w:cs="Arial"/>
          <w:b/>
          <w:sz w:val="22"/>
          <w:szCs w:val="22"/>
        </w:rPr>
      </w:pPr>
    </w:p>
    <w:p w14:paraId="5BE37DDC" w14:textId="77777777" w:rsidR="00B02FF2" w:rsidRDefault="00B02FF2" w:rsidP="009F1F32">
      <w:pPr>
        <w:tabs>
          <w:tab w:val="left" w:pos="142"/>
          <w:tab w:val="left" w:pos="1276"/>
        </w:tabs>
        <w:autoSpaceDE w:val="0"/>
        <w:autoSpaceDN w:val="0"/>
        <w:adjustRightInd w:val="0"/>
        <w:ind w:left="709"/>
        <w:jc w:val="center"/>
        <w:rPr>
          <w:rFonts w:ascii="Arial Narrow" w:hAnsi="Arial Narrow" w:cs="Arial"/>
          <w:b/>
          <w:sz w:val="22"/>
          <w:szCs w:val="22"/>
        </w:rPr>
      </w:pPr>
    </w:p>
    <w:p w14:paraId="26E5B80B" w14:textId="77777777" w:rsidR="00B02FF2" w:rsidRDefault="00B02FF2" w:rsidP="009F1F32">
      <w:pPr>
        <w:tabs>
          <w:tab w:val="left" w:pos="142"/>
          <w:tab w:val="left" w:pos="1276"/>
        </w:tabs>
        <w:autoSpaceDE w:val="0"/>
        <w:autoSpaceDN w:val="0"/>
        <w:adjustRightInd w:val="0"/>
        <w:ind w:left="709"/>
        <w:jc w:val="center"/>
        <w:rPr>
          <w:rFonts w:ascii="Arial Narrow" w:hAnsi="Arial Narrow" w:cs="Arial"/>
          <w:b/>
          <w:sz w:val="22"/>
          <w:szCs w:val="22"/>
        </w:rPr>
      </w:pPr>
    </w:p>
    <w:p w14:paraId="09015A6B" w14:textId="41604FE4" w:rsidR="009F1F32" w:rsidRPr="005132B3" w:rsidRDefault="00BE01EE" w:rsidP="009F1F32">
      <w:pPr>
        <w:tabs>
          <w:tab w:val="left" w:pos="142"/>
          <w:tab w:val="left" w:pos="1276"/>
        </w:tabs>
        <w:autoSpaceDE w:val="0"/>
        <w:autoSpaceDN w:val="0"/>
        <w:adjustRightInd w:val="0"/>
        <w:ind w:left="709"/>
        <w:jc w:val="center"/>
        <w:rPr>
          <w:rFonts w:ascii="Arial Narrow" w:hAnsi="Arial Narrow" w:cs="Arial"/>
          <w:b/>
          <w:sz w:val="22"/>
          <w:szCs w:val="22"/>
        </w:rPr>
      </w:pPr>
      <w:r w:rsidRPr="005132B3">
        <w:rPr>
          <w:rFonts w:ascii="Arial Narrow" w:hAnsi="Arial Narrow" w:cs="Arial"/>
          <w:b/>
          <w:sz w:val="22"/>
          <w:szCs w:val="22"/>
        </w:rPr>
        <w:lastRenderedPageBreak/>
        <w:t>cuadro</w:t>
      </w:r>
      <w:r w:rsidR="004F55E9" w:rsidRPr="005132B3">
        <w:rPr>
          <w:rFonts w:ascii="Arial Narrow" w:hAnsi="Arial Narrow" w:cs="Arial"/>
          <w:b/>
          <w:sz w:val="22"/>
          <w:szCs w:val="22"/>
        </w:rPr>
        <w:t xml:space="preserve"> n°</w:t>
      </w:r>
      <w:r w:rsidR="00621969" w:rsidRPr="005132B3">
        <w:rPr>
          <w:rFonts w:ascii="Arial Narrow" w:hAnsi="Arial Narrow" w:cs="Arial"/>
          <w:b/>
          <w:sz w:val="22"/>
          <w:szCs w:val="22"/>
        </w:rPr>
        <w:t>3</w:t>
      </w:r>
    </w:p>
    <w:p w14:paraId="13F66090" w14:textId="6700B45D" w:rsidR="009F1F32" w:rsidRPr="005132B3"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sidRPr="005132B3">
        <w:rPr>
          <w:rFonts w:ascii="Arial Narrow" w:hAnsi="Arial Narrow" w:cs="Arial"/>
          <w:b/>
        </w:rPr>
        <w:t>I.E. Programadas para Capacitación</w:t>
      </w:r>
    </w:p>
    <w:tbl>
      <w:tblPr>
        <w:tblW w:w="7761"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7"/>
        <w:gridCol w:w="5954"/>
        <w:gridCol w:w="1240"/>
      </w:tblGrid>
      <w:tr w:rsidR="00B02FF2" w:rsidRPr="00B02FF2" w14:paraId="099ACC74" w14:textId="77777777" w:rsidTr="00B02FF2">
        <w:trPr>
          <w:trHeight w:val="272"/>
        </w:trPr>
        <w:tc>
          <w:tcPr>
            <w:tcW w:w="7761" w:type="dxa"/>
            <w:gridSpan w:val="3"/>
            <w:shd w:val="clear" w:color="auto" w:fill="auto"/>
            <w:noWrap/>
            <w:vAlign w:val="center"/>
            <w:hideMark/>
          </w:tcPr>
          <w:p w14:paraId="653A534E" w14:textId="34D1CECF" w:rsidR="00B02FF2" w:rsidRPr="00B02FF2" w:rsidRDefault="00B02FF2" w:rsidP="00B02FF2">
            <w:pPr>
              <w:jc w:val="center"/>
              <w:rPr>
                <w:rFonts w:ascii="Arial Narrow" w:hAnsi="Arial Narrow" w:cs="Calibri"/>
                <w:b/>
                <w:bCs/>
                <w:color w:val="000000"/>
                <w:lang w:eastAsia="es-PE"/>
              </w:rPr>
            </w:pPr>
            <w:r w:rsidRPr="00B02FF2">
              <w:rPr>
                <w:rFonts w:ascii="Arial Narrow" w:hAnsi="Arial Narrow" w:cs="Calibri"/>
                <w:b/>
                <w:bCs/>
                <w:color w:val="000000"/>
                <w:lang w:eastAsia="es-PE"/>
              </w:rPr>
              <w:t> </w:t>
            </w:r>
            <w:r w:rsidR="009B7561">
              <w:rPr>
                <w:rFonts w:ascii="Arial Narrow" w:hAnsi="Arial Narrow" w:cs="Calibri"/>
                <w:b/>
                <w:bCs/>
                <w:color w:val="000000"/>
                <w:lang w:eastAsia="es-PE"/>
              </w:rPr>
              <w:t xml:space="preserve">I.E. </w:t>
            </w:r>
            <w:r w:rsidR="00811F2C">
              <w:rPr>
                <w:rFonts w:ascii="Arial Narrow" w:hAnsi="Arial Narrow" w:cs="Calibri"/>
                <w:b/>
                <w:bCs/>
                <w:color w:val="000000"/>
                <w:lang w:eastAsia="es-PE"/>
              </w:rPr>
              <w:t xml:space="preserve">PROGRAMADAS PARA EJECUCION DEL COMPONENTE </w:t>
            </w:r>
            <w:r w:rsidRPr="00B02FF2">
              <w:rPr>
                <w:rFonts w:ascii="Arial Narrow" w:hAnsi="Arial Narrow" w:cs="Calibri"/>
                <w:b/>
                <w:bCs/>
                <w:color w:val="000000"/>
                <w:lang w:eastAsia="es-PE"/>
              </w:rPr>
              <w:t>CAPACITACION</w:t>
            </w:r>
            <w:r w:rsidRPr="00B02FF2">
              <w:rPr>
                <w:rFonts w:ascii="Arial Narrow" w:hAnsi="Arial Narrow" w:cs="Calibri"/>
                <w:b/>
                <w:bCs/>
                <w:color w:val="000000"/>
                <w:sz w:val="16"/>
                <w:szCs w:val="16"/>
                <w:lang w:eastAsia="es-PE"/>
              </w:rPr>
              <w:t> </w:t>
            </w:r>
            <w:r w:rsidR="00811F2C">
              <w:rPr>
                <w:rFonts w:ascii="Arial Narrow" w:hAnsi="Arial Narrow" w:cs="Calibri"/>
                <w:b/>
                <w:bCs/>
                <w:color w:val="000000"/>
                <w:sz w:val="16"/>
                <w:szCs w:val="16"/>
                <w:lang w:eastAsia="es-PE"/>
              </w:rPr>
              <w:t>2023</w:t>
            </w:r>
          </w:p>
        </w:tc>
      </w:tr>
      <w:tr w:rsidR="00B02FF2" w:rsidRPr="00B02FF2" w14:paraId="15BA49C1" w14:textId="77777777" w:rsidTr="00B02FF2">
        <w:trPr>
          <w:trHeight w:val="38"/>
        </w:trPr>
        <w:tc>
          <w:tcPr>
            <w:tcW w:w="567" w:type="dxa"/>
            <w:shd w:val="clear" w:color="auto" w:fill="auto"/>
            <w:noWrap/>
            <w:vAlign w:val="center"/>
            <w:hideMark/>
          </w:tcPr>
          <w:p w14:paraId="12A22DF3" w14:textId="77777777" w:rsidR="00B02FF2" w:rsidRPr="00B02FF2" w:rsidRDefault="00B02FF2" w:rsidP="0009485F">
            <w:pPr>
              <w:jc w:val="center"/>
              <w:rPr>
                <w:rFonts w:ascii="Arial Narrow" w:hAnsi="Arial Narrow" w:cs="Calibri"/>
                <w:b/>
                <w:bCs/>
                <w:color w:val="000000"/>
                <w:lang w:eastAsia="es-PE"/>
              </w:rPr>
            </w:pPr>
            <w:proofErr w:type="spellStart"/>
            <w:r w:rsidRPr="00B02FF2">
              <w:rPr>
                <w:rFonts w:ascii="Arial Narrow" w:hAnsi="Arial Narrow" w:cs="Calibri"/>
                <w:b/>
                <w:bCs/>
                <w:color w:val="000000"/>
                <w:lang w:eastAsia="es-PE"/>
              </w:rPr>
              <w:t>N°</w:t>
            </w:r>
            <w:proofErr w:type="spellEnd"/>
          </w:p>
        </w:tc>
        <w:tc>
          <w:tcPr>
            <w:tcW w:w="5954" w:type="dxa"/>
            <w:shd w:val="clear" w:color="auto" w:fill="auto"/>
            <w:vAlign w:val="center"/>
            <w:hideMark/>
          </w:tcPr>
          <w:p w14:paraId="72C97268" w14:textId="77777777" w:rsidR="00B02FF2" w:rsidRPr="00B02FF2" w:rsidRDefault="00B02FF2" w:rsidP="00B02FF2">
            <w:pPr>
              <w:rPr>
                <w:rFonts w:ascii="Arial Narrow" w:hAnsi="Arial Narrow" w:cs="Calibri"/>
                <w:b/>
                <w:bCs/>
                <w:color w:val="000000"/>
                <w:lang w:eastAsia="es-PE"/>
              </w:rPr>
            </w:pPr>
            <w:r w:rsidRPr="00B02FF2">
              <w:rPr>
                <w:rFonts w:ascii="Arial Narrow" w:hAnsi="Arial Narrow" w:cs="Calibri"/>
                <w:b/>
                <w:bCs/>
                <w:color w:val="000000"/>
                <w:lang w:eastAsia="es-PE"/>
              </w:rPr>
              <w:t xml:space="preserve"> I.E</w:t>
            </w:r>
          </w:p>
        </w:tc>
        <w:tc>
          <w:tcPr>
            <w:tcW w:w="1240" w:type="dxa"/>
            <w:shd w:val="clear" w:color="auto" w:fill="auto"/>
            <w:noWrap/>
            <w:vAlign w:val="center"/>
            <w:hideMark/>
          </w:tcPr>
          <w:p w14:paraId="3536E349" w14:textId="77777777" w:rsidR="00B02FF2" w:rsidRPr="00B02FF2" w:rsidRDefault="00B02FF2" w:rsidP="00B02FF2">
            <w:pPr>
              <w:jc w:val="right"/>
              <w:rPr>
                <w:rFonts w:ascii="Arial Narrow" w:hAnsi="Arial Narrow" w:cs="Calibri"/>
                <w:b/>
                <w:bCs/>
                <w:color w:val="000000"/>
                <w:sz w:val="16"/>
                <w:szCs w:val="16"/>
                <w:lang w:eastAsia="es-PE"/>
              </w:rPr>
            </w:pPr>
            <w:r w:rsidRPr="00B02FF2">
              <w:rPr>
                <w:rFonts w:ascii="Arial Narrow" w:hAnsi="Arial Narrow" w:cs="Calibri"/>
                <w:b/>
                <w:bCs/>
                <w:color w:val="000000"/>
                <w:sz w:val="16"/>
                <w:szCs w:val="16"/>
                <w:lang w:eastAsia="es-PE"/>
              </w:rPr>
              <w:t>AVANCE FISICO</w:t>
            </w:r>
          </w:p>
        </w:tc>
      </w:tr>
      <w:tr w:rsidR="00B02FF2" w:rsidRPr="00B02FF2" w14:paraId="1E1D5241" w14:textId="77777777" w:rsidTr="00B02FF2">
        <w:trPr>
          <w:trHeight w:val="38"/>
        </w:trPr>
        <w:tc>
          <w:tcPr>
            <w:tcW w:w="567" w:type="dxa"/>
            <w:shd w:val="clear" w:color="auto" w:fill="auto"/>
            <w:noWrap/>
            <w:vAlign w:val="center"/>
            <w:hideMark/>
          </w:tcPr>
          <w:p w14:paraId="1DE171C6"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16</w:t>
            </w:r>
          </w:p>
        </w:tc>
        <w:tc>
          <w:tcPr>
            <w:tcW w:w="5954" w:type="dxa"/>
            <w:shd w:val="clear" w:color="auto" w:fill="auto"/>
            <w:vAlign w:val="center"/>
            <w:hideMark/>
          </w:tcPr>
          <w:p w14:paraId="6CD67D7D"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 xml:space="preserve">I.E  </w:t>
            </w:r>
            <w:proofErr w:type="spellStart"/>
            <w:r w:rsidRPr="00B02FF2">
              <w:rPr>
                <w:rFonts w:ascii="Arial Narrow" w:hAnsi="Arial Narrow" w:cs="Calibri"/>
                <w:color w:val="000000"/>
                <w:lang w:eastAsia="es-PE"/>
              </w:rPr>
              <w:t>Urucancha</w:t>
            </w:r>
            <w:proofErr w:type="spellEnd"/>
            <w:proofErr w:type="gramEnd"/>
            <w:r w:rsidRPr="00B02FF2">
              <w:rPr>
                <w:rFonts w:ascii="Arial Narrow" w:hAnsi="Arial Narrow" w:cs="Calibri"/>
                <w:color w:val="000000"/>
                <w:lang w:eastAsia="es-PE"/>
              </w:rPr>
              <w:t xml:space="preserve"> </w:t>
            </w:r>
          </w:p>
        </w:tc>
        <w:tc>
          <w:tcPr>
            <w:tcW w:w="1240" w:type="dxa"/>
            <w:shd w:val="clear" w:color="auto" w:fill="auto"/>
            <w:noWrap/>
            <w:vAlign w:val="center"/>
            <w:hideMark/>
          </w:tcPr>
          <w:p w14:paraId="7B9905F7"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3F7A48C4" w14:textId="77777777" w:rsidTr="00B02FF2">
        <w:trPr>
          <w:trHeight w:val="38"/>
        </w:trPr>
        <w:tc>
          <w:tcPr>
            <w:tcW w:w="567" w:type="dxa"/>
            <w:shd w:val="clear" w:color="auto" w:fill="auto"/>
            <w:noWrap/>
            <w:vAlign w:val="center"/>
            <w:hideMark/>
          </w:tcPr>
          <w:p w14:paraId="65E9408F"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17</w:t>
            </w:r>
          </w:p>
        </w:tc>
        <w:tc>
          <w:tcPr>
            <w:tcW w:w="5954" w:type="dxa"/>
            <w:shd w:val="clear" w:color="auto" w:fill="auto"/>
            <w:vAlign w:val="center"/>
            <w:hideMark/>
          </w:tcPr>
          <w:p w14:paraId="405E8996"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I.E  Javier</w:t>
            </w:r>
            <w:proofErr w:type="gramEnd"/>
            <w:r w:rsidRPr="00B02FF2">
              <w:rPr>
                <w:rFonts w:ascii="Arial Narrow" w:hAnsi="Arial Narrow" w:cs="Calibri"/>
                <w:color w:val="000000"/>
                <w:lang w:eastAsia="es-PE"/>
              </w:rPr>
              <w:t xml:space="preserve"> Heraud </w:t>
            </w:r>
            <w:proofErr w:type="spellStart"/>
            <w:r w:rsidRPr="00B02FF2">
              <w:rPr>
                <w:rFonts w:ascii="Arial Narrow" w:hAnsi="Arial Narrow" w:cs="Calibri"/>
                <w:color w:val="000000"/>
                <w:lang w:eastAsia="es-PE"/>
              </w:rPr>
              <w:t>Perez</w:t>
            </w:r>
            <w:proofErr w:type="spellEnd"/>
          </w:p>
        </w:tc>
        <w:tc>
          <w:tcPr>
            <w:tcW w:w="1240" w:type="dxa"/>
            <w:shd w:val="clear" w:color="auto" w:fill="auto"/>
            <w:noWrap/>
            <w:vAlign w:val="center"/>
            <w:hideMark/>
          </w:tcPr>
          <w:p w14:paraId="05D11EF4"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7A030E6E" w14:textId="77777777" w:rsidTr="00B02FF2">
        <w:trPr>
          <w:trHeight w:val="38"/>
        </w:trPr>
        <w:tc>
          <w:tcPr>
            <w:tcW w:w="567" w:type="dxa"/>
            <w:shd w:val="clear" w:color="auto" w:fill="auto"/>
            <w:noWrap/>
            <w:vAlign w:val="center"/>
            <w:hideMark/>
          </w:tcPr>
          <w:p w14:paraId="51466EAE"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18</w:t>
            </w:r>
          </w:p>
        </w:tc>
        <w:tc>
          <w:tcPr>
            <w:tcW w:w="5954" w:type="dxa"/>
            <w:shd w:val="clear" w:color="auto" w:fill="auto"/>
            <w:vAlign w:val="center"/>
            <w:hideMark/>
          </w:tcPr>
          <w:p w14:paraId="1610DD22"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I.E  Lino</w:t>
            </w:r>
            <w:proofErr w:type="gramEnd"/>
            <w:r w:rsidRPr="00B02FF2">
              <w:rPr>
                <w:rFonts w:ascii="Arial Narrow" w:hAnsi="Arial Narrow" w:cs="Calibri"/>
                <w:color w:val="000000"/>
                <w:lang w:eastAsia="es-PE"/>
              </w:rPr>
              <w:t xml:space="preserve"> Quintanilla</w:t>
            </w:r>
          </w:p>
        </w:tc>
        <w:tc>
          <w:tcPr>
            <w:tcW w:w="1240" w:type="dxa"/>
            <w:shd w:val="clear" w:color="auto" w:fill="auto"/>
            <w:noWrap/>
            <w:vAlign w:val="center"/>
            <w:hideMark/>
          </w:tcPr>
          <w:p w14:paraId="2000259D"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65CFFEF2" w14:textId="77777777" w:rsidTr="00B02FF2">
        <w:trPr>
          <w:trHeight w:val="38"/>
        </w:trPr>
        <w:tc>
          <w:tcPr>
            <w:tcW w:w="567" w:type="dxa"/>
            <w:shd w:val="clear" w:color="auto" w:fill="auto"/>
            <w:noWrap/>
            <w:vAlign w:val="center"/>
            <w:hideMark/>
          </w:tcPr>
          <w:p w14:paraId="624D7850"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19</w:t>
            </w:r>
          </w:p>
        </w:tc>
        <w:tc>
          <w:tcPr>
            <w:tcW w:w="5954" w:type="dxa"/>
            <w:shd w:val="clear" w:color="auto" w:fill="auto"/>
            <w:vAlign w:val="center"/>
            <w:hideMark/>
          </w:tcPr>
          <w:p w14:paraId="510D73B2"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 xml:space="preserve">I.E  </w:t>
            </w:r>
            <w:proofErr w:type="spellStart"/>
            <w:r w:rsidRPr="00B02FF2">
              <w:rPr>
                <w:rFonts w:ascii="Arial Narrow" w:hAnsi="Arial Narrow" w:cs="Calibri"/>
                <w:color w:val="000000"/>
                <w:lang w:eastAsia="es-PE"/>
              </w:rPr>
              <w:t>Jose</w:t>
            </w:r>
            <w:proofErr w:type="spellEnd"/>
            <w:proofErr w:type="gramEnd"/>
            <w:r w:rsidRPr="00B02FF2">
              <w:rPr>
                <w:rFonts w:ascii="Arial Narrow" w:hAnsi="Arial Narrow" w:cs="Calibri"/>
                <w:color w:val="000000"/>
                <w:lang w:eastAsia="es-PE"/>
              </w:rPr>
              <w:t xml:space="preserve"> Carlos </w:t>
            </w:r>
            <w:proofErr w:type="spellStart"/>
            <w:r w:rsidRPr="00B02FF2">
              <w:rPr>
                <w:rFonts w:ascii="Arial Narrow" w:hAnsi="Arial Narrow" w:cs="Calibri"/>
                <w:color w:val="000000"/>
                <w:lang w:eastAsia="es-PE"/>
              </w:rPr>
              <w:t>Mariategui</w:t>
            </w:r>
            <w:proofErr w:type="spellEnd"/>
          </w:p>
        </w:tc>
        <w:tc>
          <w:tcPr>
            <w:tcW w:w="1240" w:type="dxa"/>
            <w:shd w:val="clear" w:color="auto" w:fill="auto"/>
            <w:noWrap/>
            <w:vAlign w:val="center"/>
            <w:hideMark/>
          </w:tcPr>
          <w:p w14:paraId="0C1C5D51"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3A7BD43B" w14:textId="77777777" w:rsidTr="009B7561">
        <w:trPr>
          <w:trHeight w:val="38"/>
        </w:trPr>
        <w:tc>
          <w:tcPr>
            <w:tcW w:w="567" w:type="dxa"/>
            <w:shd w:val="clear" w:color="auto" w:fill="auto"/>
            <w:noWrap/>
            <w:vAlign w:val="center"/>
            <w:hideMark/>
          </w:tcPr>
          <w:p w14:paraId="7774768F"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20</w:t>
            </w:r>
          </w:p>
        </w:tc>
        <w:tc>
          <w:tcPr>
            <w:tcW w:w="5954" w:type="dxa"/>
            <w:shd w:val="clear" w:color="auto" w:fill="auto"/>
            <w:vAlign w:val="center"/>
            <w:hideMark/>
          </w:tcPr>
          <w:p w14:paraId="49F53453"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I.E  Las</w:t>
            </w:r>
            <w:proofErr w:type="gramEnd"/>
            <w:r w:rsidRPr="00B02FF2">
              <w:rPr>
                <w:rFonts w:ascii="Arial Narrow" w:hAnsi="Arial Narrow" w:cs="Calibri"/>
                <w:color w:val="000000"/>
                <w:lang w:eastAsia="es-PE"/>
              </w:rPr>
              <w:t xml:space="preserve"> </w:t>
            </w:r>
            <w:proofErr w:type="spellStart"/>
            <w:r w:rsidRPr="00B02FF2">
              <w:rPr>
                <w:rFonts w:ascii="Arial Narrow" w:hAnsi="Arial Narrow" w:cs="Calibri"/>
                <w:color w:val="000000"/>
                <w:lang w:eastAsia="es-PE"/>
              </w:rPr>
              <w:t>Americas</w:t>
            </w:r>
            <w:proofErr w:type="spellEnd"/>
            <w:r w:rsidRPr="00B02FF2">
              <w:rPr>
                <w:rFonts w:ascii="Arial Narrow" w:hAnsi="Arial Narrow" w:cs="Calibri"/>
                <w:color w:val="000000"/>
                <w:lang w:eastAsia="es-PE"/>
              </w:rPr>
              <w:t xml:space="preserve"> </w:t>
            </w:r>
          </w:p>
        </w:tc>
        <w:tc>
          <w:tcPr>
            <w:tcW w:w="1240" w:type="dxa"/>
            <w:shd w:val="clear" w:color="auto" w:fill="auto"/>
            <w:noWrap/>
            <w:vAlign w:val="center"/>
            <w:hideMark/>
          </w:tcPr>
          <w:p w14:paraId="5EE52F0A"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28DE6581" w14:textId="77777777" w:rsidTr="009B7561">
        <w:trPr>
          <w:trHeight w:val="38"/>
        </w:trPr>
        <w:tc>
          <w:tcPr>
            <w:tcW w:w="567" w:type="dxa"/>
            <w:shd w:val="clear" w:color="auto" w:fill="auto"/>
            <w:noWrap/>
            <w:vAlign w:val="center"/>
            <w:hideMark/>
          </w:tcPr>
          <w:p w14:paraId="3B89B9D8"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21</w:t>
            </w:r>
          </w:p>
        </w:tc>
        <w:tc>
          <w:tcPr>
            <w:tcW w:w="5954" w:type="dxa"/>
            <w:shd w:val="clear" w:color="auto" w:fill="auto"/>
            <w:vAlign w:val="center"/>
            <w:hideMark/>
          </w:tcPr>
          <w:p w14:paraId="2DAB6837"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I.E  Los</w:t>
            </w:r>
            <w:proofErr w:type="gramEnd"/>
            <w:r w:rsidRPr="00B02FF2">
              <w:rPr>
                <w:rFonts w:ascii="Arial Narrow" w:hAnsi="Arial Narrow" w:cs="Calibri"/>
                <w:color w:val="000000"/>
                <w:lang w:eastAsia="es-PE"/>
              </w:rPr>
              <w:t xml:space="preserve"> Libertadores </w:t>
            </w:r>
          </w:p>
        </w:tc>
        <w:tc>
          <w:tcPr>
            <w:tcW w:w="1240" w:type="dxa"/>
            <w:shd w:val="clear" w:color="auto" w:fill="auto"/>
            <w:noWrap/>
            <w:vAlign w:val="center"/>
            <w:hideMark/>
          </w:tcPr>
          <w:p w14:paraId="23C9CA2B"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7F2AAD03" w14:textId="77777777" w:rsidTr="009B7561">
        <w:trPr>
          <w:trHeight w:val="38"/>
        </w:trPr>
        <w:tc>
          <w:tcPr>
            <w:tcW w:w="567" w:type="dxa"/>
            <w:shd w:val="clear" w:color="auto" w:fill="auto"/>
            <w:noWrap/>
            <w:vAlign w:val="center"/>
            <w:hideMark/>
          </w:tcPr>
          <w:p w14:paraId="76E8DA74"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22</w:t>
            </w:r>
          </w:p>
        </w:tc>
        <w:tc>
          <w:tcPr>
            <w:tcW w:w="5954" w:type="dxa"/>
            <w:shd w:val="clear" w:color="auto" w:fill="auto"/>
            <w:vAlign w:val="center"/>
            <w:hideMark/>
          </w:tcPr>
          <w:p w14:paraId="5E11971D" w14:textId="77777777" w:rsidR="00B02FF2" w:rsidRPr="00B02FF2" w:rsidRDefault="00B02FF2" w:rsidP="00B02FF2">
            <w:pPr>
              <w:rPr>
                <w:rFonts w:ascii="Arial Narrow" w:hAnsi="Arial Narrow" w:cs="Calibri"/>
                <w:color w:val="000000"/>
                <w:lang w:val="en-US" w:eastAsia="es-PE"/>
              </w:rPr>
            </w:pPr>
            <w:proofErr w:type="gramStart"/>
            <w:r w:rsidRPr="00B02FF2">
              <w:rPr>
                <w:rFonts w:ascii="Arial Narrow" w:hAnsi="Arial Narrow" w:cs="Calibri"/>
                <w:color w:val="000000"/>
                <w:lang w:val="en-US" w:eastAsia="es-PE"/>
              </w:rPr>
              <w:t>I.E  Daniel</w:t>
            </w:r>
            <w:proofErr w:type="gramEnd"/>
            <w:r w:rsidRPr="00B02FF2">
              <w:rPr>
                <w:rFonts w:ascii="Arial Narrow" w:hAnsi="Arial Narrow" w:cs="Calibri"/>
                <w:color w:val="000000"/>
                <w:lang w:val="en-US" w:eastAsia="es-PE"/>
              </w:rPr>
              <w:t xml:space="preserve"> Alcides Carrion</w:t>
            </w:r>
          </w:p>
        </w:tc>
        <w:tc>
          <w:tcPr>
            <w:tcW w:w="1240" w:type="dxa"/>
            <w:shd w:val="clear" w:color="auto" w:fill="auto"/>
            <w:noWrap/>
            <w:vAlign w:val="center"/>
            <w:hideMark/>
          </w:tcPr>
          <w:p w14:paraId="63DF20DB"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18633678" w14:textId="77777777" w:rsidTr="009B7561">
        <w:trPr>
          <w:trHeight w:val="38"/>
        </w:trPr>
        <w:tc>
          <w:tcPr>
            <w:tcW w:w="567" w:type="dxa"/>
            <w:shd w:val="clear" w:color="auto" w:fill="auto"/>
            <w:noWrap/>
            <w:vAlign w:val="center"/>
            <w:hideMark/>
          </w:tcPr>
          <w:p w14:paraId="2B84C374"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23</w:t>
            </w:r>
          </w:p>
        </w:tc>
        <w:tc>
          <w:tcPr>
            <w:tcW w:w="5954" w:type="dxa"/>
            <w:shd w:val="clear" w:color="auto" w:fill="auto"/>
            <w:vAlign w:val="center"/>
            <w:hideMark/>
          </w:tcPr>
          <w:p w14:paraId="1F4AF948"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 xml:space="preserve">I.E  </w:t>
            </w:r>
            <w:proofErr w:type="spellStart"/>
            <w:r w:rsidRPr="00B02FF2">
              <w:rPr>
                <w:rFonts w:ascii="Arial Narrow" w:hAnsi="Arial Narrow" w:cs="Calibri"/>
                <w:color w:val="000000"/>
                <w:lang w:eastAsia="es-PE"/>
              </w:rPr>
              <w:t>Jesus</w:t>
            </w:r>
            <w:proofErr w:type="spellEnd"/>
            <w:proofErr w:type="gramEnd"/>
            <w:r w:rsidRPr="00B02FF2">
              <w:rPr>
                <w:rFonts w:ascii="Arial Narrow" w:hAnsi="Arial Narrow" w:cs="Calibri"/>
                <w:color w:val="000000"/>
                <w:lang w:eastAsia="es-PE"/>
              </w:rPr>
              <w:t xml:space="preserve"> de Nazareth</w:t>
            </w:r>
          </w:p>
        </w:tc>
        <w:tc>
          <w:tcPr>
            <w:tcW w:w="1240" w:type="dxa"/>
            <w:shd w:val="clear" w:color="auto" w:fill="auto"/>
            <w:noWrap/>
            <w:vAlign w:val="center"/>
            <w:hideMark/>
          </w:tcPr>
          <w:p w14:paraId="1A4A0538"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61515130" w14:textId="77777777" w:rsidTr="009B7561">
        <w:trPr>
          <w:trHeight w:val="38"/>
        </w:trPr>
        <w:tc>
          <w:tcPr>
            <w:tcW w:w="567" w:type="dxa"/>
            <w:shd w:val="clear" w:color="auto" w:fill="auto"/>
            <w:noWrap/>
            <w:vAlign w:val="center"/>
            <w:hideMark/>
          </w:tcPr>
          <w:p w14:paraId="312D5DC8"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24</w:t>
            </w:r>
          </w:p>
        </w:tc>
        <w:tc>
          <w:tcPr>
            <w:tcW w:w="5954" w:type="dxa"/>
            <w:shd w:val="clear" w:color="auto" w:fill="auto"/>
            <w:vAlign w:val="center"/>
            <w:hideMark/>
          </w:tcPr>
          <w:p w14:paraId="3473805F" w14:textId="77777777" w:rsidR="00B02FF2" w:rsidRPr="00B02FF2" w:rsidRDefault="00B02FF2" w:rsidP="00B02FF2">
            <w:pPr>
              <w:rPr>
                <w:rFonts w:ascii="Arial Narrow" w:hAnsi="Arial Narrow" w:cs="Calibri"/>
                <w:color w:val="000000"/>
                <w:lang w:eastAsia="es-PE"/>
              </w:rPr>
            </w:pPr>
            <w:proofErr w:type="gramStart"/>
            <w:r w:rsidRPr="00B02FF2">
              <w:rPr>
                <w:rFonts w:ascii="Arial Narrow" w:hAnsi="Arial Narrow" w:cs="Calibri"/>
                <w:color w:val="000000"/>
                <w:lang w:eastAsia="es-PE"/>
              </w:rPr>
              <w:t>I.E  INCA</w:t>
            </w:r>
            <w:proofErr w:type="gramEnd"/>
            <w:r w:rsidRPr="00B02FF2">
              <w:rPr>
                <w:rFonts w:ascii="Arial Narrow" w:hAnsi="Arial Narrow" w:cs="Calibri"/>
                <w:color w:val="000000"/>
                <w:lang w:eastAsia="es-PE"/>
              </w:rPr>
              <w:t xml:space="preserve"> GARCILAZO DE LA AVEGA</w:t>
            </w:r>
          </w:p>
        </w:tc>
        <w:tc>
          <w:tcPr>
            <w:tcW w:w="1240" w:type="dxa"/>
            <w:shd w:val="clear" w:color="auto" w:fill="auto"/>
            <w:noWrap/>
            <w:vAlign w:val="center"/>
            <w:hideMark/>
          </w:tcPr>
          <w:p w14:paraId="4E1097A0"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1834E222" w14:textId="77777777" w:rsidTr="009B7561">
        <w:trPr>
          <w:trHeight w:val="38"/>
        </w:trPr>
        <w:tc>
          <w:tcPr>
            <w:tcW w:w="567" w:type="dxa"/>
            <w:shd w:val="clear" w:color="auto" w:fill="auto"/>
            <w:noWrap/>
            <w:vAlign w:val="center"/>
            <w:hideMark/>
          </w:tcPr>
          <w:p w14:paraId="07A48385"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25</w:t>
            </w:r>
          </w:p>
        </w:tc>
        <w:tc>
          <w:tcPr>
            <w:tcW w:w="5954" w:type="dxa"/>
            <w:shd w:val="clear" w:color="auto" w:fill="auto"/>
            <w:vAlign w:val="center"/>
            <w:hideMark/>
          </w:tcPr>
          <w:p w14:paraId="4D563A11" w14:textId="77777777" w:rsidR="00B02FF2" w:rsidRPr="00B02FF2" w:rsidRDefault="00B02FF2" w:rsidP="00B02FF2">
            <w:pPr>
              <w:rPr>
                <w:rFonts w:ascii="Arial Narrow" w:hAnsi="Arial Narrow" w:cs="Calibri"/>
                <w:color w:val="000000"/>
                <w:lang w:eastAsia="es-PE"/>
              </w:rPr>
            </w:pPr>
            <w:r w:rsidRPr="00B02FF2">
              <w:rPr>
                <w:rFonts w:ascii="Arial Narrow" w:hAnsi="Arial Narrow" w:cs="Calibri"/>
                <w:color w:val="000000"/>
                <w:lang w:eastAsia="es-PE"/>
              </w:rPr>
              <w:t>I.E VICTOR RAUL HAYA LA TORRE</w:t>
            </w:r>
          </w:p>
        </w:tc>
        <w:tc>
          <w:tcPr>
            <w:tcW w:w="1240" w:type="dxa"/>
            <w:shd w:val="clear" w:color="auto" w:fill="auto"/>
            <w:noWrap/>
            <w:vAlign w:val="center"/>
            <w:hideMark/>
          </w:tcPr>
          <w:p w14:paraId="7FFE7337"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10DA3CBB" w14:textId="77777777" w:rsidTr="009B7561">
        <w:trPr>
          <w:trHeight w:val="38"/>
        </w:trPr>
        <w:tc>
          <w:tcPr>
            <w:tcW w:w="567" w:type="dxa"/>
            <w:shd w:val="clear" w:color="auto" w:fill="auto"/>
            <w:noWrap/>
            <w:vAlign w:val="center"/>
            <w:hideMark/>
          </w:tcPr>
          <w:p w14:paraId="3FD3E72D"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26</w:t>
            </w:r>
          </w:p>
        </w:tc>
        <w:tc>
          <w:tcPr>
            <w:tcW w:w="5954" w:type="dxa"/>
            <w:shd w:val="clear" w:color="auto" w:fill="auto"/>
            <w:vAlign w:val="center"/>
            <w:hideMark/>
          </w:tcPr>
          <w:p w14:paraId="3F58855C" w14:textId="77777777" w:rsidR="00B02FF2" w:rsidRPr="00B02FF2" w:rsidRDefault="00B02FF2" w:rsidP="00B02FF2">
            <w:pPr>
              <w:rPr>
                <w:rFonts w:ascii="Arial Narrow" w:hAnsi="Arial Narrow" w:cs="Calibri"/>
                <w:color w:val="000000"/>
                <w:lang w:eastAsia="es-PE"/>
              </w:rPr>
            </w:pPr>
            <w:r w:rsidRPr="00B02FF2">
              <w:rPr>
                <w:rFonts w:ascii="Arial Narrow" w:hAnsi="Arial Narrow" w:cs="Calibri"/>
                <w:color w:val="000000"/>
                <w:lang w:eastAsia="es-PE"/>
              </w:rPr>
              <w:t>I.E LEONCIONCIO PRADO</w:t>
            </w:r>
          </w:p>
        </w:tc>
        <w:tc>
          <w:tcPr>
            <w:tcW w:w="1240" w:type="dxa"/>
            <w:shd w:val="clear" w:color="auto" w:fill="auto"/>
            <w:noWrap/>
            <w:vAlign w:val="center"/>
            <w:hideMark/>
          </w:tcPr>
          <w:p w14:paraId="4200F65C"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r w:rsidR="00B02FF2" w:rsidRPr="00B02FF2" w14:paraId="3D528EA9" w14:textId="77777777" w:rsidTr="009B7561">
        <w:trPr>
          <w:trHeight w:val="38"/>
        </w:trPr>
        <w:tc>
          <w:tcPr>
            <w:tcW w:w="567" w:type="dxa"/>
            <w:shd w:val="clear" w:color="auto" w:fill="auto"/>
            <w:noWrap/>
            <w:vAlign w:val="center"/>
            <w:hideMark/>
          </w:tcPr>
          <w:p w14:paraId="1F589C6A" w14:textId="77777777" w:rsidR="00B02FF2" w:rsidRPr="00B02FF2" w:rsidRDefault="00B02FF2" w:rsidP="00B02FF2">
            <w:pPr>
              <w:jc w:val="center"/>
              <w:rPr>
                <w:rFonts w:ascii="Arial Narrow" w:hAnsi="Arial Narrow" w:cs="Calibri"/>
                <w:color w:val="000000"/>
                <w:lang w:eastAsia="es-PE"/>
              </w:rPr>
            </w:pPr>
            <w:r w:rsidRPr="00B02FF2">
              <w:rPr>
                <w:rFonts w:ascii="Arial Narrow" w:hAnsi="Arial Narrow" w:cs="Calibri"/>
                <w:color w:val="000000"/>
                <w:lang w:eastAsia="es-PE"/>
              </w:rPr>
              <w:t>27</w:t>
            </w:r>
          </w:p>
        </w:tc>
        <w:tc>
          <w:tcPr>
            <w:tcW w:w="5954" w:type="dxa"/>
            <w:shd w:val="clear" w:color="auto" w:fill="auto"/>
            <w:vAlign w:val="center"/>
            <w:hideMark/>
          </w:tcPr>
          <w:p w14:paraId="2575571E" w14:textId="77777777" w:rsidR="00B02FF2" w:rsidRPr="00B02FF2" w:rsidRDefault="00B02FF2" w:rsidP="00B02FF2">
            <w:pPr>
              <w:rPr>
                <w:rFonts w:ascii="Arial Narrow" w:hAnsi="Arial Narrow" w:cs="Calibri"/>
                <w:color w:val="000000"/>
                <w:lang w:eastAsia="es-PE"/>
              </w:rPr>
            </w:pPr>
            <w:r w:rsidRPr="00B02FF2">
              <w:rPr>
                <w:rFonts w:ascii="Arial Narrow" w:hAnsi="Arial Narrow" w:cs="Calibri"/>
                <w:color w:val="000000"/>
                <w:lang w:eastAsia="es-PE"/>
              </w:rPr>
              <w:t>I.E JOSE BENIGNO SAMANEZ OCAMPO</w:t>
            </w:r>
          </w:p>
        </w:tc>
        <w:tc>
          <w:tcPr>
            <w:tcW w:w="1240" w:type="dxa"/>
            <w:shd w:val="clear" w:color="auto" w:fill="auto"/>
            <w:noWrap/>
            <w:vAlign w:val="center"/>
            <w:hideMark/>
          </w:tcPr>
          <w:p w14:paraId="219BCDC0" w14:textId="77777777" w:rsidR="00B02FF2" w:rsidRPr="00B02FF2" w:rsidRDefault="00B02FF2" w:rsidP="00B02FF2">
            <w:pPr>
              <w:jc w:val="right"/>
              <w:rPr>
                <w:rFonts w:ascii="Arial Narrow" w:hAnsi="Arial Narrow" w:cs="Calibri"/>
                <w:color w:val="000000"/>
                <w:sz w:val="16"/>
                <w:szCs w:val="16"/>
                <w:lang w:eastAsia="es-PE"/>
              </w:rPr>
            </w:pPr>
            <w:r w:rsidRPr="00B02FF2">
              <w:rPr>
                <w:rFonts w:ascii="Arial Narrow" w:hAnsi="Arial Narrow" w:cs="Calibri"/>
                <w:color w:val="000000"/>
                <w:sz w:val="16"/>
                <w:szCs w:val="16"/>
                <w:lang w:eastAsia="es-PE"/>
              </w:rPr>
              <w:t>0.00%</w:t>
            </w:r>
          </w:p>
        </w:tc>
      </w:tr>
    </w:tbl>
    <w:p w14:paraId="42C94339" w14:textId="77777777" w:rsidR="00B02FF2" w:rsidRDefault="00B02FF2" w:rsidP="009F1F32">
      <w:pPr>
        <w:tabs>
          <w:tab w:val="left" w:pos="142"/>
          <w:tab w:val="left" w:pos="1276"/>
        </w:tabs>
        <w:autoSpaceDE w:val="0"/>
        <w:autoSpaceDN w:val="0"/>
        <w:adjustRightInd w:val="0"/>
        <w:ind w:left="709"/>
        <w:jc w:val="both"/>
        <w:rPr>
          <w:rFonts w:ascii="Arial Narrow" w:hAnsi="Arial Narrow" w:cs="Arial"/>
          <w:sz w:val="16"/>
          <w:szCs w:val="22"/>
        </w:rPr>
      </w:pPr>
    </w:p>
    <w:p w14:paraId="2302129C" w14:textId="77777777" w:rsidR="00B02FF2" w:rsidRDefault="00B02FF2" w:rsidP="009F1F32">
      <w:pPr>
        <w:tabs>
          <w:tab w:val="left" w:pos="142"/>
          <w:tab w:val="left" w:pos="1276"/>
        </w:tabs>
        <w:autoSpaceDE w:val="0"/>
        <w:autoSpaceDN w:val="0"/>
        <w:adjustRightInd w:val="0"/>
        <w:ind w:left="709"/>
        <w:jc w:val="both"/>
        <w:rPr>
          <w:rFonts w:ascii="Arial Narrow" w:hAnsi="Arial Narrow" w:cs="Arial"/>
          <w:sz w:val="16"/>
          <w:szCs w:val="22"/>
        </w:rPr>
      </w:pPr>
    </w:p>
    <w:p w14:paraId="20641B22" w14:textId="55D24C25" w:rsidR="00F52244" w:rsidRPr="005132B3" w:rsidRDefault="00F52244" w:rsidP="009F1F32">
      <w:pPr>
        <w:tabs>
          <w:tab w:val="left" w:pos="142"/>
          <w:tab w:val="left" w:pos="1276"/>
        </w:tabs>
        <w:autoSpaceDE w:val="0"/>
        <w:autoSpaceDN w:val="0"/>
        <w:adjustRightInd w:val="0"/>
        <w:ind w:left="709"/>
        <w:jc w:val="both"/>
        <w:rPr>
          <w:rFonts w:ascii="Arial Narrow" w:hAnsi="Arial Narrow" w:cs="Arial"/>
          <w:sz w:val="16"/>
          <w:szCs w:val="22"/>
        </w:rPr>
      </w:pPr>
      <w:r w:rsidRPr="005132B3">
        <w:rPr>
          <w:rFonts w:ascii="Arial Narrow" w:hAnsi="Arial Narrow" w:cs="Arial"/>
          <w:sz w:val="16"/>
          <w:szCs w:val="22"/>
        </w:rPr>
        <w:t xml:space="preserve">Fuente: </w:t>
      </w:r>
      <w:r w:rsidR="005A748F" w:rsidRPr="005132B3">
        <w:rPr>
          <w:rFonts w:ascii="Arial Narrow" w:hAnsi="Arial Narrow" w:cs="Arial"/>
          <w:sz w:val="16"/>
          <w:szCs w:val="22"/>
        </w:rPr>
        <w:t xml:space="preserve">oficio </w:t>
      </w:r>
      <w:proofErr w:type="spellStart"/>
      <w:r w:rsidR="005A748F" w:rsidRPr="005132B3">
        <w:rPr>
          <w:rFonts w:ascii="Arial Narrow" w:hAnsi="Arial Narrow" w:cs="Arial"/>
          <w:sz w:val="16"/>
          <w:szCs w:val="22"/>
        </w:rPr>
        <w:t>n.°</w:t>
      </w:r>
      <w:proofErr w:type="spellEnd"/>
      <w:r w:rsidR="005A748F" w:rsidRPr="005132B3">
        <w:rPr>
          <w:rFonts w:ascii="Arial Narrow" w:hAnsi="Arial Narrow" w:cs="Arial"/>
          <w:sz w:val="16"/>
          <w:szCs w:val="22"/>
        </w:rPr>
        <w:t xml:space="preserve"> 123-2023-GRAP/11/GRDS, de 4 de abril de 2023.</w:t>
      </w:r>
    </w:p>
    <w:p w14:paraId="00B4461C" w14:textId="1B622CF9" w:rsidR="009F1F32" w:rsidRPr="005132B3" w:rsidRDefault="00F52244"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001774EA" w:rsidRPr="005132B3">
        <w:rPr>
          <w:rFonts w:ascii="Arial Narrow" w:hAnsi="Arial Narrow" w:cs="Arial"/>
          <w:bCs/>
          <w:sz w:val="22"/>
          <w:szCs w:val="22"/>
        </w:rPr>
        <w:t>.</w:t>
      </w:r>
    </w:p>
    <w:bookmarkEnd w:id="279"/>
    <w:p w14:paraId="718D15D8" w14:textId="77777777" w:rsidR="001774EA" w:rsidRPr="005132B3"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408FD7B3" w:rsidR="001774EA" w:rsidRPr="005132B3"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Por tanto</w:t>
      </w:r>
      <w:r w:rsidR="001774EA" w:rsidRPr="005132B3">
        <w:rPr>
          <w:rFonts w:ascii="Arial Narrow" w:hAnsi="Arial Narrow" w:cs="Arial"/>
          <w:bCs/>
          <w:sz w:val="22"/>
          <w:szCs w:val="22"/>
        </w:rPr>
        <w:t xml:space="preserve">, como se aprecia en el </w:t>
      </w:r>
      <w:r w:rsidRPr="005132B3">
        <w:rPr>
          <w:rFonts w:ascii="Arial Narrow" w:hAnsi="Arial Narrow" w:cs="Arial"/>
          <w:bCs/>
          <w:sz w:val="22"/>
          <w:szCs w:val="22"/>
        </w:rPr>
        <w:t>cuadro</w:t>
      </w:r>
      <w:r w:rsidR="001774EA" w:rsidRPr="005132B3">
        <w:rPr>
          <w:rFonts w:ascii="Arial Narrow" w:hAnsi="Arial Narrow" w:cs="Arial"/>
          <w:bCs/>
          <w:sz w:val="22"/>
          <w:szCs w:val="22"/>
        </w:rPr>
        <w:t xml:space="preserve"> anterior</w:t>
      </w:r>
      <w:r w:rsidRPr="005132B3">
        <w:rPr>
          <w:rFonts w:ascii="Arial Narrow" w:hAnsi="Arial Narrow" w:cs="Arial"/>
          <w:bCs/>
          <w:sz w:val="22"/>
          <w:szCs w:val="22"/>
        </w:rPr>
        <w:t>,</w:t>
      </w:r>
      <w:r w:rsidR="001774EA" w:rsidRPr="005132B3">
        <w:rPr>
          <w:rFonts w:ascii="Arial Narrow" w:hAnsi="Arial Narrow" w:cs="Arial"/>
          <w:bCs/>
          <w:sz w:val="22"/>
          <w:szCs w:val="22"/>
        </w:rPr>
        <w:t xml:space="preserve"> el equipo técnico tiene planificado ejecutar el componente capacitación</w:t>
      </w:r>
      <w:r w:rsidR="00762219" w:rsidRPr="005132B3">
        <w:rPr>
          <w:rFonts w:ascii="Arial Narrow" w:hAnsi="Arial Narrow" w:cs="Arial"/>
          <w:bCs/>
          <w:sz w:val="22"/>
          <w:szCs w:val="22"/>
        </w:rPr>
        <w:t xml:space="preserve"> </w:t>
      </w:r>
      <w:r w:rsidR="003C3447" w:rsidRPr="005132B3">
        <w:rPr>
          <w:rFonts w:ascii="Arial Narrow" w:hAnsi="Arial Narrow" w:cs="Arial"/>
          <w:bCs/>
          <w:sz w:val="22"/>
          <w:szCs w:val="22"/>
        </w:rPr>
        <w:t xml:space="preserve">en las </w:t>
      </w:r>
      <w:commentRangeStart w:id="280"/>
      <w:commentRangeStart w:id="281"/>
      <w:r w:rsidR="003C3447" w:rsidRPr="005132B3">
        <w:rPr>
          <w:rFonts w:ascii="Arial Narrow" w:hAnsi="Arial Narrow" w:cs="Arial"/>
          <w:bCs/>
          <w:sz w:val="22"/>
          <w:szCs w:val="22"/>
        </w:rPr>
        <w:t xml:space="preserve">I.E. San Pedro y I.E. José María Arguedas de </w:t>
      </w:r>
      <w:proofErr w:type="spellStart"/>
      <w:r w:rsidR="00B800E3" w:rsidRPr="005132B3">
        <w:rPr>
          <w:rFonts w:ascii="Arial Narrow" w:hAnsi="Arial Narrow" w:cs="Arial"/>
          <w:bCs/>
          <w:sz w:val="22"/>
          <w:szCs w:val="22"/>
        </w:rPr>
        <w:t>U</w:t>
      </w:r>
      <w:r w:rsidR="003C3447" w:rsidRPr="005132B3">
        <w:rPr>
          <w:rFonts w:ascii="Arial Narrow" w:hAnsi="Arial Narrow" w:cs="Arial"/>
          <w:bCs/>
          <w:sz w:val="22"/>
          <w:szCs w:val="22"/>
        </w:rPr>
        <w:t>ripa</w:t>
      </w:r>
      <w:commentRangeEnd w:id="280"/>
      <w:proofErr w:type="spellEnd"/>
      <w:r w:rsidR="00D36E8F" w:rsidRPr="005132B3">
        <w:rPr>
          <w:rStyle w:val="Refdecomentario"/>
        </w:rPr>
        <w:commentReference w:id="280"/>
      </w:r>
      <w:commentRangeEnd w:id="281"/>
      <w:r w:rsidR="007D4CFB" w:rsidRPr="005132B3">
        <w:rPr>
          <w:rStyle w:val="Refdecomentario"/>
        </w:rPr>
        <w:commentReference w:id="281"/>
      </w:r>
      <w:r w:rsidR="003C3447" w:rsidRPr="005132B3">
        <w:rPr>
          <w:rFonts w:ascii="Arial Narrow" w:hAnsi="Arial Narrow" w:cs="Arial"/>
          <w:bCs/>
          <w:sz w:val="22"/>
          <w:szCs w:val="22"/>
        </w:rPr>
        <w:t>, y que en dich</w:t>
      </w:r>
      <w:del w:id="282" w:author="GRAPURIMAC" w:date="2023-06-29T17:10:00Z">
        <w:r w:rsidR="003C3447" w:rsidRPr="005132B3" w:rsidDel="00D36E8F">
          <w:rPr>
            <w:rFonts w:ascii="Arial Narrow" w:hAnsi="Arial Narrow" w:cs="Arial"/>
            <w:bCs/>
            <w:sz w:val="22"/>
            <w:szCs w:val="22"/>
          </w:rPr>
          <w:delText xml:space="preserve">as instituciones educativas </w:delText>
        </w:r>
      </w:del>
      <w:del w:id="283" w:author="ADM" w:date="2023-06-30T15:48:00Z">
        <w:r w:rsidR="003C3447" w:rsidRPr="005132B3" w:rsidDel="000A1822">
          <w:rPr>
            <w:rFonts w:ascii="Arial Narrow" w:hAnsi="Arial Narrow" w:cs="Arial"/>
            <w:bCs/>
            <w:sz w:val="22"/>
            <w:szCs w:val="22"/>
          </w:rPr>
          <w:delText>l</w:delText>
        </w:r>
      </w:del>
      <w:r w:rsidR="003C3447" w:rsidRPr="005132B3">
        <w:rPr>
          <w:rFonts w:ascii="Arial Narrow" w:hAnsi="Arial Narrow" w:cs="Arial"/>
          <w:bCs/>
          <w:sz w:val="22"/>
          <w:szCs w:val="22"/>
        </w:rPr>
        <w:t>os</w:t>
      </w:r>
      <w:r w:rsidR="001774EA" w:rsidRPr="005132B3">
        <w:rPr>
          <w:rFonts w:ascii="Arial Narrow" w:hAnsi="Arial Narrow" w:cs="Arial"/>
          <w:bCs/>
          <w:sz w:val="22"/>
          <w:szCs w:val="22"/>
        </w:rPr>
        <w:t xml:space="preserve"> equipos informáticos (servidores) se</w:t>
      </w:r>
      <w:r w:rsidR="00436D23" w:rsidRPr="005132B3">
        <w:rPr>
          <w:rFonts w:ascii="Arial Narrow" w:hAnsi="Arial Narrow" w:cs="Arial"/>
          <w:bCs/>
          <w:sz w:val="22"/>
          <w:szCs w:val="22"/>
        </w:rPr>
        <w:t xml:space="preserve"> </w:t>
      </w:r>
      <w:r w:rsidR="001774EA" w:rsidRPr="005132B3">
        <w:rPr>
          <w:rFonts w:ascii="Arial Narrow" w:hAnsi="Arial Narrow" w:cs="Arial"/>
          <w:bCs/>
          <w:sz w:val="22"/>
          <w:szCs w:val="22"/>
        </w:rPr>
        <w:t xml:space="preserve">encuentran Inoperativos, tal como se pudo verificar en la visita realizada y </w:t>
      </w:r>
      <w:r w:rsidR="00436D23" w:rsidRPr="005132B3">
        <w:rPr>
          <w:rFonts w:ascii="Arial Narrow" w:hAnsi="Arial Narrow" w:cs="Arial"/>
          <w:bCs/>
          <w:sz w:val="22"/>
          <w:szCs w:val="22"/>
        </w:rPr>
        <w:t xml:space="preserve">anotada en actas de visita de control </w:t>
      </w:r>
      <w:r w:rsidR="003C3447" w:rsidRPr="005132B3">
        <w:rPr>
          <w:rFonts w:ascii="Arial Narrow" w:hAnsi="Arial Narrow" w:cs="Arial"/>
          <w:bCs/>
          <w:sz w:val="22"/>
          <w:szCs w:val="22"/>
        </w:rPr>
        <w:t>según cuadro nº</w:t>
      </w:r>
      <w:r w:rsidR="00D12418" w:rsidRPr="005132B3">
        <w:rPr>
          <w:rFonts w:ascii="Arial Narrow" w:hAnsi="Arial Narrow" w:cs="Arial"/>
          <w:bCs/>
          <w:sz w:val="22"/>
          <w:szCs w:val="22"/>
        </w:rPr>
        <w:t xml:space="preserve"> </w:t>
      </w:r>
      <w:r w:rsidR="003C3447" w:rsidRPr="005132B3">
        <w:rPr>
          <w:rFonts w:ascii="Arial Narrow" w:hAnsi="Arial Narrow" w:cs="Arial"/>
          <w:bCs/>
          <w:sz w:val="22"/>
          <w:szCs w:val="22"/>
        </w:rPr>
        <w:t>3</w:t>
      </w:r>
      <w:r w:rsidR="00B926AA" w:rsidRPr="005132B3">
        <w:rPr>
          <w:rFonts w:ascii="Arial Narrow" w:hAnsi="Arial Narrow" w:cs="Arial"/>
          <w:bCs/>
          <w:sz w:val="22"/>
          <w:szCs w:val="22"/>
        </w:rPr>
        <w:t>.</w:t>
      </w:r>
    </w:p>
    <w:p w14:paraId="535DA0B9" w14:textId="77777777" w:rsidR="00024C2E" w:rsidRPr="005132B3"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3053C124" w:rsidR="00026DA7" w:rsidRPr="005132B3"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S</w:t>
      </w:r>
      <w:r w:rsidR="00F807C8" w:rsidRPr="005132B3">
        <w:rPr>
          <w:rFonts w:ascii="Arial Narrow" w:hAnsi="Arial Narrow" w:cs="Arial"/>
          <w:bCs/>
          <w:sz w:val="22"/>
          <w:szCs w:val="22"/>
        </w:rPr>
        <w:t xml:space="preserve">in embargo, considerando que los </w:t>
      </w:r>
      <w:commentRangeStart w:id="284"/>
      <w:commentRangeStart w:id="285"/>
      <w:r w:rsidR="00F807C8" w:rsidRPr="005132B3">
        <w:rPr>
          <w:rFonts w:ascii="Arial Narrow" w:hAnsi="Arial Narrow" w:cs="Arial"/>
          <w:bCs/>
          <w:sz w:val="22"/>
          <w:szCs w:val="22"/>
        </w:rPr>
        <w:t xml:space="preserve">equipos </w:t>
      </w:r>
      <w:r w:rsidRPr="005132B3">
        <w:rPr>
          <w:rFonts w:ascii="Arial Narrow" w:hAnsi="Arial Narrow" w:cs="Arial"/>
          <w:bCs/>
          <w:sz w:val="22"/>
          <w:szCs w:val="22"/>
        </w:rPr>
        <w:t>informáticos</w:t>
      </w:r>
      <w:ins w:id="286" w:author="Manuel Raul Livano Luna" w:date="2023-07-03T15:18:00Z">
        <w:r w:rsidR="007D4CFB" w:rsidRPr="005132B3">
          <w:rPr>
            <w:rFonts w:ascii="Arial Narrow" w:hAnsi="Arial Narrow" w:cs="Arial"/>
            <w:bCs/>
            <w:sz w:val="22"/>
            <w:szCs w:val="22"/>
          </w:rPr>
          <w:t xml:space="preserve"> (Servidores) </w:t>
        </w:r>
      </w:ins>
      <w:del w:id="287" w:author="Manuel Raul Livano Luna" w:date="2023-07-03T15:18:00Z">
        <w:r w:rsidR="00F807C8" w:rsidRPr="005132B3" w:rsidDel="007D4CFB">
          <w:rPr>
            <w:rFonts w:ascii="Arial Narrow" w:hAnsi="Arial Narrow" w:cs="Arial"/>
            <w:bCs/>
            <w:sz w:val="22"/>
            <w:szCs w:val="22"/>
          </w:rPr>
          <w:delText xml:space="preserve"> </w:delText>
        </w:r>
      </w:del>
      <w:commentRangeEnd w:id="284"/>
      <w:r w:rsidR="0083009D" w:rsidRPr="005132B3">
        <w:rPr>
          <w:rStyle w:val="Refdecomentario"/>
        </w:rPr>
        <w:commentReference w:id="284"/>
      </w:r>
      <w:r w:rsidR="00F807C8" w:rsidRPr="005132B3">
        <w:rPr>
          <w:rFonts w:ascii="Arial Narrow" w:hAnsi="Arial Narrow" w:cs="Arial"/>
          <w:bCs/>
          <w:sz w:val="22"/>
          <w:szCs w:val="22"/>
        </w:rPr>
        <w:t xml:space="preserve">se encuentran </w:t>
      </w:r>
      <w:commentRangeStart w:id="288"/>
      <w:del w:id="289" w:author="Manuel Raul Livano Luna" w:date="2023-07-03T15:18:00Z">
        <w:r w:rsidR="00F807C8" w:rsidRPr="005132B3" w:rsidDel="007D4CFB">
          <w:rPr>
            <w:rFonts w:ascii="Arial Narrow" w:hAnsi="Arial Narrow" w:cs="Arial"/>
            <w:bCs/>
            <w:sz w:val="22"/>
            <w:szCs w:val="22"/>
          </w:rPr>
          <w:delText>deteriorados</w:delText>
        </w:r>
        <w:commentRangeEnd w:id="288"/>
        <w:r w:rsidR="00D36E8F" w:rsidRPr="005132B3" w:rsidDel="007D4CFB">
          <w:rPr>
            <w:rStyle w:val="Refdecomentario"/>
          </w:rPr>
          <w:commentReference w:id="288"/>
        </w:r>
      </w:del>
      <w:ins w:id="290" w:author="Manuel Raul Livano Luna" w:date="2023-07-03T15:18:00Z">
        <w:r w:rsidR="007D4CFB" w:rsidRPr="005132B3">
          <w:rPr>
            <w:rFonts w:ascii="Arial Narrow" w:hAnsi="Arial Narrow" w:cs="Arial"/>
            <w:bCs/>
            <w:sz w:val="22"/>
            <w:szCs w:val="22"/>
          </w:rPr>
          <w:t>inoperativos</w:t>
        </w:r>
      </w:ins>
      <w:r w:rsidR="00F807C8" w:rsidRPr="005132B3">
        <w:rPr>
          <w:rFonts w:ascii="Arial Narrow" w:hAnsi="Arial Narrow" w:cs="Arial"/>
          <w:bCs/>
          <w:sz w:val="22"/>
          <w:szCs w:val="22"/>
        </w:rPr>
        <w:t xml:space="preserve">, </w:t>
      </w:r>
      <w:commentRangeEnd w:id="285"/>
      <w:r w:rsidR="0083009D" w:rsidRPr="005132B3">
        <w:rPr>
          <w:rStyle w:val="Refdecomentario"/>
        </w:rPr>
        <w:commentReference w:id="285"/>
      </w:r>
      <w:r w:rsidR="00F807C8" w:rsidRPr="005132B3">
        <w:rPr>
          <w:rFonts w:ascii="Arial Narrow" w:hAnsi="Arial Narrow" w:cs="Arial"/>
          <w:bCs/>
          <w:sz w:val="22"/>
          <w:szCs w:val="22"/>
        </w:rPr>
        <w:t xml:space="preserve">dicha programación no </w:t>
      </w:r>
      <w:r w:rsidR="00B926AA" w:rsidRPr="005132B3">
        <w:rPr>
          <w:rFonts w:ascii="Arial Narrow" w:hAnsi="Arial Narrow" w:cs="Arial"/>
          <w:bCs/>
          <w:sz w:val="22"/>
          <w:szCs w:val="22"/>
        </w:rPr>
        <w:t>podría</w:t>
      </w:r>
      <w:r w:rsidR="00F807C8" w:rsidRPr="005132B3">
        <w:rPr>
          <w:rFonts w:ascii="Arial Narrow" w:hAnsi="Arial Narrow" w:cs="Arial"/>
          <w:bCs/>
          <w:sz w:val="22"/>
          <w:szCs w:val="22"/>
        </w:rPr>
        <w:t xml:space="preserve"> cumplirse </w:t>
      </w:r>
      <w:r w:rsidR="00B926AA" w:rsidRPr="005132B3">
        <w:rPr>
          <w:rFonts w:ascii="Arial Narrow" w:hAnsi="Arial Narrow" w:cs="Arial"/>
          <w:bCs/>
          <w:sz w:val="22"/>
          <w:szCs w:val="22"/>
        </w:rPr>
        <w:t xml:space="preserve">ya </w:t>
      </w:r>
      <w:commentRangeStart w:id="291"/>
      <w:r w:rsidR="00B926AA" w:rsidRPr="005132B3">
        <w:rPr>
          <w:rFonts w:ascii="Arial Narrow" w:hAnsi="Arial Narrow" w:cs="Arial"/>
          <w:bCs/>
          <w:sz w:val="22"/>
          <w:szCs w:val="22"/>
        </w:rPr>
        <w:t xml:space="preserve">que los equipos según el cuadro </w:t>
      </w:r>
      <w:proofErr w:type="spellStart"/>
      <w:r w:rsidR="00B926AA" w:rsidRPr="005132B3">
        <w:rPr>
          <w:rFonts w:ascii="Arial Narrow" w:hAnsi="Arial Narrow" w:cs="Arial"/>
          <w:bCs/>
          <w:sz w:val="22"/>
          <w:szCs w:val="22"/>
        </w:rPr>
        <w:t>nº</w:t>
      </w:r>
      <w:proofErr w:type="spellEnd"/>
      <w:r w:rsidR="00D12418" w:rsidRPr="005132B3">
        <w:rPr>
          <w:rFonts w:ascii="Arial Narrow" w:hAnsi="Arial Narrow" w:cs="Arial"/>
          <w:bCs/>
          <w:sz w:val="22"/>
          <w:szCs w:val="22"/>
        </w:rPr>
        <w:t xml:space="preserve"> </w:t>
      </w:r>
      <w:ins w:id="292" w:author="Manuel Raul Livano Luna" w:date="2023-07-03T15:19:00Z">
        <w:r w:rsidR="007D4CFB" w:rsidRPr="005132B3">
          <w:rPr>
            <w:rFonts w:ascii="Arial Narrow" w:hAnsi="Arial Narrow" w:cs="Arial"/>
            <w:bCs/>
            <w:sz w:val="22"/>
            <w:szCs w:val="22"/>
          </w:rPr>
          <w:t>2</w:t>
        </w:r>
      </w:ins>
      <w:del w:id="293" w:author="Manuel Raul Livano Luna" w:date="2023-07-03T15:19:00Z">
        <w:r w:rsidR="00B926AA" w:rsidRPr="005132B3" w:rsidDel="007D4CFB">
          <w:rPr>
            <w:rFonts w:ascii="Arial Narrow" w:hAnsi="Arial Narrow" w:cs="Arial"/>
            <w:bCs/>
            <w:sz w:val="22"/>
            <w:szCs w:val="22"/>
          </w:rPr>
          <w:delText>3</w:delText>
        </w:r>
      </w:del>
      <w:r w:rsidR="00B926AA" w:rsidRPr="005132B3">
        <w:rPr>
          <w:rFonts w:ascii="Arial Narrow" w:hAnsi="Arial Narrow" w:cs="Arial"/>
          <w:bCs/>
          <w:sz w:val="22"/>
          <w:szCs w:val="22"/>
        </w:rPr>
        <w:t xml:space="preserve"> </w:t>
      </w:r>
      <w:commentRangeEnd w:id="291"/>
      <w:r w:rsidR="0083009D" w:rsidRPr="005132B3">
        <w:rPr>
          <w:rStyle w:val="Refdecomentario"/>
        </w:rPr>
        <w:commentReference w:id="291"/>
      </w:r>
      <w:r w:rsidRPr="005132B3">
        <w:rPr>
          <w:rFonts w:ascii="Arial Narrow" w:hAnsi="Arial Narrow" w:cs="Arial"/>
          <w:bCs/>
          <w:sz w:val="22"/>
          <w:szCs w:val="22"/>
        </w:rPr>
        <w:t xml:space="preserve">se encuentran en mal estado y </w:t>
      </w:r>
      <w:r w:rsidR="00B926AA" w:rsidRPr="005132B3">
        <w:rPr>
          <w:rFonts w:ascii="Arial Narrow" w:hAnsi="Arial Narrow" w:cs="Arial"/>
          <w:bCs/>
          <w:sz w:val="22"/>
          <w:szCs w:val="22"/>
        </w:rPr>
        <w:t xml:space="preserve">en </w:t>
      </w:r>
      <w:r w:rsidRPr="005132B3">
        <w:rPr>
          <w:rFonts w:ascii="Arial Narrow" w:hAnsi="Arial Narrow" w:cs="Arial"/>
          <w:bCs/>
          <w:sz w:val="22"/>
          <w:szCs w:val="22"/>
        </w:rPr>
        <w:t>otros casos malogrados</w:t>
      </w:r>
      <w:r w:rsidR="00760E9E" w:rsidRPr="005132B3">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Pr="005132B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5132B3"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w:t>
      </w:r>
      <w:del w:id="294" w:author="GRAPURIMAC" w:date="2023-06-29T17:12:00Z">
        <w:r w:rsidRPr="005132B3" w:rsidDel="0083009D">
          <w:rPr>
            <w:rFonts w:ascii="Arial Narrow" w:hAnsi="Arial Narrow" w:cs="Arial"/>
            <w:bCs/>
            <w:sz w:val="22"/>
            <w:szCs w:val="22"/>
          </w:rPr>
          <w:delText>n</w:delText>
        </w:r>
      </w:del>
      <w:r w:rsidRPr="005132B3">
        <w:rPr>
          <w:rFonts w:ascii="Arial Narrow" w:hAnsi="Arial Narrow" w:cs="Arial"/>
          <w:bCs/>
          <w:sz w:val="22"/>
          <w:szCs w:val="22"/>
        </w:rPr>
        <w:t xml:space="preserve"> los criterios siguientes:</w:t>
      </w:r>
    </w:p>
    <w:p w14:paraId="4FCDCC81"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022C9A9F" w:rsidR="009F1F32" w:rsidRPr="005132B3"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9F1F32" w:rsidRPr="005132B3">
        <w:rPr>
          <w:rFonts w:ascii="Arial Narrow" w:hAnsi="Arial Narrow" w:cs="Arial"/>
          <w:b/>
          <w:bCs/>
          <w:sz w:val="22"/>
          <w:szCs w:val="22"/>
        </w:rPr>
        <w:t>°</w:t>
      </w:r>
      <w:r w:rsidRPr="005132B3">
        <w:rPr>
          <w:rFonts w:ascii="Arial Narrow" w:hAnsi="Arial Narrow" w:cs="Arial"/>
          <w:b/>
          <w:bCs/>
          <w:sz w:val="22"/>
          <w:szCs w:val="22"/>
        </w:rPr>
        <w:t xml:space="preserve"> </w:t>
      </w:r>
      <w:r w:rsidR="009F1F32" w:rsidRPr="005132B3">
        <w:rPr>
          <w:rFonts w:ascii="Arial Narrow" w:hAnsi="Arial Narrow" w:cs="Arial"/>
          <w:b/>
          <w:bCs/>
          <w:sz w:val="22"/>
          <w:szCs w:val="22"/>
        </w:rPr>
        <w:t xml:space="preserve">001-2022-GR.APURIMAC/GR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ins w:id="295" w:author="GRAPURIMAC" w:date="2023-06-29T17:14:00Z">
        <w:r w:rsidR="0083009D" w:rsidRPr="005132B3">
          <w:rPr>
            <w:rFonts w:ascii="Arial Narrow" w:hAnsi="Arial Narrow" w:cs="Arial"/>
            <w:b/>
            <w:bCs/>
            <w:sz w:val="22"/>
            <w:szCs w:val="22"/>
          </w:rPr>
          <w:t xml:space="preserve"> n.°</w:t>
        </w:r>
      </w:ins>
      <w:r w:rsidR="00BE01EE" w:rsidRPr="005132B3">
        <w:rPr>
          <w:rFonts w:ascii="Arial Narrow" w:hAnsi="Arial Narrow" w:cs="Arial"/>
          <w:b/>
          <w:bCs/>
          <w:sz w:val="22"/>
          <w:szCs w:val="22"/>
        </w:rPr>
        <w:t xml:space="preserve"> 467-2022-GR.APURIMAC/PR de 23 de diciembre del 2022.</w:t>
      </w:r>
      <w:del w:id="296" w:author="GRAPURIMAC" w:date="2023-06-29T17:13:00Z">
        <w:r w:rsidRPr="005132B3" w:rsidDel="0083009D">
          <w:rPr>
            <w:rFonts w:ascii="Arial Narrow" w:hAnsi="Arial Narrow" w:cs="Arial"/>
            <w:b/>
            <w:bCs/>
            <w:sz w:val="22"/>
            <w:szCs w:val="22"/>
          </w:rPr>
          <w:delText>.</w:delText>
        </w:r>
      </w:del>
    </w:p>
    <w:p w14:paraId="47F6F8B6" w14:textId="77777777" w:rsidR="003758E8" w:rsidRPr="005132B3"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97" w:name="_Toc135836001"/>
      <w:r w:rsidRPr="005132B3">
        <w:rPr>
          <w:rFonts w:ascii="Arial Narrow" w:hAnsi="Arial Narrow" w:cs="Arial"/>
          <w:b/>
          <w:i/>
          <w:iCs/>
          <w:sz w:val="22"/>
          <w:szCs w:val="22"/>
        </w:rPr>
        <w:t>8.3.1. DISPOSICIONES GENERALES DE LA EJECUCIÓN DE INVERSIONES</w:t>
      </w:r>
      <w:bookmarkEnd w:id="297"/>
    </w:p>
    <w:p w14:paraId="3A1C49BA"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98" w:name="_Toc135836002"/>
      <w:r w:rsidRPr="005132B3">
        <w:rPr>
          <w:rFonts w:ascii="Arial Narrow" w:hAnsi="Arial Narrow" w:cs="Arial"/>
          <w:b/>
          <w:bCs/>
          <w:i/>
          <w:iCs/>
          <w:sz w:val="22"/>
          <w:szCs w:val="22"/>
        </w:rPr>
        <w:t>8.3.1.1. OBJETIVO</w:t>
      </w:r>
      <w:bookmarkEnd w:id="298"/>
    </w:p>
    <w:p w14:paraId="79A99FA8"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99" w:name="_Toc135836003"/>
      <w:r w:rsidRPr="005132B3">
        <w:rPr>
          <w:rFonts w:ascii="Arial Narrow" w:hAnsi="Arial Narrow" w:cs="Arial"/>
          <w:b/>
          <w:i/>
          <w:iCs/>
          <w:sz w:val="22"/>
          <w:szCs w:val="22"/>
        </w:rPr>
        <w:t>8.3.1.2. FINALIDAD</w:t>
      </w:r>
      <w:bookmarkEnd w:id="299"/>
    </w:p>
    <w:p w14:paraId="51A10F25"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w:t>
      </w:r>
      <w:del w:id="300" w:author="GRAPURIMAC" w:date="2023-06-29T17:16:00Z">
        <w:r w:rsidRPr="005132B3" w:rsidDel="0083009D">
          <w:rPr>
            <w:rFonts w:ascii="Arial Narrow" w:hAnsi="Arial Narrow" w:cs="Arial"/>
            <w:bCs/>
            <w:i/>
            <w:iCs/>
            <w:sz w:val="22"/>
            <w:szCs w:val="22"/>
          </w:rPr>
          <w:delText xml:space="preserve"> </w:delText>
        </w:r>
      </w:del>
      <w:r w:rsidRPr="005132B3">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5132B3" w:rsidRDefault="009F1F32">
      <w:pPr>
        <w:tabs>
          <w:tab w:val="left" w:pos="142"/>
          <w:tab w:val="left" w:pos="1276"/>
        </w:tabs>
        <w:autoSpaceDE w:val="0"/>
        <w:autoSpaceDN w:val="0"/>
        <w:adjustRightInd w:val="0"/>
        <w:jc w:val="both"/>
        <w:rPr>
          <w:rFonts w:ascii="Arial Narrow" w:hAnsi="Arial Narrow" w:cs="Arial"/>
          <w:bCs/>
          <w:i/>
          <w:iCs/>
          <w:sz w:val="22"/>
          <w:szCs w:val="22"/>
        </w:rPr>
        <w:pPrChange w:id="301" w:author="GRAPURIMAC" w:date="2023-06-29T17:31:00Z">
          <w:pPr>
            <w:tabs>
              <w:tab w:val="left" w:pos="142"/>
              <w:tab w:val="left" w:pos="1276"/>
            </w:tabs>
            <w:autoSpaceDE w:val="0"/>
            <w:autoSpaceDN w:val="0"/>
            <w:adjustRightInd w:val="0"/>
            <w:ind w:left="709"/>
            <w:jc w:val="both"/>
          </w:pPr>
        </w:pPrChange>
      </w:pPr>
    </w:p>
    <w:p w14:paraId="33E98E16" w14:textId="7E753914" w:rsidR="009F1F32" w:rsidRPr="005132B3"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ins w:id="302" w:author="GRAPURIMAC" w:date="2023-06-29T17:29:00Z">
        <w:r w:rsidR="00594D29" w:rsidRPr="005132B3">
          <w:rPr>
            <w:rFonts w:ascii="Arial Narrow" w:hAnsi="Arial Narrow" w:cs="Arial"/>
            <w:bCs/>
            <w:sz w:val="22"/>
            <w:szCs w:val="22"/>
          </w:rPr>
          <w:t xml:space="preserve"> se ha verificado </w:t>
        </w:r>
      </w:ins>
      <w:del w:id="303" w:author="GRAPURIMAC" w:date="2023-06-29T17:29:00Z">
        <w:r w:rsidRPr="005132B3" w:rsidDel="00594D29">
          <w:rPr>
            <w:rFonts w:ascii="Arial Narrow" w:hAnsi="Arial Narrow" w:cs="Arial"/>
            <w:bCs/>
            <w:sz w:val="22"/>
            <w:szCs w:val="22"/>
          </w:rPr>
          <w:delText xml:space="preserve">genera el riesgo de </w:delText>
        </w:r>
      </w:del>
      <w:ins w:id="304" w:author="GRAPURIMAC" w:date="2023-06-29T17:28:00Z">
        <w:r w:rsidR="00594D29" w:rsidRPr="005132B3">
          <w:rPr>
            <w:rFonts w:ascii="Arial Narrow" w:hAnsi="Arial Narrow" w:cs="Arial"/>
            <w:bCs/>
            <w:sz w:val="22"/>
            <w:szCs w:val="22"/>
          </w:rPr>
          <w:t>que en las</w:t>
        </w:r>
      </w:ins>
      <w:del w:id="305" w:author="GRAPURIMAC" w:date="2023-06-29T17:28:00Z">
        <w:r w:rsidRPr="005132B3" w:rsidDel="00594D29">
          <w:rPr>
            <w:rFonts w:ascii="Arial Narrow" w:hAnsi="Arial Narrow" w:cs="Arial"/>
            <w:bCs/>
            <w:sz w:val="22"/>
            <w:szCs w:val="22"/>
          </w:rPr>
          <w:delText xml:space="preserve">afectar negativamente con el proceso de ejecución física y financiera del proyecto, debido al posible incumplimiento de las directivas en relación a ejecución de obras por administración directa, </w:delText>
        </w:r>
        <w:r w:rsidR="00681170" w:rsidRPr="005132B3" w:rsidDel="00594D29">
          <w:rPr>
            <w:rFonts w:ascii="Arial Narrow" w:hAnsi="Arial Narrow" w:cs="Arial"/>
            <w:bCs/>
            <w:sz w:val="22"/>
            <w:szCs w:val="22"/>
          </w:rPr>
          <w:delText xml:space="preserve">y que además se tiene programado la ejecución física del componente capacitación y en circunstancias que existen </w:delText>
        </w:r>
      </w:del>
      <w:del w:id="306" w:author="GRAPURIMAC" w:date="2023-06-29T17:29:00Z">
        <w:r w:rsidR="00681170" w:rsidRPr="005132B3" w:rsidDel="00594D29">
          <w:rPr>
            <w:rFonts w:ascii="Arial Narrow" w:hAnsi="Arial Narrow" w:cs="Arial"/>
            <w:bCs/>
            <w:sz w:val="22"/>
            <w:szCs w:val="22"/>
          </w:rPr>
          <w:delText>varias</w:delText>
        </w:r>
      </w:del>
      <w:r w:rsidR="00681170" w:rsidRPr="005132B3">
        <w:rPr>
          <w:rFonts w:ascii="Arial Narrow" w:hAnsi="Arial Narrow" w:cs="Arial"/>
          <w:bCs/>
          <w:sz w:val="22"/>
          <w:szCs w:val="22"/>
        </w:rPr>
        <w:t xml:space="preserve"> instituciones educativas</w:t>
      </w:r>
      <w:ins w:id="307" w:author="GRAPURIMAC" w:date="2023-06-29T17:29:00Z">
        <w:r w:rsidR="00594D29" w:rsidRPr="005132B3">
          <w:rPr>
            <w:rFonts w:ascii="Arial Narrow" w:hAnsi="Arial Narrow" w:cs="Arial"/>
            <w:bCs/>
            <w:sz w:val="22"/>
            <w:szCs w:val="22"/>
          </w:rPr>
          <w:t xml:space="preserve"> antes citadas, cuentan con servidores inoperativos</w:t>
        </w:r>
      </w:ins>
      <w:ins w:id="308" w:author="GRAPURIMAC" w:date="2023-06-29T17:30:00Z">
        <w:r w:rsidR="00594D29" w:rsidRPr="005132B3">
          <w:rPr>
            <w:rFonts w:ascii="Arial Narrow" w:hAnsi="Arial Narrow" w:cs="Arial"/>
            <w:bCs/>
            <w:sz w:val="22"/>
            <w:szCs w:val="22"/>
          </w:rPr>
          <w:t xml:space="preserve">, </w:t>
        </w:r>
      </w:ins>
      <w:ins w:id="309" w:author="GRAPURIMAC" w:date="2023-06-29T17:31:00Z">
        <w:r w:rsidR="00594D29" w:rsidRPr="005132B3">
          <w:rPr>
            <w:rFonts w:ascii="Arial Narrow" w:hAnsi="Arial Narrow" w:cs="Arial"/>
            <w:bCs/>
            <w:sz w:val="22"/>
            <w:szCs w:val="22"/>
          </w:rPr>
          <w:t xml:space="preserve">ello </w:t>
        </w:r>
      </w:ins>
      <w:ins w:id="310" w:author="GRAPURIMAC" w:date="2023-06-29T17:30:00Z">
        <w:r w:rsidR="00594D29" w:rsidRPr="005132B3">
          <w:rPr>
            <w:rFonts w:ascii="Arial Narrow" w:hAnsi="Arial Narrow" w:cs="Arial"/>
            <w:bCs/>
            <w:sz w:val="22"/>
            <w:szCs w:val="22"/>
          </w:rPr>
          <w:t xml:space="preserve">genera el riesgo de que no se ejecuté de manera eficaz el componente de capacitación y, por ende, no se cumpla </w:t>
        </w:r>
      </w:ins>
      <w:ins w:id="311" w:author="GRAPURIMAC" w:date="2023-06-29T17:31:00Z">
        <w:r w:rsidR="00594D29" w:rsidRPr="005132B3">
          <w:rPr>
            <w:rFonts w:ascii="Arial Narrow" w:hAnsi="Arial Narrow" w:cs="Arial"/>
            <w:bCs/>
            <w:sz w:val="22"/>
            <w:szCs w:val="22"/>
          </w:rPr>
          <w:t xml:space="preserve">con </w:t>
        </w:r>
      </w:ins>
      <w:del w:id="312" w:author="GRAPURIMAC" w:date="2023-06-29T17:29:00Z">
        <w:r w:rsidR="00681170" w:rsidRPr="005132B3" w:rsidDel="00594D29">
          <w:rPr>
            <w:rFonts w:ascii="Arial Narrow" w:hAnsi="Arial Narrow" w:cs="Arial"/>
            <w:bCs/>
            <w:sz w:val="22"/>
            <w:szCs w:val="22"/>
          </w:rPr>
          <w:delText xml:space="preserve"> que no cuentan con el equipamiento completo o en buen estado</w:delText>
        </w:r>
      </w:del>
      <w:del w:id="313" w:author="GRAPURIMAC" w:date="2023-06-29T17:30:00Z">
        <w:r w:rsidR="00681170" w:rsidRPr="005132B3" w:rsidDel="00594D29">
          <w:rPr>
            <w:rFonts w:ascii="Arial Narrow" w:hAnsi="Arial Narrow" w:cs="Arial"/>
            <w:bCs/>
            <w:sz w:val="22"/>
            <w:szCs w:val="22"/>
          </w:rPr>
          <w:delText xml:space="preserve"> para ejecutar dicho componente, </w:delText>
        </w:r>
      </w:del>
      <w:del w:id="314" w:author="GRAPURIMAC" w:date="2023-06-29T17:31:00Z">
        <w:r w:rsidR="00681170" w:rsidRPr="005132B3" w:rsidDel="00594D29">
          <w:rPr>
            <w:rFonts w:ascii="Arial Narrow" w:hAnsi="Arial Narrow" w:cs="Arial"/>
            <w:bCs/>
            <w:sz w:val="22"/>
            <w:szCs w:val="22"/>
          </w:rPr>
          <w:delText xml:space="preserve">y que esto puede conllevar al no cumplimiento de </w:delText>
        </w:r>
      </w:del>
      <w:r w:rsidR="00681170" w:rsidRPr="005132B3">
        <w:rPr>
          <w:rFonts w:ascii="Arial Narrow" w:hAnsi="Arial Narrow" w:cs="Arial"/>
          <w:bCs/>
          <w:sz w:val="22"/>
          <w:szCs w:val="22"/>
        </w:rPr>
        <w:t>los objetivos planteados en el expediente técnico</w:t>
      </w:r>
      <w:ins w:id="315" w:author="GRAPURIMAC" w:date="2023-06-29T17:31:00Z">
        <w:r w:rsidR="00594D29" w:rsidRPr="005132B3">
          <w:rPr>
            <w:rFonts w:ascii="Arial Narrow" w:hAnsi="Arial Narrow" w:cs="Arial"/>
            <w:bCs/>
            <w:sz w:val="22"/>
            <w:szCs w:val="22"/>
          </w:rPr>
          <w:t>.</w:t>
        </w:r>
      </w:ins>
      <w:del w:id="316" w:author="GRAPURIMAC" w:date="2023-06-29T17:31:00Z">
        <w:r w:rsidR="00681170" w:rsidRPr="005132B3" w:rsidDel="00594D29">
          <w:rPr>
            <w:rFonts w:ascii="Arial Narrow" w:hAnsi="Arial Narrow" w:cs="Arial"/>
            <w:bCs/>
            <w:sz w:val="22"/>
            <w:szCs w:val="22"/>
          </w:rPr>
          <w:delText xml:space="preserve"> y que además ocasionar un retraso</w:delText>
        </w:r>
        <w:r w:rsidR="000C1BE3" w:rsidRPr="005132B3" w:rsidDel="00594D29">
          <w:rPr>
            <w:rFonts w:ascii="Arial Narrow" w:hAnsi="Arial Narrow" w:cs="Arial"/>
            <w:bCs/>
            <w:sz w:val="22"/>
            <w:szCs w:val="22"/>
          </w:rPr>
          <w:delText xml:space="preserve"> en el proyecto.</w:delText>
        </w:r>
      </w:del>
    </w:p>
    <w:p w14:paraId="4A960C91" w14:textId="77777777" w:rsidR="00797607" w:rsidRPr="005132B3"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5132B3" w:rsidRDefault="00760E9E" w:rsidP="00893C64">
      <w:pPr>
        <w:pStyle w:val="Prrafodelista"/>
        <w:numPr>
          <w:ilvl w:val="0"/>
          <w:numId w:val="8"/>
        </w:numPr>
        <w:spacing w:line="240" w:lineRule="auto"/>
        <w:ind w:left="709"/>
        <w:jc w:val="both"/>
        <w:outlineLvl w:val="1"/>
        <w:rPr>
          <w:rFonts w:ascii="Arial Narrow" w:hAnsi="Arial Narrow" w:cs="Arial"/>
          <w:bCs/>
        </w:rPr>
      </w:pPr>
      <w:bookmarkStart w:id="317" w:name="_Toc139299618"/>
      <w:r w:rsidRPr="005132B3">
        <w:rPr>
          <w:rFonts w:ascii="Arial Narrow" w:hAnsi="Arial Narrow"/>
          <w:b/>
          <w:bCs/>
        </w:rPr>
        <w:t>APLICATIVO INFORMÁTICO PERÚ EDUCA IMPLEMENTADO POR EL PROYECTO NO TENDRÍA COMPATIBILIDAD CON</w:t>
      </w:r>
      <w:r w:rsidR="00A45AEA" w:rsidRPr="005132B3">
        <w:rPr>
          <w:rFonts w:ascii="Arial Narrow" w:hAnsi="Arial Narrow"/>
          <w:b/>
          <w:bCs/>
        </w:rPr>
        <w:t xml:space="preserve"> EL SISTEMA OPERATIVO DE LAS</w:t>
      </w:r>
      <w:r w:rsidRPr="005132B3">
        <w:rPr>
          <w:rFonts w:ascii="Arial Narrow" w:hAnsi="Arial Narrow"/>
          <w:b/>
          <w:bCs/>
        </w:rPr>
        <w:t xml:space="preserve"> </w:t>
      </w:r>
      <w:r w:rsidR="00A45AEA" w:rsidRPr="005132B3">
        <w:rPr>
          <w:rFonts w:ascii="Arial Narrow" w:hAnsi="Arial Narrow"/>
          <w:b/>
          <w:bCs/>
        </w:rPr>
        <w:t xml:space="preserve">ÚLTIMAS </w:t>
      </w:r>
      <w:r w:rsidRPr="005132B3">
        <w:rPr>
          <w:rFonts w:ascii="Arial Narrow" w:hAnsi="Arial Narrow"/>
          <w:b/>
          <w:bCs/>
        </w:rPr>
        <w:t>LAPTOP</w:t>
      </w:r>
      <w:r w:rsidR="00A45AEA" w:rsidRPr="005132B3">
        <w:rPr>
          <w:rFonts w:ascii="Arial Narrow" w:hAnsi="Arial Narrow"/>
          <w:b/>
          <w:bCs/>
        </w:rPr>
        <w:t>S</w:t>
      </w:r>
      <w:r w:rsidRPr="005132B3">
        <w:rPr>
          <w:rFonts w:ascii="Arial Narrow" w:hAnsi="Arial Narrow"/>
          <w:b/>
          <w:bCs/>
        </w:rPr>
        <w:t xml:space="preserve"> ENTREGADAS POR EL PROYECTO</w:t>
      </w:r>
      <w:r w:rsidR="00A45AEA" w:rsidRPr="005132B3">
        <w:rPr>
          <w:rFonts w:ascii="Arial Narrow" w:hAnsi="Arial Narrow"/>
          <w:b/>
          <w:bCs/>
        </w:rPr>
        <w:t>, RESTRINGIENDO EL ACCESO A MATERIAL DE AUDIO Y VIDEO A LOS ESTUDIANTES Y DOCENTES BENEFICIARIOS DEL PROYECTO.</w:t>
      </w:r>
      <w:bookmarkEnd w:id="317"/>
    </w:p>
    <w:p w14:paraId="4F4125BE" w14:textId="77777777" w:rsidR="00893C64" w:rsidRPr="005132B3" w:rsidRDefault="00893C64" w:rsidP="00893C64"/>
    <w:p w14:paraId="44F6AC63" w14:textId="2500C061" w:rsidR="00A500FD" w:rsidRPr="005132B3" w:rsidRDefault="00A45AEA" w:rsidP="00893C64">
      <w:pPr>
        <w:ind w:left="709"/>
        <w:jc w:val="both"/>
        <w:rPr>
          <w:rFonts w:ascii="Arial Narrow" w:hAnsi="Arial Narrow" w:cs="Arial"/>
          <w:bCs/>
          <w:sz w:val="22"/>
          <w:szCs w:val="22"/>
        </w:rPr>
      </w:pPr>
      <w:r w:rsidRPr="005132B3">
        <w:rPr>
          <w:rFonts w:ascii="Arial Narrow" w:hAnsi="Arial Narrow" w:cs="Arial"/>
          <w:bCs/>
          <w:sz w:val="22"/>
          <w:szCs w:val="22"/>
        </w:rPr>
        <w:t>Mediante</w:t>
      </w:r>
      <w:r w:rsidR="009F1F32" w:rsidRPr="005132B3">
        <w:rPr>
          <w:rFonts w:ascii="Arial Narrow" w:hAnsi="Arial Narrow" w:cs="Arial"/>
          <w:bCs/>
          <w:sz w:val="22"/>
          <w:szCs w:val="22"/>
        </w:rPr>
        <w:t xml:space="preserve"> </w:t>
      </w:r>
      <w:r w:rsidRPr="005132B3">
        <w:rPr>
          <w:rFonts w:ascii="Arial Narrow" w:hAnsi="Arial Narrow" w:cs="Arial"/>
          <w:bCs/>
          <w:sz w:val="22"/>
          <w:szCs w:val="22"/>
        </w:rPr>
        <w:t>oficio n.</w:t>
      </w:r>
      <w:r w:rsidR="009F1F32" w:rsidRPr="005132B3">
        <w:rPr>
          <w:rFonts w:ascii="Arial Narrow" w:hAnsi="Arial Narrow" w:cs="Arial"/>
          <w:bCs/>
          <w:sz w:val="22"/>
          <w:szCs w:val="22"/>
        </w:rPr>
        <w:t xml:space="preserve">° </w:t>
      </w:r>
      <w:r w:rsidR="00204617" w:rsidRPr="005132B3">
        <w:rPr>
          <w:rFonts w:ascii="Arial Narrow" w:hAnsi="Arial Narrow" w:cs="Arial"/>
          <w:bCs/>
          <w:sz w:val="22"/>
          <w:szCs w:val="22"/>
        </w:rPr>
        <w:t>1</w:t>
      </w:r>
      <w:r w:rsidR="001433C5" w:rsidRPr="005132B3">
        <w:rPr>
          <w:rFonts w:ascii="Arial Narrow" w:hAnsi="Arial Narrow" w:cs="Arial"/>
          <w:bCs/>
          <w:sz w:val="22"/>
          <w:szCs w:val="22"/>
        </w:rPr>
        <w:t>15</w:t>
      </w:r>
      <w:r w:rsidR="009F1F32" w:rsidRPr="005132B3">
        <w:rPr>
          <w:rFonts w:ascii="Arial Narrow" w:hAnsi="Arial Narrow" w:cs="Arial"/>
          <w:bCs/>
          <w:sz w:val="22"/>
          <w:szCs w:val="22"/>
        </w:rPr>
        <w:t xml:space="preserve">-2023-GRAP/11/GRDS </w:t>
      </w:r>
      <w:r w:rsidR="00204617" w:rsidRPr="005132B3">
        <w:rPr>
          <w:rFonts w:ascii="Arial Narrow" w:hAnsi="Arial Narrow" w:cs="Arial"/>
          <w:bCs/>
          <w:sz w:val="22"/>
          <w:szCs w:val="22"/>
        </w:rPr>
        <w:t xml:space="preserve">de </w:t>
      </w:r>
      <w:r w:rsidR="001433C5" w:rsidRPr="005132B3">
        <w:rPr>
          <w:rFonts w:ascii="Arial Narrow" w:hAnsi="Arial Narrow" w:cs="Arial"/>
          <w:bCs/>
          <w:sz w:val="22"/>
          <w:szCs w:val="22"/>
        </w:rPr>
        <w:t>31</w:t>
      </w:r>
      <w:r w:rsidR="00204617" w:rsidRPr="005132B3">
        <w:rPr>
          <w:rFonts w:ascii="Arial Narrow" w:hAnsi="Arial Narrow" w:cs="Arial"/>
          <w:bCs/>
          <w:sz w:val="22"/>
          <w:szCs w:val="22"/>
        </w:rPr>
        <w:t xml:space="preserve"> de </w:t>
      </w:r>
      <w:r w:rsidR="001433C5" w:rsidRPr="005132B3">
        <w:rPr>
          <w:rFonts w:ascii="Arial Narrow" w:hAnsi="Arial Narrow" w:cs="Arial"/>
          <w:bCs/>
          <w:sz w:val="22"/>
          <w:szCs w:val="22"/>
        </w:rPr>
        <w:t>marzo</w:t>
      </w:r>
      <w:r w:rsidRPr="005132B3">
        <w:rPr>
          <w:rFonts w:ascii="Arial Narrow" w:hAnsi="Arial Narrow" w:cs="Arial"/>
          <w:bCs/>
          <w:sz w:val="22"/>
          <w:szCs w:val="22"/>
        </w:rPr>
        <w:t xml:space="preserve"> del 2023, la Entidad remitió </w:t>
      </w:r>
      <w:r w:rsidR="00204617" w:rsidRPr="005132B3">
        <w:rPr>
          <w:rFonts w:ascii="Arial Narrow" w:hAnsi="Arial Narrow" w:cs="Arial"/>
          <w:bCs/>
          <w:sz w:val="22"/>
          <w:szCs w:val="22"/>
        </w:rPr>
        <w:t xml:space="preserve">la </w:t>
      </w:r>
      <w:r w:rsidR="001433C5" w:rsidRPr="005132B3">
        <w:rPr>
          <w:rFonts w:ascii="Arial Narrow" w:hAnsi="Arial Narrow" w:cs="Arial"/>
          <w:bCs/>
          <w:sz w:val="22"/>
          <w:szCs w:val="22"/>
        </w:rPr>
        <w:t>orden</w:t>
      </w:r>
      <w:r w:rsidR="00204617" w:rsidRPr="005132B3">
        <w:rPr>
          <w:rFonts w:ascii="Arial Narrow" w:hAnsi="Arial Narrow" w:cs="Arial"/>
          <w:bCs/>
          <w:sz w:val="22"/>
          <w:szCs w:val="22"/>
        </w:rPr>
        <w:t xml:space="preserve"> de compra </w:t>
      </w:r>
      <w:r w:rsidRPr="005132B3">
        <w:rPr>
          <w:rFonts w:ascii="Arial Narrow" w:hAnsi="Arial Narrow" w:cs="Arial"/>
          <w:bCs/>
          <w:sz w:val="22"/>
          <w:szCs w:val="22"/>
        </w:rPr>
        <w:t>n.</w:t>
      </w:r>
      <w:r w:rsidR="00204617" w:rsidRPr="005132B3">
        <w:rPr>
          <w:rFonts w:ascii="Arial Narrow" w:hAnsi="Arial Narrow" w:cs="Arial"/>
          <w:bCs/>
          <w:sz w:val="22"/>
          <w:szCs w:val="22"/>
        </w:rPr>
        <w:t>º 1</w:t>
      </w:r>
      <w:r w:rsidR="00893C64" w:rsidRPr="005132B3">
        <w:rPr>
          <w:rFonts w:ascii="Arial Narrow" w:hAnsi="Arial Narrow" w:cs="Arial"/>
          <w:bCs/>
          <w:sz w:val="22"/>
          <w:szCs w:val="22"/>
        </w:rPr>
        <w:t>50</w:t>
      </w:r>
      <w:r w:rsidR="00204617" w:rsidRPr="005132B3">
        <w:rPr>
          <w:rFonts w:ascii="Arial Narrow" w:hAnsi="Arial Narrow" w:cs="Arial"/>
          <w:bCs/>
          <w:sz w:val="22"/>
          <w:szCs w:val="22"/>
        </w:rPr>
        <w:t xml:space="preserve"> </w:t>
      </w:r>
      <w:r w:rsidRPr="005132B3">
        <w:rPr>
          <w:rFonts w:ascii="Arial Narrow" w:hAnsi="Arial Narrow" w:cs="Arial"/>
          <w:bCs/>
          <w:sz w:val="22"/>
          <w:szCs w:val="22"/>
        </w:rPr>
        <w:t xml:space="preserve">del </w:t>
      </w:r>
      <w:r w:rsidR="00204617" w:rsidRPr="005132B3">
        <w:rPr>
          <w:rFonts w:ascii="Arial Narrow" w:hAnsi="Arial Narrow" w:cs="Arial"/>
          <w:bCs/>
          <w:sz w:val="22"/>
          <w:szCs w:val="22"/>
        </w:rPr>
        <w:t>2023</w:t>
      </w:r>
      <w:r w:rsidRPr="005132B3">
        <w:rPr>
          <w:rFonts w:ascii="Arial Narrow" w:hAnsi="Arial Narrow" w:cs="Arial"/>
          <w:bCs/>
          <w:sz w:val="22"/>
          <w:szCs w:val="22"/>
        </w:rPr>
        <w:t xml:space="preserve">, mediante la cual se </w:t>
      </w:r>
      <w:r w:rsidR="00A500FD" w:rsidRPr="005132B3">
        <w:rPr>
          <w:rFonts w:ascii="Arial Narrow" w:hAnsi="Arial Narrow" w:cs="Arial"/>
          <w:bCs/>
          <w:sz w:val="22"/>
          <w:szCs w:val="22"/>
        </w:rPr>
        <w:t xml:space="preserve">adquirió </w:t>
      </w:r>
      <w:r w:rsidR="00893C64" w:rsidRPr="005132B3">
        <w:rPr>
          <w:rFonts w:ascii="Arial Narrow" w:hAnsi="Arial Narrow" w:cs="Arial"/>
          <w:bCs/>
          <w:sz w:val="22"/>
          <w:szCs w:val="22"/>
        </w:rPr>
        <w:t>148</w:t>
      </w:r>
      <w:r w:rsidR="00A500FD" w:rsidRPr="005132B3">
        <w:rPr>
          <w:rFonts w:ascii="Arial Narrow" w:hAnsi="Arial Narrow" w:cs="Arial"/>
          <w:bCs/>
          <w:sz w:val="22"/>
          <w:szCs w:val="22"/>
        </w:rPr>
        <w:t xml:space="preserve"> unidades de laptops</w:t>
      </w:r>
      <w:r w:rsidR="00893C64" w:rsidRPr="005132B3">
        <w:rPr>
          <w:rFonts w:ascii="Arial Narrow" w:hAnsi="Arial Narrow" w:cs="Arial"/>
          <w:bCs/>
          <w:sz w:val="22"/>
          <w:szCs w:val="22"/>
        </w:rPr>
        <w:t xml:space="preserve"> para docentes</w:t>
      </w:r>
      <w:r w:rsidR="00A500FD" w:rsidRPr="005132B3">
        <w:rPr>
          <w:rFonts w:ascii="Arial Narrow" w:hAnsi="Arial Narrow" w:cs="Arial"/>
          <w:bCs/>
          <w:sz w:val="22"/>
          <w:szCs w:val="22"/>
        </w:rPr>
        <w:t xml:space="preserve">, </w:t>
      </w:r>
      <w:r w:rsidR="00893C64" w:rsidRPr="005132B3">
        <w:rPr>
          <w:rFonts w:ascii="Arial Narrow" w:hAnsi="Arial Narrow" w:cs="Arial"/>
          <w:bCs/>
          <w:sz w:val="22"/>
          <w:szCs w:val="22"/>
        </w:rPr>
        <w:t xml:space="preserve">y con orden de compra </w:t>
      </w:r>
      <w:ins w:id="318" w:author="GRAPURIMAC" w:date="2023-06-29T17:32:00Z">
        <w:r w:rsidR="00594D29" w:rsidRPr="005132B3">
          <w:rPr>
            <w:rFonts w:ascii="Arial Narrow" w:hAnsi="Arial Narrow" w:cs="Arial"/>
            <w:bCs/>
            <w:sz w:val="22"/>
            <w:szCs w:val="22"/>
          </w:rPr>
          <w:t xml:space="preserve"> n.° </w:t>
        </w:r>
      </w:ins>
      <w:r w:rsidR="00893C64" w:rsidRPr="005132B3">
        <w:rPr>
          <w:rFonts w:ascii="Arial Narrow" w:hAnsi="Arial Narrow" w:cs="Arial"/>
          <w:bCs/>
          <w:sz w:val="22"/>
          <w:szCs w:val="22"/>
        </w:rPr>
        <w:t>152 se adqui</w:t>
      </w:r>
      <w:ins w:id="319" w:author="GRAPURIMAC" w:date="2023-06-29T17:33:00Z">
        <w:r w:rsidR="00594D29" w:rsidRPr="005132B3">
          <w:rPr>
            <w:rFonts w:ascii="Arial Narrow" w:hAnsi="Arial Narrow" w:cs="Arial"/>
            <w:bCs/>
            <w:sz w:val="22"/>
            <w:szCs w:val="22"/>
          </w:rPr>
          <w:t>rió</w:t>
        </w:r>
      </w:ins>
      <w:del w:id="320" w:author="GRAPURIMAC" w:date="2023-06-29T17:33:00Z">
        <w:r w:rsidR="00893C64" w:rsidRPr="005132B3" w:rsidDel="00594D29">
          <w:rPr>
            <w:rFonts w:ascii="Arial Narrow" w:hAnsi="Arial Narrow" w:cs="Arial"/>
            <w:bCs/>
            <w:sz w:val="22"/>
            <w:szCs w:val="22"/>
          </w:rPr>
          <w:delText>ere</w:delText>
        </w:r>
      </w:del>
      <w:r w:rsidR="00893C64" w:rsidRPr="005132B3">
        <w:rPr>
          <w:rFonts w:ascii="Arial Narrow" w:hAnsi="Arial Narrow" w:cs="Arial"/>
          <w:bCs/>
          <w:sz w:val="22"/>
          <w:szCs w:val="22"/>
        </w:rPr>
        <w:t xml:space="preserve"> 423 laptops para estudiantes, </w:t>
      </w:r>
      <w:r w:rsidR="00A500FD" w:rsidRPr="005132B3">
        <w:rPr>
          <w:rFonts w:ascii="Arial Narrow" w:hAnsi="Arial Narrow" w:cs="Arial"/>
          <w:bCs/>
          <w:sz w:val="22"/>
          <w:szCs w:val="22"/>
        </w:rPr>
        <w:t>las mismas que están implementadas con sistema operativo Windows 11, tal como se evidencia en la imagen siguiente:</w:t>
      </w:r>
    </w:p>
    <w:p w14:paraId="71FAF9D3" w14:textId="77777777" w:rsidR="00893C64" w:rsidRPr="005132B3" w:rsidRDefault="00893C64" w:rsidP="00893C64">
      <w:pPr>
        <w:ind w:left="709"/>
        <w:jc w:val="both"/>
        <w:rPr>
          <w:rFonts w:ascii="Arial Narrow" w:hAnsi="Arial Narrow" w:cs="Arial"/>
          <w:bCs/>
        </w:rPr>
      </w:pPr>
    </w:p>
    <w:p w14:paraId="22D9E0CE" w14:textId="590607EF" w:rsidR="00C409AE" w:rsidRPr="005132B3"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321"/>
      <w:r w:rsidRPr="005132B3">
        <w:rPr>
          <w:rFonts w:ascii="Arial Narrow" w:hAnsi="Arial Narrow" w:cs="Arial"/>
          <w:b/>
          <w:bCs/>
          <w:sz w:val="20"/>
        </w:rPr>
        <w:t xml:space="preserve">Imagen n.° </w:t>
      </w:r>
      <w:r w:rsidR="00621969" w:rsidRPr="005132B3">
        <w:rPr>
          <w:rFonts w:ascii="Arial Narrow" w:hAnsi="Arial Narrow" w:cs="Arial"/>
          <w:b/>
          <w:bCs/>
          <w:sz w:val="20"/>
        </w:rPr>
        <w:t>1</w:t>
      </w:r>
    </w:p>
    <w:p w14:paraId="1B920F63" w14:textId="248D4136" w:rsidR="00C409AE" w:rsidRPr="005132B3"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sidRPr="005132B3">
        <w:rPr>
          <w:rFonts w:ascii="Arial Narrow" w:hAnsi="Arial Narrow" w:cs="Arial"/>
          <w:b/>
          <w:bCs/>
          <w:sz w:val="20"/>
          <w:szCs w:val="20"/>
        </w:rPr>
        <w:t xml:space="preserve">Orden de compra </w:t>
      </w:r>
      <w:proofErr w:type="spellStart"/>
      <w:r w:rsidRPr="005132B3">
        <w:rPr>
          <w:rFonts w:ascii="Arial Narrow" w:hAnsi="Arial Narrow" w:cs="Arial"/>
          <w:b/>
          <w:bCs/>
          <w:sz w:val="20"/>
          <w:szCs w:val="20"/>
        </w:rPr>
        <w:t>n.°</w:t>
      </w:r>
      <w:proofErr w:type="spellEnd"/>
      <w:r w:rsidRPr="005132B3">
        <w:rPr>
          <w:rFonts w:ascii="Arial Narrow" w:hAnsi="Arial Narrow" w:cs="Arial"/>
          <w:b/>
          <w:bCs/>
          <w:sz w:val="20"/>
          <w:szCs w:val="20"/>
        </w:rPr>
        <w:t xml:space="preserve"> 150</w:t>
      </w:r>
      <w:commentRangeEnd w:id="321"/>
      <w:r w:rsidR="00594D29" w:rsidRPr="005132B3">
        <w:rPr>
          <w:rStyle w:val="Refdecomentario"/>
          <w:rFonts w:ascii="Times New Roman" w:eastAsia="Times New Roman" w:hAnsi="Times New Roman"/>
          <w:lang w:eastAsia="es-ES"/>
        </w:rPr>
        <w:commentReference w:id="321"/>
      </w:r>
      <w:ins w:id="322" w:author="Manuel Raul Livano Luna" w:date="2023-07-03T15:21:00Z">
        <w:r w:rsidR="007D4CFB" w:rsidRPr="005132B3">
          <w:rPr>
            <w:rFonts w:ascii="Arial Narrow" w:hAnsi="Arial Narrow" w:cs="Arial"/>
            <w:b/>
            <w:bCs/>
            <w:sz w:val="20"/>
            <w:szCs w:val="20"/>
          </w:rPr>
          <w:t xml:space="preserve"> y nº152</w:t>
        </w:r>
      </w:ins>
    </w:p>
    <w:p w14:paraId="43FD9E8A" w14:textId="77777777" w:rsidR="00C409AE" w:rsidRPr="005132B3" w:rsidDel="00594D29" w:rsidRDefault="00C409AE" w:rsidP="00893C64">
      <w:pPr>
        <w:ind w:left="709"/>
        <w:rPr>
          <w:del w:id="323" w:author="GRAPURIMAC" w:date="2023-06-29T17:33:00Z"/>
        </w:rPr>
      </w:pPr>
    </w:p>
    <w:p w14:paraId="339A4B47" w14:textId="77777777" w:rsidR="004B794E" w:rsidRPr="005132B3" w:rsidRDefault="004B794E">
      <w:pPr>
        <w:rPr>
          <w:noProof/>
        </w:rPr>
        <w:pPrChange w:id="324" w:author="GRAPURIMAC" w:date="2023-06-29T17:33:00Z">
          <w:pPr>
            <w:ind w:left="709"/>
          </w:pPr>
        </w:pPrChange>
      </w:pPr>
    </w:p>
    <w:p w14:paraId="2886BC5F" w14:textId="6B6AF7BA" w:rsidR="00A500FD" w:rsidRPr="005132B3" w:rsidRDefault="004B794E" w:rsidP="00893C64">
      <w:pPr>
        <w:ind w:left="709"/>
        <w:rPr>
          <w:ins w:id="325" w:author="Manuel Raul Livano Luna" w:date="2023-07-03T15:22:00Z"/>
        </w:rPr>
      </w:pPr>
      <w:r w:rsidRPr="005132B3">
        <w:rPr>
          <w:noProof/>
          <w:lang w:val="en-US" w:eastAsia="en-US"/>
        </w:rPr>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8">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20" o:title=""/>
              </v:shape>
            </w:pict>
          </mc:Fallback>
        </mc:AlternateContent>
      </w:r>
      <w:r w:rsidR="00893C64" w:rsidRPr="005132B3">
        <w:rPr>
          <w:noProof/>
          <w:lang w:val="en-US" w:eastAsia="en-US"/>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1B0E24CE" w14:textId="77777777" w:rsidR="00E1282D" w:rsidRPr="005132B3" w:rsidRDefault="00E1282D" w:rsidP="00893C64">
      <w:pPr>
        <w:ind w:left="709"/>
        <w:rPr>
          <w:ins w:id="326" w:author="Manuel Raul Livano Luna" w:date="2023-07-03T15:23:00Z"/>
          <w:noProof/>
        </w:rPr>
      </w:pPr>
    </w:p>
    <w:p w14:paraId="5B015EC8" w14:textId="77777777" w:rsidR="00E1282D" w:rsidRPr="005132B3" w:rsidRDefault="00E1282D" w:rsidP="00893C64">
      <w:pPr>
        <w:ind w:left="709"/>
        <w:rPr>
          <w:ins w:id="327" w:author="Manuel Raul Livano Luna" w:date="2023-07-03T15:24:00Z"/>
        </w:rPr>
      </w:pPr>
    </w:p>
    <w:p w14:paraId="21201D2D" w14:textId="6DA4814D" w:rsidR="00E1282D" w:rsidRPr="005132B3" w:rsidRDefault="00E1282D" w:rsidP="00893C64">
      <w:pPr>
        <w:ind w:left="709"/>
      </w:pPr>
      <w:ins w:id="328" w:author="Manuel Raul Livano Luna" w:date="2023-07-03T15:24:00Z">
        <w:r w:rsidRPr="005132B3">
          <w:rPr>
            <w:noProof/>
          </w:rPr>
          <w:lastRenderedPageBreak/>
          <mc:AlternateContent>
            <mc:Choice Requires="wpi">
              <w:drawing>
                <wp:anchor distT="0" distB="0" distL="114300" distR="114300" simplePos="0" relativeHeight="251671552" behindDoc="0" locked="0" layoutInCell="1" allowOverlap="1" wp14:anchorId="6EAA1C46" wp14:editId="31765F67">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BD1E7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24" o:title=""/>
                </v:shape>
              </w:pict>
            </mc:Fallback>
          </mc:AlternateContent>
        </w:r>
        <w:r w:rsidRPr="005132B3">
          <w:rPr>
            <w:noProof/>
          </w:rPr>
          <mc:AlternateContent>
            <mc:Choice Requires="wpi">
              <w:drawing>
                <wp:anchor distT="0" distB="0" distL="114300" distR="114300" simplePos="0" relativeHeight="251668480" behindDoc="0" locked="0" layoutInCell="1" allowOverlap="1" wp14:anchorId="5112F0AC" wp14:editId="2536B2A2">
                  <wp:simplePos x="0" y="0"/>
                  <wp:positionH relativeFrom="column">
                    <wp:posOffset>3258165</wp:posOffset>
                  </wp:positionH>
                  <wp:positionV relativeFrom="paragraph">
                    <wp:posOffset>2381637</wp:posOffset>
                  </wp:positionV>
                  <wp:extent cx="1005120" cy="340560"/>
                  <wp:effectExtent l="57150" t="38100" r="43180" b="40640"/>
                  <wp:wrapNone/>
                  <wp:docPr id="109267414" name="Entrada de lápiz 2"/>
                  <wp:cNvGraphicFramePr/>
                  <a:graphic xmlns:a="http://schemas.openxmlformats.org/drawingml/2006/main">
                    <a:graphicData uri="http://schemas.microsoft.com/office/word/2010/wordprocessingInk">
                      <w14:contentPart bwMode="auto" r:id="rId25">
                        <w14:nvContentPartPr>
                          <w14:cNvContentPartPr/>
                        </w14:nvContentPartPr>
                        <w14:xfrm>
                          <a:off x="0" y="0"/>
                          <a:ext cx="1005120" cy="340560"/>
                        </w14:xfrm>
                      </w14:contentPart>
                    </a:graphicData>
                  </a:graphic>
                </wp:anchor>
              </w:drawing>
            </mc:Choice>
            <mc:Fallback>
              <w:pict>
                <v:shape w14:anchorId="29D4375D" id="Entrada de lápiz 2" o:spid="_x0000_s1026" type="#_x0000_t75" style="position:absolute;margin-left:255.85pt;margin-top:186.85pt;width:80.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">
                  <v:imagedata r:id="rId26" o:title=""/>
                </v:shape>
              </w:pict>
            </mc:Fallback>
          </mc:AlternateContent>
        </w:r>
      </w:ins>
      <w:ins w:id="329" w:author="Manuel Raul Livano Luna" w:date="2023-07-03T15:22:00Z">
        <w:r w:rsidRPr="005132B3">
          <w:rPr>
            <w:noProof/>
          </w:rPr>
          <w:drawing>
            <wp:inline distT="0" distB="0" distL="0" distR="0" wp14:anchorId="1FE9EFF1" wp14:editId="516B6CBC">
              <wp:extent cx="5143500" cy="4280571"/>
              <wp:effectExtent l="0" t="0" r="0" b="5715"/>
              <wp:docPr id="98929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rcRect l="6094" t="5741" b="50300"/>
                      <a:stretch/>
                    </pic:blipFill>
                    <pic:spPr bwMode="auto">
                      <a:xfrm>
                        <a:off x="0" y="0"/>
                        <a:ext cx="5147615" cy="428399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76C4E73" w14:textId="4EE8C80B" w:rsidR="00893C64" w:rsidRPr="005132B3" w:rsidRDefault="00C409AE" w:rsidP="00893C64">
      <w:pPr>
        <w:ind w:left="709"/>
      </w:pPr>
      <w:r w:rsidRPr="005132B3">
        <w:t>Fuente: orden de compra</w:t>
      </w:r>
      <w:r w:rsidR="0008508F" w:rsidRPr="005132B3">
        <w:t xml:space="preserve"> </w:t>
      </w:r>
      <w:r w:rsidR="00793858" w:rsidRPr="005132B3">
        <w:t xml:space="preserve"> </w:t>
      </w:r>
    </w:p>
    <w:p w14:paraId="140C6966" w14:textId="77777777" w:rsidR="00893C64" w:rsidRPr="005132B3" w:rsidRDefault="00893C64" w:rsidP="00893C64">
      <w:pPr>
        <w:ind w:left="709"/>
      </w:pPr>
    </w:p>
    <w:p w14:paraId="5FFC80D6" w14:textId="1DF94AD8" w:rsidR="009F1F32" w:rsidRPr="005132B3" w:rsidRDefault="009F1F32" w:rsidP="00E1282D">
      <w:pPr>
        <w:ind w:left="709"/>
        <w:jc w:val="both"/>
        <w:rPr>
          <w:rFonts w:ascii="Arial Narrow" w:hAnsi="Arial Narrow" w:cs="Arial"/>
          <w:bCs/>
          <w:sz w:val="22"/>
          <w:szCs w:val="22"/>
        </w:rPr>
      </w:pPr>
      <w:r w:rsidRPr="005132B3">
        <w:rPr>
          <w:rFonts w:ascii="Arial Narrow" w:hAnsi="Arial Narrow"/>
          <w:sz w:val="22"/>
          <w:szCs w:val="22"/>
        </w:rPr>
        <w:t xml:space="preserve">Asimismo, </w:t>
      </w:r>
      <w:r w:rsidR="001433C5" w:rsidRPr="005132B3">
        <w:rPr>
          <w:rFonts w:ascii="Arial Narrow" w:hAnsi="Arial Narrow"/>
          <w:sz w:val="22"/>
          <w:szCs w:val="22"/>
        </w:rPr>
        <w:t xml:space="preserve">de las visitas a campo realizadas por la comisión </w:t>
      </w:r>
      <w:r w:rsidR="00F7162A" w:rsidRPr="005132B3">
        <w:rPr>
          <w:rFonts w:ascii="Arial Narrow" w:hAnsi="Arial Narrow"/>
          <w:sz w:val="22"/>
          <w:szCs w:val="22"/>
        </w:rPr>
        <w:t>según actas de visitas n</w:t>
      </w:r>
      <w:ins w:id="330" w:author="GRAPURIMAC" w:date="2023-06-29T17:40:00Z">
        <w:r w:rsidR="00C317F8" w:rsidRPr="005132B3">
          <w:rPr>
            <w:rFonts w:ascii="Arial Narrow" w:hAnsi="Arial Narrow"/>
            <w:sz w:val="22"/>
            <w:szCs w:val="22"/>
          </w:rPr>
          <w:t>.</w:t>
        </w:r>
        <w:r w:rsidR="00C317F8" w:rsidRPr="005132B3">
          <w:rPr>
            <w:rFonts w:ascii="Arial Narrow" w:hAnsi="Arial Narrow"/>
            <w:sz w:val="22"/>
            <w:szCs w:val="22"/>
            <w:vertAlign w:val="superscript"/>
            <w:rPrChange w:id="331" w:author="GRAPURIMAC" w:date="2023-06-29T17:40:00Z">
              <w:rPr>
                <w:rFonts w:ascii="Arial Narrow" w:hAnsi="Arial Narrow"/>
                <w:sz w:val="22"/>
                <w:szCs w:val="22"/>
              </w:rPr>
            </w:rPrChange>
          </w:rPr>
          <w:t>os</w:t>
        </w:r>
        <w:r w:rsidR="00C317F8" w:rsidRPr="005132B3">
          <w:rPr>
            <w:rFonts w:ascii="Arial Narrow" w:hAnsi="Arial Narrow"/>
            <w:sz w:val="22"/>
            <w:szCs w:val="22"/>
          </w:rPr>
          <w:t xml:space="preserve"> 5 al 10, </w:t>
        </w:r>
      </w:ins>
      <w:del w:id="332" w:author="GRAPURIMAC" w:date="2023-06-29T17:40:00Z">
        <w:r w:rsidR="00F7162A" w:rsidRPr="005132B3" w:rsidDel="00C317F8">
          <w:rPr>
            <w:rFonts w:ascii="Arial Narrow" w:hAnsi="Arial Narrow"/>
            <w:sz w:val="22"/>
            <w:szCs w:val="22"/>
          </w:rPr>
          <w:delText xml:space="preserve">º 05 al nº10 </w:delText>
        </w:r>
      </w:del>
      <w:r w:rsidR="001433C5" w:rsidRPr="005132B3">
        <w:rPr>
          <w:rFonts w:ascii="Arial Narrow" w:hAnsi="Arial Narrow"/>
          <w:sz w:val="22"/>
          <w:szCs w:val="22"/>
        </w:rPr>
        <w:t xml:space="preserve">se verifico que </w:t>
      </w:r>
      <w:r w:rsidR="00A500FD" w:rsidRPr="005132B3">
        <w:rPr>
          <w:rFonts w:ascii="Arial Narrow" w:hAnsi="Arial Narrow"/>
          <w:sz w:val="22"/>
          <w:szCs w:val="22"/>
        </w:rPr>
        <w:t>los servidores</w:t>
      </w:r>
      <w:r w:rsidR="00A500FD" w:rsidRPr="005132B3">
        <w:rPr>
          <w:rFonts w:ascii="Arial Narrow" w:hAnsi="Arial Narrow" w:cs="Arial"/>
          <w:bCs/>
          <w:sz w:val="22"/>
          <w:szCs w:val="22"/>
        </w:rPr>
        <w:t xml:space="preserve"> instalados en </w:t>
      </w:r>
      <w:r w:rsidR="001433C5" w:rsidRPr="005132B3">
        <w:rPr>
          <w:rFonts w:ascii="Arial Narrow" w:hAnsi="Arial Narrow" w:cs="Arial"/>
          <w:bCs/>
          <w:sz w:val="22"/>
          <w:szCs w:val="22"/>
        </w:rPr>
        <w:t xml:space="preserve">las instituciones educativas </w:t>
      </w:r>
      <w:r w:rsidR="00530FC1" w:rsidRPr="005132B3">
        <w:rPr>
          <w:rFonts w:ascii="Arial Narrow" w:hAnsi="Arial Narrow" w:cs="Arial"/>
          <w:bCs/>
          <w:sz w:val="22"/>
          <w:szCs w:val="22"/>
        </w:rPr>
        <w:t>están impl</w:t>
      </w:r>
      <w:r w:rsidR="00A500FD" w:rsidRPr="005132B3">
        <w:rPr>
          <w:rFonts w:ascii="Arial Narrow" w:hAnsi="Arial Narrow" w:cs="Arial"/>
          <w:bCs/>
          <w:sz w:val="22"/>
          <w:szCs w:val="22"/>
        </w:rPr>
        <w:t>emen</w:t>
      </w:r>
      <w:r w:rsidR="00530FC1" w:rsidRPr="005132B3">
        <w:rPr>
          <w:rFonts w:ascii="Arial Narrow" w:hAnsi="Arial Narrow" w:cs="Arial"/>
          <w:bCs/>
          <w:sz w:val="22"/>
          <w:szCs w:val="22"/>
        </w:rPr>
        <w:t>tadas con la plataforma Perú Educa</w:t>
      </w:r>
      <w:r w:rsidR="00A500FD" w:rsidRPr="005132B3">
        <w:rPr>
          <w:rFonts w:ascii="Arial Narrow" w:hAnsi="Arial Narrow" w:cs="Arial"/>
          <w:bCs/>
          <w:sz w:val="22"/>
          <w:szCs w:val="22"/>
        </w:rPr>
        <w:t xml:space="preserve"> </w:t>
      </w:r>
      <w:r w:rsidR="00665DE5" w:rsidRPr="005132B3">
        <w:rPr>
          <w:rFonts w:ascii="Arial Narrow" w:hAnsi="Arial Narrow" w:cs="Arial"/>
          <w:bCs/>
          <w:sz w:val="22"/>
          <w:szCs w:val="22"/>
        </w:rPr>
        <w:t>basado en diferentes versiones del SO LINUX,</w:t>
      </w:r>
      <w:r w:rsidR="00530FC1" w:rsidRPr="005132B3">
        <w:rPr>
          <w:rFonts w:ascii="Arial Narrow" w:hAnsi="Arial Narrow" w:cs="Arial"/>
          <w:bCs/>
          <w:sz w:val="22"/>
          <w:szCs w:val="22"/>
        </w:rPr>
        <w:t xml:space="preserve"> únicamente para su uso en intranet</w:t>
      </w:r>
      <w:ins w:id="333" w:author="GRAPURIMAC" w:date="2023-06-29T17:41:00Z">
        <w:r w:rsidR="00C317F8" w:rsidRPr="005132B3">
          <w:rPr>
            <w:rFonts w:ascii="Arial Narrow" w:hAnsi="Arial Narrow" w:cs="Arial"/>
            <w:bCs/>
            <w:sz w:val="22"/>
            <w:szCs w:val="22"/>
          </w:rPr>
          <w:t xml:space="preserve">; </w:t>
        </w:r>
        <w:commentRangeStart w:id="334"/>
        <w:r w:rsidR="00C317F8" w:rsidRPr="005132B3">
          <w:rPr>
            <w:rFonts w:ascii="Arial Narrow" w:hAnsi="Arial Narrow" w:cs="Arial"/>
            <w:bCs/>
            <w:sz w:val="22"/>
            <w:szCs w:val="22"/>
          </w:rPr>
          <w:t>ello</w:t>
        </w:r>
      </w:ins>
      <w:del w:id="335" w:author="GRAPURIMAC" w:date="2023-06-29T17:40:00Z">
        <w:r w:rsidR="00530FC1" w:rsidRPr="005132B3" w:rsidDel="00C317F8">
          <w:rPr>
            <w:rFonts w:ascii="Arial Narrow" w:hAnsi="Arial Narrow" w:cs="Arial"/>
            <w:bCs/>
            <w:sz w:val="22"/>
            <w:szCs w:val="22"/>
          </w:rPr>
          <w:delText>,</w:delText>
        </w:r>
      </w:del>
      <w:del w:id="336" w:author="GRAPURIMAC" w:date="2023-06-29T17:41:00Z">
        <w:r w:rsidR="00530FC1" w:rsidRPr="005132B3" w:rsidDel="00C317F8">
          <w:rPr>
            <w:rFonts w:ascii="Arial Narrow" w:hAnsi="Arial Narrow" w:cs="Arial"/>
            <w:bCs/>
            <w:sz w:val="22"/>
            <w:szCs w:val="22"/>
          </w:rPr>
          <w:delText xml:space="preserve"> esto</w:delText>
        </w:r>
      </w:del>
      <w:r w:rsidR="00530FC1" w:rsidRPr="005132B3">
        <w:rPr>
          <w:rFonts w:ascii="Arial Narrow" w:hAnsi="Arial Narrow" w:cs="Arial"/>
          <w:bCs/>
          <w:sz w:val="22"/>
          <w:szCs w:val="22"/>
        </w:rPr>
        <w:t xml:space="preserve"> implica </w:t>
      </w:r>
      <w:del w:id="337" w:author="GRAPURIMAC" w:date="2023-06-29T17:41:00Z">
        <w:r w:rsidR="00530FC1" w:rsidRPr="005132B3" w:rsidDel="00C317F8">
          <w:rPr>
            <w:rFonts w:ascii="Arial Narrow" w:hAnsi="Arial Narrow" w:cs="Arial"/>
            <w:bCs/>
            <w:sz w:val="22"/>
            <w:szCs w:val="22"/>
          </w:rPr>
          <w:delText xml:space="preserve">a </w:delText>
        </w:r>
      </w:del>
      <w:r w:rsidR="00530FC1" w:rsidRPr="005132B3">
        <w:rPr>
          <w:rFonts w:ascii="Arial Narrow" w:hAnsi="Arial Narrow" w:cs="Arial"/>
          <w:bCs/>
          <w:sz w:val="22"/>
          <w:szCs w:val="22"/>
        </w:rPr>
        <w:t>que estos servidores ya no pueden ser actualizados</w:t>
      </w:r>
      <w:r w:rsidR="00F7162A" w:rsidRPr="005132B3">
        <w:rPr>
          <w:rFonts w:ascii="Arial Narrow" w:hAnsi="Arial Narrow" w:cs="Arial"/>
          <w:bCs/>
          <w:sz w:val="22"/>
          <w:szCs w:val="22"/>
        </w:rPr>
        <w:t>,</w:t>
      </w:r>
      <w:r w:rsidR="00530FC1" w:rsidRPr="005132B3">
        <w:rPr>
          <w:rFonts w:ascii="Arial Narrow" w:hAnsi="Arial Narrow" w:cs="Arial"/>
          <w:bCs/>
          <w:sz w:val="22"/>
          <w:szCs w:val="22"/>
        </w:rPr>
        <w:t xml:space="preserve"> </w:t>
      </w:r>
      <w:ins w:id="338" w:author="GRAPURIMAC" w:date="2023-06-29T17:41:00Z">
        <w:r w:rsidR="00C317F8" w:rsidRPr="005132B3">
          <w:rPr>
            <w:rFonts w:ascii="Arial Narrow" w:hAnsi="Arial Narrow" w:cs="Arial"/>
            <w:bCs/>
            <w:sz w:val="22"/>
            <w:szCs w:val="22"/>
          </w:rPr>
          <w:t xml:space="preserve">así como </w:t>
        </w:r>
      </w:ins>
      <w:r w:rsidR="00530FC1" w:rsidRPr="005132B3">
        <w:rPr>
          <w:rFonts w:ascii="Arial Narrow" w:hAnsi="Arial Narrow" w:cs="Arial"/>
          <w:bCs/>
          <w:sz w:val="22"/>
          <w:szCs w:val="22"/>
        </w:rPr>
        <w:t xml:space="preserve">la plataforma </w:t>
      </w:r>
      <w:commentRangeEnd w:id="334"/>
      <w:r w:rsidR="00C317F8" w:rsidRPr="005132B3">
        <w:rPr>
          <w:rStyle w:val="Refdecomentario"/>
        </w:rPr>
        <w:commentReference w:id="334"/>
      </w:r>
      <w:r w:rsidR="00530FC1" w:rsidRPr="005132B3">
        <w:rPr>
          <w:rFonts w:ascii="Arial Narrow" w:hAnsi="Arial Narrow" w:cs="Arial"/>
          <w:bCs/>
          <w:sz w:val="22"/>
          <w:szCs w:val="22"/>
        </w:rPr>
        <w:t>educativa ya no cuenta con soporte y/o actualizaciones</w:t>
      </w:r>
      <w:ins w:id="339" w:author="Manuel Raul Livano Luna" w:date="2023-07-03T15:26:00Z">
        <w:r w:rsidR="00E1282D" w:rsidRPr="005132B3">
          <w:rPr>
            <w:rFonts w:ascii="Arial Narrow" w:hAnsi="Arial Narrow" w:cs="Arial"/>
            <w:bCs/>
            <w:sz w:val="22"/>
            <w:szCs w:val="22"/>
          </w:rPr>
          <w:t xml:space="preserve"> por parte del Ministerio de Educación</w:t>
        </w:r>
      </w:ins>
      <w:ins w:id="340" w:author="GRAPURIMAC" w:date="2023-06-29T17:43:00Z">
        <w:r w:rsidR="00C317F8" w:rsidRPr="005132B3">
          <w:rPr>
            <w:rFonts w:ascii="Arial Narrow" w:hAnsi="Arial Narrow" w:cs="Arial"/>
            <w:bCs/>
            <w:sz w:val="22"/>
            <w:szCs w:val="22"/>
          </w:rPr>
          <w:t>;</w:t>
        </w:r>
      </w:ins>
      <w:del w:id="341" w:author="GRAPURIMAC" w:date="2023-06-29T17:43:00Z">
        <w:r w:rsidR="00530FC1" w:rsidRPr="005132B3" w:rsidDel="00C317F8">
          <w:rPr>
            <w:rFonts w:ascii="Arial Narrow" w:hAnsi="Arial Narrow" w:cs="Arial"/>
            <w:bCs/>
            <w:sz w:val="22"/>
            <w:szCs w:val="22"/>
          </w:rPr>
          <w:delText>,</w:delText>
        </w:r>
      </w:del>
      <w:r w:rsidR="00530FC1" w:rsidRPr="005132B3">
        <w:rPr>
          <w:rFonts w:ascii="Arial Narrow" w:hAnsi="Arial Narrow" w:cs="Arial"/>
          <w:bCs/>
          <w:sz w:val="22"/>
          <w:szCs w:val="22"/>
        </w:rPr>
        <w:t xml:space="preserve"> </w:t>
      </w:r>
      <w:commentRangeStart w:id="342"/>
      <w:r w:rsidR="00530FC1" w:rsidRPr="005132B3">
        <w:rPr>
          <w:rFonts w:ascii="Arial Narrow" w:hAnsi="Arial Narrow" w:cs="Arial"/>
          <w:bCs/>
          <w:sz w:val="22"/>
          <w:szCs w:val="22"/>
        </w:rPr>
        <w:t xml:space="preserve">siendo este un problema ya que posiblemente </w:t>
      </w:r>
      <w:r w:rsidR="00F7162A" w:rsidRPr="005132B3">
        <w:rPr>
          <w:rFonts w:ascii="Arial Narrow" w:hAnsi="Arial Narrow" w:cs="Arial"/>
          <w:bCs/>
          <w:sz w:val="22"/>
          <w:szCs w:val="22"/>
        </w:rPr>
        <w:t>no se puedan implantar nuevos contenidos pedagógicos</w:t>
      </w:r>
      <w:ins w:id="343" w:author="Manuel Raul Livano Luna" w:date="2023-07-03T15:27:00Z">
        <w:r w:rsidR="00E1282D" w:rsidRPr="005132B3">
          <w:rPr>
            <w:rFonts w:ascii="Arial Narrow" w:hAnsi="Arial Narrow" w:cs="Arial"/>
            <w:bCs/>
            <w:sz w:val="22"/>
            <w:szCs w:val="22"/>
          </w:rPr>
          <w:t xml:space="preserve"> debido a que estos están desarrollados con nuevos formatos de audio y video</w:t>
        </w:r>
      </w:ins>
      <w:ins w:id="344" w:author="Manuel Raul Livano Luna" w:date="2023-07-03T15:30:00Z">
        <w:r w:rsidR="00E1282D" w:rsidRPr="005132B3">
          <w:rPr>
            <w:rFonts w:ascii="Arial Narrow" w:hAnsi="Arial Narrow" w:cs="Arial"/>
            <w:bCs/>
            <w:sz w:val="22"/>
            <w:szCs w:val="22"/>
          </w:rPr>
          <w:t xml:space="preserve"> como</w:t>
        </w:r>
      </w:ins>
      <w:del w:id="345" w:author="Manuel Raul Livano Luna" w:date="2023-07-03T15:30:00Z">
        <w:r w:rsidR="00F7162A" w:rsidRPr="005132B3" w:rsidDel="00E1282D">
          <w:rPr>
            <w:rFonts w:ascii="Arial Narrow" w:hAnsi="Arial Narrow" w:cs="Arial"/>
            <w:bCs/>
            <w:sz w:val="22"/>
            <w:szCs w:val="22"/>
          </w:rPr>
          <w:delText>.</w:delText>
        </w:r>
      </w:del>
      <w:ins w:id="346" w:author="Manuel Raul Livano Luna" w:date="2023-07-03T15:30:00Z">
        <w:r w:rsidR="00E1282D" w:rsidRPr="005132B3">
          <w:t xml:space="preserve"> </w:t>
        </w:r>
        <w:r w:rsidR="00E1282D" w:rsidRPr="005132B3">
          <w:rPr>
            <w:rFonts w:ascii="Arial Narrow" w:hAnsi="Arial Narrow" w:cs="Arial"/>
            <w:bCs/>
            <w:sz w:val="22"/>
            <w:szCs w:val="22"/>
          </w:rPr>
          <w:t xml:space="preserve">AAC. Ogg </w:t>
        </w:r>
        <w:proofErr w:type="spellStart"/>
        <w:r w:rsidR="00E1282D" w:rsidRPr="005132B3">
          <w:rPr>
            <w:rFonts w:ascii="Arial Narrow" w:hAnsi="Arial Narrow" w:cs="Arial"/>
            <w:bCs/>
            <w:sz w:val="22"/>
            <w:szCs w:val="22"/>
          </w:rPr>
          <w:t>Vorbis</w:t>
        </w:r>
        <w:proofErr w:type="spellEnd"/>
        <w:r w:rsidR="00E1282D" w:rsidRPr="005132B3">
          <w:rPr>
            <w:rFonts w:ascii="Arial Narrow" w:hAnsi="Arial Narrow" w:cs="Arial"/>
            <w:bCs/>
            <w:sz w:val="22"/>
            <w:szCs w:val="22"/>
          </w:rPr>
          <w:t>. FLAC. ALAC. WAV. AIFF. DSD</w:t>
        </w:r>
      </w:ins>
      <w:ins w:id="347" w:author="Manuel Raul Livano Luna" w:date="2023-07-03T15:31:00Z">
        <w:r w:rsidR="00E1282D" w:rsidRPr="005132B3">
          <w:rPr>
            <w:rFonts w:ascii="Arial Narrow" w:hAnsi="Arial Narrow" w:cs="Arial"/>
            <w:bCs/>
            <w:sz w:val="22"/>
            <w:szCs w:val="22"/>
          </w:rPr>
          <w:t xml:space="preserve"> y otros que no son soportados en plataformas LINUX de manera nativa.</w:t>
        </w:r>
      </w:ins>
    </w:p>
    <w:commentRangeEnd w:id="342"/>
    <w:p w14:paraId="3CEDE7CC" w14:textId="77777777" w:rsidR="00F7162A" w:rsidRPr="005132B3" w:rsidRDefault="00C317F8" w:rsidP="00665DE5">
      <w:pPr>
        <w:ind w:left="709"/>
        <w:jc w:val="both"/>
        <w:rPr>
          <w:rFonts w:ascii="Arial Narrow" w:hAnsi="Arial Narrow" w:cs="Arial"/>
          <w:bCs/>
          <w:sz w:val="22"/>
          <w:szCs w:val="22"/>
        </w:rPr>
      </w:pPr>
      <w:r w:rsidRPr="005132B3">
        <w:rPr>
          <w:rStyle w:val="Refdecomentario"/>
        </w:rPr>
        <w:commentReference w:id="342"/>
      </w:r>
    </w:p>
    <w:p w14:paraId="30777455" w14:textId="67147E2E" w:rsidR="005C0150" w:rsidRPr="005132B3" w:rsidRDefault="00343705">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Por otro lado, </w:t>
      </w:r>
      <w:r w:rsidR="00A500FD" w:rsidRPr="005132B3">
        <w:rPr>
          <w:rFonts w:ascii="Arial Narrow" w:hAnsi="Arial Narrow" w:cs="Arial"/>
          <w:bCs/>
          <w:sz w:val="22"/>
          <w:szCs w:val="22"/>
        </w:rPr>
        <w:t>se ha evidenciado que</w:t>
      </w:r>
      <w:ins w:id="348" w:author="GRAPURIMAC" w:date="2023-06-29T17:45:00Z">
        <w:r w:rsidR="00C317F8" w:rsidRPr="005132B3">
          <w:rPr>
            <w:rFonts w:ascii="Arial Narrow" w:hAnsi="Arial Narrow" w:cs="Arial"/>
            <w:bCs/>
            <w:sz w:val="22"/>
            <w:szCs w:val="22"/>
          </w:rPr>
          <w:t xml:space="preserve"> ocho (8)</w:t>
        </w:r>
      </w:ins>
      <w:r w:rsidR="00A500FD" w:rsidRPr="005132B3">
        <w:rPr>
          <w:rFonts w:ascii="Arial Narrow" w:hAnsi="Arial Narrow" w:cs="Arial"/>
          <w:bCs/>
          <w:sz w:val="22"/>
          <w:szCs w:val="22"/>
        </w:rPr>
        <w:t xml:space="preserve"> </w:t>
      </w:r>
      <w:del w:id="349" w:author="GRAPURIMAC" w:date="2023-06-29T17:45:00Z">
        <w:r w:rsidRPr="005132B3" w:rsidDel="00C317F8">
          <w:rPr>
            <w:rFonts w:ascii="Arial Narrow" w:hAnsi="Arial Narrow" w:cs="Arial"/>
            <w:bCs/>
            <w:sz w:val="22"/>
            <w:szCs w:val="22"/>
          </w:rPr>
          <w:delText>las</w:delText>
        </w:r>
      </w:del>
      <w:r w:rsidRPr="005132B3">
        <w:rPr>
          <w:rFonts w:ascii="Arial Narrow" w:hAnsi="Arial Narrow" w:cs="Arial"/>
          <w:bCs/>
          <w:sz w:val="22"/>
          <w:szCs w:val="22"/>
        </w:rPr>
        <w:t xml:space="preserve"> laptops</w:t>
      </w:r>
      <w:r w:rsidR="00F7162A" w:rsidRPr="005132B3">
        <w:rPr>
          <w:rFonts w:ascii="Arial Narrow" w:hAnsi="Arial Narrow" w:cs="Arial"/>
          <w:bCs/>
          <w:sz w:val="22"/>
          <w:szCs w:val="22"/>
        </w:rPr>
        <w:t xml:space="preserve"> </w:t>
      </w:r>
      <w:del w:id="350" w:author="GRAPURIMAC" w:date="2023-06-29T17:45:00Z">
        <w:r w:rsidR="00F7162A" w:rsidRPr="005132B3" w:rsidDel="00C317F8">
          <w:rPr>
            <w:rFonts w:ascii="Arial Narrow" w:hAnsi="Arial Narrow" w:cs="Arial"/>
            <w:bCs/>
            <w:sz w:val="22"/>
            <w:szCs w:val="22"/>
          </w:rPr>
          <w:delText>en un numero de 08</w:delText>
        </w:r>
        <w:r w:rsidRPr="005132B3" w:rsidDel="00C317F8">
          <w:rPr>
            <w:rFonts w:ascii="Arial Narrow" w:hAnsi="Arial Narrow" w:cs="Arial"/>
            <w:bCs/>
            <w:sz w:val="22"/>
            <w:szCs w:val="22"/>
          </w:rPr>
          <w:delText xml:space="preserve"> </w:delText>
        </w:r>
      </w:del>
      <w:r w:rsidRPr="005132B3">
        <w:rPr>
          <w:rFonts w:ascii="Arial Narrow" w:hAnsi="Arial Narrow" w:cs="Arial"/>
          <w:bCs/>
          <w:sz w:val="22"/>
          <w:szCs w:val="22"/>
        </w:rPr>
        <w:t>y</w:t>
      </w:r>
      <w:ins w:id="351" w:author="GRAPURIMAC" w:date="2023-06-29T17:45:00Z">
        <w:r w:rsidR="00C317F8" w:rsidRPr="005132B3">
          <w:rPr>
            <w:rFonts w:ascii="Arial Narrow" w:hAnsi="Arial Narrow" w:cs="Arial"/>
            <w:bCs/>
            <w:sz w:val="22"/>
            <w:szCs w:val="22"/>
          </w:rPr>
          <w:t xml:space="preserve"> una (</w:t>
        </w:r>
      </w:ins>
      <w:del w:id="352" w:author="GRAPURIMAC" w:date="2023-06-29T17:45:00Z">
        <w:r w:rsidRPr="005132B3" w:rsidDel="00C317F8">
          <w:rPr>
            <w:rFonts w:ascii="Arial Narrow" w:hAnsi="Arial Narrow" w:cs="Arial"/>
            <w:bCs/>
            <w:sz w:val="22"/>
            <w:szCs w:val="22"/>
          </w:rPr>
          <w:delText xml:space="preserve"> </w:delText>
        </w:r>
        <w:r w:rsidR="00F7162A" w:rsidRPr="005132B3" w:rsidDel="00C317F8">
          <w:rPr>
            <w:rFonts w:ascii="Arial Narrow" w:hAnsi="Arial Narrow" w:cs="Arial"/>
            <w:bCs/>
            <w:sz w:val="22"/>
            <w:szCs w:val="22"/>
          </w:rPr>
          <w:delText>0</w:delText>
        </w:r>
      </w:del>
      <w:r w:rsidR="00F7162A" w:rsidRPr="005132B3">
        <w:rPr>
          <w:rFonts w:ascii="Arial Narrow" w:hAnsi="Arial Narrow" w:cs="Arial"/>
          <w:bCs/>
          <w:sz w:val="22"/>
          <w:szCs w:val="22"/>
        </w:rPr>
        <w:t>1</w:t>
      </w:r>
      <w:ins w:id="353" w:author="GRAPURIMAC" w:date="2023-06-29T17:45:00Z">
        <w:r w:rsidR="00C317F8" w:rsidRPr="005132B3">
          <w:rPr>
            <w:rFonts w:ascii="Arial Narrow" w:hAnsi="Arial Narrow" w:cs="Arial"/>
            <w:bCs/>
            <w:sz w:val="22"/>
            <w:szCs w:val="22"/>
          </w:rPr>
          <w:t>)</w:t>
        </w:r>
      </w:ins>
      <w:r w:rsidR="00F7162A" w:rsidRPr="005132B3">
        <w:rPr>
          <w:rFonts w:ascii="Arial Narrow" w:hAnsi="Arial Narrow" w:cs="Arial"/>
          <w:bCs/>
          <w:sz w:val="22"/>
          <w:szCs w:val="22"/>
        </w:rPr>
        <w:t xml:space="preserve"> </w:t>
      </w:r>
      <w:r w:rsidRPr="005132B3">
        <w:rPr>
          <w:rFonts w:ascii="Arial Narrow" w:hAnsi="Arial Narrow" w:cs="Arial"/>
          <w:bCs/>
          <w:sz w:val="22"/>
          <w:szCs w:val="22"/>
        </w:rPr>
        <w:t>pantalla interactiva se encuentran con licencias vencidas</w:t>
      </w:r>
      <w:ins w:id="354" w:author="GRAPURIMAC" w:date="2023-06-29T17:45:00Z">
        <w:r w:rsidR="00C317F8" w:rsidRPr="005132B3">
          <w:rPr>
            <w:rFonts w:ascii="Arial Narrow" w:hAnsi="Arial Narrow" w:cs="Arial"/>
            <w:bCs/>
            <w:sz w:val="22"/>
            <w:szCs w:val="22"/>
          </w:rPr>
          <w:t xml:space="preserve">, tal como se evidencia en el </w:t>
        </w:r>
      </w:ins>
      <w:del w:id="355" w:author="GRAPURIMAC" w:date="2023-06-29T17:45:00Z">
        <w:r w:rsidRPr="005132B3" w:rsidDel="00C317F8">
          <w:rPr>
            <w:rFonts w:ascii="Arial Narrow" w:hAnsi="Arial Narrow" w:cs="Arial"/>
            <w:bCs/>
            <w:sz w:val="22"/>
            <w:szCs w:val="22"/>
          </w:rPr>
          <w:delText xml:space="preserve"> </w:delText>
        </w:r>
        <w:r w:rsidR="00F7162A" w:rsidRPr="005132B3" w:rsidDel="00C317F8">
          <w:rPr>
            <w:rFonts w:ascii="Arial Narrow" w:hAnsi="Arial Narrow" w:cs="Arial"/>
            <w:bCs/>
            <w:sz w:val="22"/>
            <w:szCs w:val="22"/>
          </w:rPr>
          <w:delText xml:space="preserve">evidenciado con </w:delText>
        </w:r>
      </w:del>
      <w:r w:rsidR="00F7162A" w:rsidRPr="005132B3">
        <w:rPr>
          <w:rFonts w:ascii="Arial Narrow" w:hAnsi="Arial Narrow" w:cs="Arial"/>
          <w:bCs/>
          <w:sz w:val="22"/>
          <w:szCs w:val="22"/>
        </w:rPr>
        <w:t>acta de visita de control n</w:t>
      </w:r>
      <w:ins w:id="356" w:author="GRAPURIMAC" w:date="2023-06-29T17:45:00Z">
        <w:r w:rsidR="00C317F8" w:rsidRPr="005132B3">
          <w:rPr>
            <w:rFonts w:ascii="Arial Narrow" w:hAnsi="Arial Narrow" w:cs="Arial"/>
            <w:bCs/>
            <w:sz w:val="22"/>
            <w:szCs w:val="22"/>
          </w:rPr>
          <w:t xml:space="preserve">.° </w:t>
        </w:r>
      </w:ins>
      <w:del w:id="357" w:author="GRAPURIMAC" w:date="2023-06-29T17:45:00Z">
        <w:r w:rsidR="00F7162A" w:rsidRPr="005132B3" w:rsidDel="00C317F8">
          <w:rPr>
            <w:rFonts w:ascii="Arial Narrow" w:hAnsi="Arial Narrow" w:cs="Arial"/>
            <w:bCs/>
            <w:sz w:val="22"/>
            <w:szCs w:val="22"/>
          </w:rPr>
          <w:delText>º</w:delText>
        </w:r>
      </w:del>
      <w:r w:rsidR="00F7162A" w:rsidRPr="005132B3">
        <w:rPr>
          <w:rFonts w:ascii="Arial Narrow" w:hAnsi="Arial Narrow" w:cs="Arial"/>
          <w:bCs/>
          <w:sz w:val="22"/>
          <w:szCs w:val="22"/>
        </w:rPr>
        <w:t xml:space="preserve">9 realizada a la I.E. de Callabamba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ins w:id="358" w:author="GRAPURIMAC" w:date="2023-06-29T17:46:00Z">
        <w:r w:rsidR="00C317F8" w:rsidRPr="005132B3">
          <w:rPr>
            <w:rFonts w:ascii="Arial Narrow" w:hAnsi="Arial Narrow" w:cs="Arial"/>
            <w:bCs/>
            <w:sz w:val="22"/>
            <w:szCs w:val="22"/>
          </w:rPr>
          <w:t>Asimismo, l</w:t>
        </w:r>
      </w:ins>
      <w:del w:id="359" w:author="GRAPURIMAC" w:date="2023-06-29T17:46:00Z">
        <w:r w:rsidR="005C0150" w:rsidRPr="005132B3" w:rsidDel="00C317F8">
          <w:rPr>
            <w:rFonts w:ascii="Arial Narrow" w:hAnsi="Arial Narrow" w:cs="Arial"/>
            <w:bCs/>
            <w:sz w:val="22"/>
            <w:szCs w:val="22"/>
          </w:rPr>
          <w:delText>L</w:delText>
        </w:r>
      </w:del>
      <w:r w:rsidR="005C0150" w:rsidRPr="005132B3">
        <w:rPr>
          <w:rFonts w:ascii="Arial Narrow" w:hAnsi="Arial Narrow" w:cs="Arial"/>
          <w:bCs/>
          <w:sz w:val="22"/>
          <w:szCs w:val="22"/>
        </w:rPr>
        <w:t xml:space="preserve">as laptops se encuentran guardadas ya que </w:t>
      </w:r>
      <w:del w:id="360" w:author="GRAPURIMAC" w:date="2023-06-29T17:46:00Z">
        <w:r w:rsidR="005C0150" w:rsidRPr="005132B3" w:rsidDel="00C317F8">
          <w:rPr>
            <w:rFonts w:ascii="Arial Narrow" w:hAnsi="Arial Narrow" w:cs="Arial"/>
            <w:bCs/>
            <w:sz w:val="22"/>
            <w:szCs w:val="22"/>
          </w:rPr>
          <w:delText xml:space="preserve">como lo indicamos estas </w:delText>
        </w:r>
      </w:del>
      <w:r w:rsidR="005C0150" w:rsidRPr="005132B3">
        <w:rPr>
          <w:rFonts w:ascii="Arial Narrow" w:hAnsi="Arial Narrow" w:cs="Arial"/>
          <w:bCs/>
          <w:sz w:val="22"/>
          <w:szCs w:val="22"/>
        </w:rPr>
        <w:t xml:space="preserve">no cuentan con </w:t>
      </w:r>
      <w:commentRangeStart w:id="361"/>
      <w:del w:id="362" w:author="Manuel Raul Livano Luna" w:date="2023-07-03T15:33:00Z">
        <w:r w:rsidR="005C0150" w:rsidRPr="005132B3" w:rsidDel="00986133">
          <w:rPr>
            <w:rFonts w:ascii="Arial Narrow" w:hAnsi="Arial Narrow" w:cs="Arial"/>
            <w:bCs/>
            <w:sz w:val="22"/>
            <w:szCs w:val="22"/>
          </w:rPr>
          <w:delText xml:space="preserve">aplicativos informáticos </w:delText>
        </w:r>
        <w:commentRangeEnd w:id="361"/>
        <w:r w:rsidR="00C317F8" w:rsidRPr="005132B3" w:rsidDel="00986133">
          <w:rPr>
            <w:rStyle w:val="Refdecomentario"/>
          </w:rPr>
          <w:commentReference w:id="361"/>
        </w:r>
        <w:r w:rsidR="005C0150" w:rsidRPr="005132B3" w:rsidDel="00986133">
          <w:rPr>
            <w:rFonts w:ascii="Arial Narrow" w:hAnsi="Arial Narrow" w:cs="Arial"/>
            <w:bCs/>
            <w:sz w:val="22"/>
            <w:szCs w:val="22"/>
          </w:rPr>
          <w:delText>como</w:delText>
        </w:r>
      </w:del>
      <w:ins w:id="363" w:author="Manuel Raul Livano Luna" w:date="2023-07-03T15:33:00Z">
        <w:r w:rsidR="00986133" w:rsidRPr="005132B3">
          <w:rPr>
            <w:rFonts w:ascii="Arial Narrow" w:hAnsi="Arial Narrow" w:cs="Arial"/>
            <w:bCs/>
            <w:sz w:val="22"/>
            <w:szCs w:val="22"/>
          </w:rPr>
          <w:t>licencias de</w:t>
        </w:r>
      </w:ins>
      <w:del w:id="364" w:author="Manuel Raul Livano Luna" w:date="2023-07-03T15:33:00Z">
        <w:r w:rsidR="005C0150" w:rsidRPr="005132B3" w:rsidDel="00986133">
          <w:rPr>
            <w:rFonts w:ascii="Arial Narrow" w:hAnsi="Arial Narrow" w:cs="Arial"/>
            <w:bCs/>
            <w:sz w:val="22"/>
            <w:szCs w:val="22"/>
          </w:rPr>
          <w:delText xml:space="preserve"> el</w:delText>
        </w:r>
      </w:del>
      <w:r w:rsidR="005C0150" w:rsidRPr="005132B3">
        <w:rPr>
          <w:rFonts w:ascii="Arial Narrow" w:hAnsi="Arial Narrow" w:cs="Arial"/>
          <w:bCs/>
          <w:sz w:val="22"/>
          <w:szCs w:val="22"/>
        </w:rPr>
        <w:t xml:space="preserve"> office</w:t>
      </w:r>
      <w:ins w:id="365" w:author="Manuel Raul Livano Luna" w:date="2023-07-03T15:33:00Z">
        <w:r w:rsidR="00986133" w:rsidRPr="005132B3">
          <w:rPr>
            <w:rFonts w:ascii="Arial Narrow" w:hAnsi="Arial Narrow" w:cs="Arial"/>
            <w:bCs/>
            <w:sz w:val="22"/>
            <w:szCs w:val="22"/>
          </w:rPr>
          <w:t xml:space="preserve"> y</w:t>
        </w:r>
      </w:ins>
      <w:ins w:id="366" w:author="Manuel Raul Livano Luna" w:date="2023-07-03T15:32:00Z">
        <w:r w:rsidR="00986133" w:rsidRPr="005132B3">
          <w:rPr>
            <w:rFonts w:ascii="Arial Narrow" w:hAnsi="Arial Narrow" w:cs="Arial"/>
            <w:bCs/>
            <w:sz w:val="22"/>
            <w:szCs w:val="22"/>
          </w:rPr>
          <w:t xml:space="preserve"> SO Windows, </w:t>
        </w:r>
      </w:ins>
      <w:del w:id="367" w:author="Manuel Raul Livano Luna" w:date="2023-07-03T15:32:00Z">
        <w:r w:rsidR="005C0150" w:rsidRPr="005132B3" w:rsidDel="00986133">
          <w:rPr>
            <w:rFonts w:ascii="Arial Narrow" w:hAnsi="Arial Narrow" w:cs="Arial"/>
            <w:bCs/>
            <w:sz w:val="22"/>
            <w:szCs w:val="22"/>
          </w:rPr>
          <w:delText xml:space="preserve"> </w:delText>
        </w:r>
      </w:del>
      <w:del w:id="368" w:author="Manuel Raul Livano Luna" w:date="2023-07-03T15:33:00Z">
        <w:r w:rsidR="005C0150" w:rsidRPr="005132B3" w:rsidDel="00986133">
          <w:rPr>
            <w:rFonts w:ascii="Arial Narrow" w:hAnsi="Arial Narrow" w:cs="Arial"/>
            <w:bCs/>
            <w:sz w:val="22"/>
            <w:szCs w:val="22"/>
          </w:rPr>
          <w:delText xml:space="preserve">licenciados </w:delText>
        </w:r>
      </w:del>
      <w:r w:rsidR="005C0150" w:rsidRPr="005132B3">
        <w:rPr>
          <w:rFonts w:ascii="Arial Narrow" w:hAnsi="Arial Narrow" w:cs="Arial"/>
          <w:bCs/>
          <w:sz w:val="22"/>
          <w:szCs w:val="22"/>
        </w:rPr>
        <w:t>para su uso en aula.</w:t>
      </w:r>
    </w:p>
    <w:p w14:paraId="7DAE94D6" w14:textId="593A6667"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 </w:t>
      </w:r>
    </w:p>
    <w:p w14:paraId="28FAC04C" w14:textId="7BD42726"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lastRenderedPageBreak/>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En la imagen se aprecia que las laptops se encuentran almacenadas y en sus bolsas en desuso por falta de licencias.</w:t>
      </w:r>
    </w:p>
    <w:p w14:paraId="3635747C" w14:textId="77777777" w:rsidR="0027169A" w:rsidRPr="005132B3" w:rsidDel="00C317F8" w:rsidRDefault="0027169A" w:rsidP="009F1F32">
      <w:pPr>
        <w:tabs>
          <w:tab w:val="left" w:pos="142"/>
          <w:tab w:val="left" w:pos="1276"/>
        </w:tabs>
        <w:autoSpaceDE w:val="0"/>
        <w:autoSpaceDN w:val="0"/>
        <w:adjustRightInd w:val="0"/>
        <w:ind w:left="709"/>
        <w:jc w:val="both"/>
        <w:rPr>
          <w:del w:id="369" w:author="GRAPURIMAC" w:date="2023-06-29T17:48:00Z"/>
          <w:rFonts w:ascii="Arial Narrow" w:hAnsi="Arial Narrow" w:cs="Arial"/>
          <w:bCs/>
          <w:sz w:val="22"/>
          <w:szCs w:val="22"/>
        </w:rPr>
      </w:pPr>
    </w:p>
    <w:p w14:paraId="607B0006" w14:textId="5810B933" w:rsidR="0027169A" w:rsidRPr="005132B3" w:rsidDel="00C317F8" w:rsidRDefault="0027169A">
      <w:pPr>
        <w:tabs>
          <w:tab w:val="left" w:pos="142"/>
          <w:tab w:val="left" w:pos="1276"/>
        </w:tabs>
        <w:autoSpaceDE w:val="0"/>
        <w:autoSpaceDN w:val="0"/>
        <w:adjustRightInd w:val="0"/>
        <w:rPr>
          <w:del w:id="370" w:author="GRAPURIMAC" w:date="2023-06-29T17:48:00Z"/>
          <w:rFonts w:ascii="Arial Narrow" w:hAnsi="Arial Narrow" w:cs="Arial"/>
          <w:bCs/>
          <w:sz w:val="22"/>
          <w:szCs w:val="22"/>
        </w:rPr>
        <w:pPrChange w:id="371" w:author="GRAPURIMAC" w:date="2023-06-29T17:48:00Z">
          <w:pPr>
            <w:tabs>
              <w:tab w:val="left" w:pos="142"/>
              <w:tab w:val="left" w:pos="1276"/>
            </w:tabs>
            <w:autoSpaceDE w:val="0"/>
            <w:autoSpaceDN w:val="0"/>
            <w:adjustRightInd w:val="0"/>
            <w:ind w:left="709"/>
          </w:pPr>
        </w:pPrChange>
      </w:pPr>
      <w:moveFromRangeStart w:id="372" w:author="GRAPURIMAC" w:date="2023-06-29T17:49:00Z" w:name="move138953356"/>
      <w:moveFrom w:id="373" w:author="GRAPURIMAC" w:date="2023-06-29T17:49:00Z">
        <w:r w:rsidRPr="005132B3" w:rsidDel="00C317F8">
          <w:rPr>
            <w:noProof/>
            <w:lang w:val="en-US" w:eastAsia="en-US"/>
          </w:rPr>
          <w:drawing>
            <wp:inline distT="0" distB="0" distL="0" distR="0" wp14:anchorId="331249F5" wp14:editId="149DB58B">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moveFrom>
      <w:moveFromRangeEnd w:id="372"/>
    </w:p>
    <w:p w14:paraId="69BCBD2B" w14:textId="77777777" w:rsidR="0027169A" w:rsidRPr="005132B3" w:rsidRDefault="0027169A">
      <w:pPr>
        <w:tabs>
          <w:tab w:val="left" w:pos="142"/>
          <w:tab w:val="left" w:pos="1276"/>
        </w:tabs>
        <w:autoSpaceDE w:val="0"/>
        <w:autoSpaceDN w:val="0"/>
        <w:adjustRightInd w:val="0"/>
        <w:rPr>
          <w:rFonts w:ascii="Arial Narrow" w:hAnsi="Arial Narrow" w:cs="Arial"/>
          <w:sz w:val="22"/>
          <w:szCs w:val="22"/>
        </w:rPr>
        <w:pPrChange w:id="374" w:author="GRAPURIMAC" w:date="2023-06-29T17:48:00Z">
          <w:pPr>
            <w:tabs>
              <w:tab w:val="left" w:pos="142"/>
              <w:tab w:val="left" w:pos="1276"/>
            </w:tabs>
            <w:autoSpaceDE w:val="0"/>
            <w:autoSpaceDN w:val="0"/>
            <w:adjustRightInd w:val="0"/>
            <w:ind w:left="709"/>
            <w:jc w:val="both"/>
          </w:pPr>
        </w:pPrChange>
      </w:pPr>
    </w:p>
    <w:p w14:paraId="08B21668" w14:textId="39EF618E" w:rsidR="0027169A" w:rsidRPr="005132B3" w:rsidRDefault="00C317F8" w:rsidP="0027169A">
      <w:pPr>
        <w:tabs>
          <w:tab w:val="left" w:pos="142"/>
          <w:tab w:val="left" w:pos="1276"/>
        </w:tabs>
        <w:autoSpaceDE w:val="0"/>
        <w:autoSpaceDN w:val="0"/>
        <w:adjustRightInd w:val="0"/>
        <w:ind w:left="709"/>
        <w:jc w:val="both"/>
        <w:rPr>
          <w:rFonts w:ascii="Arial Narrow" w:hAnsi="Arial Narrow" w:cs="Arial"/>
          <w:sz w:val="22"/>
          <w:szCs w:val="22"/>
        </w:rPr>
      </w:pPr>
      <w:ins w:id="375" w:author="GRAPURIMAC" w:date="2023-06-29T17:48:00Z">
        <w:r w:rsidRPr="005132B3">
          <w:rPr>
            <w:rFonts w:ascii="Arial Narrow" w:hAnsi="Arial Narrow" w:cs="Arial"/>
            <w:sz w:val="22"/>
            <w:szCs w:val="22"/>
          </w:rPr>
          <w:t xml:space="preserve">Por otro lado, </w:t>
        </w:r>
      </w:ins>
      <w:del w:id="376" w:author="GRAPURIMAC" w:date="2023-06-29T17:48:00Z">
        <w:r w:rsidR="0027169A" w:rsidRPr="005132B3" w:rsidDel="00C317F8">
          <w:rPr>
            <w:rFonts w:ascii="Arial Narrow" w:hAnsi="Arial Narrow" w:cs="Arial"/>
            <w:sz w:val="22"/>
            <w:szCs w:val="22"/>
          </w:rPr>
          <w:delText xml:space="preserve">En la siguiente imagen </w:delText>
        </w:r>
      </w:del>
      <w:r w:rsidR="0027169A" w:rsidRPr="005132B3">
        <w:rPr>
          <w:rFonts w:ascii="Arial Narrow" w:hAnsi="Arial Narrow" w:cs="Arial"/>
          <w:sz w:val="22"/>
          <w:szCs w:val="22"/>
        </w:rPr>
        <w:t>se aprecia que el aplicativo MyViewBoard que es el que se utiliza como pizarra interactiva no cuenta con la licencia correspondiente, esto corresponde a la I</w:t>
      </w:r>
      <w:ins w:id="377" w:author="GRAPURIMAC" w:date="2023-06-29T17:48:00Z">
        <w:r w:rsidRPr="005132B3">
          <w:rPr>
            <w:rFonts w:ascii="Arial Narrow" w:hAnsi="Arial Narrow" w:cs="Arial"/>
            <w:sz w:val="22"/>
            <w:szCs w:val="22"/>
          </w:rPr>
          <w:t>nstitución Educativa</w:t>
        </w:r>
      </w:ins>
      <w:del w:id="378" w:author="GRAPURIMAC" w:date="2023-06-29T17:48:00Z">
        <w:r w:rsidR="0027169A" w:rsidRPr="005132B3" w:rsidDel="00C317F8">
          <w:rPr>
            <w:rFonts w:ascii="Arial Narrow" w:hAnsi="Arial Narrow" w:cs="Arial"/>
            <w:sz w:val="22"/>
            <w:szCs w:val="22"/>
          </w:rPr>
          <w:delText>.E</w:delText>
        </w:r>
      </w:del>
      <w:r w:rsidR="0027169A" w:rsidRPr="005132B3">
        <w:rPr>
          <w:rFonts w:ascii="Arial Narrow" w:hAnsi="Arial Narrow" w:cs="Arial"/>
          <w:sz w:val="22"/>
          <w:szCs w:val="22"/>
        </w:rPr>
        <w:t>. Leoncio Prado de Rio Blanco consignado en acta de visita de control n</w:t>
      </w:r>
      <w:ins w:id="379" w:author="GRAPURIMAC" w:date="2023-06-29T17:48:00Z">
        <w:r w:rsidRPr="005132B3">
          <w:rPr>
            <w:rFonts w:ascii="Arial Narrow" w:hAnsi="Arial Narrow" w:cs="Arial"/>
            <w:sz w:val="22"/>
            <w:szCs w:val="22"/>
          </w:rPr>
          <w:t>.°</w:t>
        </w:r>
      </w:ins>
      <w:del w:id="380" w:author="GRAPURIMAC" w:date="2023-06-29T17:48:00Z">
        <w:r w:rsidR="0027169A" w:rsidRPr="005132B3" w:rsidDel="00C317F8">
          <w:rPr>
            <w:rFonts w:ascii="Arial Narrow" w:hAnsi="Arial Narrow" w:cs="Arial"/>
            <w:sz w:val="22"/>
            <w:szCs w:val="22"/>
          </w:rPr>
          <w:delText>º</w:delText>
        </w:r>
      </w:del>
      <w:r w:rsidR="0027169A" w:rsidRPr="005132B3">
        <w:rPr>
          <w:rFonts w:ascii="Arial Narrow" w:hAnsi="Arial Narrow" w:cs="Arial"/>
          <w:sz w:val="22"/>
          <w:szCs w:val="22"/>
        </w:rPr>
        <w:t>10</w:t>
      </w:r>
      <w:ins w:id="381" w:author="GRAPURIMAC" w:date="2023-06-29T17:49:00Z">
        <w:r w:rsidRPr="005132B3">
          <w:rPr>
            <w:rFonts w:ascii="Arial Narrow" w:hAnsi="Arial Narrow" w:cs="Arial"/>
            <w:sz w:val="22"/>
            <w:szCs w:val="22"/>
          </w:rPr>
          <w:t>, tal como consta en la imagen siguiente:</w:t>
        </w:r>
      </w:ins>
      <w:del w:id="382" w:author="GRAPURIMAC" w:date="2023-06-29T17:49:00Z">
        <w:r w:rsidR="0027169A" w:rsidRPr="005132B3" w:rsidDel="00C317F8">
          <w:rPr>
            <w:rFonts w:ascii="Arial Narrow" w:hAnsi="Arial Narrow" w:cs="Arial"/>
            <w:sz w:val="22"/>
            <w:szCs w:val="22"/>
          </w:rPr>
          <w:delText>.</w:delText>
        </w:r>
      </w:del>
    </w:p>
    <w:p w14:paraId="155DD029" w14:textId="77777777"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82BFD4" w14:textId="5B31CD4A" w:rsidR="00C317F8" w:rsidRPr="005132B3" w:rsidRDefault="00C317F8" w:rsidP="009F1F32">
      <w:pPr>
        <w:tabs>
          <w:tab w:val="left" w:pos="142"/>
          <w:tab w:val="left" w:pos="1276"/>
        </w:tabs>
        <w:autoSpaceDE w:val="0"/>
        <w:autoSpaceDN w:val="0"/>
        <w:adjustRightInd w:val="0"/>
        <w:ind w:left="709"/>
        <w:jc w:val="both"/>
        <w:rPr>
          <w:ins w:id="383" w:author="GRAPURIMAC" w:date="2023-06-29T17:48:00Z"/>
          <w:rFonts w:ascii="Arial Narrow" w:hAnsi="Arial Narrow" w:cs="Arial"/>
          <w:bCs/>
          <w:sz w:val="22"/>
          <w:szCs w:val="22"/>
        </w:rPr>
      </w:pPr>
      <w:moveToRangeStart w:id="384" w:author="GRAPURIMAC" w:date="2023-06-29T17:49:00Z" w:name="move138953356"/>
      <w:moveTo w:id="385" w:author="GRAPURIMAC" w:date="2023-06-29T17:49:00Z">
        <w:r w:rsidRPr="005132B3">
          <w:rPr>
            <w:noProof/>
            <w:lang w:val="en-US" w:eastAsia="en-US"/>
          </w:rPr>
          <w:drawing>
            <wp:inline distT="0" distB="0" distL="0" distR="0" wp14:anchorId="209D7962" wp14:editId="2C8E9F75">
              <wp:extent cx="4924020" cy="316230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8472" cy="3165159"/>
                      </a:xfrm>
                      <a:prstGeom prst="rect">
                        <a:avLst/>
                      </a:prstGeom>
                      <a:noFill/>
                      <a:ln>
                        <a:noFill/>
                      </a:ln>
                    </pic:spPr>
                  </pic:pic>
                </a:graphicData>
              </a:graphic>
            </wp:inline>
          </w:drawing>
        </w:r>
      </w:moveTo>
      <w:moveToRangeEnd w:id="384"/>
    </w:p>
    <w:p w14:paraId="22A97234" w14:textId="44C3E30E" w:rsidR="00FE09A4" w:rsidRPr="005132B3" w:rsidDel="00C317F8" w:rsidRDefault="00FE09A4">
      <w:pPr>
        <w:tabs>
          <w:tab w:val="left" w:pos="142"/>
          <w:tab w:val="left" w:pos="1276"/>
        </w:tabs>
        <w:autoSpaceDE w:val="0"/>
        <w:autoSpaceDN w:val="0"/>
        <w:adjustRightInd w:val="0"/>
        <w:jc w:val="both"/>
        <w:rPr>
          <w:del w:id="386" w:author="GRAPURIMAC" w:date="2023-06-29T17:48:00Z"/>
          <w:rFonts w:ascii="Arial Narrow" w:hAnsi="Arial Narrow" w:cs="Arial"/>
          <w:bCs/>
          <w:sz w:val="22"/>
          <w:szCs w:val="22"/>
        </w:rPr>
        <w:pPrChange w:id="387" w:author="GRAPURIMAC" w:date="2023-06-29T17:49:00Z">
          <w:pPr>
            <w:tabs>
              <w:tab w:val="left" w:pos="142"/>
              <w:tab w:val="left" w:pos="1276"/>
            </w:tabs>
            <w:autoSpaceDE w:val="0"/>
            <w:autoSpaceDN w:val="0"/>
            <w:adjustRightInd w:val="0"/>
            <w:ind w:left="709"/>
            <w:jc w:val="both"/>
          </w:pPr>
        </w:pPrChange>
      </w:pPr>
      <w:del w:id="388" w:author="GRAPURIMAC" w:date="2023-06-29T17:48:00Z">
        <w:r w:rsidRPr="005132B3" w:rsidDel="00C317F8">
          <w:rPr>
            <w:rFonts w:ascii="Arial Narrow" w:hAnsi="Arial Narrow" w:cs="Arial"/>
            <w:bCs/>
            <w:sz w:val="22"/>
            <w:szCs w:val="22"/>
          </w:rPr>
          <w:delText>Es así, que todo lo mencionado se pudo registrar en actas de visita de control adjunto al presente informe.</w:delText>
        </w:r>
      </w:del>
    </w:p>
    <w:p w14:paraId="09A6615C" w14:textId="77777777" w:rsidR="00246401" w:rsidRPr="005132B3" w:rsidRDefault="00246401">
      <w:pPr>
        <w:tabs>
          <w:tab w:val="left" w:pos="142"/>
          <w:tab w:val="left" w:pos="1276"/>
        </w:tabs>
        <w:autoSpaceDE w:val="0"/>
        <w:autoSpaceDN w:val="0"/>
        <w:adjustRightInd w:val="0"/>
        <w:jc w:val="both"/>
        <w:rPr>
          <w:rFonts w:ascii="Arial Narrow" w:hAnsi="Arial Narrow" w:cs="Arial"/>
          <w:bCs/>
          <w:sz w:val="22"/>
          <w:szCs w:val="22"/>
        </w:rPr>
        <w:pPrChange w:id="389" w:author="GRAPURIMAC" w:date="2023-06-29T17:49:00Z">
          <w:pPr>
            <w:tabs>
              <w:tab w:val="left" w:pos="142"/>
              <w:tab w:val="left" w:pos="1276"/>
            </w:tabs>
            <w:autoSpaceDE w:val="0"/>
            <w:autoSpaceDN w:val="0"/>
            <w:adjustRightInd w:val="0"/>
            <w:ind w:left="709"/>
            <w:jc w:val="both"/>
          </w:pPr>
        </w:pPrChange>
      </w:pPr>
    </w:p>
    <w:p w14:paraId="3784DE6E" w14:textId="33E1BCCE" w:rsidR="00246401" w:rsidRPr="005132B3"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lastRenderedPageBreak/>
        <w:t>La situación antes descrita</w:t>
      </w:r>
      <w:del w:id="390" w:author="GRAPURIMAC" w:date="2023-06-29T17:49:00Z">
        <w:r w:rsidRPr="005132B3" w:rsidDel="00C317F8">
          <w:rPr>
            <w:rFonts w:ascii="Arial Narrow" w:hAnsi="Arial Narrow" w:cs="Arial"/>
            <w:bCs/>
            <w:sz w:val="22"/>
            <w:szCs w:val="22"/>
          </w:rPr>
          <w:delText xml:space="preserve"> </w:delText>
        </w:r>
      </w:del>
      <w:ins w:id="391" w:author="GRAPURIMAC" w:date="2023-06-29T17:49:00Z">
        <w:r w:rsidR="00C317F8" w:rsidRPr="005132B3">
          <w:rPr>
            <w:rFonts w:ascii="Arial Narrow" w:hAnsi="Arial Narrow" w:cs="Arial"/>
            <w:bCs/>
            <w:sz w:val="22"/>
            <w:szCs w:val="22"/>
          </w:rPr>
          <w:t xml:space="preserve"> contraviene la normatividad siguiente</w:t>
        </w:r>
      </w:ins>
      <w:del w:id="392" w:author="GRAPURIMAC" w:date="2023-06-29T17:49:00Z">
        <w:r w:rsidRPr="005132B3" w:rsidDel="00C317F8">
          <w:rPr>
            <w:rFonts w:ascii="Arial Narrow" w:hAnsi="Arial Narrow" w:cs="Arial"/>
            <w:bCs/>
            <w:sz w:val="22"/>
            <w:szCs w:val="22"/>
          </w:rPr>
          <w:delText>podría transgredir lo establecido en las normativas siguientes</w:delText>
        </w:r>
      </w:del>
      <w:r w:rsidRPr="005132B3">
        <w:rPr>
          <w:rFonts w:ascii="Arial Narrow" w:hAnsi="Arial Narrow" w:cs="Arial"/>
          <w:bCs/>
          <w:sz w:val="22"/>
          <w:szCs w:val="22"/>
        </w:rPr>
        <w:t>:</w:t>
      </w:r>
    </w:p>
    <w:p w14:paraId="2A41C08E" w14:textId="77777777" w:rsidR="00246401" w:rsidRPr="005132B3" w:rsidDel="00C317F8" w:rsidRDefault="00246401" w:rsidP="009F1F32">
      <w:pPr>
        <w:tabs>
          <w:tab w:val="left" w:pos="142"/>
          <w:tab w:val="left" w:pos="1276"/>
        </w:tabs>
        <w:autoSpaceDE w:val="0"/>
        <w:autoSpaceDN w:val="0"/>
        <w:adjustRightInd w:val="0"/>
        <w:ind w:left="709"/>
        <w:jc w:val="both"/>
        <w:rPr>
          <w:del w:id="393" w:author="GRAPURIMAC" w:date="2023-06-29T17:49:00Z"/>
          <w:rFonts w:ascii="Arial Narrow" w:hAnsi="Arial Narrow" w:cs="Arial"/>
          <w:bCs/>
          <w:sz w:val="22"/>
          <w:szCs w:val="22"/>
        </w:rPr>
      </w:pPr>
    </w:p>
    <w:p w14:paraId="3FADB8B2" w14:textId="77777777" w:rsidR="001433C5" w:rsidRPr="005132B3" w:rsidRDefault="001433C5">
      <w:pPr>
        <w:tabs>
          <w:tab w:val="left" w:pos="142"/>
          <w:tab w:val="left" w:pos="1276"/>
        </w:tabs>
        <w:autoSpaceDE w:val="0"/>
        <w:autoSpaceDN w:val="0"/>
        <w:adjustRightInd w:val="0"/>
        <w:jc w:val="both"/>
        <w:rPr>
          <w:rFonts w:ascii="Arial Narrow" w:hAnsi="Arial Narrow" w:cs="Arial"/>
          <w:bCs/>
          <w:sz w:val="22"/>
          <w:szCs w:val="22"/>
        </w:rPr>
        <w:pPrChange w:id="394" w:author="GRAPURIMAC" w:date="2023-06-29T17:49:00Z">
          <w:pPr>
            <w:tabs>
              <w:tab w:val="left" w:pos="142"/>
              <w:tab w:val="left" w:pos="1276"/>
            </w:tabs>
            <w:autoSpaceDE w:val="0"/>
            <w:autoSpaceDN w:val="0"/>
            <w:adjustRightInd w:val="0"/>
            <w:ind w:left="709"/>
            <w:jc w:val="both"/>
          </w:pPr>
        </w:pPrChange>
      </w:pPr>
    </w:p>
    <w:p w14:paraId="6E1B0571" w14:textId="10F010CF" w:rsidR="00FE09A4" w:rsidRPr="005132B3"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r w:rsidR="00FE09A4" w:rsidRPr="005132B3">
        <w:rPr>
          <w:rFonts w:ascii="Arial Narrow" w:hAnsi="Arial Narrow" w:cs="Arial"/>
          <w:b/>
          <w:bCs/>
          <w:sz w:val="22"/>
          <w:szCs w:val="22"/>
        </w:rPr>
        <w:t>N°</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 xml:space="preserve">001-2022-GR.APURIMAC/GR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aprobado con Resolución Ejecutiva Regional 467-2022-</w:t>
      </w:r>
      <w:del w:id="395" w:author="GRAPURIMAC" w:date="2023-06-29T17:49:00Z">
        <w:r w:rsidR="00BE01EE" w:rsidRPr="005132B3" w:rsidDel="00C317F8">
          <w:rPr>
            <w:rFonts w:ascii="Arial Narrow" w:hAnsi="Arial Narrow" w:cs="Arial"/>
            <w:b/>
            <w:bCs/>
            <w:sz w:val="22"/>
            <w:szCs w:val="22"/>
          </w:rPr>
          <w:delText>GR.APURIMAC</w:delText>
        </w:r>
      </w:del>
      <w:ins w:id="396" w:author="GRAPURIMAC" w:date="2023-06-29T17:49:00Z">
        <w:r w:rsidR="00C317F8" w:rsidRPr="005132B3">
          <w:rPr>
            <w:rFonts w:ascii="Arial Narrow" w:hAnsi="Arial Narrow" w:cs="Arial"/>
            <w:b/>
            <w:bCs/>
            <w:sz w:val="22"/>
            <w:szCs w:val="22"/>
          </w:rPr>
          <w:t>GR.APURIMAC</w:t>
        </w:r>
      </w:ins>
      <w:r w:rsidR="00BE01EE" w:rsidRPr="005132B3">
        <w:rPr>
          <w:rFonts w:ascii="Arial Narrow" w:hAnsi="Arial Narrow" w:cs="Arial"/>
          <w:b/>
          <w:bCs/>
          <w:sz w:val="22"/>
          <w:szCs w:val="22"/>
        </w:rPr>
        <w:t>/PR de 23 de diciembre del 2022.</w:t>
      </w:r>
    </w:p>
    <w:p w14:paraId="1DACA19C" w14:textId="77777777" w:rsidR="00FE09A4" w:rsidRPr="005132B3"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commentRangeStart w:id="397"/>
      <w:commentRangeStart w:id="398"/>
      <w:r w:rsidRPr="005132B3">
        <w:rPr>
          <w:rFonts w:ascii="Arial Narrow" w:hAnsi="Arial Narrow" w:cs="Arial"/>
          <w:b/>
          <w:i/>
          <w:iCs/>
          <w:sz w:val="22"/>
          <w:szCs w:val="22"/>
        </w:rPr>
        <w:t>8.3.   EJECUCIÓN DE INVERSIONES</w:t>
      </w:r>
    </w:p>
    <w:p w14:paraId="336D0F5F"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commentRangeEnd w:id="397"/>
      <w:r w:rsidR="0012111D" w:rsidRPr="005132B3">
        <w:rPr>
          <w:rStyle w:val="Refdecomentario"/>
        </w:rPr>
        <w:commentReference w:id="397"/>
      </w:r>
      <w:commentRangeEnd w:id="398"/>
      <w:r w:rsidR="00986133" w:rsidRPr="005132B3">
        <w:rPr>
          <w:rStyle w:val="Refdecomentario"/>
        </w:rPr>
        <w:commentReference w:id="398"/>
      </w:r>
    </w:p>
    <w:p w14:paraId="79F375B8"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Pr="005132B3" w:rsidRDefault="00FE09A4" w:rsidP="00FE09A4">
      <w:pPr>
        <w:tabs>
          <w:tab w:val="left" w:pos="142"/>
          <w:tab w:val="left" w:pos="1276"/>
        </w:tabs>
        <w:autoSpaceDE w:val="0"/>
        <w:autoSpaceDN w:val="0"/>
        <w:adjustRightInd w:val="0"/>
        <w:ind w:left="1276"/>
        <w:jc w:val="both"/>
        <w:rPr>
          <w:ins w:id="399" w:author="Manuel Raul Livano Luna" w:date="2023-07-03T15:37:00Z"/>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w:t>
      </w:r>
      <w:del w:id="400" w:author="GRAPURIMAC" w:date="2023-06-29T17:50:00Z">
        <w:r w:rsidRPr="005132B3" w:rsidDel="00C317F8">
          <w:rPr>
            <w:rFonts w:ascii="Arial Narrow" w:hAnsi="Arial Narrow" w:cs="Arial"/>
            <w:bCs/>
            <w:i/>
            <w:iCs/>
            <w:sz w:val="22"/>
            <w:szCs w:val="22"/>
          </w:rPr>
          <w:delText xml:space="preserve"> </w:delText>
        </w:r>
      </w:del>
      <w:r w:rsidRPr="005132B3">
        <w:rPr>
          <w:rFonts w:ascii="Arial Narrow" w:hAnsi="Arial Narrow" w:cs="Arial"/>
          <w:bCs/>
          <w:i/>
          <w:iCs/>
          <w:sz w:val="22"/>
          <w:szCs w:val="22"/>
        </w:rPr>
        <w:t>y/</w:t>
      </w:r>
      <w:proofErr w:type="gramStart"/>
      <w:r w:rsidRPr="005132B3">
        <w:rPr>
          <w:rFonts w:ascii="Arial Narrow" w:hAnsi="Arial Narrow" w:cs="Arial"/>
          <w:bCs/>
          <w:i/>
          <w:iCs/>
          <w:sz w:val="22"/>
          <w:szCs w:val="22"/>
        </w:rPr>
        <w:t>o  Documentos</w:t>
      </w:r>
      <w:proofErr w:type="gramEnd"/>
      <w:r w:rsidRPr="005132B3">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w:t>
      </w:r>
      <w:del w:id="401" w:author="GRAPURIMAC" w:date="2023-06-29T17:50:00Z">
        <w:r w:rsidRPr="005132B3" w:rsidDel="0012111D">
          <w:rPr>
            <w:rFonts w:ascii="Arial Narrow" w:hAnsi="Arial Narrow" w:cs="Arial"/>
            <w:bCs/>
            <w:i/>
            <w:iCs/>
            <w:sz w:val="22"/>
            <w:szCs w:val="22"/>
          </w:rPr>
          <w:delText xml:space="preserve"> </w:delText>
        </w:r>
      </w:del>
      <w:r w:rsidRPr="005132B3">
        <w:rPr>
          <w:rFonts w:ascii="Arial Narrow" w:hAnsi="Arial Narrow" w:cs="Arial"/>
          <w:bCs/>
          <w:i/>
          <w:iCs/>
          <w:sz w:val="22"/>
          <w:szCs w:val="22"/>
        </w:rPr>
        <w:t xml:space="preserve"> de  inversión  (PI)  o  de  inversiones  de  optimización, de ampliación marginal, de reposición y de rehabilitación (IOARR).</w:t>
      </w:r>
    </w:p>
    <w:p w14:paraId="4BCAE3C3" w14:textId="77777777" w:rsidR="00986133" w:rsidRPr="005132B3" w:rsidRDefault="00986133" w:rsidP="00FE09A4">
      <w:pPr>
        <w:tabs>
          <w:tab w:val="left" w:pos="142"/>
          <w:tab w:val="left" w:pos="1276"/>
        </w:tabs>
        <w:autoSpaceDE w:val="0"/>
        <w:autoSpaceDN w:val="0"/>
        <w:adjustRightInd w:val="0"/>
        <w:ind w:left="1276"/>
        <w:jc w:val="both"/>
        <w:rPr>
          <w:ins w:id="402" w:author="Manuel Raul Livano Luna" w:date="2023-07-03T15:37:00Z"/>
          <w:rFonts w:ascii="Arial Narrow" w:hAnsi="Arial Narrow" w:cs="Arial"/>
          <w:bCs/>
          <w:i/>
          <w:iCs/>
          <w:sz w:val="22"/>
          <w:szCs w:val="22"/>
        </w:rPr>
      </w:pPr>
    </w:p>
    <w:p w14:paraId="2BA245D7" w14:textId="4DFD295A" w:rsidR="00986133" w:rsidRPr="005132B3" w:rsidRDefault="00986133" w:rsidP="00FE09A4">
      <w:pPr>
        <w:tabs>
          <w:tab w:val="left" w:pos="142"/>
          <w:tab w:val="left" w:pos="1276"/>
        </w:tabs>
        <w:autoSpaceDE w:val="0"/>
        <w:autoSpaceDN w:val="0"/>
        <w:adjustRightInd w:val="0"/>
        <w:ind w:left="1276"/>
        <w:jc w:val="both"/>
        <w:rPr>
          <w:ins w:id="403" w:author="Manuel Raul Livano Luna" w:date="2023-07-03T15:37:00Z"/>
          <w:rFonts w:ascii="Arial Narrow" w:hAnsi="Arial Narrow" w:cs="Arial"/>
          <w:bCs/>
          <w:i/>
          <w:iCs/>
          <w:sz w:val="22"/>
          <w:szCs w:val="22"/>
        </w:rPr>
      </w:pPr>
      <w:ins w:id="404" w:author="Manuel Raul Livano Luna" w:date="2023-07-03T15:37:00Z">
        <w:r w:rsidRPr="005132B3">
          <w:rPr>
            <w:rFonts w:ascii="Arial Narrow" w:hAnsi="Arial Narrow" w:cs="Arial"/>
            <w:bCs/>
            <w:i/>
            <w:iCs/>
            <w:sz w:val="22"/>
            <w:szCs w:val="22"/>
          </w:rPr>
          <w:t>(…)</w:t>
        </w:r>
      </w:ins>
    </w:p>
    <w:p w14:paraId="75BD153C" w14:textId="77777777" w:rsidR="00986133" w:rsidRPr="005132B3" w:rsidRDefault="00986133" w:rsidP="00FE09A4">
      <w:pPr>
        <w:tabs>
          <w:tab w:val="left" w:pos="142"/>
          <w:tab w:val="left" w:pos="1276"/>
        </w:tabs>
        <w:autoSpaceDE w:val="0"/>
        <w:autoSpaceDN w:val="0"/>
        <w:adjustRightInd w:val="0"/>
        <w:ind w:left="1276"/>
        <w:jc w:val="both"/>
        <w:rPr>
          <w:ins w:id="405" w:author="Manuel Raul Livano Luna" w:date="2023-07-03T15:37:00Z"/>
          <w:rFonts w:ascii="Arial Narrow" w:hAnsi="Arial Narrow" w:cs="Arial"/>
          <w:bCs/>
          <w:i/>
          <w:iCs/>
          <w:sz w:val="22"/>
          <w:szCs w:val="22"/>
        </w:rPr>
      </w:pPr>
    </w:p>
    <w:p w14:paraId="7595375A" w14:textId="77777777" w:rsidR="00986133" w:rsidRPr="005132B3" w:rsidRDefault="00986133">
      <w:pPr>
        <w:ind w:left="1276" w:right="-567" w:firstLine="425"/>
        <w:jc w:val="both"/>
        <w:rPr>
          <w:ins w:id="406" w:author="Manuel Raul Livano Luna" w:date="2023-07-03T15:37:00Z"/>
          <w:rFonts w:ascii="Arial Narrow" w:hAnsi="Arial Narrow" w:cstheme="minorHAnsi"/>
          <w:bCs/>
          <w:i/>
          <w:iCs/>
          <w:rPrChange w:id="407" w:author="Manuel Raul Livano Luna" w:date="2023-07-03T15:37:00Z">
            <w:rPr>
              <w:ins w:id="408" w:author="Manuel Raul Livano Luna" w:date="2023-07-03T15:37:00Z"/>
              <w:rFonts w:cstheme="minorHAnsi"/>
              <w:b/>
            </w:rPr>
          </w:rPrChange>
        </w:rPr>
        <w:pPrChange w:id="409" w:author="Manuel Raul Livano Luna" w:date="2023-07-03T15:37:00Z">
          <w:pPr>
            <w:ind w:left="284" w:right="-567" w:firstLine="425"/>
            <w:jc w:val="both"/>
          </w:pPr>
        </w:pPrChange>
      </w:pPr>
      <w:ins w:id="410" w:author="Manuel Raul Livano Luna" w:date="2023-07-03T15:37:00Z">
        <w:r w:rsidRPr="005132B3">
          <w:rPr>
            <w:rFonts w:ascii="Arial Narrow" w:eastAsiaTheme="minorHAnsi" w:hAnsi="Arial Narrow" w:cstheme="minorHAnsi"/>
            <w:bCs/>
            <w:i/>
            <w:iCs/>
            <w:rPrChange w:id="411" w:author="Manuel Raul Livano Luna" w:date="2023-07-03T15:37:00Z">
              <w:rPr>
                <w:rFonts w:eastAsiaTheme="minorHAnsi" w:cstheme="minorHAnsi"/>
                <w:b/>
              </w:rPr>
            </w:rPrChange>
          </w:rPr>
          <w:t>Características</w:t>
        </w:r>
        <w:r w:rsidRPr="005132B3">
          <w:rPr>
            <w:rFonts w:ascii="Arial Narrow" w:hAnsi="Arial Narrow" w:cstheme="minorHAnsi"/>
            <w:bCs/>
            <w:i/>
            <w:iCs/>
            <w:rPrChange w:id="412" w:author="Manuel Raul Livano Luna" w:date="2023-07-03T15:37:00Z">
              <w:rPr>
                <w:rFonts w:cstheme="minorHAnsi"/>
                <w:b/>
              </w:rPr>
            </w:rPrChange>
          </w:rPr>
          <w:t xml:space="preserve"> de la OLPC</w:t>
        </w:r>
      </w:ins>
    </w:p>
    <w:p w14:paraId="78797E6A" w14:textId="77777777" w:rsidR="00986133" w:rsidRPr="005132B3" w:rsidRDefault="00986133">
      <w:pPr>
        <w:ind w:left="1276" w:right="-567" w:firstLine="425"/>
        <w:jc w:val="both"/>
        <w:rPr>
          <w:ins w:id="413" w:author="Manuel Raul Livano Luna" w:date="2023-07-03T15:37:00Z"/>
          <w:rFonts w:ascii="Arial Narrow" w:hAnsi="Arial Narrow" w:cstheme="minorHAnsi"/>
          <w:bCs/>
          <w:i/>
          <w:iCs/>
          <w:rPrChange w:id="414" w:author="Manuel Raul Livano Luna" w:date="2023-07-03T15:37:00Z">
            <w:rPr>
              <w:ins w:id="415" w:author="Manuel Raul Livano Luna" w:date="2023-07-03T15:37:00Z"/>
              <w:rFonts w:cstheme="minorHAnsi"/>
              <w:bCs/>
            </w:rPr>
          </w:rPrChange>
        </w:rPr>
        <w:pPrChange w:id="416" w:author="Manuel Raul Livano Luna" w:date="2023-07-03T15:37:00Z">
          <w:pPr>
            <w:ind w:left="284" w:right="-567" w:firstLine="425"/>
            <w:jc w:val="both"/>
          </w:pPr>
        </w:pPrChange>
      </w:pPr>
      <w:bookmarkStart w:id="417" w:name="Caracter.C3.ADsticas"/>
      <w:bookmarkEnd w:id="417"/>
    </w:p>
    <w:p w14:paraId="67F3991F" w14:textId="77777777" w:rsidR="00986133" w:rsidRPr="005132B3" w:rsidRDefault="00986133">
      <w:pPr>
        <w:ind w:left="1276" w:firstLine="425"/>
        <w:jc w:val="both"/>
        <w:rPr>
          <w:ins w:id="418" w:author="Manuel Raul Livano Luna" w:date="2023-07-03T15:37:00Z"/>
          <w:rFonts w:ascii="Arial Narrow" w:hAnsi="Arial Narrow" w:cstheme="minorHAnsi"/>
          <w:bCs/>
          <w:i/>
          <w:iCs/>
          <w:rPrChange w:id="419" w:author="Manuel Raul Livano Luna" w:date="2023-07-03T15:37:00Z">
            <w:rPr>
              <w:ins w:id="420" w:author="Manuel Raul Livano Luna" w:date="2023-07-03T15:37:00Z"/>
              <w:rFonts w:cstheme="minorHAnsi"/>
              <w:bCs/>
            </w:rPr>
          </w:rPrChange>
        </w:rPr>
        <w:pPrChange w:id="421" w:author="Manuel Raul Livano Luna" w:date="2023-07-03T15:37:00Z">
          <w:pPr>
            <w:ind w:left="284" w:firstLine="425"/>
            <w:jc w:val="both"/>
          </w:pPr>
        </w:pPrChange>
      </w:pPr>
      <w:ins w:id="422" w:author="Manuel Raul Livano Luna" w:date="2023-07-03T15:37:00Z">
        <w:r w:rsidRPr="005132B3">
          <w:rPr>
            <w:rFonts w:ascii="Arial Narrow" w:hAnsi="Arial Narrow" w:cstheme="minorHAnsi"/>
            <w:bCs/>
            <w:i/>
            <w:iCs/>
            <w:rPrChange w:id="423" w:author="Manuel Raul Livano Luna" w:date="2023-07-03T15:37:00Z">
              <w:rPr>
                <w:rFonts w:cstheme="minorHAnsi"/>
                <w:bCs/>
              </w:rPr>
            </w:rPrChange>
          </w:rPr>
          <w:t>Los niños necesitan más—no menos—funcionalidades que una laptop de alto rendimiento. Puntualmente necesitan tres cosas únicas a su condición: bajo consumo, legibilidad bajo el sol y conectividad automática.</w:t>
        </w:r>
      </w:ins>
    </w:p>
    <w:p w14:paraId="07463AC4" w14:textId="77777777" w:rsidR="00986133" w:rsidRPr="005132B3" w:rsidRDefault="00986133">
      <w:pPr>
        <w:ind w:left="1276" w:right="-567"/>
        <w:jc w:val="both"/>
        <w:rPr>
          <w:ins w:id="424" w:author="Manuel Raul Livano Luna" w:date="2023-07-03T15:37:00Z"/>
          <w:rFonts w:ascii="Arial Narrow" w:hAnsi="Arial Narrow" w:cstheme="minorHAnsi"/>
          <w:bCs/>
          <w:i/>
          <w:iCs/>
          <w:rPrChange w:id="425" w:author="Manuel Raul Livano Luna" w:date="2023-07-03T15:37:00Z">
            <w:rPr>
              <w:ins w:id="426" w:author="Manuel Raul Livano Luna" w:date="2023-07-03T15:37:00Z"/>
              <w:rFonts w:cstheme="minorHAnsi"/>
              <w:bCs/>
            </w:rPr>
          </w:rPrChange>
        </w:rPr>
        <w:pPrChange w:id="427" w:author="Manuel Raul Livano Luna" w:date="2023-07-03T15:37:00Z">
          <w:pPr>
            <w:ind w:left="284" w:right="-567"/>
            <w:jc w:val="both"/>
          </w:pPr>
        </w:pPrChange>
      </w:pPr>
    </w:p>
    <w:p w14:paraId="2C493863" w14:textId="77777777" w:rsidR="00986133" w:rsidRPr="005132B3" w:rsidRDefault="00986133">
      <w:pPr>
        <w:pStyle w:val="Prrafodelista"/>
        <w:numPr>
          <w:ilvl w:val="0"/>
          <w:numId w:val="12"/>
        </w:numPr>
        <w:spacing w:after="0" w:line="240" w:lineRule="auto"/>
        <w:ind w:left="1996"/>
        <w:jc w:val="both"/>
        <w:rPr>
          <w:ins w:id="428" w:author="Manuel Raul Livano Luna" w:date="2023-07-03T15:37:00Z"/>
          <w:rFonts w:ascii="Arial Narrow" w:hAnsi="Arial Narrow" w:cstheme="minorHAnsi"/>
          <w:bCs/>
          <w:i/>
          <w:iCs/>
          <w:rPrChange w:id="429" w:author="Manuel Raul Livano Luna" w:date="2023-07-03T15:37:00Z">
            <w:rPr>
              <w:ins w:id="430" w:author="Manuel Raul Livano Luna" w:date="2023-07-03T15:37:00Z"/>
              <w:rFonts w:asciiTheme="minorHAnsi" w:hAnsiTheme="minorHAnsi" w:cstheme="minorHAnsi"/>
              <w:bCs/>
            </w:rPr>
          </w:rPrChange>
        </w:rPr>
        <w:pPrChange w:id="431" w:author="Manuel Raul Livano Luna" w:date="2023-07-03T15:37:00Z">
          <w:pPr>
            <w:pStyle w:val="Prrafodelista"/>
            <w:numPr>
              <w:numId w:val="12"/>
            </w:numPr>
            <w:spacing w:after="0" w:line="240" w:lineRule="auto"/>
            <w:ind w:left="1004" w:hanging="360"/>
            <w:jc w:val="both"/>
          </w:pPr>
        </w:pPrChange>
      </w:pPr>
      <w:ins w:id="432" w:author="Manuel Raul Livano Luna" w:date="2023-07-03T15:37:00Z">
        <w:r w:rsidRPr="005132B3">
          <w:rPr>
            <w:rFonts w:ascii="Arial Narrow" w:hAnsi="Arial Narrow" w:cstheme="minorHAnsi"/>
            <w:bCs/>
            <w:i/>
            <w:iCs/>
            <w:rPrChange w:id="433" w:author="Manuel Raul Livano Luna" w:date="2023-07-03T15:37:00Z">
              <w:rPr>
                <w:rFonts w:asciiTheme="minorHAnsi" w:hAnsiTheme="minorHAnsi" w:cstheme="minorHAnsi"/>
                <w:bCs/>
              </w:rPr>
            </w:rPrChange>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ins>
    </w:p>
    <w:p w14:paraId="1004F6E0" w14:textId="77777777" w:rsidR="00986133" w:rsidRPr="005132B3" w:rsidRDefault="00986133">
      <w:pPr>
        <w:pStyle w:val="Prrafodelista"/>
        <w:numPr>
          <w:ilvl w:val="0"/>
          <w:numId w:val="12"/>
        </w:numPr>
        <w:spacing w:after="0" w:line="240" w:lineRule="auto"/>
        <w:ind w:left="1996"/>
        <w:jc w:val="both"/>
        <w:rPr>
          <w:ins w:id="434" w:author="Manuel Raul Livano Luna" w:date="2023-07-03T15:37:00Z"/>
          <w:rFonts w:ascii="Arial Narrow" w:hAnsi="Arial Narrow" w:cstheme="minorHAnsi"/>
          <w:bCs/>
          <w:i/>
          <w:iCs/>
          <w:rPrChange w:id="435" w:author="Manuel Raul Livano Luna" w:date="2023-07-03T15:37:00Z">
            <w:rPr>
              <w:ins w:id="436" w:author="Manuel Raul Livano Luna" w:date="2023-07-03T15:37:00Z"/>
              <w:rFonts w:asciiTheme="minorHAnsi" w:hAnsiTheme="minorHAnsi" w:cstheme="minorHAnsi"/>
              <w:bCs/>
            </w:rPr>
          </w:rPrChange>
        </w:rPr>
        <w:pPrChange w:id="437" w:author="Manuel Raul Livano Luna" w:date="2023-07-03T15:37:00Z">
          <w:pPr>
            <w:pStyle w:val="Prrafodelista"/>
            <w:numPr>
              <w:numId w:val="12"/>
            </w:numPr>
            <w:spacing w:after="0" w:line="240" w:lineRule="auto"/>
            <w:ind w:left="1004" w:hanging="360"/>
            <w:jc w:val="both"/>
          </w:pPr>
        </w:pPrChange>
      </w:pPr>
      <w:ins w:id="438" w:author="Manuel Raul Livano Luna" w:date="2023-07-03T15:37:00Z">
        <w:r w:rsidRPr="005132B3">
          <w:rPr>
            <w:rFonts w:ascii="Arial Narrow" w:hAnsi="Arial Narrow" w:cstheme="minorHAnsi"/>
            <w:bCs/>
            <w:i/>
            <w:iCs/>
            <w:rPrChange w:id="439" w:author="Manuel Raul Livano Luna" w:date="2023-07-03T15:37:00Z">
              <w:rPr>
                <w:rFonts w:asciiTheme="minorHAnsi" w:hAnsiTheme="minorHAnsi" w:cstheme="minorHAnsi"/>
                <w:bCs/>
              </w:rPr>
            </w:rPrChange>
          </w:rPr>
          <w:t>Las laptops no pueden enchufarse a los pupitres en las aulas. Aun las escuelas más ricas no pueden proveer energía a cada pupitre.</w:t>
        </w:r>
      </w:ins>
    </w:p>
    <w:p w14:paraId="297F98BD" w14:textId="77777777" w:rsidR="00986133" w:rsidRPr="005132B3" w:rsidRDefault="00986133">
      <w:pPr>
        <w:pStyle w:val="Prrafodelista"/>
        <w:numPr>
          <w:ilvl w:val="0"/>
          <w:numId w:val="12"/>
        </w:numPr>
        <w:spacing w:after="0" w:line="240" w:lineRule="auto"/>
        <w:ind w:left="1996"/>
        <w:jc w:val="both"/>
        <w:rPr>
          <w:ins w:id="440" w:author="Manuel Raul Livano Luna" w:date="2023-07-03T15:37:00Z"/>
          <w:rFonts w:ascii="Arial Narrow" w:hAnsi="Arial Narrow" w:cstheme="minorHAnsi"/>
          <w:bCs/>
          <w:i/>
          <w:iCs/>
          <w:rPrChange w:id="441" w:author="Manuel Raul Livano Luna" w:date="2023-07-03T15:37:00Z">
            <w:rPr>
              <w:ins w:id="442" w:author="Manuel Raul Livano Luna" w:date="2023-07-03T15:37:00Z"/>
              <w:rFonts w:asciiTheme="minorHAnsi" w:hAnsiTheme="minorHAnsi" w:cstheme="minorHAnsi"/>
              <w:bCs/>
            </w:rPr>
          </w:rPrChange>
        </w:rPr>
        <w:pPrChange w:id="443" w:author="Manuel Raul Livano Luna" w:date="2023-07-03T15:37:00Z">
          <w:pPr>
            <w:pStyle w:val="Prrafodelista"/>
            <w:numPr>
              <w:numId w:val="12"/>
            </w:numPr>
            <w:spacing w:after="0" w:line="240" w:lineRule="auto"/>
            <w:ind w:left="1004" w:hanging="360"/>
            <w:jc w:val="both"/>
          </w:pPr>
        </w:pPrChange>
      </w:pPr>
      <w:ins w:id="444" w:author="Manuel Raul Livano Luna" w:date="2023-07-03T15:37:00Z">
        <w:r w:rsidRPr="005132B3">
          <w:rPr>
            <w:rFonts w:ascii="Arial Narrow" w:hAnsi="Arial Narrow" w:cstheme="minorHAnsi"/>
            <w:bCs/>
            <w:i/>
            <w:iCs/>
            <w:rPrChange w:id="445" w:author="Manuel Raul Livano Luna" w:date="2023-07-03T15:37:00Z">
              <w:rPr>
                <w:rFonts w:asciiTheme="minorHAnsi" w:hAnsiTheme="minorHAnsi" w:cstheme="minorHAnsi"/>
                <w:bCs/>
              </w:rPr>
            </w:rPrChange>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ins>
    </w:p>
    <w:p w14:paraId="1F134854" w14:textId="77777777" w:rsidR="00986133" w:rsidRPr="005132B3" w:rsidRDefault="00986133">
      <w:pPr>
        <w:pStyle w:val="Prrafodelista"/>
        <w:numPr>
          <w:ilvl w:val="0"/>
          <w:numId w:val="12"/>
        </w:numPr>
        <w:spacing w:after="0" w:line="240" w:lineRule="auto"/>
        <w:ind w:left="1996"/>
        <w:jc w:val="both"/>
        <w:rPr>
          <w:ins w:id="446" w:author="Manuel Raul Livano Luna" w:date="2023-07-03T15:37:00Z"/>
          <w:rFonts w:ascii="Arial Narrow" w:hAnsi="Arial Narrow" w:cstheme="minorHAnsi"/>
          <w:b/>
          <w:i/>
          <w:iCs/>
          <w:u w:val="single"/>
          <w:rPrChange w:id="447" w:author="Manuel Raul Livano Luna" w:date="2023-07-03T15:38:00Z">
            <w:rPr>
              <w:ins w:id="448" w:author="Manuel Raul Livano Luna" w:date="2023-07-03T15:37:00Z"/>
              <w:rFonts w:asciiTheme="minorHAnsi" w:hAnsiTheme="minorHAnsi" w:cstheme="minorHAnsi"/>
              <w:bCs/>
            </w:rPr>
          </w:rPrChange>
        </w:rPr>
        <w:pPrChange w:id="449" w:author="Manuel Raul Livano Luna" w:date="2023-07-03T15:37:00Z">
          <w:pPr>
            <w:pStyle w:val="Prrafodelista"/>
            <w:numPr>
              <w:numId w:val="12"/>
            </w:numPr>
            <w:spacing w:after="0" w:line="240" w:lineRule="auto"/>
            <w:ind w:left="1004" w:hanging="360"/>
            <w:jc w:val="both"/>
          </w:pPr>
        </w:pPrChange>
      </w:pPr>
      <w:ins w:id="450" w:author="Manuel Raul Livano Luna" w:date="2023-07-03T15:37:00Z">
        <w:r w:rsidRPr="005132B3">
          <w:rPr>
            <w:rFonts w:ascii="Arial Narrow" w:hAnsi="Arial Narrow" w:cstheme="minorHAnsi"/>
            <w:b/>
            <w:i/>
            <w:iCs/>
            <w:u w:val="single"/>
            <w:rPrChange w:id="451" w:author="Manuel Raul Livano Luna" w:date="2023-07-03T15:38:00Z">
              <w:rPr>
                <w:rFonts w:asciiTheme="minorHAnsi" w:hAnsiTheme="minorHAnsi" w:cstheme="minorHAnsi"/>
                <w:bCs/>
              </w:rPr>
            </w:rPrChange>
          </w:rPr>
          <w:t xml:space="preserve">La conectividad no puede suponer DSL, </w:t>
        </w:r>
        <w:proofErr w:type="spellStart"/>
        <w:r w:rsidRPr="005132B3">
          <w:rPr>
            <w:rFonts w:ascii="Arial Narrow" w:hAnsi="Arial Narrow" w:cstheme="minorHAnsi"/>
            <w:b/>
            <w:i/>
            <w:iCs/>
            <w:u w:val="single"/>
            <w:rPrChange w:id="452" w:author="Manuel Raul Livano Luna" w:date="2023-07-03T15:38:00Z">
              <w:rPr>
                <w:rFonts w:asciiTheme="minorHAnsi" w:hAnsiTheme="minorHAnsi" w:cstheme="minorHAnsi"/>
                <w:bCs/>
              </w:rPr>
            </w:rPrChange>
          </w:rPr>
          <w:t>hotspots</w:t>
        </w:r>
        <w:proofErr w:type="spellEnd"/>
        <w:r w:rsidRPr="005132B3">
          <w:rPr>
            <w:rFonts w:ascii="Arial Narrow" w:hAnsi="Arial Narrow" w:cstheme="minorHAnsi"/>
            <w:b/>
            <w:i/>
            <w:iCs/>
            <w:u w:val="single"/>
            <w:rPrChange w:id="453" w:author="Manuel Raul Livano Luna" w:date="2023-07-03T15:38:00Z">
              <w:rPr>
                <w:rFonts w:asciiTheme="minorHAnsi" w:hAnsiTheme="minorHAnsi" w:cstheme="minorHAnsi"/>
                <w:bCs/>
              </w:rPr>
            </w:rPrChange>
          </w:rPr>
          <w:t xml:space="preserve">, </w:t>
        </w:r>
        <w:proofErr w:type="spellStart"/>
        <w:r w:rsidRPr="005132B3">
          <w:rPr>
            <w:rFonts w:ascii="Arial Narrow" w:hAnsi="Arial Narrow" w:cstheme="minorHAnsi"/>
            <w:b/>
            <w:i/>
            <w:iCs/>
            <w:u w:val="single"/>
            <w:rPrChange w:id="454" w:author="Manuel Raul Livano Luna" w:date="2023-07-03T15:38:00Z">
              <w:rPr>
                <w:rFonts w:asciiTheme="minorHAnsi" w:hAnsiTheme="minorHAnsi" w:cstheme="minorHAnsi"/>
                <w:bCs/>
              </w:rPr>
            </w:rPrChange>
          </w:rPr>
          <w:t>WiFi</w:t>
        </w:r>
        <w:proofErr w:type="spellEnd"/>
        <w:r w:rsidRPr="005132B3">
          <w:rPr>
            <w:rFonts w:ascii="Arial Narrow" w:hAnsi="Arial Narrow" w:cstheme="minorHAnsi"/>
            <w:b/>
            <w:i/>
            <w:iCs/>
            <w:u w:val="single"/>
            <w:rPrChange w:id="455" w:author="Manuel Raul Livano Luna" w:date="2023-07-03T15:38:00Z">
              <w:rPr>
                <w:rFonts w:asciiTheme="minorHAnsi" w:hAnsiTheme="minorHAnsi" w:cstheme="minorHAnsi"/>
                <w:bCs/>
              </w:rPr>
            </w:rPrChange>
          </w:rPr>
          <w:t xml:space="preserve"> o similares. Las laptops deben ser capaces de generar una red de manera automática y </w:t>
        </w:r>
        <w:r w:rsidRPr="005132B3">
          <w:rPr>
            <w:rFonts w:ascii="Arial Narrow" w:hAnsi="Arial Narrow" w:cstheme="minorHAnsi"/>
            <w:b/>
            <w:i/>
            <w:iCs/>
            <w:u w:val="single"/>
            <w:rPrChange w:id="456" w:author="Manuel Raul Livano Luna" w:date="2023-07-03T15:38:00Z">
              <w:rPr>
                <w:rFonts w:asciiTheme="minorHAnsi" w:hAnsiTheme="minorHAnsi" w:cstheme="minorHAnsi"/>
                <w:bCs/>
              </w:rPr>
            </w:rPrChange>
          </w:rPr>
          <w:lastRenderedPageBreak/>
          <w:t>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ins>
    </w:p>
    <w:p w14:paraId="41CA84CC" w14:textId="77777777" w:rsidR="00986133" w:rsidRPr="005132B3" w:rsidRDefault="00986133">
      <w:pPr>
        <w:pStyle w:val="Prrafodelista"/>
        <w:numPr>
          <w:ilvl w:val="0"/>
          <w:numId w:val="12"/>
        </w:numPr>
        <w:spacing w:after="0" w:line="240" w:lineRule="auto"/>
        <w:ind w:left="1996"/>
        <w:jc w:val="both"/>
        <w:rPr>
          <w:ins w:id="457" w:author="Manuel Raul Livano Luna" w:date="2023-07-03T15:37:00Z"/>
          <w:rFonts w:ascii="Arial Narrow" w:hAnsi="Arial Narrow" w:cstheme="minorHAnsi"/>
          <w:bCs/>
          <w:i/>
          <w:iCs/>
          <w:rPrChange w:id="458" w:author="Manuel Raul Livano Luna" w:date="2023-07-03T15:37:00Z">
            <w:rPr>
              <w:ins w:id="459" w:author="Manuel Raul Livano Luna" w:date="2023-07-03T15:37:00Z"/>
              <w:rFonts w:asciiTheme="minorHAnsi" w:hAnsiTheme="minorHAnsi" w:cstheme="minorHAnsi"/>
              <w:bCs/>
            </w:rPr>
          </w:rPrChange>
        </w:rPr>
        <w:pPrChange w:id="460" w:author="Manuel Raul Livano Luna" w:date="2023-07-03T15:37:00Z">
          <w:pPr>
            <w:pStyle w:val="Prrafodelista"/>
            <w:numPr>
              <w:numId w:val="12"/>
            </w:numPr>
            <w:spacing w:after="0" w:line="240" w:lineRule="auto"/>
            <w:ind w:left="1004" w:hanging="360"/>
            <w:jc w:val="both"/>
          </w:pPr>
        </w:pPrChange>
      </w:pPr>
      <w:ins w:id="461" w:author="Manuel Raul Livano Luna" w:date="2023-07-03T15:37:00Z">
        <w:r w:rsidRPr="005132B3">
          <w:rPr>
            <w:rFonts w:ascii="Arial Narrow" w:hAnsi="Arial Narrow" w:cstheme="minorHAnsi"/>
            <w:bCs/>
            <w:i/>
            <w:iCs/>
            <w:rPrChange w:id="462" w:author="Manuel Raul Livano Luna" w:date="2023-07-03T15:37:00Z">
              <w:rPr>
                <w:rFonts w:asciiTheme="minorHAnsi" w:hAnsiTheme="minorHAnsi" w:cstheme="minorHAnsi"/>
                <w:bCs/>
              </w:rPr>
            </w:rPrChange>
          </w:rPr>
          <w:t>Una meta ulterior del esfuerzo de la OLPC es lograr que los gigantes del software y hardware se despierten y cobren conciencia sobre las necesidades de los niños en los países en vías de desarrollo y reconsideren sus estrategias acordemente.</w:t>
        </w:r>
      </w:ins>
    </w:p>
    <w:p w14:paraId="11556E7D" w14:textId="77777777" w:rsidR="00986133" w:rsidRPr="005132B3" w:rsidRDefault="00986133">
      <w:pPr>
        <w:pStyle w:val="Prrafodelista"/>
        <w:numPr>
          <w:ilvl w:val="0"/>
          <w:numId w:val="12"/>
        </w:numPr>
        <w:spacing w:after="0" w:line="240" w:lineRule="auto"/>
        <w:ind w:left="1996"/>
        <w:jc w:val="both"/>
        <w:rPr>
          <w:ins w:id="463" w:author="Manuel Raul Livano Luna" w:date="2023-07-03T15:37:00Z"/>
          <w:rFonts w:ascii="Arial Narrow" w:hAnsi="Arial Narrow" w:cstheme="minorHAnsi"/>
          <w:bCs/>
          <w:i/>
          <w:iCs/>
          <w:rPrChange w:id="464" w:author="Manuel Raul Livano Luna" w:date="2023-07-03T15:37:00Z">
            <w:rPr>
              <w:ins w:id="465" w:author="Manuel Raul Livano Luna" w:date="2023-07-03T15:37:00Z"/>
              <w:rFonts w:asciiTheme="minorHAnsi" w:hAnsiTheme="minorHAnsi" w:cstheme="minorHAnsi"/>
              <w:bCs/>
            </w:rPr>
          </w:rPrChange>
        </w:rPr>
        <w:pPrChange w:id="466" w:author="Manuel Raul Livano Luna" w:date="2023-07-03T15:37:00Z">
          <w:pPr>
            <w:pStyle w:val="Prrafodelista"/>
            <w:numPr>
              <w:numId w:val="12"/>
            </w:numPr>
            <w:spacing w:after="0" w:line="240" w:lineRule="auto"/>
            <w:ind w:left="1004" w:hanging="360"/>
            <w:jc w:val="both"/>
          </w:pPr>
        </w:pPrChange>
      </w:pPr>
      <w:ins w:id="467" w:author="Manuel Raul Livano Luna" w:date="2023-07-03T15:37:00Z">
        <w:r w:rsidRPr="005132B3">
          <w:rPr>
            <w:rFonts w:ascii="Arial Narrow" w:hAnsi="Arial Narrow" w:cstheme="minorHAnsi"/>
            <w:bCs/>
            <w:i/>
            <w:iCs/>
            <w:rPrChange w:id="468" w:author="Manuel Raul Livano Luna" w:date="2023-07-03T15:37:00Z">
              <w:rPr>
                <w:rFonts w:asciiTheme="minorHAnsi" w:hAnsiTheme="minorHAnsi" w:cstheme="minorHAnsi"/>
                <w:bCs/>
              </w:rPr>
            </w:rPrChange>
          </w:rPr>
          <w:t>Si bien estos ensayos en teoría son bastante alentadores en la práctica el programa no se ha masificado como originalmente se quiso y la cobertura no ha llegado al 100% de la población de los niños.</w:t>
        </w:r>
      </w:ins>
    </w:p>
    <w:p w14:paraId="2123C3D0" w14:textId="77777777" w:rsidR="00986133" w:rsidRPr="005132B3" w:rsidRDefault="00986133"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CD33E4E" w14:textId="77777777" w:rsidR="007566CC" w:rsidRPr="005132B3"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C31D4F"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E490CA8"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ins w:id="469" w:author="GRAPURIMAC" w:date="2023-06-29T17:51:00Z">
        <w:r w:rsidR="0012111D" w:rsidRPr="005132B3">
          <w:rPr>
            <w:rFonts w:ascii="Arial Narrow" w:hAnsi="Arial Narrow" w:cs="Arial"/>
            <w:bCs/>
            <w:sz w:val="22"/>
            <w:szCs w:val="22"/>
          </w:rPr>
          <w:t>podría dañarse o deteriorarse</w:t>
        </w:r>
      </w:ins>
      <w:del w:id="470" w:author="GRAPURIMAC" w:date="2023-06-29T17:51:00Z">
        <w:r w:rsidR="00FE09A4" w:rsidRPr="005132B3" w:rsidDel="0012111D">
          <w:rPr>
            <w:rFonts w:ascii="Arial Narrow" w:hAnsi="Arial Narrow" w:cs="Arial"/>
            <w:bCs/>
            <w:sz w:val="22"/>
            <w:szCs w:val="22"/>
          </w:rPr>
          <w:delText>sean</w:delText>
        </w:r>
      </w:del>
      <w:ins w:id="471" w:author="GRAPURIMAC" w:date="2023-06-29T17:52:00Z">
        <w:r w:rsidR="0012111D" w:rsidRPr="005132B3">
          <w:rPr>
            <w:rFonts w:ascii="Arial Narrow" w:hAnsi="Arial Narrow" w:cs="Arial"/>
            <w:bCs/>
            <w:sz w:val="22"/>
            <w:szCs w:val="22"/>
          </w:rPr>
          <w:t xml:space="preserve"> y, con ello,</w:t>
        </w:r>
      </w:ins>
      <w:del w:id="472" w:author="GRAPURIMAC" w:date="2023-06-29T17:52:00Z">
        <w:r w:rsidR="00FE09A4" w:rsidRPr="005132B3" w:rsidDel="0012111D">
          <w:rPr>
            <w:rFonts w:ascii="Arial Narrow" w:hAnsi="Arial Narrow" w:cs="Arial"/>
            <w:bCs/>
            <w:sz w:val="22"/>
            <w:szCs w:val="22"/>
          </w:rPr>
          <w:delText xml:space="preserve"> dañados o deteriorados en actividades diferentes a las planteadas por el proyecto</w:delText>
        </w:r>
      </w:del>
      <w:r w:rsidR="00FE09A4" w:rsidRPr="005132B3">
        <w:rPr>
          <w:rFonts w:ascii="Arial Narrow" w:hAnsi="Arial Narrow" w:cs="Arial"/>
          <w:bCs/>
          <w:sz w:val="22"/>
          <w:szCs w:val="22"/>
        </w:rPr>
        <w:t xml:space="preserve"> </w:t>
      </w:r>
      <w:del w:id="473" w:author="GRAPURIMAC" w:date="2023-06-29T17:52:00Z">
        <w:r w:rsidR="00FE09A4" w:rsidRPr="005132B3" w:rsidDel="0012111D">
          <w:rPr>
            <w:rFonts w:ascii="Arial Narrow" w:hAnsi="Arial Narrow" w:cs="Arial"/>
            <w:bCs/>
            <w:sz w:val="22"/>
            <w:szCs w:val="22"/>
          </w:rPr>
          <w:delText xml:space="preserve">generando el riesgo de </w:delText>
        </w:r>
      </w:del>
      <w:r w:rsidR="00FE09A4" w:rsidRPr="005132B3">
        <w:rPr>
          <w:rFonts w:ascii="Arial Narrow" w:hAnsi="Arial Narrow" w:cs="Arial"/>
          <w:bCs/>
          <w:sz w:val="22"/>
          <w:szCs w:val="22"/>
        </w:rPr>
        <w:t>no</w:t>
      </w:r>
      <w:ins w:id="474" w:author="GRAPURIMAC" w:date="2023-06-29T17:52:00Z">
        <w:r w:rsidR="0012111D" w:rsidRPr="005132B3">
          <w:rPr>
            <w:rFonts w:ascii="Arial Narrow" w:hAnsi="Arial Narrow" w:cs="Arial"/>
            <w:bCs/>
            <w:sz w:val="22"/>
            <w:szCs w:val="22"/>
          </w:rPr>
          <w:t xml:space="preserve"> se</w:t>
        </w:r>
      </w:ins>
      <w:r w:rsidR="00FE09A4" w:rsidRPr="005132B3">
        <w:rPr>
          <w:rFonts w:ascii="Arial Narrow" w:hAnsi="Arial Narrow" w:cs="Arial"/>
          <w:bCs/>
          <w:sz w:val="22"/>
          <w:szCs w:val="22"/>
        </w:rPr>
        <w:t xml:space="preserve"> cerrar</w:t>
      </w:r>
      <w:ins w:id="475" w:author="GRAPURIMAC" w:date="2023-06-29T17:52:00Z">
        <w:r w:rsidR="0012111D" w:rsidRPr="005132B3">
          <w:rPr>
            <w:rFonts w:ascii="Arial Narrow" w:hAnsi="Arial Narrow" w:cs="Arial"/>
            <w:bCs/>
            <w:sz w:val="22"/>
            <w:szCs w:val="22"/>
          </w:rPr>
          <w:t>ía</w:t>
        </w:r>
      </w:ins>
      <w:r w:rsidR="00FE09A4" w:rsidRPr="005132B3">
        <w:rPr>
          <w:rFonts w:ascii="Arial Narrow" w:hAnsi="Arial Narrow" w:cs="Arial"/>
          <w:bCs/>
          <w:sz w:val="22"/>
          <w:szCs w:val="22"/>
        </w:rPr>
        <w:t xml:space="preserve"> la brecha de acceso a las tecnologías</w:t>
      </w:r>
      <w:ins w:id="476" w:author="GRAPURIMAC" w:date="2023-06-29T17:52:00Z">
        <w:r w:rsidR="0012111D" w:rsidRPr="005132B3">
          <w:rPr>
            <w:rFonts w:ascii="Arial Narrow" w:hAnsi="Arial Narrow" w:cs="Arial"/>
            <w:bCs/>
            <w:sz w:val="22"/>
            <w:szCs w:val="22"/>
          </w:rPr>
          <w:t>.</w:t>
        </w:r>
      </w:ins>
      <w:del w:id="477" w:author="GRAPURIMAC" w:date="2023-06-29T17:52:00Z">
        <w:r w:rsidR="00FE09A4" w:rsidRPr="005132B3" w:rsidDel="0012111D">
          <w:rPr>
            <w:rFonts w:ascii="Arial Narrow" w:hAnsi="Arial Narrow" w:cs="Arial"/>
            <w:bCs/>
            <w:sz w:val="22"/>
            <w:szCs w:val="22"/>
          </w:rPr>
          <w:delText xml:space="preserve"> y el objetivo principal como objetivo planteado en el componente de capacitación.</w:delText>
        </w:r>
      </w:del>
    </w:p>
    <w:p w14:paraId="4E00D29B" w14:textId="77777777" w:rsidR="009F1F32" w:rsidRPr="005132B3"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EA80F5E" w:rsidR="00FE09A4" w:rsidRPr="005132B3"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478" w:name="_Toc139299619"/>
      <w:r w:rsidRPr="005132B3">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sidRPr="005132B3">
        <w:rPr>
          <w:rFonts w:ascii="Arial Narrow" w:hAnsi="Arial Narrow"/>
          <w:b/>
          <w:bCs/>
        </w:rPr>
        <w:t xml:space="preserve">02 </w:t>
      </w:r>
      <w:r w:rsidRPr="005132B3">
        <w:rPr>
          <w:rFonts w:ascii="Arial Narrow" w:hAnsi="Arial Narrow"/>
          <w:b/>
          <w:bCs/>
        </w:rPr>
        <w:t xml:space="preserve">SERVIDORES DAÑADOS POR TORMENTAS </w:t>
      </w:r>
      <w:r w:rsidR="0094167C" w:rsidRPr="005132B3">
        <w:rPr>
          <w:rFonts w:ascii="Arial Narrow" w:hAnsi="Arial Narrow"/>
          <w:b/>
          <w:bCs/>
        </w:rPr>
        <w:t>ELÉCTRICAS EN LAS I.E. JOSÉ MARÍA ARGUEDAS Y LA I.E. SAN PEDRO DE URIPA</w:t>
      </w:r>
      <w:ins w:id="479" w:author="GRAPURIMAC" w:date="2023-06-29T17:59:00Z">
        <w:r w:rsidR="0012111D" w:rsidRPr="005132B3">
          <w:rPr>
            <w:rFonts w:ascii="Arial Narrow" w:hAnsi="Arial Narrow"/>
            <w:b/>
            <w:bCs/>
          </w:rPr>
          <w:t>,</w:t>
        </w:r>
      </w:ins>
      <w:r w:rsidR="0094167C" w:rsidRPr="005132B3">
        <w:rPr>
          <w:rFonts w:ascii="Arial Narrow" w:hAnsi="Arial Narrow"/>
          <w:b/>
          <w:bCs/>
        </w:rPr>
        <w:t xml:space="preserve"> </w:t>
      </w:r>
      <w:r w:rsidRPr="005132B3">
        <w:rPr>
          <w:rFonts w:ascii="Arial Narrow" w:hAnsi="Arial Narrow"/>
          <w:b/>
          <w:bCs/>
        </w:rPr>
        <w:t xml:space="preserve">LO QUE </w:t>
      </w:r>
      <w:del w:id="480" w:author="GRAPURIMAC" w:date="2023-06-29T18:00:00Z">
        <w:r w:rsidRPr="005132B3" w:rsidDel="0012111D">
          <w:rPr>
            <w:rFonts w:ascii="Arial Narrow" w:hAnsi="Arial Narrow"/>
            <w:b/>
            <w:bCs/>
          </w:rPr>
          <w:delText xml:space="preserve">TAMBIÉN </w:delText>
        </w:r>
      </w:del>
      <w:r w:rsidRPr="005132B3">
        <w:rPr>
          <w:rFonts w:ascii="Arial Narrow" w:hAnsi="Arial Narrow"/>
          <w:b/>
          <w:bCs/>
        </w:rPr>
        <w:t>PONDRÍA EN RIESGO LOS EQUIPOS ENTREGADOS RECIENTEMENTE YA QUE ESTOS ESTARÍAN CONECTADOS A LA MISMA RED ELÉCTRICA.</w:t>
      </w:r>
      <w:bookmarkEnd w:id="478"/>
    </w:p>
    <w:p w14:paraId="746A9827" w14:textId="75C027B2" w:rsidR="00FE09A4" w:rsidRPr="005132B3" w:rsidRDefault="0094167C" w:rsidP="00FE09A4">
      <w:pPr>
        <w:tabs>
          <w:tab w:val="left" w:pos="142"/>
          <w:tab w:val="left" w:pos="1276"/>
        </w:tabs>
        <w:autoSpaceDE w:val="0"/>
        <w:autoSpaceDN w:val="0"/>
        <w:adjustRightInd w:val="0"/>
        <w:ind w:left="709"/>
        <w:jc w:val="both"/>
        <w:rPr>
          <w:ins w:id="481" w:author="GRAPURIMAC" w:date="2023-06-29T18:01:00Z"/>
          <w:rFonts w:ascii="Arial Narrow" w:hAnsi="Arial Narrow" w:cs="Arial"/>
          <w:bCs/>
          <w:sz w:val="22"/>
          <w:szCs w:val="22"/>
        </w:rPr>
      </w:pPr>
      <w:r w:rsidRPr="005132B3">
        <w:rPr>
          <w:rFonts w:ascii="Arial Narrow" w:hAnsi="Arial Narrow" w:cs="Arial"/>
          <w:bCs/>
          <w:sz w:val="22"/>
          <w:szCs w:val="22"/>
        </w:rPr>
        <w:t>Al respecto</w:t>
      </w:r>
      <w:ins w:id="482" w:author="GRAPURIMAC" w:date="2023-06-29T18:00:00Z">
        <w:r w:rsidR="00F043EA" w:rsidRPr="005132B3">
          <w:rPr>
            <w:rFonts w:ascii="Arial Narrow" w:hAnsi="Arial Narrow" w:cs="Arial"/>
            <w:bCs/>
            <w:sz w:val="22"/>
            <w:szCs w:val="22"/>
          </w:rPr>
          <w:t>,</w:t>
        </w:r>
      </w:ins>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 en </w:t>
      </w:r>
      <w:r w:rsidR="00BB6304" w:rsidRPr="005132B3">
        <w:rPr>
          <w:rFonts w:ascii="Arial Narrow" w:hAnsi="Arial Narrow" w:cs="Arial"/>
          <w:bCs/>
          <w:sz w:val="22"/>
          <w:szCs w:val="22"/>
        </w:rPr>
        <w:br/>
      </w:r>
      <w:r w:rsidR="00FE09A4" w:rsidRPr="005132B3">
        <w:rPr>
          <w:rFonts w:ascii="Arial Narrow" w:hAnsi="Arial Narrow" w:cs="Arial"/>
          <w:bCs/>
          <w:sz w:val="22"/>
          <w:szCs w:val="22"/>
        </w:rPr>
        <w:t xml:space="preserve">OFICIO N°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 se </w:t>
      </w:r>
      <w:ins w:id="483" w:author="GRAPURIMAC" w:date="2023-06-29T18:00:00Z">
        <w:r w:rsidR="00F043EA" w:rsidRPr="005132B3">
          <w:rPr>
            <w:rFonts w:ascii="Arial Narrow" w:hAnsi="Arial Narrow" w:cs="Arial"/>
            <w:bCs/>
            <w:sz w:val="22"/>
            <w:szCs w:val="22"/>
          </w:rPr>
          <w:t xml:space="preserve">entregó </w:t>
        </w:r>
      </w:ins>
      <w:del w:id="484" w:author="GRAPURIMAC" w:date="2023-06-29T18:00:00Z">
        <w:r w:rsidR="00FE09A4" w:rsidRPr="005132B3" w:rsidDel="00F043EA">
          <w:rPr>
            <w:rFonts w:ascii="Arial Narrow" w:hAnsi="Arial Narrow" w:cs="Arial"/>
            <w:bCs/>
            <w:sz w:val="22"/>
            <w:szCs w:val="22"/>
          </w:rPr>
          <w:delText>nos hace</w:delText>
        </w:r>
        <w:r w:rsidRPr="005132B3" w:rsidDel="00F043EA">
          <w:rPr>
            <w:rFonts w:ascii="Arial Narrow" w:hAnsi="Arial Narrow" w:cs="Arial"/>
            <w:bCs/>
            <w:sz w:val="22"/>
            <w:szCs w:val="22"/>
          </w:rPr>
          <w:delText xml:space="preserve"> llegar </w:delText>
        </w:r>
      </w:del>
      <w:r w:rsidR="00F011E3" w:rsidRPr="005132B3">
        <w:rPr>
          <w:rFonts w:ascii="Arial Narrow" w:hAnsi="Arial Narrow" w:cs="Arial"/>
          <w:bCs/>
          <w:sz w:val="22"/>
          <w:szCs w:val="22"/>
        </w:rPr>
        <w:t>la relación de instituciones educativas a las cuales se les entregaran laptops para estudiantes y docentes</w:t>
      </w:r>
      <w:ins w:id="485" w:author="GRAPURIMAC" w:date="2023-06-29T18:01:00Z">
        <w:r w:rsidR="00F043EA" w:rsidRPr="005132B3">
          <w:rPr>
            <w:rFonts w:ascii="Arial Narrow" w:hAnsi="Arial Narrow" w:cs="Arial"/>
            <w:bCs/>
            <w:sz w:val="22"/>
            <w:szCs w:val="22"/>
          </w:rPr>
          <w:t>,</w:t>
        </w:r>
      </w:ins>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67BFDDC9" w14:textId="362E25D5" w:rsidR="00F043EA" w:rsidRPr="005132B3" w:rsidRDefault="00F043EA" w:rsidP="00FE09A4">
      <w:pPr>
        <w:tabs>
          <w:tab w:val="left" w:pos="142"/>
          <w:tab w:val="left" w:pos="1276"/>
        </w:tabs>
        <w:autoSpaceDE w:val="0"/>
        <w:autoSpaceDN w:val="0"/>
        <w:adjustRightInd w:val="0"/>
        <w:ind w:left="709"/>
        <w:jc w:val="both"/>
        <w:rPr>
          <w:ins w:id="486" w:author="GRAPURIMAC" w:date="2023-06-29T18:01:00Z"/>
          <w:rFonts w:ascii="Arial Narrow" w:hAnsi="Arial Narrow" w:cs="Arial"/>
          <w:bCs/>
          <w:sz w:val="22"/>
          <w:szCs w:val="22"/>
        </w:rPr>
      </w:pPr>
    </w:p>
    <w:p w14:paraId="236E2390" w14:textId="2CB8485E" w:rsidR="00F043EA" w:rsidRPr="005132B3" w:rsidDel="005771F3" w:rsidRDefault="00F043EA" w:rsidP="00FE09A4">
      <w:pPr>
        <w:tabs>
          <w:tab w:val="left" w:pos="142"/>
          <w:tab w:val="left" w:pos="1276"/>
        </w:tabs>
        <w:autoSpaceDE w:val="0"/>
        <w:autoSpaceDN w:val="0"/>
        <w:adjustRightInd w:val="0"/>
        <w:ind w:left="709"/>
        <w:jc w:val="both"/>
        <w:rPr>
          <w:ins w:id="487" w:author="GRAPURIMAC" w:date="2023-06-29T18:01:00Z"/>
          <w:del w:id="488" w:author="Manuel Raul Livano Luna" w:date="2023-07-03T18:01:00Z"/>
          <w:rFonts w:ascii="Arial Narrow" w:hAnsi="Arial Narrow" w:cs="Arial"/>
          <w:bCs/>
          <w:sz w:val="22"/>
          <w:szCs w:val="22"/>
        </w:rPr>
      </w:pPr>
    </w:p>
    <w:p w14:paraId="7A9775ED" w14:textId="5A380B77" w:rsidR="00F043EA" w:rsidRPr="005132B3" w:rsidDel="005771F3" w:rsidRDefault="00F043EA" w:rsidP="00FE09A4">
      <w:pPr>
        <w:tabs>
          <w:tab w:val="left" w:pos="142"/>
          <w:tab w:val="left" w:pos="1276"/>
        </w:tabs>
        <w:autoSpaceDE w:val="0"/>
        <w:autoSpaceDN w:val="0"/>
        <w:adjustRightInd w:val="0"/>
        <w:ind w:left="709"/>
        <w:jc w:val="both"/>
        <w:rPr>
          <w:ins w:id="489" w:author="GRAPURIMAC" w:date="2023-06-29T18:01:00Z"/>
          <w:del w:id="490" w:author="Manuel Raul Livano Luna" w:date="2023-07-03T18:01:00Z"/>
          <w:rFonts w:ascii="Arial Narrow" w:hAnsi="Arial Narrow" w:cs="Arial"/>
          <w:bCs/>
          <w:sz w:val="22"/>
          <w:szCs w:val="22"/>
        </w:rPr>
      </w:pPr>
    </w:p>
    <w:p w14:paraId="627EF666" w14:textId="129A7645" w:rsidR="00F043EA" w:rsidRPr="005132B3" w:rsidDel="005771F3" w:rsidRDefault="00F043EA" w:rsidP="00FE09A4">
      <w:pPr>
        <w:tabs>
          <w:tab w:val="left" w:pos="142"/>
          <w:tab w:val="left" w:pos="1276"/>
        </w:tabs>
        <w:autoSpaceDE w:val="0"/>
        <w:autoSpaceDN w:val="0"/>
        <w:adjustRightInd w:val="0"/>
        <w:ind w:left="709"/>
        <w:jc w:val="both"/>
        <w:rPr>
          <w:ins w:id="491" w:author="GRAPURIMAC" w:date="2023-06-29T18:01:00Z"/>
          <w:del w:id="492" w:author="Manuel Raul Livano Luna" w:date="2023-07-03T18:01:00Z"/>
          <w:rFonts w:ascii="Arial Narrow" w:hAnsi="Arial Narrow" w:cs="Arial"/>
          <w:bCs/>
          <w:sz w:val="22"/>
          <w:szCs w:val="22"/>
        </w:rPr>
      </w:pPr>
    </w:p>
    <w:p w14:paraId="7BB8BC4B" w14:textId="092AEC02" w:rsidR="00F043EA" w:rsidRPr="005132B3" w:rsidDel="005771F3" w:rsidRDefault="00F043EA" w:rsidP="00FE09A4">
      <w:pPr>
        <w:tabs>
          <w:tab w:val="left" w:pos="142"/>
          <w:tab w:val="left" w:pos="1276"/>
        </w:tabs>
        <w:autoSpaceDE w:val="0"/>
        <w:autoSpaceDN w:val="0"/>
        <w:adjustRightInd w:val="0"/>
        <w:ind w:left="709"/>
        <w:jc w:val="both"/>
        <w:rPr>
          <w:del w:id="493" w:author="Manuel Raul Livano Luna" w:date="2023-07-03T18:02:00Z"/>
          <w:rFonts w:ascii="Arial Narrow" w:hAnsi="Arial Narrow" w:cs="Arial"/>
          <w:bCs/>
          <w:sz w:val="22"/>
          <w:szCs w:val="22"/>
        </w:rPr>
      </w:pPr>
    </w:p>
    <w:p w14:paraId="501BFD00" w14:textId="0D3923A3" w:rsidR="00BB6304" w:rsidRPr="005132B3" w:rsidDel="005771F3" w:rsidRDefault="00BB6304" w:rsidP="00FE09A4">
      <w:pPr>
        <w:tabs>
          <w:tab w:val="left" w:pos="142"/>
          <w:tab w:val="left" w:pos="1276"/>
        </w:tabs>
        <w:autoSpaceDE w:val="0"/>
        <w:autoSpaceDN w:val="0"/>
        <w:adjustRightInd w:val="0"/>
        <w:ind w:left="709"/>
        <w:jc w:val="both"/>
        <w:rPr>
          <w:del w:id="494" w:author="Manuel Raul Livano Luna" w:date="2023-07-03T18:02:00Z"/>
          <w:rFonts w:ascii="Arial Narrow" w:hAnsi="Arial Narrow" w:cs="Arial"/>
          <w:bCs/>
          <w:sz w:val="22"/>
          <w:szCs w:val="22"/>
        </w:rPr>
      </w:pPr>
    </w:p>
    <w:p w14:paraId="385C1637" w14:textId="490774A2" w:rsidR="00FE09A4" w:rsidRPr="005132B3" w:rsidRDefault="00665DE5" w:rsidP="00BB6304">
      <w:pPr>
        <w:tabs>
          <w:tab w:val="left" w:pos="142"/>
          <w:tab w:val="left" w:pos="1276"/>
        </w:tabs>
        <w:autoSpaceDE w:val="0"/>
        <w:autoSpaceDN w:val="0"/>
        <w:adjustRightInd w:val="0"/>
        <w:ind w:left="709"/>
        <w:jc w:val="center"/>
        <w:rPr>
          <w:rFonts w:ascii="Arial Narrow" w:hAnsi="Arial Narrow" w:cs="Arial"/>
          <w:bCs/>
          <w:sz w:val="22"/>
          <w:szCs w:val="22"/>
        </w:rPr>
      </w:pPr>
      <w:commentRangeStart w:id="495"/>
      <w:r w:rsidRPr="005132B3">
        <w:rPr>
          <w:rFonts w:ascii="Arial Narrow" w:hAnsi="Arial Narrow" w:cs="Arial"/>
          <w:bCs/>
          <w:sz w:val="22"/>
          <w:szCs w:val="22"/>
        </w:rPr>
        <w:t>Cuadro nº</w:t>
      </w:r>
      <w:r w:rsidR="00621969" w:rsidRPr="005132B3">
        <w:rPr>
          <w:rFonts w:ascii="Arial Narrow" w:hAnsi="Arial Narrow" w:cs="Arial"/>
          <w:bCs/>
          <w:sz w:val="22"/>
          <w:szCs w:val="22"/>
        </w:rPr>
        <w:t>4</w:t>
      </w:r>
    </w:p>
    <w:p w14:paraId="2E40FDDA" w14:textId="23E95233" w:rsidR="00BB6304" w:rsidRPr="005132B3"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Cuadro de I.E. beneficiarias de laptops 2023</w:t>
      </w:r>
      <w:commentRangeEnd w:id="495"/>
      <w:r w:rsidR="00F043EA" w:rsidRPr="005132B3">
        <w:rPr>
          <w:rStyle w:val="Refdecomentario"/>
        </w:rPr>
        <w:commentReference w:id="495"/>
      </w:r>
    </w:p>
    <w:p w14:paraId="7044F371" w14:textId="77777777" w:rsidR="00BE01EE" w:rsidRPr="005132B3" w:rsidRDefault="00BE01EE" w:rsidP="00FE09A4">
      <w:pPr>
        <w:tabs>
          <w:tab w:val="left" w:pos="142"/>
          <w:tab w:val="left" w:pos="1276"/>
        </w:tabs>
        <w:autoSpaceDE w:val="0"/>
        <w:autoSpaceDN w:val="0"/>
        <w:adjustRightInd w:val="0"/>
        <w:ind w:left="709"/>
        <w:jc w:val="both"/>
        <w:rPr>
          <w:noProof/>
          <w:lang w:eastAsia="es-PE"/>
        </w:rPr>
      </w:pP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
      <w:tr w:rsidR="005132B3" w:rsidRPr="005132B3" w14:paraId="46C5212D" w14:textId="77777777" w:rsidTr="00986133">
        <w:trPr>
          <w:trHeight w:val="37"/>
          <w:jc w:val="center"/>
          <w:ins w:id="496" w:author="Manuel Raul Livano Luna" w:date="2023-07-03T15:40:00Z"/>
        </w:trPr>
        <w:tc>
          <w:tcPr>
            <w:tcW w:w="1701" w:type="dxa"/>
            <w:shd w:val="clear" w:color="000000" w:fill="D0CECE"/>
            <w:noWrap/>
            <w:vAlign w:val="center"/>
            <w:hideMark/>
          </w:tcPr>
          <w:p w14:paraId="1C52C0D5" w14:textId="77777777" w:rsidR="00986133" w:rsidRPr="005132B3" w:rsidRDefault="00986133" w:rsidP="00986133">
            <w:pPr>
              <w:jc w:val="center"/>
              <w:rPr>
                <w:ins w:id="497" w:author="Manuel Raul Livano Luna" w:date="2023-07-03T15:40:00Z"/>
                <w:rFonts w:ascii="Arial Narrow" w:hAnsi="Arial Narrow" w:cs="Calibri"/>
                <w:b/>
                <w:bCs/>
                <w:lang w:eastAsia="es-PE"/>
                <w:rPrChange w:id="498" w:author="Manuel Raul Livano Luna" w:date="2023-07-03T15:40:00Z">
                  <w:rPr>
                    <w:ins w:id="499" w:author="Manuel Raul Livano Luna" w:date="2023-07-03T15:40:00Z"/>
                    <w:rFonts w:ascii="Agency FB" w:hAnsi="Agency FB" w:cs="Calibri"/>
                    <w:b/>
                    <w:bCs/>
                    <w:color w:val="000000"/>
                    <w:sz w:val="26"/>
                    <w:szCs w:val="26"/>
                    <w:lang w:eastAsia="es-PE"/>
                  </w:rPr>
                </w:rPrChange>
              </w:rPr>
            </w:pPr>
            <w:ins w:id="500" w:author="Manuel Raul Livano Luna" w:date="2023-07-03T15:40:00Z">
              <w:r w:rsidRPr="005132B3">
                <w:rPr>
                  <w:rFonts w:ascii="Arial Narrow" w:hAnsi="Arial Narrow" w:cs="Calibri"/>
                  <w:b/>
                  <w:bCs/>
                  <w:lang w:eastAsia="es-PE"/>
                  <w:rPrChange w:id="501" w:author="Manuel Raul Livano Luna" w:date="2023-07-03T15:40:00Z">
                    <w:rPr>
                      <w:rFonts w:ascii="Agency FB" w:hAnsi="Agency FB" w:cs="Calibri"/>
                      <w:b/>
                      <w:bCs/>
                      <w:color w:val="000000"/>
                      <w:sz w:val="26"/>
                      <w:szCs w:val="26"/>
                      <w:lang w:eastAsia="es-PE"/>
                    </w:rPr>
                  </w:rPrChange>
                </w:rPr>
                <w:t>DISTRITO</w:t>
              </w:r>
            </w:ins>
          </w:p>
        </w:tc>
        <w:tc>
          <w:tcPr>
            <w:tcW w:w="1383" w:type="dxa"/>
            <w:shd w:val="clear" w:color="000000" w:fill="D0CECE"/>
            <w:noWrap/>
            <w:vAlign w:val="center"/>
            <w:hideMark/>
          </w:tcPr>
          <w:p w14:paraId="2DBC7915" w14:textId="77777777" w:rsidR="00986133" w:rsidRPr="005132B3" w:rsidRDefault="00986133" w:rsidP="00986133">
            <w:pPr>
              <w:jc w:val="center"/>
              <w:rPr>
                <w:ins w:id="502" w:author="Manuel Raul Livano Luna" w:date="2023-07-03T15:40:00Z"/>
                <w:rFonts w:ascii="Arial Narrow" w:hAnsi="Arial Narrow" w:cs="Calibri"/>
                <w:b/>
                <w:bCs/>
                <w:lang w:eastAsia="es-PE"/>
                <w:rPrChange w:id="503" w:author="Manuel Raul Livano Luna" w:date="2023-07-03T15:40:00Z">
                  <w:rPr>
                    <w:ins w:id="504" w:author="Manuel Raul Livano Luna" w:date="2023-07-03T15:40:00Z"/>
                    <w:rFonts w:ascii="Agency FB" w:hAnsi="Agency FB" w:cs="Calibri"/>
                    <w:b/>
                    <w:bCs/>
                    <w:color w:val="000000"/>
                    <w:sz w:val="26"/>
                    <w:szCs w:val="26"/>
                    <w:lang w:eastAsia="es-PE"/>
                  </w:rPr>
                </w:rPrChange>
              </w:rPr>
            </w:pPr>
            <w:ins w:id="505" w:author="Manuel Raul Livano Luna" w:date="2023-07-03T15:40:00Z">
              <w:r w:rsidRPr="005132B3">
                <w:rPr>
                  <w:rFonts w:ascii="Arial Narrow" w:hAnsi="Arial Narrow" w:cs="Calibri"/>
                  <w:b/>
                  <w:bCs/>
                  <w:lang w:eastAsia="es-PE"/>
                  <w:rPrChange w:id="506" w:author="Manuel Raul Livano Luna" w:date="2023-07-03T15:40:00Z">
                    <w:rPr>
                      <w:rFonts w:ascii="Agency FB" w:hAnsi="Agency FB" w:cs="Calibri"/>
                      <w:b/>
                      <w:bCs/>
                      <w:color w:val="000000"/>
                      <w:sz w:val="26"/>
                      <w:szCs w:val="26"/>
                      <w:lang w:eastAsia="es-PE"/>
                    </w:rPr>
                  </w:rPrChange>
                </w:rPr>
                <w:t>LOCALIDAD</w:t>
              </w:r>
            </w:ins>
          </w:p>
        </w:tc>
        <w:tc>
          <w:tcPr>
            <w:tcW w:w="2680" w:type="dxa"/>
            <w:shd w:val="clear" w:color="000000" w:fill="D0CECE"/>
            <w:noWrap/>
            <w:vAlign w:val="center"/>
            <w:hideMark/>
          </w:tcPr>
          <w:p w14:paraId="216C7B8F" w14:textId="77777777" w:rsidR="00986133" w:rsidRPr="005132B3" w:rsidRDefault="00986133" w:rsidP="00986133">
            <w:pPr>
              <w:jc w:val="center"/>
              <w:rPr>
                <w:ins w:id="507" w:author="Manuel Raul Livano Luna" w:date="2023-07-03T15:40:00Z"/>
                <w:rFonts w:ascii="Arial Narrow" w:hAnsi="Arial Narrow" w:cs="Calibri"/>
                <w:b/>
                <w:bCs/>
                <w:lang w:eastAsia="es-PE"/>
                <w:rPrChange w:id="508" w:author="Manuel Raul Livano Luna" w:date="2023-07-03T15:40:00Z">
                  <w:rPr>
                    <w:ins w:id="509" w:author="Manuel Raul Livano Luna" w:date="2023-07-03T15:40:00Z"/>
                    <w:rFonts w:ascii="Agency FB" w:hAnsi="Agency FB" w:cs="Calibri"/>
                    <w:b/>
                    <w:bCs/>
                    <w:color w:val="000000"/>
                    <w:sz w:val="26"/>
                    <w:szCs w:val="26"/>
                    <w:lang w:eastAsia="es-PE"/>
                  </w:rPr>
                </w:rPrChange>
              </w:rPr>
            </w:pPr>
            <w:ins w:id="510" w:author="Manuel Raul Livano Luna" w:date="2023-07-03T15:40:00Z">
              <w:r w:rsidRPr="005132B3">
                <w:rPr>
                  <w:rFonts w:ascii="Arial Narrow" w:hAnsi="Arial Narrow" w:cs="Calibri"/>
                  <w:b/>
                  <w:bCs/>
                  <w:lang w:eastAsia="es-PE"/>
                  <w:rPrChange w:id="511" w:author="Manuel Raul Livano Luna" w:date="2023-07-03T15:40:00Z">
                    <w:rPr>
                      <w:rFonts w:ascii="Agency FB" w:hAnsi="Agency FB" w:cs="Calibri"/>
                      <w:b/>
                      <w:bCs/>
                      <w:color w:val="000000"/>
                      <w:sz w:val="26"/>
                      <w:szCs w:val="26"/>
                      <w:lang w:eastAsia="es-PE"/>
                    </w:rPr>
                  </w:rPrChange>
                </w:rPr>
                <w:t>II.EE</w:t>
              </w:r>
            </w:ins>
          </w:p>
        </w:tc>
        <w:tc>
          <w:tcPr>
            <w:tcW w:w="1057" w:type="dxa"/>
            <w:shd w:val="clear" w:color="000000" w:fill="D0CECE"/>
            <w:vAlign w:val="center"/>
            <w:hideMark/>
          </w:tcPr>
          <w:p w14:paraId="59CCD4D8" w14:textId="77777777" w:rsidR="00986133" w:rsidRPr="005132B3" w:rsidRDefault="00986133" w:rsidP="00986133">
            <w:pPr>
              <w:jc w:val="center"/>
              <w:rPr>
                <w:ins w:id="512" w:author="Manuel Raul Livano Luna" w:date="2023-07-03T15:40:00Z"/>
                <w:rFonts w:ascii="Arial Narrow" w:hAnsi="Arial Narrow" w:cs="Calibri"/>
                <w:b/>
                <w:bCs/>
                <w:lang w:eastAsia="es-PE"/>
                <w:rPrChange w:id="513" w:author="Manuel Raul Livano Luna" w:date="2023-07-03T15:40:00Z">
                  <w:rPr>
                    <w:ins w:id="514" w:author="Manuel Raul Livano Luna" w:date="2023-07-03T15:40:00Z"/>
                    <w:rFonts w:ascii="Agency FB" w:hAnsi="Agency FB" w:cs="Calibri"/>
                    <w:b/>
                    <w:bCs/>
                    <w:color w:val="000000"/>
                    <w:sz w:val="26"/>
                    <w:szCs w:val="26"/>
                    <w:lang w:eastAsia="es-PE"/>
                  </w:rPr>
                </w:rPrChange>
              </w:rPr>
            </w:pPr>
            <w:ins w:id="515" w:author="Manuel Raul Livano Luna" w:date="2023-07-03T15:40:00Z">
              <w:r w:rsidRPr="005132B3">
                <w:rPr>
                  <w:rFonts w:ascii="Arial Narrow" w:hAnsi="Arial Narrow" w:cs="Calibri"/>
                  <w:b/>
                  <w:bCs/>
                  <w:lang w:eastAsia="es-PE"/>
                  <w:rPrChange w:id="516" w:author="Manuel Raul Livano Luna" w:date="2023-07-03T15:40:00Z">
                    <w:rPr>
                      <w:rFonts w:ascii="Agency FB" w:hAnsi="Agency FB" w:cs="Calibri"/>
                      <w:b/>
                      <w:bCs/>
                      <w:color w:val="000000"/>
                      <w:sz w:val="26"/>
                      <w:szCs w:val="26"/>
                      <w:lang w:eastAsia="es-PE"/>
                    </w:rPr>
                  </w:rPrChange>
                </w:rPr>
                <w:t>Laptop para estudiantes</w:t>
              </w:r>
            </w:ins>
          </w:p>
        </w:tc>
        <w:tc>
          <w:tcPr>
            <w:tcW w:w="913" w:type="dxa"/>
            <w:shd w:val="clear" w:color="000000" w:fill="D0CECE"/>
            <w:vAlign w:val="center"/>
            <w:hideMark/>
          </w:tcPr>
          <w:p w14:paraId="220E4FA4" w14:textId="77777777" w:rsidR="00986133" w:rsidRPr="005132B3" w:rsidRDefault="00986133" w:rsidP="00986133">
            <w:pPr>
              <w:jc w:val="center"/>
              <w:rPr>
                <w:ins w:id="517" w:author="Manuel Raul Livano Luna" w:date="2023-07-03T15:40:00Z"/>
                <w:rFonts w:ascii="Arial Narrow" w:hAnsi="Arial Narrow" w:cs="Calibri"/>
                <w:b/>
                <w:bCs/>
                <w:lang w:eastAsia="es-PE"/>
                <w:rPrChange w:id="518" w:author="Manuel Raul Livano Luna" w:date="2023-07-03T15:40:00Z">
                  <w:rPr>
                    <w:ins w:id="519" w:author="Manuel Raul Livano Luna" w:date="2023-07-03T15:40:00Z"/>
                    <w:rFonts w:ascii="Agency FB" w:hAnsi="Agency FB" w:cs="Calibri"/>
                    <w:b/>
                    <w:bCs/>
                    <w:color w:val="000000"/>
                    <w:sz w:val="26"/>
                    <w:szCs w:val="26"/>
                    <w:lang w:eastAsia="es-PE"/>
                  </w:rPr>
                </w:rPrChange>
              </w:rPr>
            </w:pPr>
            <w:ins w:id="520" w:author="Manuel Raul Livano Luna" w:date="2023-07-03T15:40:00Z">
              <w:r w:rsidRPr="005132B3">
                <w:rPr>
                  <w:rFonts w:ascii="Arial Narrow" w:hAnsi="Arial Narrow" w:cs="Calibri"/>
                  <w:b/>
                  <w:bCs/>
                  <w:lang w:eastAsia="es-PE"/>
                  <w:rPrChange w:id="521" w:author="Manuel Raul Livano Luna" w:date="2023-07-03T15:40:00Z">
                    <w:rPr>
                      <w:rFonts w:ascii="Agency FB" w:hAnsi="Agency FB" w:cs="Calibri"/>
                      <w:b/>
                      <w:bCs/>
                      <w:color w:val="000000"/>
                      <w:sz w:val="26"/>
                      <w:szCs w:val="26"/>
                      <w:lang w:eastAsia="es-PE"/>
                    </w:rPr>
                  </w:rPrChange>
                </w:rPr>
                <w:t>Laptop para docentes</w:t>
              </w:r>
            </w:ins>
          </w:p>
        </w:tc>
      </w:tr>
      <w:tr w:rsidR="005132B3" w:rsidRPr="005132B3" w14:paraId="1D86D254" w14:textId="77777777" w:rsidTr="00986133">
        <w:trPr>
          <w:trHeight w:val="47"/>
          <w:jc w:val="center"/>
          <w:ins w:id="522" w:author="Manuel Raul Livano Luna" w:date="2023-07-03T15:40:00Z"/>
        </w:trPr>
        <w:tc>
          <w:tcPr>
            <w:tcW w:w="1701" w:type="dxa"/>
            <w:shd w:val="clear" w:color="auto" w:fill="auto"/>
            <w:noWrap/>
            <w:vAlign w:val="center"/>
            <w:hideMark/>
          </w:tcPr>
          <w:p w14:paraId="426FF1B1" w14:textId="77777777" w:rsidR="00986133" w:rsidRPr="005132B3" w:rsidRDefault="00986133" w:rsidP="00986133">
            <w:pPr>
              <w:jc w:val="center"/>
              <w:rPr>
                <w:ins w:id="523" w:author="Manuel Raul Livano Luna" w:date="2023-07-03T15:40:00Z"/>
                <w:rFonts w:ascii="Arial Narrow" w:hAnsi="Arial Narrow" w:cs="Calibri"/>
                <w:lang w:eastAsia="es-PE"/>
                <w:rPrChange w:id="524" w:author="Manuel Raul Livano Luna" w:date="2023-07-03T15:40:00Z">
                  <w:rPr>
                    <w:ins w:id="525" w:author="Manuel Raul Livano Luna" w:date="2023-07-03T15:40:00Z"/>
                    <w:rFonts w:ascii="Agency FB" w:hAnsi="Agency FB" w:cs="Calibri"/>
                    <w:color w:val="000000"/>
                    <w:sz w:val="26"/>
                    <w:szCs w:val="26"/>
                    <w:lang w:eastAsia="es-PE"/>
                  </w:rPr>
                </w:rPrChange>
              </w:rPr>
            </w:pPr>
            <w:proofErr w:type="spellStart"/>
            <w:ins w:id="526" w:author="Manuel Raul Livano Luna" w:date="2023-07-03T15:40:00Z">
              <w:r w:rsidRPr="005132B3">
                <w:rPr>
                  <w:rFonts w:ascii="Arial Narrow" w:hAnsi="Arial Narrow" w:cs="Calibri"/>
                  <w:lang w:eastAsia="es-PE"/>
                  <w:rPrChange w:id="527"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
          <w:p w14:paraId="5B97F575" w14:textId="77777777" w:rsidR="00986133" w:rsidRPr="005132B3" w:rsidRDefault="00986133" w:rsidP="00986133">
            <w:pPr>
              <w:jc w:val="center"/>
              <w:rPr>
                <w:ins w:id="528" w:author="Manuel Raul Livano Luna" w:date="2023-07-03T15:40:00Z"/>
                <w:rFonts w:ascii="Arial Narrow" w:hAnsi="Arial Narrow" w:cs="Calibri"/>
                <w:lang w:eastAsia="es-PE"/>
                <w:rPrChange w:id="529" w:author="Manuel Raul Livano Luna" w:date="2023-07-03T15:40:00Z">
                  <w:rPr>
                    <w:ins w:id="530" w:author="Manuel Raul Livano Luna" w:date="2023-07-03T15:40:00Z"/>
                    <w:rFonts w:ascii="Agency FB" w:hAnsi="Agency FB" w:cs="Calibri"/>
                    <w:color w:val="000000"/>
                    <w:sz w:val="26"/>
                    <w:szCs w:val="26"/>
                    <w:lang w:eastAsia="es-PE"/>
                  </w:rPr>
                </w:rPrChange>
              </w:rPr>
            </w:pPr>
            <w:proofErr w:type="spellStart"/>
            <w:ins w:id="531" w:author="Manuel Raul Livano Luna" w:date="2023-07-03T15:40:00Z">
              <w:r w:rsidRPr="005132B3">
                <w:rPr>
                  <w:rFonts w:ascii="Arial Narrow" w:hAnsi="Arial Narrow" w:cs="Calibri"/>
                  <w:lang w:eastAsia="es-PE"/>
                  <w:rPrChange w:id="532" w:author="Manuel Raul Livano Luna" w:date="2023-07-03T15:40:00Z">
                    <w:rPr>
                      <w:rFonts w:ascii="Agency FB" w:hAnsi="Agency FB" w:cs="Calibri"/>
                      <w:color w:val="000000"/>
                      <w:sz w:val="26"/>
                      <w:szCs w:val="26"/>
                      <w:lang w:eastAsia="es-PE"/>
                    </w:rPr>
                  </w:rPrChange>
                </w:rPr>
                <w:t>Totorabamba</w:t>
              </w:r>
              <w:proofErr w:type="spellEnd"/>
            </w:ins>
          </w:p>
        </w:tc>
        <w:tc>
          <w:tcPr>
            <w:tcW w:w="2680" w:type="dxa"/>
            <w:shd w:val="clear" w:color="auto" w:fill="auto"/>
            <w:noWrap/>
            <w:vAlign w:val="center"/>
            <w:hideMark/>
          </w:tcPr>
          <w:p w14:paraId="5C953C00" w14:textId="77777777" w:rsidR="00986133" w:rsidRPr="005132B3" w:rsidRDefault="00986133" w:rsidP="00986133">
            <w:pPr>
              <w:rPr>
                <w:ins w:id="533" w:author="Manuel Raul Livano Luna" w:date="2023-07-03T15:40:00Z"/>
                <w:rFonts w:ascii="Arial Narrow" w:hAnsi="Arial Narrow" w:cs="Calibri"/>
                <w:lang w:eastAsia="es-PE"/>
                <w:rPrChange w:id="534" w:author="Manuel Raul Livano Luna" w:date="2023-07-03T15:40:00Z">
                  <w:rPr>
                    <w:ins w:id="535" w:author="Manuel Raul Livano Luna" w:date="2023-07-03T15:40:00Z"/>
                    <w:rFonts w:ascii="Agency FB" w:hAnsi="Agency FB" w:cs="Calibri"/>
                    <w:color w:val="000000"/>
                    <w:sz w:val="26"/>
                    <w:szCs w:val="26"/>
                    <w:lang w:eastAsia="es-PE"/>
                  </w:rPr>
                </w:rPrChange>
              </w:rPr>
            </w:pPr>
            <w:ins w:id="536" w:author="Manuel Raul Livano Luna" w:date="2023-07-03T15:40:00Z">
              <w:r w:rsidRPr="005132B3">
                <w:rPr>
                  <w:rFonts w:ascii="Arial Narrow" w:hAnsi="Arial Narrow" w:cs="Calibri"/>
                  <w:lang w:eastAsia="es-PE"/>
                  <w:rPrChange w:id="537" w:author="Manuel Raul Livano Luna" w:date="2023-07-03T15:40:00Z">
                    <w:rPr>
                      <w:rFonts w:ascii="Agency FB" w:hAnsi="Agency FB" w:cs="Calibri"/>
                      <w:color w:val="000000"/>
                      <w:sz w:val="26"/>
                      <w:szCs w:val="26"/>
                      <w:lang w:eastAsia="es-PE"/>
                    </w:rPr>
                  </w:rPrChange>
                </w:rPr>
                <w:t>Daniel Alcides Carrión</w:t>
              </w:r>
            </w:ins>
          </w:p>
        </w:tc>
        <w:tc>
          <w:tcPr>
            <w:tcW w:w="1057" w:type="dxa"/>
            <w:shd w:val="clear" w:color="auto" w:fill="auto"/>
            <w:noWrap/>
            <w:vAlign w:val="center"/>
            <w:hideMark/>
          </w:tcPr>
          <w:p w14:paraId="642BC3CF" w14:textId="77777777" w:rsidR="00986133" w:rsidRPr="005132B3" w:rsidRDefault="00986133" w:rsidP="00986133">
            <w:pPr>
              <w:jc w:val="center"/>
              <w:rPr>
                <w:ins w:id="538" w:author="Manuel Raul Livano Luna" w:date="2023-07-03T15:40:00Z"/>
                <w:rFonts w:ascii="Arial Narrow" w:hAnsi="Arial Narrow" w:cs="Calibri"/>
                <w:lang w:eastAsia="es-PE"/>
                <w:rPrChange w:id="539" w:author="Manuel Raul Livano Luna" w:date="2023-07-03T15:40:00Z">
                  <w:rPr>
                    <w:ins w:id="540" w:author="Manuel Raul Livano Luna" w:date="2023-07-03T15:40:00Z"/>
                    <w:rFonts w:ascii="Agency FB" w:hAnsi="Agency FB" w:cs="Calibri"/>
                    <w:color w:val="000000"/>
                    <w:sz w:val="26"/>
                    <w:szCs w:val="26"/>
                    <w:lang w:eastAsia="es-PE"/>
                  </w:rPr>
                </w:rPrChange>
              </w:rPr>
            </w:pPr>
            <w:ins w:id="541" w:author="Manuel Raul Livano Luna" w:date="2023-07-03T15:40:00Z">
              <w:r w:rsidRPr="005132B3">
                <w:rPr>
                  <w:rFonts w:ascii="Arial Narrow" w:hAnsi="Arial Narrow" w:cs="Calibri"/>
                  <w:lang w:eastAsia="es-PE"/>
                  <w:rPrChange w:id="542"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
          <w:p w14:paraId="7E03C70B" w14:textId="77777777" w:rsidR="00986133" w:rsidRPr="005132B3" w:rsidRDefault="00986133" w:rsidP="00986133">
            <w:pPr>
              <w:jc w:val="center"/>
              <w:rPr>
                <w:ins w:id="543" w:author="Manuel Raul Livano Luna" w:date="2023-07-03T15:40:00Z"/>
                <w:rFonts w:ascii="Arial Narrow" w:hAnsi="Arial Narrow" w:cs="Calibri"/>
                <w:lang w:eastAsia="es-PE"/>
                <w:rPrChange w:id="544" w:author="Manuel Raul Livano Luna" w:date="2023-07-03T15:40:00Z">
                  <w:rPr>
                    <w:ins w:id="545" w:author="Manuel Raul Livano Luna" w:date="2023-07-03T15:40:00Z"/>
                    <w:rFonts w:ascii="Agency FB" w:hAnsi="Agency FB" w:cs="Calibri"/>
                    <w:color w:val="000000"/>
                    <w:sz w:val="26"/>
                    <w:szCs w:val="26"/>
                    <w:lang w:eastAsia="es-PE"/>
                  </w:rPr>
                </w:rPrChange>
              </w:rPr>
            </w:pPr>
            <w:ins w:id="546" w:author="Manuel Raul Livano Luna" w:date="2023-07-03T15:40:00Z">
              <w:r w:rsidRPr="005132B3">
                <w:rPr>
                  <w:rFonts w:ascii="Arial Narrow" w:hAnsi="Arial Narrow" w:cs="Calibri"/>
                  <w:lang w:eastAsia="es-PE"/>
                  <w:rPrChange w:id="547" w:author="Manuel Raul Livano Luna" w:date="2023-07-03T15:40:00Z">
                    <w:rPr>
                      <w:rFonts w:ascii="Agency FB" w:hAnsi="Agency FB" w:cs="Calibri"/>
                      <w:color w:val="000000"/>
                      <w:sz w:val="26"/>
                      <w:szCs w:val="26"/>
                      <w:lang w:eastAsia="es-PE"/>
                    </w:rPr>
                  </w:rPrChange>
                </w:rPr>
                <w:t>10</w:t>
              </w:r>
            </w:ins>
          </w:p>
        </w:tc>
      </w:tr>
      <w:tr w:rsidR="005132B3" w:rsidRPr="005132B3" w14:paraId="6972ED3F" w14:textId="77777777" w:rsidTr="00986133">
        <w:trPr>
          <w:trHeight w:val="47"/>
          <w:jc w:val="center"/>
          <w:ins w:id="548" w:author="Manuel Raul Livano Luna" w:date="2023-07-03T15:40:00Z"/>
        </w:trPr>
        <w:tc>
          <w:tcPr>
            <w:tcW w:w="1701" w:type="dxa"/>
            <w:shd w:val="clear" w:color="auto" w:fill="auto"/>
            <w:noWrap/>
            <w:vAlign w:val="center"/>
            <w:hideMark/>
          </w:tcPr>
          <w:p w14:paraId="5009C1FB" w14:textId="77777777" w:rsidR="00986133" w:rsidRPr="005132B3" w:rsidRDefault="00986133" w:rsidP="00986133">
            <w:pPr>
              <w:jc w:val="center"/>
              <w:rPr>
                <w:ins w:id="549" w:author="Manuel Raul Livano Luna" w:date="2023-07-03T15:40:00Z"/>
                <w:rFonts w:ascii="Arial Narrow" w:hAnsi="Arial Narrow" w:cs="Calibri"/>
                <w:lang w:eastAsia="es-PE"/>
                <w:rPrChange w:id="550" w:author="Manuel Raul Livano Luna" w:date="2023-07-03T15:40:00Z">
                  <w:rPr>
                    <w:ins w:id="551" w:author="Manuel Raul Livano Luna" w:date="2023-07-03T15:40:00Z"/>
                    <w:rFonts w:ascii="Agency FB" w:hAnsi="Agency FB" w:cs="Calibri"/>
                    <w:color w:val="000000"/>
                    <w:sz w:val="26"/>
                    <w:szCs w:val="26"/>
                    <w:lang w:eastAsia="es-PE"/>
                  </w:rPr>
                </w:rPrChange>
              </w:rPr>
            </w:pPr>
            <w:proofErr w:type="spellStart"/>
            <w:ins w:id="552" w:author="Manuel Raul Livano Luna" w:date="2023-07-03T15:40:00Z">
              <w:r w:rsidRPr="005132B3">
                <w:rPr>
                  <w:rFonts w:ascii="Arial Narrow" w:hAnsi="Arial Narrow" w:cs="Calibri"/>
                  <w:lang w:eastAsia="es-PE"/>
                  <w:rPrChange w:id="553"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
          <w:p w14:paraId="216397C5" w14:textId="77777777" w:rsidR="00986133" w:rsidRPr="005132B3" w:rsidRDefault="00986133" w:rsidP="00986133">
            <w:pPr>
              <w:jc w:val="center"/>
              <w:rPr>
                <w:ins w:id="554" w:author="Manuel Raul Livano Luna" w:date="2023-07-03T15:40:00Z"/>
                <w:rFonts w:ascii="Arial Narrow" w:hAnsi="Arial Narrow" w:cs="Calibri"/>
                <w:lang w:eastAsia="es-PE"/>
                <w:rPrChange w:id="555" w:author="Manuel Raul Livano Luna" w:date="2023-07-03T15:40:00Z">
                  <w:rPr>
                    <w:ins w:id="556" w:author="Manuel Raul Livano Luna" w:date="2023-07-03T15:40:00Z"/>
                    <w:rFonts w:ascii="Agency FB" w:hAnsi="Agency FB" w:cs="Calibri"/>
                    <w:color w:val="000000"/>
                    <w:sz w:val="26"/>
                    <w:szCs w:val="26"/>
                    <w:lang w:eastAsia="es-PE"/>
                  </w:rPr>
                </w:rPrChange>
              </w:rPr>
            </w:pPr>
            <w:proofErr w:type="spellStart"/>
            <w:ins w:id="557" w:author="Manuel Raul Livano Luna" w:date="2023-07-03T15:40:00Z">
              <w:r w:rsidRPr="005132B3">
                <w:rPr>
                  <w:rFonts w:ascii="Arial Narrow" w:hAnsi="Arial Narrow" w:cs="Calibri"/>
                  <w:lang w:eastAsia="es-PE"/>
                  <w:rPrChange w:id="558" w:author="Manuel Raul Livano Luna" w:date="2023-07-03T15:40:00Z">
                    <w:rPr>
                      <w:rFonts w:ascii="Agency FB" w:hAnsi="Agency FB" w:cs="Calibri"/>
                      <w:color w:val="000000"/>
                      <w:sz w:val="26"/>
                      <w:szCs w:val="26"/>
                      <w:lang w:eastAsia="es-PE"/>
                    </w:rPr>
                  </w:rPrChange>
                </w:rPr>
                <w:t>Chalhuani</w:t>
              </w:r>
              <w:proofErr w:type="spellEnd"/>
            </w:ins>
          </w:p>
        </w:tc>
        <w:tc>
          <w:tcPr>
            <w:tcW w:w="2680" w:type="dxa"/>
            <w:shd w:val="clear" w:color="auto" w:fill="auto"/>
            <w:noWrap/>
            <w:vAlign w:val="center"/>
            <w:hideMark/>
          </w:tcPr>
          <w:p w14:paraId="2986E21F" w14:textId="77777777" w:rsidR="00986133" w:rsidRPr="005132B3" w:rsidRDefault="00986133" w:rsidP="00986133">
            <w:pPr>
              <w:rPr>
                <w:ins w:id="559" w:author="Manuel Raul Livano Luna" w:date="2023-07-03T15:40:00Z"/>
                <w:rFonts w:ascii="Arial Narrow" w:hAnsi="Arial Narrow" w:cs="Calibri"/>
                <w:lang w:eastAsia="es-PE"/>
                <w:rPrChange w:id="560" w:author="Manuel Raul Livano Luna" w:date="2023-07-03T15:40:00Z">
                  <w:rPr>
                    <w:ins w:id="561" w:author="Manuel Raul Livano Luna" w:date="2023-07-03T15:40:00Z"/>
                    <w:rFonts w:ascii="Agency FB" w:hAnsi="Agency FB" w:cs="Calibri"/>
                    <w:color w:val="000000"/>
                    <w:sz w:val="26"/>
                    <w:szCs w:val="26"/>
                    <w:lang w:eastAsia="es-PE"/>
                  </w:rPr>
                </w:rPrChange>
              </w:rPr>
            </w:pPr>
            <w:ins w:id="562" w:author="Manuel Raul Livano Luna" w:date="2023-07-03T15:40:00Z">
              <w:r w:rsidRPr="005132B3">
                <w:rPr>
                  <w:rFonts w:ascii="Arial Narrow" w:hAnsi="Arial Narrow" w:cs="Calibri"/>
                  <w:lang w:eastAsia="es-PE"/>
                  <w:rPrChange w:id="563" w:author="Manuel Raul Livano Luna" w:date="2023-07-03T15:40:00Z">
                    <w:rPr>
                      <w:rFonts w:ascii="Agency FB" w:hAnsi="Agency FB" w:cs="Calibri"/>
                      <w:color w:val="000000"/>
                      <w:sz w:val="26"/>
                      <w:szCs w:val="26"/>
                      <w:lang w:eastAsia="es-PE"/>
                    </w:rPr>
                  </w:rPrChange>
                </w:rPr>
                <w:t>Las Américas</w:t>
              </w:r>
            </w:ins>
          </w:p>
        </w:tc>
        <w:tc>
          <w:tcPr>
            <w:tcW w:w="1057" w:type="dxa"/>
            <w:shd w:val="clear" w:color="auto" w:fill="auto"/>
            <w:noWrap/>
            <w:vAlign w:val="center"/>
            <w:hideMark/>
          </w:tcPr>
          <w:p w14:paraId="369D79DB" w14:textId="77777777" w:rsidR="00986133" w:rsidRPr="005132B3" w:rsidRDefault="00986133" w:rsidP="00986133">
            <w:pPr>
              <w:jc w:val="center"/>
              <w:rPr>
                <w:ins w:id="564" w:author="Manuel Raul Livano Luna" w:date="2023-07-03T15:40:00Z"/>
                <w:rFonts w:ascii="Arial Narrow" w:hAnsi="Arial Narrow" w:cs="Calibri"/>
                <w:lang w:eastAsia="es-PE"/>
                <w:rPrChange w:id="565" w:author="Manuel Raul Livano Luna" w:date="2023-07-03T15:40:00Z">
                  <w:rPr>
                    <w:ins w:id="566" w:author="Manuel Raul Livano Luna" w:date="2023-07-03T15:40:00Z"/>
                    <w:rFonts w:ascii="Agency FB" w:hAnsi="Agency FB" w:cs="Calibri"/>
                    <w:color w:val="000000"/>
                    <w:sz w:val="26"/>
                    <w:szCs w:val="26"/>
                    <w:lang w:eastAsia="es-PE"/>
                  </w:rPr>
                </w:rPrChange>
              </w:rPr>
            </w:pPr>
            <w:ins w:id="567" w:author="Manuel Raul Livano Luna" w:date="2023-07-03T15:40:00Z">
              <w:r w:rsidRPr="005132B3">
                <w:rPr>
                  <w:rFonts w:ascii="Arial Narrow" w:hAnsi="Arial Narrow" w:cs="Calibri"/>
                  <w:lang w:eastAsia="es-PE"/>
                  <w:rPrChange w:id="568" w:author="Manuel Raul Livano Luna" w:date="2023-07-03T15:40:00Z">
                    <w:rPr>
                      <w:rFonts w:ascii="Agency FB" w:hAnsi="Agency FB" w:cs="Calibri"/>
                      <w:color w:val="000000"/>
                      <w:sz w:val="26"/>
                      <w:szCs w:val="26"/>
                      <w:lang w:eastAsia="es-PE"/>
                    </w:rPr>
                  </w:rPrChange>
                </w:rPr>
                <w:t>45</w:t>
              </w:r>
            </w:ins>
          </w:p>
        </w:tc>
        <w:tc>
          <w:tcPr>
            <w:tcW w:w="913" w:type="dxa"/>
            <w:shd w:val="clear" w:color="auto" w:fill="auto"/>
            <w:noWrap/>
            <w:vAlign w:val="center"/>
            <w:hideMark/>
          </w:tcPr>
          <w:p w14:paraId="5258A20C" w14:textId="77777777" w:rsidR="00986133" w:rsidRPr="005132B3" w:rsidRDefault="00986133" w:rsidP="00986133">
            <w:pPr>
              <w:jc w:val="center"/>
              <w:rPr>
                <w:ins w:id="569" w:author="Manuel Raul Livano Luna" w:date="2023-07-03T15:40:00Z"/>
                <w:rFonts w:ascii="Arial Narrow" w:hAnsi="Arial Narrow" w:cs="Calibri"/>
                <w:lang w:eastAsia="es-PE"/>
                <w:rPrChange w:id="570" w:author="Manuel Raul Livano Luna" w:date="2023-07-03T15:40:00Z">
                  <w:rPr>
                    <w:ins w:id="571" w:author="Manuel Raul Livano Luna" w:date="2023-07-03T15:40:00Z"/>
                    <w:rFonts w:ascii="Agency FB" w:hAnsi="Agency FB" w:cs="Calibri"/>
                    <w:color w:val="000000"/>
                    <w:sz w:val="26"/>
                    <w:szCs w:val="26"/>
                    <w:lang w:eastAsia="es-PE"/>
                  </w:rPr>
                </w:rPrChange>
              </w:rPr>
            </w:pPr>
            <w:ins w:id="572" w:author="Manuel Raul Livano Luna" w:date="2023-07-03T15:40:00Z">
              <w:r w:rsidRPr="005132B3">
                <w:rPr>
                  <w:rFonts w:ascii="Arial Narrow" w:hAnsi="Arial Narrow" w:cs="Calibri"/>
                  <w:lang w:eastAsia="es-PE"/>
                  <w:rPrChange w:id="573" w:author="Manuel Raul Livano Luna" w:date="2023-07-03T15:40:00Z">
                    <w:rPr>
                      <w:rFonts w:ascii="Agency FB" w:hAnsi="Agency FB" w:cs="Calibri"/>
                      <w:color w:val="000000"/>
                      <w:sz w:val="26"/>
                      <w:szCs w:val="26"/>
                      <w:lang w:eastAsia="es-PE"/>
                    </w:rPr>
                  </w:rPrChange>
                </w:rPr>
                <w:t>8</w:t>
              </w:r>
            </w:ins>
          </w:p>
        </w:tc>
      </w:tr>
      <w:tr w:rsidR="005132B3" w:rsidRPr="005132B3" w14:paraId="4BC41125" w14:textId="77777777" w:rsidTr="00986133">
        <w:trPr>
          <w:trHeight w:val="47"/>
          <w:jc w:val="center"/>
          <w:ins w:id="574" w:author="Manuel Raul Livano Luna" w:date="2023-07-03T15:40:00Z"/>
        </w:trPr>
        <w:tc>
          <w:tcPr>
            <w:tcW w:w="1701" w:type="dxa"/>
            <w:shd w:val="clear" w:color="auto" w:fill="auto"/>
            <w:noWrap/>
            <w:vAlign w:val="center"/>
            <w:hideMark/>
          </w:tcPr>
          <w:p w14:paraId="0FFCE48F" w14:textId="77777777" w:rsidR="00986133" w:rsidRPr="005132B3" w:rsidRDefault="00986133" w:rsidP="00986133">
            <w:pPr>
              <w:jc w:val="center"/>
              <w:rPr>
                <w:ins w:id="575" w:author="Manuel Raul Livano Luna" w:date="2023-07-03T15:40:00Z"/>
                <w:rFonts w:ascii="Arial Narrow" w:hAnsi="Arial Narrow" w:cs="Calibri"/>
                <w:lang w:eastAsia="es-PE"/>
                <w:rPrChange w:id="576" w:author="Manuel Raul Livano Luna" w:date="2023-07-03T15:40:00Z">
                  <w:rPr>
                    <w:ins w:id="577" w:author="Manuel Raul Livano Luna" w:date="2023-07-03T15:40:00Z"/>
                    <w:rFonts w:ascii="Agency FB" w:hAnsi="Agency FB" w:cs="Calibri"/>
                    <w:color w:val="000000"/>
                    <w:sz w:val="26"/>
                    <w:szCs w:val="26"/>
                    <w:lang w:eastAsia="es-PE"/>
                  </w:rPr>
                </w:rPrChange>
              </w:rPr>
            </w:pPr>
            <w:ins w:id="578" w:author="Manuel Raul Livano Luna" w:date="2023-07-03T15:40:00Z">
              <w:r w:rsidRPr="005132B3">
                <w:rPr>
                  <w:rFonts w:ascii="Arial Narrow" w:hAnsi="Arial Narrow" w:cs="Calibri"/>
                  <w:lang w:eastAsia="es-PE"/>
                  <w:rPrChange w:id="579" w:author="Manuel Raul Livano Luna" w:date="2023-07-03T15:40:00Z">
                    <w:rPr>
                      <w:rFonts w:ascii="Agency FB" w:hAnsi="Agency FB" w:cs="Calibri"/>
                      <w:color w:val="000000"/>
                      <w:sz w:val="26"/>
                      <w:szCs w:val="26"/>
                      <w:lang w:eastAsia="es-PE"/>
                    </w:rPr>
                  </w:rPrChange>
                </w:rPr>
                <w:t>Cocharcas</w:t>
              </w:r>
            </w:ins>
          </w:p>
        </w:tc>
        <w:tc>
          <w:tcPr>
            <w:tcW w:w="1383" w:type="dxa"/>
            <w:shd w:val="clear" w:color="000000" w:fill="FFFFFF"/>
            <w:noWrap/>
            <w:vAlign w:val="center"/>
            <w:hideMark/>
          </w:tcPr>
          <w:p w14:paraId="73D8F20D" w14:textId="77777777" w:rsidR="00986133" w:rsidRPr="005132B3" w:rsidRDefault="00986133" w:rsidP="00986133">
            <w:pPr>
              <w:jc w:val="center"/>
              <w:rPr>
                <w:ins w:id="580" w:author="Manuel Raul Livano Luna" w:date="2023-07-03T15:40:00Z"/>
                <w:rFonts w:ascii="Arial Narrow" w:hAnsi="Arial Narrow" w:cs="Calibri"/>
                <w:lang w:eastAsia="es-PE"/>
                <w:rPrChange w:id="581" w:author="Manuel Raul Livano Luna" w:date="2023-07-03T15:40:00Z">
                  <w:rPr>
                    <w:ins w:id="582" w:author="Manuel Raul Livano Luna" w:date="2023-07-03T15:40:00Z"/>
                    <w:rFonts w:ascii="Agency FB" w:hAnsi="Agency FB" w:cs="Calibri"/>
                    <w:color w:val="000000"/>
                    <w:sz w:val="26"/>
                    <w:szCs w:val="26"/>
                    <w:lang w:eastAsia="es-PE"/>
                  </w:rPr>
                </w:rPrChange>
              </w:rPr>
            </w:pPr>
            <w:ins w:id="583" w:author="Manuel Raul Livano Luna" w:date="2023-07-03T15:40:00Z">
              <w:r w:rsidRPr="005132B3">
                <w:rPr>
                  <w:rFonts w:ascii="Arial Narrow" w:hAnsi="Arial Narrow" w:cs="Calibri"/>
                  <w:lang w:eastAsia="es-PE"/>
                  <w:rPrChange w:id="584" w:author="Manuel Raul Livano Luna" w:date="2023-07-03T15:40:00Z">
                    <w:rPr>
                      <w:rFonts w:ascii="Agency FB" w:hAnsi="Agency FB" w:cs="Calibri"/>
                      <w:color w:val="000000"/>
                      <w:sz w:val="26"/>
                      <w:szCs w:val="26"/>
                      <w:lang w:eastAsia="es-PE"/>
                    </w:rPr>
                  </w:rPrChange>
                </w:rPr>
                <w:t>Cocharcas</w:t>
              </w:r>
            </w:ins>
          </w:p>
        </w:tc>
        <w:tc>
          <w:tcPr>
            <w:tcW w:w="2680" w:type="dxa"/>
            <w:shd w:val="clear" w:color="auto" w:fill="auto"/>
            <w:noWrap/>
            <w:vAlign w:val="center"/>
            <w:hideMark/>
          </w:tcPr>
          <w:p w14:paraId="53511B73" w14:textId="77777777" w:rsidR="00986133" w:rsidRPr="005132B3" w:rsidRDefault="00986133" w:rsidP="00986133">
            <w:pPr>
              <w:rPr>
                <w:ins w:id="585" w:author="Manuel Raul Livano Luna" w:date="2023-07-03T15:40:00Z"/>
                <w:rFonts w:ascii="Arial Narrow" w:hAnsi="Arial Narrow" w:cs="Calibri"/>
                <w:lang w:eastAsia="es-PE"/>
                <w:rPrChange w:id="586" w:author="Manuel Raul Livano Luna" w:date="2023-07-03T15:40:00Z">
                  <w:rPr>
                    <w:ins w:id="587" w:author="Manuel Raul Livano Luna" w:date="2023-07-03T15:40:00Z"/>
                    <w:rFonts w:ascii="Agency FB" w:hAnsi="Agency FB" w:cs="Calibri"/>
                    <w:color w:val="000000"/>
                    <w:sz w:val="26"/>
                    <w:szCs w:val="26"/>
                    <w:lang w:eastAsia="es-PE"/>
                  </w:rPr>
                </w:rPrChange>
              </w:rPr>
            </w:pPr>
            <w:ins w:id="588" w:author="Manuel Raul Livano Luna" w:date="2023-07-03T15:40:00Z">
              <w:r w:rsidRPr="005132B3">
                <w:rPr>
                  <w:rFonts w:ascii="Arial Narrow" w:hAnsi="Arial Narrow" w:cs="Calibri"/>
                  <w:lang w:eastAsia="es-PE"/>
                  <w:rPrChange w:id="589" w:author="Manuel Raul Livano Luna" w:date="2023-07-03T15:40:00Z">
                    <w:rPr>
                      <w:rFonts w:ascii="Agency FB" w:hAnsi="Agency FB" w:cs="Calibri"/>
                      <w:color w:val="000000"/>
                      <w:sz w:val="26"/>
                      <w:szCs w:val="26"/>
                      <w:lang w:eastAsia="es-PE"/>
                    </w:rPr>
                  </w:rPrChange>
                </w:rPr>
                <w:t>Javier Heraud Pérez</w:t>
              </w:r>
            </w:ins>
          </w:p>
        </w:tc>
        <w:tc>
          <w:tcPr>
            <w:tcW w:w="1057" w:type="dxa"/>
            <w:shd w:val="clear" w:color="auto" w:fill="auto"/>
            <w:noWrap/>
            <w:vAlign w:val="center"/>
            <w:hideMark/>
          </w:tcPr>
          <w:p w14:paraId="6996F579" w14:textId="77777777" w:rsidR="00986133" w:rsidRPr="005132B3" w:rsidRDefault="00986133" w:rsidP="00986133">
            <w:pPr>
              <w:jc w:val="center"/>
              <w:rPr>
                <w:ins w:id="590" w:author="Manuel Raul Livano Luna" w:date="2023-07-03T15:40:00Z"/>
                <w:rFonts w:ascii="Arial Narrow" w:hAnsi="Arial Narrow" w:cs="Calibri"/>
                <w:lang w:eastAsia="es-PE"/>
                <w:rPrChange w:id="591" w:author="Manuel Raul Livano Luna" w:date="2023-07-03T15:40:00Z">
                  <w:rPr>
                    <w:ins w:id="592" w:author="Manuel Raul Livano Luna" w:date="2023-07-03T15:40:00Z"/>
                    <w:rFonts w:ascii="Agency FB" w:hAnsi="Agency FB" w:cs="Calibri"/>
                    <w:color w:val="000000"/>
                    <w:sz w:val="26"/>
                    <w:szCs w:val="26"/>
                    <w:lang w:eastAsia="es-PE"/>
                  </w:rPr>
                </w:rPrChange>
              </w:rPr>
            </w:pPr>
            <w:ins w:id="593" w:author="Manuel Raul Livano Luna" w:date="2023-07-03T15:40:00Z">
              <w:r w:rsidRPr="005132B3">
                <w:rPr>
                  <w:rFonts w:ascii="Arial Narrow" w:hAnsi="Arial Narrow" w:cs="Calibri"/>
                  <w:lang w:eastAsia="es-PE"/>
                  <w:rPrChange w:id="594" w:author="Manuel Raul Livano Luna" w:date="2023-07-03T15:40:00Z">
                    <w:rPr>
                      <w:rFonts w:ascii="Agency FB" w:hAnsi="Agency FB" w:cs="Calibri"/>
                      <w:color w:val="000000"/>
                      <w:sz w:val="26"/>
                      <w:szCs w:val="26"/>
                      <w:lang w:eastAsia="es-PE"/>
                    </w:rPr>
                  </w:rPrChange>
                </w:rPr>
                <w:t>87</w:t>
              </w:r>
            </w:ins>
          </w:p>
        </w:tc>
        <w:tc>
          <w:tcPr>
            <w:tcW w:w="913" w:type="dxa"/>
            <w:shd w:val="clear" w:color="auto" w:fill="auto"/>
            <w:noWrap/>
            <w:vAlign w:val="center"/>
            <w:hideMark/>
          </w:tcPr>
          <w:p w14:paraId="5F5415F8" w14:textId="77777777" w:rsidR="00986133" w:rsidRPr="005132B3" w:rsidRDefault="00986133" w:rsidP="00986133">
            <w:pPr>
              <w:jc w:val="center"/>
              <w:rPr>
                <w:ins w:id="595" w:author="Manuel Raul Livano Luna" w:date="2023-07-03T15:40:00Z"/>
                <w:rFonts w:ascii="Arial Narrow" w:hAnsi="Arial Narrow" w:cs="Calibri"/>
                <w:lang w:eastAsia="es-PE"/>
                <w:rPrChange w:id="596" w:author="Manuel Raul Livano Luna" w:date="2023-07-03T15:40:00Z">
                  <w:rPr>
                    <w:ins w:id="597" w:author="Manuel Raul Livano Luna" w:date="2023-07-03T15:40:00Z"/>
                    <w:rFonts w:ascii="Agency FB" w:hAnsi="Agency FB" w:cs="Calibri"/>
                    <w:color w:val="000000"/>
                    <w:sz w:val="26"/>
                    <w:szCs w:val="26"/>
                    <w:lang w:eastAsia="es-PE"/>
                  </w:rPr>
                </w:rPrChange>
              </w:rPr>
            </w:pPr>
            <w:ins w:id="598" w:author="Manuel Raul Livano Luna" w:date="2023-07-03T15:40:00Z">
              <w:r w:rsidRPr="005132B3">
                <w:rPr>
                  <w:rFonts w:ascii="Arial Narrow" w:hAnsi="Arial Narrow" w:cs="Calibri"/>
                  <w:lang w:eastAsia="es-PE"/>
                  <w:rPrChange w:id="599" w:author="Manuel Raul Livano Luna" w:date="2023-07-03T15:40:00Z">
                    <w:rPr>
                      <w:rFonts w:ascii="Agency FB" w:hAnsi="Agency FB" w:cs="Calibri"/>
                      <w:color w:val="000000"/>
                      <w:sz w:val="26"/>
                      <w:szCs w:val="26"/>
                      <w:lang w:eastAsia="es-PE"/>
                    </w:rPr>
                  </w:rPrChange>
                </w:rPr>
                <w:t>11</w:t>
              </w:r>
            </w:ins>
          </w:p>
        </w:tc>
      </w:tr>
      <w:tr w:rsidR="005132B3" w:rsidRPr="005132B3" w14:paraId="521824B6" w14:textId="77777777" w:rsidTr="00986133">
        <w:trPr>
          <w:trHeight w:val="47"/>
          <w:jc w:val="center"/>
          <w:ins w:id="600" w:author="Manuel Raul Livano Luna" w:date="2023-07-03T15:40:00Z"/>
        </w:trPr>
        <w:tc>
          <w:tcPr>
            <w:tcW w:w="1701" w:type="dxa"/>
            <w:shd w:val="clear" w:color="auto" w:fill="auto"/>
            <w:noWrap/>
            <w:vAlign w:val="center"/>
            <w:hideMark/>
          </w:tcPr>
          <w:p w14:paraId="0507A050" w14:textId="77777777" w:rsidR="00986133" w:rsidRPr="005132B3" w:rsidRDefault="00986133" w:rsidP="00986133">
            <w:pPr>
              <w:jc w:val="center"/>
              <w:rPr>
                <w:ins w:id="601" w:author="Manuel Raul Livano Luna" w:date="2023-07-03T15:40:00Z"/>
                <w:rFonts w:ascii="Arial Narrow" w:hAnsi="Arial Narrow" w:cs="Calibri"/>
                <w:lang w:eastAsia="es-PE"/>
                <w:rPrChange w:id="602" w:author="Manuel Raul Livano Luna" w:date="2023-07-03T15:40:00Z">
                  <w:rPr>
                    <w:ins w:id="603" w:author="Manuel Raul Livano Luna" w:date="2023-07-03T15:40:00Z"/>
                    <w:rFonts w:ascii="Agency FB" w:hAnsi="Agency FB" w:cs="Calibri"/>
                    <w:color w:val="000000"/>
                    <w:sz w:val="26"/>
                    <w:szCs w:val="26"/>
                    <w:lang w:eastAsia="es-PE"/>
                  </w:rPr>
                </w:rPrChange>
              </w:rPr>
            </w:pPr>
            <w:ins w:id="604" w:author="Manuel Raul Livano Luna" w:date="2023-07-03T15:40:00Z">
              <w:r w:rsidRPr="005132B3">
                <w:rPr>
                  <w:rFonts w:ascii="Arial Narrow" w:hAnsi="Arial Narrow" w:cs="Calibri"/>
                  <w:lang w:eastAsia="es-PE"/>
                  <w:rPrChange w:id="605" w:author="Manuel Raul Livano Luna" w:date="2023-07-03T15:40:00Z">
                    <w:rPr>
                      <w:rFonts w:ascii="Agency FB" w:hAnsi="Agency FB" w:cs="Calibri"/>
                      <w:color w:val="000000"/>
                      <w:sz w:val="26"/>
                      <w:szCs w:val="26"/>
                      <w:lang w:eastAsia="es-PE"/>
                    </w:rPr>
                  </w:rPrChange>
                </w:rPr>
                <w:t>Cocharcas</w:t>
              </w:r>
            </w:ins>
          </w:p>
        </w:tc>
        <w:tc>
          <w:tcPr>
            <w:tcW w:w="1383" w:type="dxa"/>
            <w:shd w:val="clear" w:color="auto" w:fill="auto"/>
            <w:noWrap/>
            <w:vAlign w:val="center"/>
            <w:hideMark/>
          </w:tcPr>
          <w:p w14:paraId="109DCFB8" w14:textId="77777777" w:rsidR="00986133" w:rsidRPr="005132B3" w:rsidRDefault="00986133" w:rsidP="00986133">
            <w:pPr>
              <w:jc w:val="center"/>
              <w:rPr>
                <w:ins w:id="606" w:author="Manuel Raul Livano Luna" w:date="2023-07-03T15:40:00Z"/>
                <w:rFonts w:ascii="Arial Narrow" w:hAnsi="Arial Narrow" w:cs="Calibri"/>
                <w:lang w:eastAsia="es-PE"/>
                <w:rPrChange w:id="607" w:author="Manuel Raul Livano Luna" w:date="2023-07-03T15:40:00Z">
                  <w:rPr>
                    <w:ins w:id="608" w:author="Manuel Raul Livano Luna" w:date="2023-07-03T15:40:00Z"/>
                    <w:rFonts w:ascii="Agency FB" w:hAnsi="Agency FB" w:cs="Calibri"/>
                    <w:color w:val="000000"/>
                    <w:sz w:val="26"/>
                    <w:szCs w:val="26"/>
                    <w:lang w:eastAsia="es-PE"/>
                  </w:rPr>
                </w:rPrChange>
              </w:rPr>
            </w:pPr>
            <w:proofErr w:type="spellStart"/>
            <w:ins w:id="609" w:author="Manuel Raul Livano Luna" w:date="2023-07-03T15:40:00Z">
              <w:r w:rsidRPr="005132B3">
                <w:rPr>
                  <w:rFonts w:ascii="Arial Narrow" w:hAnsi="Arial Narrow" w:cs="Calibri"/>
                  <w:lang w:eastAsia="es-PE"/>
                  <w:rPrChange w:id="610" w:author="Manuel Raul Livano Luna" w:date="2023-07-03T15:40:00Z">
                    <w:rPr>
                      <w:rFonts w:ascii="Agency FB" w:hAnsi="Agency FB" w:cs="Calibri"/>
                      <w:color w:val="000000"/>
                      <w:sz w:val="26"/>
                      <w:szCs w:val="26"/>
                      <w:lang w:eastAsia="es-PE"/>
                    </w:rPr>
                  </w:rPrChange>
                </w:rPr>
                <w:t>Urucancha</w:t>
              </w:r>
              <w:proofErr w:type="spellEnd"/>
            </w:ins>
          </w:p>
        </w:tc>
        <w:tc>
          <w:tcPr>
            <w:tcW w:w="2680" w:type="dxa"/>
            <w:shd w:val="clear" w:color="auto" w:fill="auto"/>
            <w:noWrap/>
            <w:vAlign w:val="center"/>
            <w:hideMark/>
          </w:tcPr>
          <w:p w14:paraId="70A29E6D" w14:textId="77777777" w:rsidR="00986133" w:rsidRPr="005132B3" w:rsidRDefault="00986133" w:rsidP="00986133">
            <w:pPr>
              <w:rPr>
                <w:ins w:id="611" w:author="Manuel Raul Livano Luna" w:date="2023-07-03T15:40:00Z"/>
                <w:rFonts w:ascii="Arial Narrow" w:hAnsi="Arial Narrow" w:cs="Calibri"/>
                <w:lang w:eastAsia="es-PE"/>
                <w:rPrChange w:id="612" w:author="Manuel Raul Livano Luna" w:date="2023-07-03T15:40:00Z">
                  <w:rPr>
                    <w:ins w:id="613" w:author="Manuel Raul Livano Luna" w:date="2023-07-03T15:40:00Z"/>
                    <w:rFonts w:ascii="Agency FB" w:hAnsi="Agency FB" w:cs="Calibri"/>
                    <w:color w:val="000000"/>
                    <w:sz w:val="26"/>
                    <w:szCs w:val="26"/>
                    <w:lang w:eastAsia="es-PE"/>
                  </w:rPr>
                </w:rPrChange>
              </w:rPr>
            </w:pPr>
            <w:proofErr w:type="spellStart"/>
            <w:ins w:id="614" w:author="Manuel Raul Livano Luna" w:date="2023-07-03T15:40:00Z">
              <w:r w:rsidRPr="005132B3">
                <w:rPr>
                  <w:rFonts w:ascii="Arial Narrow" w:hAnsi="Arial Narrow" w:cs="Calibri"/>
                  <w:lang w:eastAsia="es-PE"/>
                  <w:rPrChange w:id="615" w:author="Manuel Raul Livano Luna" w:date="2023-07-03T15:40:00Z">
                    <w:rPr>
                      <w:rFonts w:ascii="Agency FB" w:hAnsi="Agency FB" w:cs="Calibri"/>
                      <w:color w:val="000000"/>
                      <w:sz w:val="26"/>
                      <w:szCs w:val="26"/>
                      <w:lang w:eastAsia="es-PE"/>
                    </w:rPr>
                  </w:rPrChange>
                </w:rPr>
                <w:t>Urucancha</w:t>
              </w:r>
              <w:proofErr w:type="spellEnd"/>
            </w:ins>
          </w:p>
        </w:tc>
        <w:tc>
          <w:tcPr>
            <w:tcW w:w="1057" w:type="dxa"/>
            <w:shd w:val="clear" w:color="auto" w:fill="auto"/>
            <w:noWrap/>
            <w:vAlign w:val="center"/>
            <w:hideMark/>
          </w:tcPr>
          <w:p w14:paraId="29A4AC11" w14:textId="77777777" w:rsidR="00986133" w:rsidRPr="005132B3" w:rsidRDefault="00986133" w:rsidP="00986133">
            <w:pPr>
              <w:jc w:val="center"/>
              <w:rPr>
                <w:ins w:id="616" w:author="Manuel Raul Livano Luna" w:date="2023-07-03T15:40:00Z"/>
                <w:rFonts w:ascii="Arial Narrow" w:hAnsi="Arial Narrow" w:cs="Calibri"/>
                <w:lang w:eastAsia="es-PE"/>
                <w:rPrChange w:id="617" w:author="Manuel Raul Livano Luna" w:date="2023-07-03T15:40:00Z">
                  <w:rPr>
                    <w:ins w:id="618" w:author="Manuel Raul Livano Luna" w:date="2023-07-03T15:40:00Z"/>
                    <w:rFonts w:ascii="Agency FB" w:hAnsi="Agency FB" w:cs="Calibri"/>
                    <w:color w:val="000000"/>
                    <w:sz w:val="26"/>
                    <w:szCs w:val="26"/>
                    <w:lang w:eastAsia="es-PE"/>
                  </w:rPr>
                </w:rPrChange>
              </w:rPr>
            </w:pPr>
            <w:ins w:id="619" w:author="Manuel Raul Livano Luna" w:date="2023-07-03T15:40:00Z">
              <w:r w:rsidRPr="005132B3">
                <w:rPr>
                  <w:rFonts w:ascii="Arial Narrow" w:hAnsi="Arial Narrow" w:cs="Calibri"/>
                  <w:lang w:eastAsia="es-PE"/>
                  <w:rPrChange w:id="620" w:author="Manuel Raul Livano Luna" w:date="2023-07-03T15:40:00Z">
                    <w:rPr>
                      <w:rFonts w:ascii="Agency FB" w:hAnsi="Agency FB" w:cs="Calibri"/>
                      <w:color w:val="000000"/>
                      <w:sz w:val="26"/>
                      <w:szCs w:val="26"/>
                      <w:lang w:eastAsia="es-PE"/>
                    </w:rPr>
                  </w:rPrChange>
                </w:rPr>
                <w:t>24</w:t>
              </w:r>
            </w:ins>
          </w:p>
        </w:tc>
        <w:tc>
          <w:tcPr>
            <w:tcW w:w="913" w:type="dxa"/>
            <w:shd w:val="clear" w:color="auto" w:fill="auto"/>
            <w:noWrap/>
            <w:vAlign w:val="center"/>
            <w:hideMark/>
          </w:tcPr>
          <w:p w14:paraId="2D69D461" w14:textId="77777777" w:rsidR="00986133" w:rsidRPr="005132B3" w:rsidRDefault="00986133" w:rsidP="00986133">
            <w:pPr>
              <w:jc w:val="center"/>
              <w:rPr>
                <w:ins w:id="621" w:author="Manuel Raul Livano Luna" w:date="2023-07-03T15:40:00Z"/>
                <w:rFonts w:ascii="Arial Narrow" w:hAnsi="Arial Narrow" w:cs="Calibri"/>
                <w:lang w:eastAsia="es-PE"/>
                <w:rPrChange w:id="622" w:author="Manuel Raul Livano Luna" w:date="2023-07-03T15:40:00Z">
                  <w:rPr>
                    <w:ins w:id="623" w:author="Manuel Raul Livano Luna" w:date="2023-07-03T15:40:00Z"/>
                    <w:rFonts w:ascii="Agency FB" w:hAnsi="Agency FB" w:cs="Calibri"/>
                    <w:color w:val="000000"/>
                    <w:sz w:val="26"/>
                    <w:szCs w:val="26"/>
                    <w:lang w:eastAsia="es-PE"/>
                  </w:rPr>
                </w:rPrChange>
              </w:rPr>
            </w:pPr>
            <w:ins w:id="624" w:author="Manuel Raul Livano Luna" w:date="2023-07-03T15:40:00Z">
              <w:r w:rsidRPr="005132B3">
                <w:rPr>
                  <w:rFonts w:ascii="Arial Narrow" w:hAnsi="Arial Narrow" w:cs="Calibri"/>
                  <w:lang w:eastAsia="es-PE"/>
                  <w:rPrChange w:id="625" w:author="Manuel Raul Livano Luna" w:date="2023-07-03T15:40:00Z">
                    <w:rPr>
                      <w:rFonts w:ascii="Agency FB" w:hAnsi="Agency FB" w:cs="Calibri"/>
                      <w:color w:val="000000"/>
                      <w:sz w:val="26"/>
                      <w:szCs w:val="26"/>
                      <w:lang w:eastAsia="es-PE"/>
                    </w:rPr>
                  </w:rPrChange>
                </w:rPr>
                <w:t>4</w:t>
              </w:r>
            </w:ins>
          </w:p>
        </w:tc>
      </w:tr>
      <w:tr w:rsidR="005132B3" w:rsidRPr="005132B3" w14:paraId="2A65250F" w14:textId="77777777" w:rsidTr="00986133">
        <w:trPr>
          <w:trHeight w:val="47"/>
          <w:jc w:val="center"/>
          <w:ins w:id="626" w:author="Manuel Raul Livano Luna" w:date="2023-07-03T15:40:00Z"/>
        </w:trPr>
        <w:tc>
          <w:tcPr>
            <w:tcW w:w="1701" w:type="dxa"/>
            <w:shd w:val="clear" w:color="auto" w:fill="auto"/>
            <w:noWrap/>
            <w:vAlign w:val="center"/>
            <w:hideMark/>
          </w:tcPr>
          <w:p w14:paraId="78C0ADE9" w14:textId="77777777" w:rsidR="00986133" w:rsidRPr="005132B3" w:rsidRDefault="00986133" w:rsidP="00986133">
            <w:pPr>
              <w:jc w:val="center"/>
              <w:rPr>
                <w:ins w:id="627" w:author="Manuel Raul Livano Luna" w:date="2023-07-03T15:40:00Z"/>
                <w:rFonts w:ascii="Arial Narrow" w:hAnsi="Arial Narrow" w:cs="Calibri"/>
                <w:lang w:eastAsia="es-PE"/>
                <w:rPrChange w:id="628" w:author="Manuel Raul Livano Luna" w:date="2023-07-03T15:40:00Z">
                  <w:rPr>
                    <w:ins w:id="629" w:author="Manuel Raul Livano Luna" w:date="2023-07-03T15:40:00Z"/>
                    <w:rFonts w:ascii="Agency FB" w:hAnsi="Agency FB" w:cs="Calibri"/>
                    <w:sz w:val="26"/>
                    <w:szCs w:val="26"/>
                    <w:lang w:eastAsia="es-PE"/>
                  </w:rPr>
                </w:rPrChange>
              </w:rPr>
            </w:pPr>
            <w:ins w:id="630" w:author="Manuel Raul Livano Luna" w:date="2023-07-03T15:40:00Z">
              <w:r w:rsidRPr="005132B3">
                <w:rPr>
                  <w:rFonts w:ascii="Arial Narrow" w:hAnsi="Arial Narrow" w:cs="Calibri"/>
                  <w:lang w:eastAsia="es-PE"/>
                  <w:rPrChange w:id="631" w:author="Manuel Raul Livano Luna" w:date="2023-07-03T15:40:00Z">
                    <w:rPr>
                      <w:rFonts w:ascii="Agency FB" w:hAnsi="Agency FB" w:cs="Calibri"/>
                      <w:sz w:val="26"/>
                      <w:szCs w:val="26"/>
                      <w:lang w:eastAsia="es-PE"/>
                    </w:rPr>
                  </w:rPrChange>
                </w:rPr>
                <w:t>Los Chancas</w:t>
              </w:r>
            </w:ins>
          </w:p>
        </w:tc>
        <w:tc>
          <w:tcPr>
            <w:tcW w:w="1383" w:type="dxa"/>
            <w:shd w:val="clear" w:color="auto" w:fill="auto"/>
            <w:noWrap/>
            <w:vAlign w:val="center"/>
            <w:hideMark/>
          </w:tcPr>
          <w:p w14:paraId="12DCC0C7" w14:textId="77777777" w:rsidR="00986133" w:rsidRPr="005132B3" w:rsidRDefault="00986133" w:rsidP="00986133">
            <w:pPr>
              <w:jc w:val="center"/>
              <w:rPr>
                <w:ins w:id="632" w:author="Manuel Raul Livano Luna" w:date="2023-07-03T15:40:00Z"/>
                <w:rFonts w:ascii="Arial Narrow" w:hAnsi="Arial Narrow" w:cs="Calibri"/>
                <w:lang w:eastAsia="es-PE"/>
                <w:rPrChange w:id="633" w:author="Manuel Raul Livano Luna" w:date="2023-07-03T15:40:00Z">
                  <w:rPr>
                    <w:ins w:id="634" w:author="Manuel Raul Livano Luna" w:date="2023-07-03T15:40:00Z"/>
                    <w:rFonts w:ascii="Agency FB" w:hAnsi="Agency FB" w:cs="Calibri"/>
                    <w:color w:val="000000"/>
                    <w:sz w:val="26"/>
                    <w:szCs w:val="26"/>
                    <w:lang w:eastAsia="es-PE"/>
                  </w:rPr>
                </w:rPrChange>
              </w:rPr>
            </w:pPr>
            <w:ins w:id="635" w:author="Manuel Raul Livano Luna" w:date="2023-07-03T15:40:00Z">
              <w:r w:rsidRPr="005132B3">
                <w:rPr>
                  <w:rFonts w:ascii="Arial Narrow" w:hAnsi="Arial Narrow" w:cs="Calibri"/>
                  <w:lang w:eastAsia="es-PE"/>
                  <w:rPrChange w:id="636" w:author="Manuel Raul Livano Luna" w:date="2023-07-03T15:40:00Z">
                    <w:rPr>
                      <w:rFonts w:ascii="Agency FB" w:hAnsi="Agency FB" w:cs="Calibri"/>
                      <w:color w:val="000000"/>
                      <w:sz w:val="26"/>
                      <w:szCs w:val="26"/>
                      <w:lang w:eastAsia="es-PE"/>
                    </w:rPr>
                  </w:rPrChange>
                </w:rPr>
                <w:t>Rio Blanco</w:t>
              </w:r>
            </w:ins>
          </w:p>
        </w:tc>
        <w:tc>
          <w:tcPr>
            <w:tcW w:w="2680" w:type="dxa"/>
            <w:shd w:val="clear" w:color="auto" w:fill="auto"/>
            <w:noWrap/>
            <w:vAlign w:val="center"/>
            <w:hideMark/>
          </w:tcPr>
          <w:p w14:paraId="5467517A" w14:textId="77777777" w:rsidR="00986133" w:rsidRPr="005132B3" w:rsidRDefault="00986133" w:rsidP="00986133">
            <w:pPr>
              <w:rPr>
                <w:ins w:id="637" w:author="Manuel Raul Livano Luna" w:date="2023-07-03T15:40:00Z"/>
                <w:rFonts w:ascii="Arial Narrow" w:hAnsi="Arial Narrow" w:cs="Calibri"/>
                <w:lang w:eastAsia="es-PE"/>
                <w:rPrChange w:id="638" w:author="Manuel Raul Livano Luna" w:date="2023-07-03T15:40:00Z">
                  <w:rPr>
                    <w:ins w:id="639" w:author="Manuel Raul Livano Luna" w:date="2023-07-03T15:40:00Z"/>
                    <w:rFonts w:ascii="Agency FB" w:hAnsi="Agency FB" w:cs="Calibri"/>
                    <w:color w:val="000000"/>
                    <w:sz w:val="26"/>
                    <w:szCs w:val="26"/>
                    <w:lang w:eastAsia="es-PE"/>
                  </w:rPr>
                </w:rPrChange>
              </w:rPr>
            </w:pPr>
            <w:ins w:id="640" w:author="Manuel Raul Livano Luna" w:date="2023-07-03T15:40:00Z">
              <w:r w:rsidRPr="005132B3">
                <w:rPr>
                  <w:rFonts w:ascii="Arial Narrow" w:hAnsi="Arial Narrow" w:cs="Calibri"/>
                  <w:lang w:eastAsia="es-PE"/>
                  <w:rPrChange w:id="641" w:author="Manuel Raul Livano Luna" w:date="2023-07-03T15:40:00Z">
                    <w:rPr>
                      <w:rFonts w:ascii="Agency FB" w:hAnsi="Agency FB" w:cs="Calibri"/>
                      <w:color w:val="000000"/>
                      <w:sz w:val="26"/>
                      <w:szCs w:val="26"/>
                      <w:lang w:eastAsia="es-PE"/>
                    </w:rPr>
                  </w:rPrChange>
                </w:rPr>
                <w:t>Leoncio Prado</w:t>
              </w:r>
            </w:ins>
          </w:p>
        </w:tc>
        <w:tc>
          <w:tcPr>
            <w:tcW w:w="1057" w:type="dxa"/>
            <w:shd w:val="clear" w:color="auto" w:fill="auto"/>
            <w:noWrap/>
            <w:vAlign w:val="center"/>
            <w:hideMark/>
          </w:tcPr>
          <w:p w14:paraId="1AAD924F" w14:textId="77777777" w:rsidR="00986133" w:rsidRPr="005132B3" w:rsidRDefault="00986133" w:rsidP="00986133">
            <w:pPr>
              <w:jc w:val="center"/>
              <w:rPr>
                <w:ins w:id="642" w:author="Manuel Raul Livano Luna" w:date="2023-07-03T15:40:00Z"/>
                <w:rFonts w:ascii="Arial Narrow" w:hAnsi="Arial Narrow" w:cs="Calibri"/>
                <w:lang w:eastAsia="es-PE"/>
                <w:rPrChange w:id="643" w:author="Manuel Raul Livano Luna" w:date="2023-07-03T15:40:00Z">
                  <w:rPr>
                    <w:ins w:id="644" w:author="Manuel Raul Livano Luna" w:date="2023-07-03T15:40:00Z"/>
                    <w:rFonts w:ascii="Agency FB" w:hAnsi="Agency FB" w:cs="Calibri"/>
                    <w:color w:val="000000"/>
                    <w:sz w:val="26"/>
                    <w:szCs w:val="26"/>
                    <w:lang w:eastAsia="es-PE"/>
                  </w:rPr>
                </w:rPrChange>
              </w:rPr>
            </w:pPr>
            <w:ins w:id="645" w:author="Manuel Raul Livano Luna" w:date="2023-07-03T15:40:00Z">
              <w:r w:rsidRPr="005132B3">
                <w:rPr>
                  <w:rFonts w:ascii="Arial Narrow" w:hAnsi="Arial Narrow" w:cs="Calibri"/>
                  <w:lang w:eastAsia="es-PE"/>
                  <w:rPrChange w:id="646" w:author="Manuel Raul Livano Luna" w:date="2023-07-03T15:40:00Z">
                    <w:rPr>
                      <w:rFonts w:ascii="Agency FB" w:hAnsi="Agency FB" w:cs="Calibri"/>
                      <w:color w:val="000000"/>
                      <w:sz w:val="26"/>
                      <w:szCs w:val="26"/>
                      <w:lang w:eastAsia="es-PE"/>
                    </w:rPr>
                  </w:rPrChange>
                </w:rPr>
                <w:t>57</w:t>
              </w:r>
            </w:ins>
          </w:p>
        </w:tc>
        <w:tc>
          <w:tcPr>
            <w:tcW w:w="913" w:type="dxa"/>
            <w:shd w:val="clear" w:color="auto" w:fill="auto"/>
            <w:noWrap/>
            <w:vAlign w:val="center"/>
            <w:hideMark/>
          </w:tcPr>
          <w:p w14:paraId="0FD2A423" w14:textId="77777777" w:rsidR="00986133" w:rsidRPr="005132B3" w:rsidRDefault="00986133" w:rsidP="00986133">
            <w:pPr>
              <w:jc w:val="center"/>
              <w:rPr>
                <w:ins w:id="647" w:author="Manuel Raul Livano Luna" w:date="2023-07-03T15:40:00Z"/>
                <w:rFonts w:ascii="Arial Narrow" w:hAnsi="Arial Narrow" w:cs="Calibri"/>
                <w:lang w:eastAsia="es-PE"/>
                <w:rPrChange w:id="648" w:author="Manuel Raul Livano Luna" w:date="2023-07-03T15:40:00Z">
                  <w:rPr>
                    <w:ins w:id="649" w:author="Manuel Raul Livano Luna" w:date="2023-07-03T15:40:00Z"/>
                    <w:rFonts w:ascii="Agency FB" w:hAnsi="Agency FB" w:cs="Calibri"/>
                    <w:color w:val="000000"/>
                    <w:sz w:val="26"/>
                    <w:szCs w:val="26"/>
                    <w:lang w:eastAsia="es-PE"/>
                  </w:rPr>
                </w:rPrChange>
              </w:rPr>
            </w:pPr>
            <w:ins w:id="650" w:author="Manuel Raul Livano Luna" w:date="2023-07-03T15:40:00Z">
              <w:r w:rsidRPr="005132B3">
                <w:rPr>
                  <w:rFonts w:ascii="Arial Narrow" w:hAnsi="Arial Narrow" w:cs="Calibri"/>
                  <w:lang w:eastAsia="es-PE"/>
                  <w:rPrChange w:id="651" w:author="Manuel Raul Livano Luna" w:date="2023-07-03T15:40:00Z">
                    <w:rPr>
                      <w:rFonts w:ascii="Agency FB" w:hAnsi="Agency FB" w:cs="Calibri"/>
                      <w:color w:val="000000"/>
                      <w:sz w:val="26"/>
                      <w:szCs w:val="26"/>
                      <w:lang w:eastAsia="es-PE"/>
                    </w:rPr>
                  </w:rPrChange>
                </w:rPr>
                <w:t>8</w:t>
              </w:r>
            </w:ins>
          </w:p>
        </w:tc>
      </w:tr>
      <w:tr w:rsidR="005132B3" w:rsidRPr="005132B3" w14:paraId="502FB987" w14:textId="77777777" w:rsidTr="00986133">
        <w:trPr>
          <w:trHeight w:val="47"/>
          <w:jc w:val="center"/>
          <w:ins w:id="652" w:author="Manuel Raul Livano Luna" w:date="2023-07-03T15:40:00Z"/>
        </w:trPr>
        <w:tc>
          <w:tcPr>
            <w:tcW w:w="1701" w:type="dxa"/>
            <w:shd w:val="clear" w:color="auto" w:fill="auto"/>
            <w:vAlign w:val="center"/>
            <w:hideMark/>
          </w:tcPr>
          <w:p w14:paraId="68B937EA" w14:textId="77777777" w:rsidR="00986133" w:rsidRPr="005132B3" w:rsidRDefault="00986133" w:rsidP="00986133">
            <w:pPr>
              <w:jc w:val="center"/>
              <w:rPr>
                <w:ins w:id="653" w:author="Manuel Raul Livano Luna" w:date="2023-07-03T15:40:00Z"/>
                <w:rFonts w:ascii="Arial Narrow" w:hAnsi="Arial Narrow" w:cs="Calibri"/>
                <w:lang w:eastAsia="es-PE"/>
                <w:rPrChange w:id="654" w:author="Manuel Raul Livano Luna" w:date="2023-07-03T15:40:00Z">
                  <w:rPr>
                    <w:ins w:id="655" w:author="Manuel Raul Livano Luna" w:date="2023-07-03T15:40:00Z"/>
                    <w:rFonts w:ascii="Agency FB" w:hAnsi="Agency FB" w:cs="Calibri"/>
                    <w:color w:val="000000"/>
                    <w:sz w:val="26"/>
                    <w:szCs w:val="26"/>
                    <w:lang w:eastAsia="es-PE"/>
                  </w:rPr>
                </w:rPrChange>
              </w:rPr>
            </w:pPr>
            <w:proofErr w:type="spellStart"/>
            <w:ins w:id="656" w:author="Manuel Raul Livano Luna" w:date="2023-07-03T15:40:00Z">
              <w:r w:rsidRPr="005132B3">
                <w:rPr>
                  <w:rFonts w:ascii="Arial Narrow" w:hAnsi="Arial Narrow" w:cs="Calibri"/>
                  <w:lang w:eastAsia="es-PE"/>
                  <w:rPrChange w:id="657" w:author="Manuel Raul Livano Luna" w:date="2023-07-03T15:40:00Z">
                    <w:rPr>
                      <w:rFonts w:ascii="Agency FB" w:hAnsi="Agency FB" w:cs="Calibri"/>
                      <w:color w:val="000000"/>
                      <w:sz w:val="26"/>
                      <w:szCs w:val="26"/>
                      <w:lang w:eastAsia="es-PE"/>
                    </w:rPr>
                  </w:rPrChange>
                </w:rPr>
                <w:t>Ocobamba</w:t>
              </w:r>
              <w:proofErr w:type="spellEnd"/>
            </w:ins>
          </w:p>
        </w:tc>
        <w:tc>
          <w:tcPr>
            <w:tcW w:w="1383" w:type="dxa"/>
            <w:shd w:val="clear" w:color="auto" w:fill="auto"/>
            <w:noWrap/>
            <w:vAlign w:val="center"/>
            <w:hideMark/>
          </w:tcPr>
          <w:p w14:paraId="24A303AC" w14:textId="77777777" w:rsidR="00986133" w:rsidRPr="005132B3" w:rsidRDefault="00986133" w:rsidP="00986133">
            <w:pPr>
              <w:jc w:val="center"/>
              <w:rPr>
                <w:ins w:id="658" w:author="Manuel Raul Livano Luna" w:date="2023-07-03T15:40:00Z"/>
                <w:rFonts w:ascii="Arial Narrow" w:hAnsi="Arial Narrow" w:cs="Calibri"/>
                <w:lang w:eastAsia="es-PE"/>
                <w:rPrChange w:id="659" w:author="Manuel Raul Livano Luna" w:date="2023-07-03T15:40:00Z">
                  <w:rPr>
                    <w:ins w:id="660" w:author="Manuel Raul Livano Luna" w:date="2023-07-03T15:40:00Z"/>
                    <w:rFonts w:ascii="Agency FB" w:hAnsi="Agency FB" w:cs="Calibri"/>
                    <w:color w:val="000000"/>
                    <w:sz w:val="26"/>
                    <w:szCs w:val="26"/>
                    <w:lang w:eastAsia="es-PE"/>
                  </w:rPr>
                </w:rPrChange>
              </w:rPr>
            </w:pPr>
            <w:proofErr w:type="spellStart"/>
            <w:ins w:id="661" w:author="Manuel Raul Livano Luna" w:date="2023-07-03T15:40:00Z">
              <w:r w:rsidRPr="005132B3">
                <w:rPr>
                  <w:rFonts w:ascii="Arial Narrow" w:hAnsi="Arial Narrow" w:cs="Calibri"/>
                  <w:lang w:eastAsia="es-PE"/>
                  <w:rPrChange w:id="662" w:author="Manuel Raul Livano Luna" w:date="2023-07-03T15:40:00Z">
                    <w:rPr>
                      <w:rFonts w:ascii="Agency FB" w:hAnsi="Agency FB" w:cs="Calibri"/>
                      <w:color w:val="000000"/>
                      <w:sz w:val="26"/>
                      <w:szCs w:val="26"/>
                      <w:lang w:eastAsia="es-PE"/>
                    </w:rPr>
                  </w:rPrChange>
                </w:rPr>
                <w:t>Ocobamba</w:t>
              </w:r>
              <w:proofErr w:type="spellEnd"/>
            </w:ins>
          </w:p>
        </w:tc>
        <w:tc>
          <w:tcPr>
            <w:tcW w:w="2680" w:type="dxa"/>
            <w:shd w:val="clear" w:color="auto" w:fill="auto"/>
            <w:vAlign w:val="center"/>
            <w:hideMark/>
          </w:tcPr>
          <w:p w14:paraId="08CBD9BE" w14:textId="77777777" w:rsidR="00986133" w:rsidRPr="005132B3" w:rsidRDefault="00986133" w:rsidP="00986133">
            <w:pPr>
              <w:rPr>
                <w:ins w:id="663" w:author="Manuel Raul Livano Luna" w:date="2023-07-03T15:40:00Z"/>
                <w:rFonts w:ascii="Arial Narrow" w:hAnsi="Arial Narrow" w:cs="Calibri"/>
                <w:lang w:eastAsia="es-PE"/>
                <w:rPrChange w:id="664" w:author="Manuel Raul Livano Luna" w:date="2023-07-03T15:40:00Z">
                  <w:rPr>
                    <w:ins w:id="665" w:author="Manuel Raul Livano Luna" w:date="2023-07-03T15:40:00Z"/>
                    <w:rFonts w:ascii="Agency FB" w:hAnsi="Agency FB" w:cs="Calibri"/>
                    <w:color w:val="000000"/>
                    <w:sz w:val="26"/>
                    <w:szCs w:val="26"/>
                    <w:lang w:eastAsia="es-PE"/>
                  </w:rPr>
                </w:rPrChange>
              </w:rPr>
            </w:pPr>
            <w:ins w:id="666" w:author="Manuel Raul Livano Luna" w:date="2023-07-03T15:40:00Z">
              <w:r w:rsidRPr="005132B3">
                <w:rPr>
                  <w:rFonts w:ascii="Arial Narrow" w:hAnsi="Arial Narrow" w:cs="Calibri"/>
                  <w:lang w:eastAsia="es-PE"/>
                  <w:rPrChange w:id="667" w:author="Manuel Raul Livano Luna" w:date="2023-07-03T15:40:00Z">
                    <w:rPr>
                      <w:rFonts w:ascii="Agency FB" w:hAnsi="Agency FB" w:cs="Calibri"/>
                      <w:color w:val="000000"/>
                      <w:sz w:val="26"/>
                      <w:szCs w:val="26"/>
                      <w:lang w:eastAsia="es-PE"/>
                    </w:rPr>
                  </w:rPrChange>
                </w:rPr>
                <w:t>José Benigno Samanez Ocampo</w:t>
              </w:r>
            </w:ins>
          </w:p>
        </w:tc>
        <w:tc>
          <w:tcPr>
            <w:tcW w:w="1057" w:type="dxa"/>
            <w:shd w:val="clear" w:color="auto" w:fill="auto"/>
            <w:noWrap/>
            <w:vAlign w:val="center"/>
            <w:hideMark/>
          </w:tcPr>
          <w:p w14:paraId="0F6CF18B" w14:textId="77777777" w:rsidR="00986133" w:rsidRPr="005132B3" w:rsidRDefault="00986133" w:rsidP="00986133">
            <w:pPr>
              <w:jc w:val="center"/>
              <w:rPr>
                <w:ins w:id="668" w:author="Manuel Raul Livano Luna" w:date="2023-07-03T15:40:00Z"/>
                <w:rFonts w:ascii="Arial Narrow" w:hAnsi="Arial Narrow" w:cs="Calibri"/>
                <w:lang w:eastAsia="es-PE"/>
                <w:rPrChange w:id="669" w:author="Manuel Raul Livano Luna" w:date="2023-07-03T15:40:00Z">
                  <w:rPr>
                    <w:ins w:id="670" w:author="Manuel Raul Livano Luna" w:date="2023-07-03T15:40:00Z"/>
                    <w:rFonts w:ascii="Agency FB" w:hAnsi="Agency FB" w:cs="Calibri"/>
                    <w:color w:val="000000"/>
                    <w:sz w:val="26"/>
                    <w:szCs w:val="26"/>
                    <w:lang w:eastAsia="es-PE"/>
                  </w:rPr>
                </w:rPrChange>
              </w:rPr>
            </w:pPr>
            <w:ins w:id="671" w:author="Manuel Raul Livano Luna" w:date="2023-07-03T15:40:00Z">
              <w:r w:rsidRPr="005132B3">
                <w:rPr>
                  <w:rFonts w:ascii="Arial Narrow" w:hAnsi="Arial Narrow" w:cs="Calibri"/>
                  <w:lang w:eastAsia="es-PE"/>
                  <w:rPrChange w:id="672"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617B18B7" w14:textId="77777777" w:rsidR="00986133" w:rsidRPr="005132B3" w:rsidRDefault="00986133" w:rsidP="00986133">
            <w:pPr>
              <w:jc w:val="center"/>
              <w:rPr>
                <w:ins w:id="673" w:author="Manuel Raul Livano Luna" w:date="2023-07-03T15:40:00Z"/>
                <w:rFonts w:ascii="Arial Narrow" w:hAnsi="Arial Narrow" w:cs="Calibri"/>
                <w:lang w:eastAsia="es-PE"/>
                <w:rPrChange w:id="674" w:author="Manuel Raul Livano Luna" w:date="2023-07-03T15:40:00Z">
                  <w:rPr>
                    <w:ins w:id="675" w:author="Manuel Raul Livano Luna" w:date="2023-07-03T15:40:00Z"/>
                    <w:rFonts w:ascii="Agency FB" w:hAnsi="Agency FB" w:cs="Calibri"/>
                    <w:color w:val="000000"/>
                    <w:sz w:val="26"/>
                    <w:szCs w:val="26"/>
                    <w:lang w:eastAsia="es-PE"/>
                  </w:rPr>
                </w:rPrChange>
              </w:rPr>
            </w:pPr>
            <w:ins w:id="676" w:author="Manuel Raul Livano Luna" w:date="2023-07-03T15:40:00Z">
              <w:r w:rsidRPr="005132B3">
                <w:rPr>
                  <w:rFonts w:ascii="Arial Narrow" w:hAnsi="Arial Narrow" w:cs="Calibri"/>
                  <w:lang w:eastAsia="es-PE"/>
                  <w:rPrChange w:id="677" w:author="Manuel Raul Livano Luna" w:date="2023-07-03T15:40:00Z">
                    <w:rPr>
                      <w:rFonts w:ascii="Agency FB" w:hAnsi="Agency FB" w:cs="Calibri"/>
                      <w:color w:val="000000"/>
                      <w:sz w:val="26"/>
                      <w:szCs w:val="26"/>
                      <w:lang w:eastAsia="es-PE"/>
                    </w:rPr>
                  </w:rPrChange>
                </w:rPr>
                <w:t>28</w:t>
              </w:r>
            </w:ins>
          </w:p>
        </w:tc>
      </w:tr>
      <w:tr w:rsidR="005132B3" w:rsidRPr="005132B3" w14:paraId="148F1B41" w14:textId="77777777" w:rsidTr="00986133">
        <w:trPr>
          <w:trHeight w:val="47"/>
          <w:jc w:val="center"/>
          <w:ins w:id="678" w:author="Manuel Raul Livano Luna" w:date="2023-07-03T15:40:00Z"/>
        </w:trPr>
        <w:tc>
          <w:tcPr>
            <w:tcW w:w="1701" w:type="dxa"/>
            <w:shd w:val="clear" w:color="000000" w:fill="FFFFFF"/>
            <w:noWrap/>
            <w:vAlign w:val="center"/>
            <w:hideMark/>
          </w:tcPr>
          <w:p w14:paraId="4A7B87E9" w14:textId="77777777" w:rsidR="00986133" w:rsidRPr="005132B3" w:rsidRDefault="00986133" w:rsidP="00986133">
            <w:pPr>
              <w:jc w:val="center"/>
              <w:rPr>
                <w:ins w:id="679" w:author="Manuel Raul Livano Luna" w:date="2023-07-03T15:40:00Z"/>
                <w:rFonts w:ascii="Arial Narrow" w:hAnsi="Arial Narrow" w:cs="Calibri"/>
                <w:lang w:eastAsia="es-PE"/>
                <w:rPrChange w:id="680" w:author="Manuel Raul Livano Luna" w:date="2023-07-03T15:40:00Z">
                  <w:rPr>
                    <w:ins w:id="681" w:author="Manuel Raul Livano Luna" w:date="2023-07-03T15:40:00Z"/>
                    <w:rFonts w:ascii="Agency FB" w:hAnsi="Agency FB" w:cs="Calibri"/>
                    <w:color w:val="000000"/>
                    <w:sz w:val="26"/>
                    <w:szCs w:val="26"/>
                    <w:lang w:eastAsia="es-PE"/>
                  </w:rPr>
                </w:rPrChange>
              </w:rPr>
            </w:pPr>
            <w:proofErr w:type="spellStart"/>
            <w:ins w:id="682" w:author="Manuel Raul Livano Luna" w:date="2023-07-03T15:40:00Z">
              <w:r w:rsidRPr="005132B3">
                <w:rPr>
                  <w:rFonts w:ascii="Arial Narrow" w:hAnsi="Arial Narrow" w:cs="Calibri"/>
                  <w:lang w:eastAsia="es-PE"/>
                  <w:rPrChange w:id="683" w:author="Manuel Raul Livano Luna" w:date="2023-07-03T15:40:00Z">
                    <w:rPr>
                      <w:rFonts w:ascii="Agency FB" w:hAnsi="Agency FB" w:cs="Calibri"/>
                      <w:color w:val="000000"/>
                      <w:sz w:val="26"/>
                      <w:szCs w:val="26"/>
                      <w:lang w:eastAsia="es-PE"/>
                    </w:rPr>
                  </w:rPrChange>
                </w:rPr>
                <w:t>Rocchac</w:t>
              </w:r>
              <w:proofErr w:type="spellEnd"/>
              <w:r w:rsidRPr="005132B3">
                <w:rPr>
                  <w:rFonts w:ascii="Arial Narrow" w:hAnsi="Arial Narrow" w:cs="Calibri"/>
                  <w:lang w:eastAsia="es-PE"/>
                  <w:rPrChange w:id="684" w:author="Manuel Raul Livano Luna" w:date="2023-07-03T15:40:00Z">
                    <w:rPr>
                      <w:rFonts w:ascii="Agency FB" w:hAnsi="Agency FB" w:cs="Calibri"/>
                      <w:color w:val="000000"/>
                      <w:sz w:val="26"/>
                      <w:szCs w:val="26"/>
                      <w:lang w:eastAsia="es-PE"/>
                    </w:rPr>
                  </w:rPrChange>
                </w:rPr>
                <w:t xml:space="preserve"> </w:t>
              </w:r>
            </w:ins>
          </w:p>
        </w:tc>
        <w:tc>
          <w:tcPr>
            <w:tcW w:w="1383" w:type="dxa"/>
            <w:shd w:val="clear" w:color="000000" w:fill="FFFFFF"/>
            <w:noWrap/>
            <w:vAlign w:val="center"/>
            <w:hideMark/>
          </w:tcPr>
          <w:p w14:paraId="0019D69B" w14:textId="77777777" w:rsidR="00986133" w:rsidRPr="005132B3" w:rsidRDefault="00986133" w:rsidP="00986133">
            <w:pPr>
              <w:jc w:val="center"/>
              <w:rPr>
                <w:ins w:id="685" w:author="Manuel Raul Livano Luna" w:date="2023-07-03T15:40:00Z"/>
                <w:rFonts w:ascii="Arial Narrow" w:hAnsi="Arial Narrow" w:cs="Calibri"/>
                <w:lang w:eastAsia="es-PE"/>
                <w:rPrChange w:id="686" w:author="Manuel Raul Livano Luna" w:date="2023-07-03T15:40:00Z">
                  <w:rPr>
                    <w:ins w:id="687" w:author="Manuel Raul Livano Luna" w:date="2023-07-03T15:40:00Z"/>
                    <w:rFonts w:ascii="Agency FB" w:hAnsi="Agency FB" w:cs="Calibri"/>
                    <w:color w:val="000000"/>
                    <w:sz w:val="26"/>
                    <w:szCs w:val="26"/>
                    <w:lang w:eastAsia="es-PE"/>
                  </w:rPr>
                </w:rPrChange>
              </w:rPr>
            </w:pPr>
            <w:proofErr w:type="spellStart"/>
            <w:ins w:id="688" w:author="Manuel Raul Livano Luna" w:date="2023-07-03T15:40:00Z">
              <w:r w:rsidRPr="005132B3">
                <w:rPr>
                  <w:rFonts w:ascii="Arial Narrow" w:hAnsi="Arial Narrow" w:cs="Calibri"/>
                  <w:lang w:eastAsia="es-PE"/>
                  <w:rPrChange w:id="689" w:author="Manuel Raul Livano Luna" w:date="2023-07-03T15:40:00Z">
                    <w:rPr>
                      <w:rFonts w:ascii="Agency FB" w:hAnsi="Agency FB" w:cs="Calibri"/>
                      <w:color w:val="000000"/>
                      <w:sz w:val="26"/>
                      <w:szCs w:val="26"/>
                      <w:lang w:eastAsia="es-PE"/>
                    </w:rPr>
                  </w:rPrChange>
                </w:rPr>
                <w:t>Rocchac</w:t>
              </w:r>
              <w:proofErr w:type="spellEnd"/>
              <w:r w:rsidRPr="005132B3">
                <w:rPr>
                  <w:rFonts w:ascii="Arial Narrow" w:hAnsi="Arial Narrow" w:cs="Calibri"/>
                  <w:lang w:eastAsia="es-PE"/>
                  <w:rPrChange w:id="690" w:author="Manuel Raul Livano Luna" w:date="2023-07-03T15:40:00Z">
                    <w:rPr>
                      <w:rFonts w:ascii="Agency FB" w:hAnsi="Agency FB" w:cs="Calibri"/>
                      <w:color w:val="000000"/>
                      <w:sz w:val="26"/>
                      <w:szCs w:val="26"/>
                      <w:lang w:eastAsia="es-PE"/>
                    </w:rPr>
                  </w:rPrChange>
                </w:rPr>
                <w:t xml:space="preserve"> </w:t>
              </w:r>
            </w:ins>
          </w:p>
        </w:tc>
        <w:tc>
          <w:tcPr>
            <w:tcW w:w="2680" w:type="dxa"/>
            <w:shd w:val="clear" w:color="auto" w:fill="auto"/>
            <w:noWrap/>
            <w:vAlign w:val="center"/>
            <w:hideMark/>
          </w:tcPr>
          <w:p w14:paraId="1DEC4CDA" w14:textId="77777777" w:rsidR="00986133" w:rsidRPr="005132B3" w:rsidRDefault="00986133" w:rsidP="00986133">
            <w:pPr>
              <w:rPr>
                <w:ins w:id="691" w:author="Manuel Raul Livano Luna" w:date="2023-07-03T15:40:00Z"/>
                <w:rFonts w:ascii="Arial Narrow" w:hAnsi="Arial Narrow" w:cs="Calibri"/>
                <w:lang w:eastAsia="es-PE"/>
                <w:rPrChange w:id="692" w:author="Manuel Raul Livano Luna" w:date="2023-07-03T15:40:00Z">
                  <w:rPr>
                    <w:ins w:id="693" w:author="Manuel Raul Livano Luna" w:date="2023-07-03T15:40:00Z"/>
                    <w:rFonts w:ascii="Agency FB" w:hAnsi="Agency FB" w:cs="Calibri"/>
                    <w:color w:val="000000"/>
                    <w:sz w:val="26"/>
                    <w:szCs w:val="26"/>
                    <w:lang w:eastAsia="es-PE"/>
                  </w:rPr>
                </w:rPrChange>
              </w:rPr>
            </w:pPr>
            <w:ins w:id="694" w:author="Manuel Raul Livano Luna" w:date="2023-07-03T15:40:00Z">
              <w:r w:rsidRPr="005132B3">
                <w:rPr>
                  <w:rFonts w:ascii="Arial Narrow" w:hAnsi="Arial Narrow" w:cs="Calibri"/>
                  <w:lang w:eastAsia="es-PE"/>
                  <w:rPrChange w:id="695" w:author="Manuel Raul Livano Luna" w:date="2023-07-03T15:40:00Z">
                    <w:rPr>
                      <w:rFonts w:ascii="Agency FB" w:hAnsi="Agency FB" w:cs="Calibri"/>
                      <w:color w:val="000000"/>
                      <w:sz w:val="26"/>
                      <w:szCs w:val="26"/>
                      <w:lang w:eastAsia="es-PE"/>
                    </w:rPr>
                  </w:rPrChange>
                </w:rPr>
                <w:t>Víctor Raúl Haya de La Torre</w:t>
              </w:r>
            </w:ins>
          </w:p>
        </w:tc>
        <w:tc>
          <w:tcPr>
            <w:tcW w:w="1057" w:type="dxa"/>
            <w:shd w:val="clear" w:color="auto" w:fill="auto"/>
            <w:noWrap/>
            <w:vAlign w:val="center"/>
            <w:hideMark/>
          </w:tcPr>
          <w:p w14:paraId="0D4CFA13" w14:textId="77777777" w:rsidR="00986133" w:rsidRPr="005132B3" w:rsidRDefault="00986133" w:rsidP="00986133">
            <w:pPr>
              <w:jc w:val="center"/>
              <w:rPr>
                <w:ins w:id="696" w:author="Manuel Raul Livano Luna" w:date="2023-07-03T15:40:00Z"/>
                <w:rFonts w:ascii="Arial Narrow" w:hAnsi="Arial Narrow" w:cs="Calibri"/>
                <w:lang w:eastAsia="es-PE"/>
                <w:rPrChange w:id="697" w:author="Manuel Raul Livano Luna" w:date="2023-07-03T15:40:00Z">
                  <w:rPr>
                    <w:ins w:id="698" w:author="Manuel Raul Livano Luna" w:date="2023-07-03T15:40:00Z"/>
                    <w:rFonts w:ascii="Agency FB" w:hAnsi="Agency FB" w:cs="Calibri"/>
                    <w:color w:val="000000"/>
                    <w:sz w:val="26"/>
                    <w:szCs w:val="26"/>
                    <w:lang w:eastAsia="es-PE"/>
                  </w:rPr>
                </w:rPrChange>
              </w:rPr>
            </w:pPr>
            <w:ins w:id="699" w:author="Manuel Raul Livano Luna" w:date="2023-07-03T15:40:00Z">
              <w:r w:rsidRPr="005132B3">
                <w:rPr>
                  <w:rFonts w:ascii="Arial Narrow" w:hAnsi="Arial Narrow" w:cs="Calibri"/>
                  <w:lang w:eastAsia="es-PE"/>
                  <w:rPrChange w:id="700"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5D226B30" w14:textId="77777777" w:rsidR="00986133" w:rsidRPr="005132B3" w:rsidRDefault="00986133" w:rsidP="00986133">
            <w:pPr>
              <w:jc w:val="center"/>
              <w:rPr>
                <w:ins w:id="701" w:author="Manuel Raul Livano Luna" w:date="2023-07-03T15:40:00Z"/>
                <w:rFonts w:ascii="Arial Narrow" w:hAnsi="Arial Narrow" w:cs="Calibri"/>
                <w:lang w:eastAsia="es-PE"/>
                <w:rPrChange w:id="702" w:author="Manuel Raul Livano Luna" w:date="2023-07-03T15:40:00Z">
                  <w:rPr>
                    <w:ins w:id="703" w:author="Manuel Raul Livano Luna" w:date="2023-07-03T15:40:00Z"/>
                    <w:rFonts w:ascii="Agency FB" w:hAnsi="Agency FB" w:cs="Calibri"/>
                    <w:color w:val="000000"/>
                    <w:sz w:val="26"/>
                    <w:szCs w:val="26"/>
                    <w:lang w:eastAsia="es-PE"/>
                  </w:rPr>
                </w:rPrChange>
              </w:rPr>
            </w:pPr>
            <w:ins w:id="704" w:author="Manuel Raul Livano Luna" w:date="2023-07-03T15:40:00Z">
              <w:r w:rsidRPr="005132B3">
                <w:rPr>
                  <w:rFonts w:ascii="Arial Narrow" w:hAnsi="Arial Narrow" w:cs="Calibri"/>
                  <w:lang w:eastAsia="es-PE"/>
                  <w:rPrChange w:id="705" w:author="Manuel Raul Livano Luna" w:date="2023-07-03T15:40:00Z">
                    <w:rPr>
                      <w:rFonts w:ascii="Agency FB" w:hAnsi="Agency FB" w:cs="Calibri"/>
                      <w:color w:val="000000"/>
                      <w:sz w:val="26"/>
                      <w:szCs w:val="26"/>
                      <w:lang w:eastAsia="es-PE"/>
                    </w:rPr>
                  </w:rPrChange>
                </w:rPr>
                <w:t>23</w:t>
              </w:r>
            </w:ins>
          </w:p>
        </w:tc>
      </w:tr>
      <w:tr w:rsidR="005132B3" w:rsidRPr="005132B3" w14:paraId="64DEB6B9" w14:textId="77777777" w:rsidTr="00986133">
        <w:trPr>
          <w:trHeight w:val="47"/>
          <w:jc w:val="center"/>
          <w:ins w:id="706" w:author="Manuel Raul Livano Luna" w:date="2023-07-03T15:40:00Z"/>
        </w:trPr>
        <w:tc>
          <w:tcPr>
            <w:tcW w:w="1701" w:type="dxa"/>
            <w:shd w:val="clear" w:color="auto" w:fill="auto"/>
            <w:noWrap/>
            <w:vAlign w:val="center"/>
            <w:hideMark/>
          </w:tcPr>
          <w:p w14:paraId="4DE5FF56" w14:textId="77777777" w:rsidR="00986133" w:rsidRPr="005132B3" w:rsidRDefault="00986133" w:rsidP="00986133">
            <w:pPr>
              <w:jc w:val="center"/>
              <w:rPr>
                <w:ins w:id="707" w:author="Manuel Raul Livano Luna" w:date="2023-07-03T15:40:00Z"/>
                <w:rFonts w:ascii="Arial Narrow" w:hAnsi="Arial Narrow" w:cs="Calibri"/>
                <w:lang w:eastAsia="es-PE"/>
                <w:rPrChange w:id="708" w:author="Manuel Raul Livano Luna" w:date="2023-07-03T15:40:00Z">
                  <w:rPr>
                    <w:ins w:id="709" w:author="Manuel Raul Livano Luna" w:date="2023-07-03T15:40:00Z"/>
                    <w:rFonts w:ascii="Agency FB" w:hAnsi="Agency FB" w:cs="Calibri"/>
                    <w:color w:val="000000"/>
                    <w:sz w:val="26"/>
                    <w:szCs w:val="26"/>
                    <w:lang w:eastAsia="es-PE"/>
                  </w:rPr>
                </w:rPrChange>
              </w:rPr>
            </w:pPr>
            <w:proofErr w:type="spellStart"/>
            <w:ins w:id="710" w:author="Manuel Raul Livano Luna" w:date="2023-07-03T15:40:00Z">
              <w:r w:rsidRPr="005132B3">
                <w:rPr>
                  <w:rFonts w:ascii="Arial Narrow" w:hAnsi="Arial Narrow" w:cs="Calibri"/>
                  <w:lang w:eastAsia="es-PE"/>
                  <w:rPrChange w:id="711" w:author="Manuel Raul Livano Luna" w:date="2023-07-03T15:40:00Z">
                    <w:rPr>
                      <w:rFonts w:ascii="Agency FB" w:hAnsi="Agency FB" w:cs="Calibri"/>
                      <w:color w:val="000000"/>
                      <w:sz w:val="26"/>
                      <w:szCs w:val="26"/>
                      <w:lang w:eastAsia="es-PE"/>
                    </w:rPr>
                  </w:rPrChange>
                </w:rPr>
                <w:t>Ranracancha</w:t>
              </w:r>
              <w:proofErr w:type="spellEnd"/>
            </w:ins>
          </w:p>
        </w:tc>
        <w:tc>
          <w:tcPr>
            <w:tcW w:w="1383" w:type="dxa"/>
            <w:shd w:val="clear" w:color="000000" w:fill="FFFFFF"/>
            <w:noWrap/>
            <w:vAlign w:val="center"/>
            <w:hideMark/>
          </w:tcPr>
          <w:p w14:paraId="0B816E2C" w14:textId="77777777" w:rsidR="00986133" w:rsidRPr="005132B3" w:rsidRDefault="00986133" w:rsidP="00986133">
            <w:pPr>
              <w:jc w:val="center"/>
              <w:rPr>
                <w:ins w:id="712" w:author="Manuel Raul Livano Luna" w:date="2023-07-03T15:40:00Z"/>
                <w:rFonts w:ascii="Arial Narrow" w:hAnsi="Arial Narrow" w:cs="Calibri"/>
                <w:lang w:eastAsia="es-PE"/>
                <w:rPrChange w:id="713" w:author="Manuel Raul Livano Luna" w:date="2023-07-03T15:40:00Z">
                  <w:rPr>
                    <w:ins w:id="714" w:author="Manuel Raul Livano Luna" w:date="2023-07-03T15:40:00Z"/>
                    <w:rFonts w:ascii="Agency FB" w:hAnsi="Agency FB" w:cs="Calibri"/>
                    <w:color w:val="000000"/>
                    <w:sz w:val="26"/>
                    <w:szCs w:val="26"/>
                    <w:lang w:eastAsia="es-PE"/>
                  </w:rPr>
                </w:rPrChange>
              </w:rPr>
            </w:pPr>
            <w:proofErr w:type="spellStart"/>
            <w:ins w:id="715" w:author="Manuel Raul Livano Luna" w:date="2023-07-03T15:40:00Z">
              <w:r w:rsidRPr="005132B3">
                <w:rPr>
                  <w:rFonts w:ascii="Arial Narrow" w:hAnsi="Arial Narrow" w:cs="Calibri"/>
                  <w:lang w:eastAsia="es-PE"/>
                  <w:rPrChange w:id="716" w:author="Manuel Raul Livano Luna" w:date="2023-07-03T15:40:00Z">
                    <w:rPr>
                      <w:rFonts w:ascii="Agency FB" w:hAnsi="Agency FB" w:cs="Calibri"/>
                      <w:color w:val="000000"/>
                      <w:sz w:val="26"/>
                      <w:szCs w:val="26"/>
                      <w:lang w:eastAsia="es-PE"/>
                    </w:rPr>
                  </w:rPrChange>
                </w:rPr>
                <w:t>Ranracancha</w:t>
              </w:r>
              <w:proofErr w:type="spellEnd"/>
            </w:ins>
          </w:p>
        </w:tc>
        <w:tc>
          <w:tcPr>
            <w:tcW w:w="2680" w:type="dxa"/>
            <w:shd w:val="clear" w:color="auto" w:fill="auto"/>
            <w:noWrap/>
            <w:vAlign w:val="center"/>
            <w:hideMark/>
          </w:tcPr>
          <w:p w14:paraId="76B941CE" w14:textId="77777777" w:rsidR="00986133" w:rsidRPr="005132B3" w:rsidRDefault="00986133" w:rsidP="00986133">
            <w:pPr>
              <w:rPr>
                <w:ins w:id="717" w:author="Manuel Raul Livano Luna" w:date="2023-07-03T15:40:00Z"/>
                <w:rFonts w:ascii="Arial Narrow" w:hAnsi="Arial Narrow" w:cs="Calibri"/>
                <w:lang w:eastAsia="es-PE"/>
                <w:rPrChange w:id="718" w:author="Manuel Raul Livano Luna" w:date="2023-07-03T15:40:00Z">
                  <w:rPr>
                    <w:ins w:id="719" w:author="Manuel Raul Livano Luna" w:date="2023-07-03T15:40:00Z"/>
                    <w:rFonts w:ascii="Agency FB" w:hAnsi="Agency FB" w:cs="Calibri"/>
                    <w:color w:val="000000"/>
                    <w:sz w:val="26"/>
                    <w:szCs w:val="26"/>
                    <w:lang w:eastAsia="es-PE"/>
                  </w:rPr>
                </w:rPrChange>
              </w:rPr>
            </w:pPr>
            <w:ins w:id="720" w:author="Manuel Raul Livano Luna" w:date="2023-07-03T15:40:00Z">
              <w:r w:rsidRPr="005132B3">
                <w:rPr>
                  <w:rFonts w:ascii="Arial Narrow" w:hAnsi="Arial Narrow" w:cs="Calibri"/>
                  <w:lang w:eastAsia="es-PE"/>
                  <w:rPrChange w:id="721" w:author="Manuel Raul Livano Luna" w:date="2023-07-03T15:40:00Z">
                    <w:rPr>
                      <w:rFonts w:ascii="Agency FB" w:hAnsi="Agency FB" w:cs="Calibri"/>
                      <w:color w:val="000000"/>
                      <w:sz w:val="26"/>
                      <w:szCs w:val="26"/>
                      <w:lang w:eastAsia="es-PE"/>
                    </w:rPr>
                  </w:rPrChange>
                </w:rPr>
                <w:t>Los Libertadores</w:t>
              </w:r>
            </w:ins>
          </w:p>
        </w:tc>
        <w:tc>
          <w:tcPr>
            <w:tcW w:w="1057" w:type="dxa"/>
            <w:shd w:val="clear" w:color="auto" w:fill="auto"/>
            <w:noWrap/>
            <w:vAlign w:val="center"/>
            <w:hideMark/>
          </w:tcPr>
          <w:p w14:paraId="3C1E6A35" w14:textId="77777777" w:rsidR="00986133" w:rsidRPr="005132B3" w:rsidRDefault="00986133" w:rsidP="00986133">
            <w:pPr>
              <w:jc w:val="center"/>
              <w:rPr>
                <w:ins w:id="722" w:author="Manuel Raul Livano Luna" w:date="2023-07-03T15:40:00Z"/>
                <w:rFonts w:ascii="Arial Narrow" w:hAnsi="Arial Narrow" w:cs="Calibri"/>
                <w:lang w:eastAsia="es-PE"/>
                <w:rPrChange w:id="723" w:author="Manuel Raul Livano Luna" w:date="2023-07-03T15:40:00Z">
                  <w:rPr>
                    <w:ins w:id="724" w:author="Manuel Raul Livano Luna" w:date="2023-07-03T15:40:00Z"/>
                    <w:rFonts w:ascii="Agency FB" w:hAnsi="Agency FB" w:cs="Calibri"/>
                    <w:color w:val="000000"/>
                    <w:sz w:val="26"/>
                    <w:szCs w:val="26"/>
                    <w:lang w:eastAsia="es-PE"/>
                  </w:rPr>
                </w:rPrChange>
              </w:rPr>
            </w:pPr>
            <w:ins w:id="725" w:author="Manuel Raul Livano Luna" w:date="2023-07-03T15:40:00Z">
              <w:r w:rsidRPr="005132B3">
                <w:rPr>
                  <w:rFonts w:ascii="Arial Narrow" w:hAnsi="Arial Narrow" w:cs="Calibri"/>
                  <w:lang w:eastAsia="es-PE"/>
                  <w:rPrChange w:id="726"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75DD3C28" w14:textId="77777777" w:rsidR="00986133" w:rsidRPr="005132B3" w:rsidRDefault="00986133" w:rsidP="00986133">
            <w:pPr>
              <w:jc w:val="center"/>
              <w:rPr>
                <w:ins w:id="727" w:author="Manuel Raul Livano Luna" w:date="2023-07-03T15:40:00Z"/>
                <w:rFonts w:ascii="Arial Narrow" w:hAnsi="Arial Narrow" w:cs="Calibri"/>
                <w:lang w:eastAsia="es-PE"/>
                <w:rPrChange w:id="728" w:author="Manuel Raul Livano Luna" w:date="2023-07-03T15:40:00Z">
                  <w:rPr>
                    <w:ins w:id="729" w:author="Manuel Raul Livano Luna" w:date="2023-07-03T15:40:00Z"/>
                    <w:rFonts w:ascii="Agency FB" w:hAnsi="Agency FB" w:cs="Calibri"/>
                    <w:color w:val="000000"/>
                    <w:sz w:val="26"/>
                    <w:szCs w:val="26"/>
                    <w:lang w:eastAsia="es-PE"/>
                  </w:rPr>
                </w:rPrChange>
              </w:rPr>
            </w:pPr>
            <w:ins w:id="730" w:author="Manuel Raul Livano Luna" w:date="2023-07-03T15:40:00Z">
              <w:r w:rsidRPr="005132B3">
                <w:rPr>
                  <w:rFonts w:ascii="Arial Narrow" w:hAnsi="Arial Narrow" w:cs="Calibri"/>
                  <w:lang w:eastAsia="es-PE"/>
                  <w:rPrChange w:id="731" w:author="Manuel Raul Livano Luna" w:date="2023-07-03T15:40:00Z">
                    <w:rPr>
                      <w:rFonts w:ascii="Agency FB" w:hAnsi="Agency FB" w:cs="Calibri"/>
                      <w:color w:val="000000"/>
                      <w:sz w:val="26"/>
                      <w:szCs w:val="26"/>
                      <w:lang w:eastAsia="es-PE"/>
                    </w:rPr>
                  </w:rPrChange>
                </w:rPr>
                <w:t>25</w:t>
              </w:r>
            </w:ins>
          </w:p>
        </w:tc>
      </w:tr>
      <w:tr w:rsidR="005132B3" w:rsidRPr="005132B3" w14:paraId="104130B4" w14:textId="77777777" w:rsidTr="00986133">
        <w:trPr>
          <w:trHeight w:val="47"/>
          <w:jc w:val="center"/>
          <w:ins w:id="732" w:author="Manuel Raul Livano Luna" w:date="2023-07-03T15:40:00Z"/>
        </w:trPr>
        <w:tc>
          <w:tcPr>
            <w:tcW w:w="1701" w:type="dxa"/>
            <w:shd w:val="clear" w:color="auto" w:fill="auto"/>
            <w:vAlign w:val="center"/>
            <w:hideMark/>
          </w:tcPr>
          <w:p w14:paraId="653F516D" w14:textId="77777777" w:rsidR="00986133" w:rsidRPr="005132B3" w:rsidRDefault="00986133" w:rsidP="00986133">
            <w:pPr>
              <w:jc w:val="center"/>
              <w:rPr>
                <w:ins w:id="733" w:author="Manuel Raul Livano Luna" w:date="2023-07-03T15:40:00Z"/>
                <w:rFonts w:ascii="Arial Narrow" w:hAnsi="Arial Narrow" w:cs="Calibri"/>
                <w:lang w:eastAsia="es-PE"/>
                <w:rPrChange w:id="734" w:author="Manuel Raul Livano Luna" w:date="2023-07-03T15:40:00Z">
                  <w:rPr>
                    <w:ins w:id="735" w:author="Manuel Raul Livano Luna" w:date="2023-07-03T15:40:00Z"/>
                    <w:rFonts w:ascii="Agency FB" w:hAnsi="Agency FB" w:cs="Calibri"/>
                    <w:color w:val="000000"/>
                    <w:sz w:val="26"/>
                    <w:szCs w:val="26"/>
                    <w:lang w:eastAsia="es-PE"/>
                  </w:rPr>
                </w:rPrChange>
              </w:rPr>
            </w:pPr>
            <w:proofErr w:type="spellStart"/>
            <w:ins w:id="736" w:author="Manuel Raul Livano Luna" w:date="2023-07-03T15:40:00Z">
              <w:r w:rsidRPr="005132B3">
                <w:rPr>
                  <w:rFonts w:ascii="Arial Narrow" w:hAnsi="Arial Narrow" w:cs="Calibri"/>
                  <w:lang w:eastAsia="es-PE"/>
                  <w:rPrChange w:id="737"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4923AF3E" w14:textId="77777777" w:rsidR="00986133" w:rsidRPr="005132B3" w:rsidRDefault="00986133" w:rsidP="00986133">
            <w:pPr>
              <w:jc w:val="center"/>
              <w:rPr>
                <w:ins w:id="738" w:author="Manuel Raul Livano Luna" w:date="2023-07-03T15:40:00Z"/>
                <w:rFonts w:ascii="Arial Narrow" w:hAnsi="Arial Narrow" w:cs="Calibri"/>
                <w:lang w:eastAsia="es-PE"/>
                <w:rPrChange w:id="739" w:author="Manuel Raul Livano Luna" w:date="2023-07-03T15:40:00Z">
                  <w:rPr>
                    <w:ins w:id="740" w:author="Manuel Raul Livano Luna" w:date="2023-07-03T15:40:00Z"/>
                    <w:rFonts w:ascii="Agency FB" w:hAnsi="Agency FB" w:cs="Calibri"/>
                    <w:color w:val="000000"/>
                    <w:sz w:val="26"/>
                    <w:szCs w:val="26"/>
                    <w:lang w:eastAsia="es-PE"/>
                  </w:rPr>
                </w:rPrChange>
              </w:rPr>
            </w:pPr>
            <w:proofErr w:type="spellStart"/>
            <w:ins w:id="741" w:author="Manuel Raul Livano Luna" w:date="2023-07-03T15:40:00Z">
              <w:r w:rsidRPr="005132B3">
                <w:rPr>
                  <w:rFonts w:ascii="Arial Narrow" w:hAnsi="Arial Narrow" w:cs="Calibri"/>
                  <w:lang w:eastAsia="es-PE"/>
                  <w:rPrChange w:id="742" w:author="Manuel Raul Livano Luna" w:date="2023-07-03T15:40:00Z">
                    <w:rPr>
                      <w:rFonts w:ascii="Agency FB" w:hAnsi="Agency FB" w:cs="Calibri"/>
                      <w:color w:val="000000"/>
                      <w:sz w:val="26"/>
                      <w:szCs w:val="26"/>
                      <w:lang w:eastAsia="es-PE"/>
                    </w:rPr>
                  </w:rPrChange>
                </w:rPr>
                <w:t>Culluni</w:t>
              </w:r>
              <w:proofErr w:type="spellEnd"/>
              <w:r w:rsidRPr="005132B3">
                <w:rPr>
                  <w:rFonts w:ascii="Arial Narrow" w:hAnsi="Arial Narrow" w:cs="Calibri"/>
                  <w:lang w:eastAsia="es-PE"/>
                  <w:rPrChange w:id="743" w:author="Manuel Raul Livano Luna" w:date="2023-07-03T15:40:00Z">
                    <w:rPr>
                      <w:rFonts w:ascii="Agency FB" w:hAnsi="Agency FB" w:cs="Calibri"/>
                      <w:color w:val="000000"/>
                      <w:sz w:val="26"/>
                      <w:szCs w:val="26"/>
                      <w:lang w:eastAsia="es-PE"/>
                    </w:rPr>
                  </w:rPrChange>
                </w:rPr>
                <w:t xml:space="preserve"> Izquierdo</w:t>
              </w:r>
            </w:ins>
          </w:p>
        </w:tc>
        <w:tc>
          <w:tcPr>
            <w:tcW w:w="2680" w:type="dxa"/>
            <w:shd w:val="clear" w:color="auto" w:fill="auto"/>
            <w:vAlign w:val="center"/>
            <w:hideMark/>
          </w:tcPr>
          <w:p w14:paraId="13E2E35F" w14:textId="77777777" w:rsidR="00986133" w:rsidRPr="005132B3" w:rsidRDefault="00986133" w:rsidP="00986133">
            <w:pPr>
              <w:rPr>
                <w:ins w:id="744" w:author="Manuel Raul Livano Luna" w:date="2023-07-03T15:40:00Z"/>
                <w:rFonts w:ascii="Arial Narrow" w:hAnsi="Arial Narrow" w:cs="Calibri"/>
                <w:lang w:eastAsia="es-PE"/>
                <w:rPrChange w:id="745" w:author="Manuel Raul Livano Luna" w:date="2023-07-03T15:40:00Z">
                  <w:rPr>
                    <w:ins w:id="746" w:author="Manuel Raul Livano Luna" w:date="2023-07-03T15:40:00Z"/>
                    <w:rFonts w:ascii="Agency FB" w:hAnsi="Agency FB" w:cs="Calibri"/>
                    <w:color w:val="000000"/>
                    <w:sz w:val="26"/>
                    <w:szCs w:val="26"/>
                    <w:lang w:eastAsia="es-PE"/>
                  </w:rPr>
                </w:rPrChange>
              </w:rPr>
            </w:pPr>
            <w:proofErr w:type="spellStart"/>
            <w:ins w:id="747" w:author="Manuel Raul Livano Luna" w:date="2023-07-03T15:40:00Z">
              <w:r w:rsidRPr="005132B3">
                <w:rPr>
                  <w:rFonts w:ascii="Arial Narrow" w:hAnsi="Arial Narrow" w:cs="Calibri"/>
                  <w:lang w:eastAsia="es-PE"/>
                  <w:rPrChange w:id="748" w:author="Manuel Raul Livano Luna" w:date="2023-07-03T15:40:00Z">
                    <w:rPr>
                      <w:rFonts w:ascii="Agency FB" w:hAnsi="Agency FB" w:cs="Calibri"/>
                      <w:color w:val="000000"/>
                      <w:sz w:val="26"/>
                      <w:szCs w:val="26"/>
                      <w:lang w:eastAsia="es-PE"/>
                    </w:rPr>
                  </w:rPrChange>
                </w:rPr>
                <w:t>Jesus</w:t>
              </w:r>
              <w:proofErr w:type="spellEnd"/>
              <w:r w:rsidRPr="005132B3">
                <w:rPr>
                  <w:rFonts w:ascii="Arial Narrow" w:hAnsi="Arial Narrow" w:cs="Calibri"/>
                  <w:lang w:eastAsia="es-PE"/>
                  <w:rPrChange w:id="749" w:author="Manuel Raul Livano Luna" w:date="2023-07-03T15:40:00Z">
                    <w:rPr>
                      <w:rFonts w:ascii="Agency FB" w:hAnsi="Agency FB" w:cs="Calibri"/>
                      <w:color w:val="000000"/>
                      <w:sz w:val="26"/>
                      <w:szCs w:val="26"/>
                      <w:lang w:eastAsia="es-PE"/>
                    </w:rPr>
                  </w:rPrChange>
                </w:rPr>
                <w:t xml:space="preserve"> de Nazaret</w:t>
              </w:r>
            </w:ins>
          </w:p>
        </w:tc>
        <w:tc>
          <w:tcPr>
            <w:tcW w:w="1057" w:type="dxa"/>
            <w:shd w:val="clear" w:color="auto" w:fill="auto"/>
            <w:noWrap/>
            <w:vAlign w:val="center"/>
            <w:hideMark/>
          </w:tcPr>
          <w:p w14:paraId="02396CB0" w14:textId="77777777" w:rsidR="00986133" w:rsidRPr="005132B3" w:rsidRDefault="00986133" w:rsidP="00986133">
            <w:pPr>
              <w:jc w:val="center"/>
              <w:rPr>
                <w:ins w:id="750" w:author="Manuel Raul Livano Luna" w:date="2023-07-03T15:40:00Z"/>
                <w:rFonts w:ascii="Arial Narrow" w:hAnsi="Arial Narrow" w:cs="Calibri"/>
                <w:lang w:eastAsia="es-PE"/>
                <w:rPrChange w:id="751" w:author="Manuel Raul Livano Luna" w:date="2023-07-03T15:40:00Z">
                  <w:rPr>
                    <w:ins w:id="752" w:author="Manuel Raul Livano Luna" w:date="2023-07-03T15:40:00Z"/>
                    <w:rFonts w:ascii="Agency FB" w:hAnsi="Agency FB" w:cs="Calibri"/>
                    <w:color w:val="000000"/>
                    <w:sz w:val="26"/>
                    <w:szCs w:val="26"/>
                    <w:lang w:eastAsia="es-PE"/>
                  </w:rPr>
                </w:rPrChange>
              </w:rPr>
            </w:pPr>
            <w:ins w:id="753" w:author="Manuel Raul Livano Luna" w:date="2023-07-03T15:40:00Z">
              <w:r w:rsidRPr="005132B3">
                <w:rPr>
                  <w:rFonts w:ascii="Arial Narrow" w:hAnsi="Arial Narrow" w:cs="Calibri"/>
                  <w:lang w:eastAsia="es-PE"/>
                  <w:rPrChange w:id="754" w:author="Manuel Raul Livano Luna" w:date="2023-07-03T15:40:00Z">
                    <w:rPr>
                      <w:rFonts w:ascii="Agency FB" w:hAnsi="Agency FB" w:cs="Calibri"/>
                      <w:color w:val="000000"/>
                      <w:sz w:val="26"/>
                      <w:szCs w:val="26"/>
                      <w:lang w:eastAsia="es-PE"/>
                    </w:rPr>
                  </w:rPrChange>
                </w:rPr>
                <w:t>30</w:t>
              </w:r>
            </w:ins>
          </w:p>
        </w:tc>
        <w:tc>
          <w:tcPr>
            <w:tcW w:w="913" w:type="dxa"/>
            <w:shd w:val="clear" w:color="auto" w:fill="auto"/>
            <w:noWrap/>
            <w:vAlign w:val="center"/>
            <w:hideMark/>
          </w:tcPr>
          <w:p w14:paraId="700B3FC0" w14:textId="77777777" w:rsidR="00986133" w:rsidRPr="005132B3" w:rsidRDefault="00986133" w:rsidP="00986133">
            <w:pPr>
              <w:jc w:val="center"/>
              <w:rPr>
                <w:ins w:id="755" w:author="Manuel Raul Livano Luna" w:date="2023-07-03T15:40:00Z"/>
                <w:rFonts w:ascii="Arial Narrow" w:hAnsi="Arial Narrow" w:cs="Calibri"/>
                <w:lang w:eastAsia="es-PE"/>
                <w:rPrChange w:id="756" w:author="Manuel Raul Livano Luna" w:date="2023-07-03T15:40:00Z">
                  <w:rPr>
                    <w:ins w:id="757" w:author="Manuel Raul Livano Luna" w:date="2023-07-03T15:40:00Z"/>
                    <w:rFonts w:ascii="Agency FB" w:hAnsi="Agency FB" w:cs="Calibri"/>
                    <w:color w:val="000000"/>
                    <w:sz w:val="26"/>
                    <w:szCs w:val="26"/>
                    <w:lang w:eastAsia="es-PE"/>
                  </w:rPr>
                </w:rPrChange>
              </w:rPr>
            </w:pPr>
            <w:ins w:id="758" w:author="Manuel Raul Livano Luna" w:date="2023-07-03T15:40:00Z">
              <w:r w:rsidRPr="005132B3">
                <w:rPr>
                  <w:rFonts w:ascii="Arial Narrow" w:hAnsi="Arial Narrow" w:cs="Calibri"/>
                  <w:lang w:eastAsia="es-PE"/>
                  <w:rPrChange w:id="759" w:author="Manuel Raul Livano Luna" w:date="2023-07-03T15:40:00Z">
                    <w:rPr>
                      <w:rFonts w:ascii="Agency FB" w:hAnsi="Agency FB" w:cs="Calibri"/>
                      <w:color w:val="000000"/>
                      <w:sz w:val="26"/>
                      <w:szCs w:val="26"/>
                      <w:lang w:eastAsia="es-PE"/>
                    </w:rPr>
                  </w:rPrChange>
                </w:rPr>
                <w:t>8</w:t>
              </w:r>
            </w:ins>
          </w:p>
        </w:tc>
      </w:tr>
      <w:tr w:rsidR="005132B3" w:rsidRPr="005132B3" w14:paraId="638AF9AA" w14:textId="77777777" w:rsidTr="00986133">
        <w:trPr>
          <w:trHeight w:val="47"/>
          <w:jc w:val="center"/>
          <w:ins w:id="760" w:author="Manuel Raul Livano Luna" w:date="2023-07-03T15:40:00Z"/>
        </w:trPr>
        <w:tc>
          <w:tcPr>
            <w:tcW w:w="1701" w:type="dxa"/>
            <w:shd w:val="clear" w:color="auto" w:fill="auto"/>
            <w:noWrap/>
            <w:vAlign w:val="center"/>
            <w:hideMark/>
          </w:tcPr>
          <w:p w14:paraId="72F0CCF4" w14:textId="77777777" w:rsidR="00986133" w:rsidRPr="005132B3" w:rsidRDefault="00986133" w:rsidP="00986133">
            <w:pPr>
              <w:jc w:val="center"/>
              <w:rPr>
                <w:ins w:id="761" w:author="Manuel Raul Livano Luna" w:date="2023-07-03T15:40:00Z"/>
                <w:rFonts w:ascii="Arial Narrow" w:hAnsi="Arial Narrow" w:cs="Calibri"/>
                <w:lang w:eastAsia="es-PE"/>
                <w:rPrChange w:id="762" w:author="Manuel Raul Livano Luna" w:date="2023-07-03T15:40:00Z">
                  <w:rPr>
                    <w:ins w:id="763" w:author="Manuel Raul Livano Luna" w:date="2023-07-03T15:40:00Z"/>
                    <w:rFonts w:ascii="Agency FB" w:hAnsi="Agency FB" w:cs="Calibri"/>
                    <w:color w:val="000000"/>
                    <w:sz w:val="26"/>
                    <w:szCs w:val="26"/>
                    <w:lang w:eastAsia="es-PE"/>
                  </w:rPr>
                </w:rPrChange>
              </w:rPr>
            </w:pPr>
            <w:proofErr w:type="spellStart"/>
            <w:ins w:id="764" w:author="Manuel Raul Livano Luna" w:date="2023-07-03T15:40:00Z">
              <w:r w:rsidRPr="005132B3">
                <w:rPr>
                  <w:rFonts w:ascii="Arial Narrow" w:hAnsi="Arial Narrow" w:cs="Calibri"/>
                  <w:lang w:eastAsia="es-PE"/>
                  <w:rPrChange w:id="765"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1AF396AB" w14:textId="77777777" w:rsidR="00986133" w:rsidRPr="005132B3" w:rsidRDefault="00986133" w:rsidP="00986133">
            <w:pPr>
              <w:jc w:val="center"/>
              <w:rPr>
                <w:ins w:id="766" w:author="Manuel Raul Livano Luna" w:date="2023-07-03T15:40:00Z"/>
                <w:rFonts w:ascii="Arial Narrow" w:hAnsi="Arial Narrow" w:cs="Calibri"/>
                <w:lang w:eastAsia="es-PE"/>
                <w:rPrChange w:id="767" w:author="Manuel Raul Livano Luna" w:date="2023-07-03T15:40:00Z">
                  <w:rPr>
                    <w:ins w:id="768" w:author="Manuel Raul Livano Luna" w:date="2023-07-03T15:40:00Z"/>
                    <w:rFonts w:ascii="Agency FB" w:hAnsi="Agency FB" w:cs="Calibri"/>
                    <w:color w:val="000000"/>
                    <w:sz w:val="26"/>
                    <w:szCs w:val="26"/>
                    <w:lang w:eastAsia="es-PE"/>
                  </w:rPr>
                </w:rPrChange>
              </w:rPr>
            </w:pPr>
            <w:proofErr w:type="spellStart"/>
            <w:ins w:id="769" w:author="Manuel Raul Livano Luna" w:date="2023-07-03T15:40:00Z">
              <w:r w:rsidRPr="005132B3">
                <w:rPr>
                  <w:rFonts w:ascii="Arial Narrow" w:hAnsi="Arial Narrow" w:cs="Calibri"/>
                  <w:lang w:eastAsia="es-PE"/>
                  <w:rPrChange w:id="770"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
          <w:p w14:paraId="11832AB5" w14:textId="77777777" w:rsidR="00986133" w:rsidRPr="005132B3" w:rsidRDefault="00986133" w:rsidP="00986133">
            <w:pPr>
              <w:rPr>
                <w:ins w:id="771" w:author="Manuel Raul Livano Luna" w:date="2023-07-03T15:40:00Z"/>
                <w:rFonts w:ascii="Arial Narrow" w:hAnsi="Arial Narrow" w:cs="Calibri"/>
                <w:lang w:eastAsia="es-PE"/>
                <w:rPrChange w:id="772" w:author="Manuel Raul Livano Luna" w:date="2023-07-03T15:40:00Z">
                  <w:rPr>
                    <w:ins w:id="773" w:author="Manuel Raul Livano Luna" w:date="2023-07-03T15:40:00Z"/>
                    <w:rFonts w:ascii="Agency FB" w:hAnsi="Agency FB" w:cs="Calibri"/>
                    <w:color w:val="000000"/>
                    <w:sz w:val="26"/>
                    <w:szCs w:val="26"/>
                    <w:lang w:eastAsia="es-PE"/>
                  </w:rPr>
                </w:rPrChange>
              </w:rPr>
            </w:pPr>
            <w:ins w:id="774" w:author="Manuel Raul Livano Luna" w:date="2023-07-03T15:40:00Z">
              <w:r w:rsidRPr="005132B3">
                <w:rPr>
                  <w:rFonts w:ascii="Arial Narrow" w:hAnsi="Arial Narrow" w:cs="Calibri"/>
                  <w:lang w:eastAsia="es-PE"/>
                  <w:rPrChange w:id="775" w:author="Manuel Raul Livano Luna" w:date="2023-07-03T15:40:00Z">
                    <w:rPr>
                      <w:rFonts w:ascii="Agency FB" w:hAnsi="Agency FB" w:cs="Calibri"/>
                      <w:color w:val="000000"/>
                      <w:sz w:val="26"/>
                      <w:szCs w:val="26"/>
                      <w:lang w:eastAsia="es-PE"/>
                    </w:rPr>
                  </w:rPrChange>
                </w:rPr>
                <w:t xml:space="preserve">Inca </w:t>
              </w:r>
              <w:proofErr w:type="spellStart"/>
              <w:r w:rsidRPr="005132B3">
                <w:rPr>
                  <w:rFonts w:ascii="Arial Narrow" w:hAnsi="Arial Narrow" w:cs="Calibri"/>
                  <w:lang w:eastAsia="es-PE"/>
                  <w:rPrChange w:id="776" w:author="Manuel Raul Livano Luna" w:date="2023-07-03T15:40:00Z">
                    <w:rPr>
                      <w:rFonts w:ascii="Agency FB" w:hAnsi="Agency FB" w:cs="Calibri"/>
                      <w:color w:val="000000"/>
                      <w:sz w:val="26"/>
                      <w:szCs w:val="26"/>
                      <w:lang w:eastAsia="es-PE"/>
                    </w:rPr>
                  </w:rPrChange>
                </w:rPr>
                <w:t>Garcilazo</w:t>
              </w:r>
              <w:proofErr w:type="spellEnd"/>
              <w:r w:rsidRPr="005132B3">
                <w:rPr>
                  <w:rFonts w:ascii="Arial Narrow" w:hAnsi="Arial Narrow" w:cs="Calibri"/>
                  <w:lang w:eastAsia="es-PE"/>
                  <w:rPrChange w:id="777" w:author="Manuel Raul Livano Luna" w:date="2023-07-03T15:40:00Z">
                    <w:rPr>
                      <w:rFonts w:ascii="Agency FB" w:hAnsi="Agency FB" w:cs="Calibri"/>
                      <w:color w:val="000000"/>
                      <w:sz w:val="26"/>
                      <w:szCs w:val="26"/>
                      <w:lang w:eastAsia="es-PE"/>
                    </w:rPr>
                  </w:rPrChange>
                </w:rPr>
                <w:t xml:space="preserve"> de La Vega</w:t>
              </w:r>
            </w:ins>
          </w:p>
        </w:tc>
        <w:tc>
          <w:tcPr>
            <w:tcW w:w="1057" w:type="dxa"/>
            <w:shd w:val="clear" w:color="auto" w:fill="auto"/>
            <w:noWrap/>
            <w:vAlign w:val="center"/>
            <w:hideMark/>
          </w:tcPr>
          <w:p w14:paraId="700A09B0" w14:textId="77777777" w:rsidR="00986133" w:rsidRPr="005132B3" w:rsidRDefault="00986133" w:rsidP="00986133">
            <w:pPr>
              <w:jc w:val="center"/>
              <w:rPr>
                <w:ins w:id="778" w:author="Manuel Raul Livano Luna" w:date="2023-07-03T15:40:00Z"/>
                <w:rFonts w:ascii="Arial Narrow" w:hAnsi="Arial Narrow" w:cs="Calibri"/>
                <w:lang w:eastAsia="es-PE"/>
                <w:rPrChange w:id="779" w:author="Manuel Raul Livano Luna" w:date="2023-07-03T15:40:00Z">
                  <w:rPr>
                    <w:ins w:id="780" w:author="Manuel Raul Livano Luna" w:date="2023-07-03T15:40:00Z"/>
                    <w:rFonts w:ascii="Agency FB" w:hAnsi="Agency FB" w:cs="Calibri"/>
                    <w:color w:val="000000"/>
                    <w:sz w:val="26"/>
                    <w:szCs w:val="26"/>
                    <w:lang w:eastAsia="es-PE"/>
                  </w:rPr>
                </w:rPrChange>
              </w:rPr>
            </w:pPr>
            <w:ins w:id="781" w:author="Manuel Raul Livano Luna" w:date="2023-07-03T15:40:00Z">
              <w:r w:rsidRPr="005132B3">
                <w:rPr>
                  <w:rFonts w:ascii="Arial Narrow" w:hAnsi="Arial Narrow" w:cs="Calibri"/>
                  <w:lang w:eastAsia="es-PE"/>
                  <w:rPrChange w:id="782" w:author="Manuel Raul Livano Luna" w:date="2023-07-03T15:40:00Z">
                    <w:rPr>
                      <w:rFonts w:ascii="Agency FB" w:hAnsi="Agency FB" w:cs="Calibri"/>
                      <w:color w:val="000000"/>
                      <w:sz w:val="26"/>
                      <w:szCs w:val="26"/>
                      <w:lang w:eastAsia="es-PE"/>
                    </w:rPr>
                  </w:rPrChange>
                </w:rPr>
                <w:t>33</w:t>
              </w:r>
            </w:ins>
          </w:p>
        </w:tc>
        <w:tc>
          <w:tcPr>
            <w:tcW w:w="913" w:type="dxa"/>
            <w:shd w:val="clear" w:color="auto" w:fill="auto"/>
            <w:noWrap/>
            <w:vAlign w:val="center"/>
            <w:hideMark/>
          </w:tcPr>
          <w:p w14:paraId="4C229E05" w14:textId="77777777" w:rsidR="00986133" w:rsidRPr="005132B3" w:rsidRDefault="00986133" w:rsidP="00986133">
            <w:pPr>
              <w:jc w:val="center"/>
              <w:rPr>
                <w:ins w:id="783" w:author="Manuel Raul Livano Luna" w:date="2023-07-03T15:40:00Z"/>
                <w:rFonts w:ascii="Arial Narrow" w:hAnsi="Arial Narrow" w:cs="Calibri"/>
                <w:lang w:eastAsia="es-PE"/>
                <w:rPrChange w:id="784" w:author="Manuel Raul Livano Luna" w:date="2023-07-03T15:40:00Z">
                  <w:rPr>
                    <w:ins w:id="785" w:author="Manuel Raul Livano Luna" w:date="2023-07-03T15:40:00Z"/>
                    <w:rFonts w:ascii="Agency FB" w:hAnsi="Agency FB" w:cs="Calibri"/>
                    <w:color w:val="000000"/>
                    <w:sz w:val="26"/>
                    <w:szCs w:val="26"/>
                    <w:lang w:eastAsia="es-PE"/>
                  </w:rPr>
                </w:rPrChange>
              </w:rPr>
            </w:pPr>
            <w:ins w:id="786" w:author="Manuel Raul Livano Luna" w:date="2023-07-03T15:40:00Z">
              <w:r w:rsidRPr="005132B3">
                <w:rPr>
                  <w:rFonts w:ascii="Arial Narrow" w:hAnsi="Arial Narrow" w:cs="Calibri"/>
                  <w:lang w:eastAsia="es-PE"/>
                  <w:rPrChange w:id="787" w:author="Manuel Raul Livano Luna" w:date="2023-07-03T15:40:00Z">
                    <w:rPr>
                      <w:rFonts w:ascii="Agency FB" w:hAnsi="Agency FB" w:cs="Calibri"/>
                      <w:color w:val="000000"/>
                      <w:sz w:val="26"/>
                      <w:szCs w:val="26"/>
                      <w:lang w:eastAsia="es-PE"/>
                    </w:rPr>
                  </w:rPrChange>
                </w:rPr>
                <w:t>8</w:t>
              </w:r>
            </w:ins>
          </w:p>
        </w:tc>
      </w:tr>
      <w:tr w:rsidR="005132B3" w:rsidRPr="005132B3" w14:paraId="477336D6" w14:textId="77777777" w:rsidTr="00986133">
        <w:trPr>
          <w:trHeight w:val="47"/>
          <w:jc w:val="center"/>
          <w:ins w:id="788" w:author="Manuel Raul Livano Luna" w:date="2023-07-03T15:40:00Z"/>
        </w:trPr>
        <w:tc>
          <w:tcPr>
            <w:tcW w:w="1701" w:type="dxa"/>
            <w:shd w:val="clear" w:color="auto" w:fill="auto"/>
            <w:noWrap/>
            <w:vAlign w:val="center"/>
            <w:hideMark/>
          </w:tcPr>
          <w:p w14:paraId="2EAE7E87" w14:textId="77777777" w:rsidR="00986133" w:rsidRPr="005132B3" w:rsidRDefault="00986133" w:rsidP="00986133">
            <w:pPr>
              <w:jc w:val="center"/>
              <w:rPr>
                <w:ins w:id="789" w:author="Manuel Raul Livano Luna" w:date="2023-07-03T15:40:00Z"/>
                <w:rFonts w:ascii="Arial Narrow" w:hAnsi="Arial Narrow" w:cs="Calibri"/>
                <w:lang w:eastAsia="es-PE"/>
                <w:rPrChange w:id="790" w:author="Manuel Raul Livano Luna" w:date="2023-07-03T15:40:00Z">
                  <w:rPr>
                    <w:ins w:id="791" w:author="Manuel Raul Livano Luna" w:date="2023-07-03T15:40:00Z"/>
                    <w:rFonts w:ascii="Agency FB" w:hAnsi="Agency FB" w:cs="Calibri"/>
                    <w:color w:val="000000"/>
                    <w:sz w:val="26"/>
                    <w:szCs w:val="26"/>
                    <w:lang w:eastAsia="es-PE"/>
                  </w:rPr>
                </w:rPrChange>
              </w:rPr>
            </w:pPr>
            <w:proofErr w:type="spellStart"/>
            <w:ins w:id="792" w:author="Manuel Raul Livano Luna" w:date="2023-07-03T15:40:00Z">
              <w:r w:rsidRPr="005132B3">
                <w:rPr>
                  <w:rFonts w:ascii="Arial Narrow" w:hAnsi="Arial Narrow" w:cs="Calibri"/>
                  <w:lang w:eastAsia="es-PE"/>
                  <w:rPrChange w:id="793"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7738D20A" w14:textId="77777777" w:rsidR="00986133" w:rsidRPr="005132B3" w:rsidRDefault="00986133" w:rsidP="00986133">
            <w:pPr>
              <w:jc w:val="center"/>
              <w:rPr>
                <w:ins w:id="794" w:author="Manuel Raul Livano Luna" w:date="2023-07-03T15:40:00Z"/>
                <w:rFonts w:ascii="Arial Narrow" w:hAnsi="Arial Narrow" w:cs="Calibri"/>
                <w:lang w:eastAsia="es-PE"/>
                <w:rPrChange w:id="795" w:author="Manuel Raul Livano Luna" w:date="2023-07-03T15:40:00Z">
                  <w:rPr>
                    <w:ins w:id="796" w:author="Manuel Raul Livano Luna" w:date="2023-07-03T15:40:00Z"/>
                    <w:rFonts w:ascii="Agency FB" w:hAnsi="Agency FB" w:cs="Calibri"/>
                    <w:color w:val="000000"/>
                    <w:sz w:val="26"/>
                    <w:szCs w:val="26"/>
                    <w:lang w:eastAsia="es-PE"/>
                  </w:rPr>
                </w:rPrChange>
              </w:rPr>
            </w:pPr>
            <w:proofErr w:type="spellStart"/>
            <w:ins w:id="797" w:author="Manuel Raul Livano Luna" w:date="2023-07-03T15:40:00Z">
              <w:r w:rsidRPr="005132B3">
                <w:rPr>
                  <w:rFonts w:ascii="Arial Narrow" w:hAnsi="Arial Narrow" w:cs="Calibri"/>
                  <w:lang w:eastAsia="es-PE"/>
                  <w:rPrChange w:id="798"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
          <w:p w14:paraId="4F3A7338" w14:textId="77777777" w:rsidR="00986133" w:rsidRPr="005132B3" w:rsidRDefault="00986133" w:rsidP="00986133">
            <w:pPr>
              <w:rPr>
                <w:ins w:id="799" w:author="Manuel Raul Livano Luna" w:date="2023-07-03T15:40:00Z"/>
                <w:rFonts w:ascii="Arial Narrow" w:hAnsi="Arial Narrow" w:cs="Calibri"/>
                <w:lang w:eastAsia="es-PE"/>
                <w:rPrChange w:id="800" w:author="Manuel Raul Livano Luna" w:date="2023-07-03T15:40:00Z">
                  <w:rPr>
                    <w:ins w:id="801" w:author="Manuel Raul Livano Luna" w:date="2023-07-03T15:40:00Z"/>
                    <w:rFonts w:ascii="Agency FB" w:hAnsi="Agency FB" w:cs="Calibri"/>
                    <w:color w:val="000000"/>
                    <w:sz w:val="26"/>
                    <w:szCs w:val="26"/>
                    <w:lang w:eastAsia="es-PE"/>
                  </w:rPr>
                </w:rPrChange>
              </w:rPr>
            </w:pPr>
            <w:ins w:id="802" w:author="Manuel Raul Livano Luna" w:date="2023-07-03T15:40:00Z">
              <w:r w:rsidRPr="005132B3">
                <w:rPr>
                  <w:rFonts w:ascii="Arial Narrow" w:hAnsi="Arial Narrow" w:cs="Calibri"/>
                  <w:lang w:eastAsia="es-PE"/>
                  <w:rPrChange w:id="803" w:author="Manuel Raul Livano Luna" w:date="2023-07-03T15:40:00Z">
                    <w:rPr>
                      <w:rFonts w:ascii="Agency FB" w:hAnsi="Agency FB" w:cs="Calibri"/>
                      <w:color w:val="000000"/>
                      <w:sz w:val="26"/>
                      <w:szCs w:val="26"/>
                      <w:lang w:eastAsia="es-PE"/>
                    </w:rPr>
                  </w:rPrChange>
                </w:rPr>
                <w:t>José Carlos Mariátegui</w:t>
              </w:r>
            </w:ins>
          </w:p>
        </w:tc>
        <w:tc>
          <w:tcPr>
            <w:tcW w:w="1057" w:type="dxa"/>
            <w:shd w:val="clear" w:color="auto" w:fill="auto"/>
            <w:noWrap/>
            <w:vAlign w:val="center"/>
            <w:hideMark/>
          </w:tcPr>
          <w:p w14:paraId="10631A17" w14:textId="77777777" w:rsidR="00986133" w:rsidRPr="005132B3" w:rsidRDefault="00986133" w:rsidP="00986133">
            <w:pPr>
              <w:jc w:val="center"/>
              <w:rPr>
                <w:ins w:id="804" w:author="Manuel Raul Livano Luna" w:date="2023-07-03T15:40:00Z"/>
                <w:rFonts w:ascii="Arial Narrow" w:hAnsi="Arial Narrow" w:cs="Calibri"/>
                <w:lang w:eastAsia="es-PE"/>
                <w:rPrChange w:id="805" w:author="Manuel Raul Livano Luna" w:date="2023-07-03T15:40:00Z">
                  <w:rPr>
                    <w:ins w:id="806" w:author="Manuel Raul Livano Luna" w:date="2023-07-03T15:40:00Z"/>
                    <w:rFonts w:ascii="Agency FB" w:hAnsi="Agency FB" w:cs="Calibri"/>
                    <w:color w:val="000000"/>
                    <w:sz w:val="26"/>
                    <w:szCs w:val="26"/>
                    <w:lang w:eastAsia="es-PE"/>
                  </w:rPr>
                </w:rPrChange>
              </w:rPr>
            </w:pPr>
            <w:ins w:id="807" w:author="Manuel Raul Livano Luna" w:date="2023-07-03T15:40:00Z">
              <w:r w:rsidRPr="005132B3">
                <w:rPr>
                  <w:rFonts w:ascii="Arial Narrow" w:hAnsi="Arial Narrow" w:cs="Calibri"/>
                  <w:lang w:eastAsia="es-PE"/>
                  <w:rPrChange w:id="808" w:author="Manuel Raul Livano Luna" w:date="2023-07-03T15:40:00Z">
                    <w:rPr>
                      <w:rFonts w:ascii="Agency FB" w:hAnsi="Agency FB" w:cs="Calibri"/>
                      <w:color w:val="000000"/>
                      <w:sz w:val="26"/>
                      <w:szCs w:val="26"/>
                      <w:lang w:eastAsia="es-PE"/>
                    </w:rPr>
                  </w:rPrChange>
                </w:rPr>
                <w:t>51</w:t>
              </w:r>
            </w:ins>
          </w:p>
        </w:tc>
        <w:tc>
          <w:tcPr>
            <w:tcW w:w="913" w:type="dxa"/>
            <w:shd w:val="clear" w:color="auto" w:fill="auto"/>
            <w:noWrap/>
            <w:vAlign w:val="center"/>
            <w:hideMark/>
          </w:tcPr>
          <w:p w14:paraId="44ECA9AA" w14:textId="77777777" w:rsidR="00986133" w:rsidRPr="005132B3" w:rsidRDefault="00986133" w:rsidP="00986133">
            <w:pPr>
              <w:jc w:val="center"/>
              <w:rPr>
                <w:ins w:id="809" w:author="Manuel Raul Livano Luna" w:date="2023-07-03T15:40:00Z"/>
                <w:rFonts w:ascii="Arial Narrow" w:hAnsi="Arial Narrow" w:cs="Calibri"/>
                <w:lang w:eastAsia="es-PE"/>
                <w:rPrChange w:id="810" w:author="Manuel Raul Livano Luna" w:date="2023-07-03T15:40:00Z">
                  <w:rPr>
                    <w:ins w:id="811" w:author="Manuel Raul Livano Luna" w:date="2023-07-03T15:40:00Z"/>
                    <w:rFonts w:ascii="Agency FB" w:hAnsi="Agency FB" w:cs="Calibri"/>
                    <w:color w:val="000000"/>
                    <w:sz w:val="26"/>
                    <w:szCs w:val="26"/>
                    <w:lang w:eastAsia="es-PE"/>
                  </w:rPr>
                </w:rPrChange>
              </w:rPr>
            </w:pPr>
            <w:ins w:id="812" w:author="Manuel Raul Livano Luna" w:date="2023-07-03T15:40:00Z">
              <w:r w:rsidRPr="005132B3">
                <w:rPr>
                  <w:rFonts w:ascii="Arial Narrow" w:hAnsi="Arial Narrow" w:cs="Calibri"/>
                  <w:lang w:eastAsia="es-PE"/>
                  <w:rPrChange w:id="813" w:author="Manuel Raul Livano Luna" w:date="2023-07-03T15:40:00Z">
                    <w:rPr>
                      <w:rFonts w:ascii="Agency FB" w:hAnsi="Agency FB" w:cs="Calibri"/>
                      <w:color w:val="000000"/>
                      <w:sz w:val="26"/>
                      <w:szCs w:val="26"/>
                      <w:lang w:eastAsia="es-PE"/>
                    </w:rPr>
                  </w:rPrChange>
                </w:rPr>
                <w:t>8</w:t>
              </w:r>
            </w:ins>
          </w:p>
        </w:tc>
      </w:tr>
      <w:tr w:rsidR="005132B3" w:rsidRPr="005132B3" w14:paraId="2BDE8370" w14:textId="77777777" w:rsidTr="00986133">
        <w:trPr>
          <w:trHeight w:val="47"/>
          <w:jc w:val="center"/>
          <w:ins w:id="814" w:author="Manuel Raul Livano Luna" w:date="2023-07-03T15:40:00Z"/>
        </w:trPr>
        <w:tc>
          <w:tcPr>
            <w:tcW w:w="1701" w:type="dxa"/>
            <w:shd w:val="clear" w:color="auto" w:fill="auto"/>
            <w:noWrap/>
            <w:vAlign w:val="center"/>
            <w:hideMark/>
          </w:tcPr>
          <w:p w14:paraId="16117618" w14:textId="77777777" w:rsidR="00986133" w:rsidRPr="005132B3" w:rsidRDefault="00986133" w:rsidP="00986133">
            <w:pPr>
              <w:jc w:val="center"/>
              <w:rPr>
                <w:ins w:id="815" w:author="Manuel Raul Livano Luna" w:date="2023-07-03T15:40:00Z"/>
                <w:rFonts w:ascii="Arial Narrow" w:hAnsi="Arial Narrow" w:cs="Calibri"/>
                <w:lang w:eastAsia="es-PE"/>
                <w:rPrChange w:id="816" w:author="Manuel Raul Livano Luna" w:date="2023-07-03T15:40:00Z">
                  <w:rPr>
                    <w:ins w:id="817" w:author="Manuel Raul Livano Luna" w:date="2023-07-03T15:40:00Z"/>
                    <w:rFonts w:ascii="Agency FB" w:hAnsi="Agency FB" w:cs="Calibri"/>
                    <w:color w:val="000000"/>
                    <w:sz w:val="26"/>
                    <w:szCs w:val="26"/>
                    <w:lang w:eastAsia="es-PE"/>
                  </w:rPr>
                </w:rPrChange>
              </w:rPr>
            </w:pPr>
            <w:proofErr w:type="spellStart"/>
            <w:ins w:id="818" w:author="Manuel Raul Livano Luna" w:date="2023-07-03T15:40:00Z">
              <w:r w:rsidRPr="005132B3">
                <w:rPr>
                  <w:rFonts w:ascii="Arial Narrow" w:hAnsi="Arial Narrow" w:cs="Calibri"/>
                  <w:lang w:eastAsia="es-PE"/>
                  <w:rPrChange w:id="819"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36EC2B05" w14:textId="77777777" w:rsidR="00986133" w:rsidRPr="005132B3" w:rsidRDefault="00986133" w:rsidP="00986133">
            <w:pPr>
              <w:jc w:val="center"/>
              <w:rPr>
                <w:ins w:id="820" w:author="Manuel Raul Livano Luna" w:date="2023-07-03T15:40:00Z"/>
                <w:rFonts w:ascii="Arial Narrow" w:hAnsi="Arial Narrow" w:cs="Calibri"/>
                <w:lang w:eastAsia="es-PE"/>
                <w:rPrChange w:id="821" w:author="Manuel Raul Livano Luna" w:date="2023-07-03T15:40:00Z">
                  <w:rPr>
                    <w:ins w:id="822" w:author="Manuel Raul Livano Luna" w:date="2023-07-03T15:40:00Z"/>
                    <w:rFonts w:ascii="Agency FB" w:hAnsi="Agency FB" w:cs="Calibri"/>
                    <w:color w:val="000000"/>
                    <w:sz w:val="26"/>
                    <w:szCs w:val="26"/>
                    <w:lang w:eastAsia="es-PE"/>
                  </w:rPr>
                </w:rPrChange>
              </w:rPr>
            </w:pPr>
            <w:proofErr w:type="spellStart"/>
            <w:ins w:id="823" w:author="Manuel Raul Livano Luna" w:date="2023-07-03T15:40:00Z">
              <w:r w:rsidRPr="005132B3">
                <w:rPr>
                  <w:rFonts w:ascii="Arial Narrow" w:hAnsi="Arial Narrow" w:cs="Calibri"/>
                  <w:lang w:eastAsia="es-PE"/>
                  <w:rPrChange w:id="824" w:author="Manuel Raul Livano Luna" w:date="2023-07-03T15:40:00Z">
                    <w:rPr>
                      <w:rFonts w:ascii="Agency FB" w:hAnsi="Agency FB" w:cs="Calibri"/>
                      <w:color w:val="000000"/>
                      <w:sz w:val="26"/>
                      <w:szCs w:val="26"/>
                      <w:lang w:eastAsia="es-PE"/>
                    </w:rPr>
                  </w:rPrChange>
                </w:rPr>
                <w:t>Tancayllo</w:t>
              </w:r>
              <w:proofErr w:type="spellEnd"/>
            </w:ins>
          </w:p>
        </w:tc>
        <w:tc>
          <w:tcPr>
            <w:tcW w:w="2680" w:type="dxa"/>
            <w:shd w:val="clear" w:color="auto" w:fill="auto"/>
            <w:noWrap/>
            <w:vAlign w:val="center"/>
            <w:hideMark/>
          </w:tcPr>
          <w:p w14:paraId="02BD24EF" w14:textId="77777777" w:rsidR="00986133" w:rsidRPr="005132B3" w:rsidRDefault="00986133" w:rsidP="00986133">
            <w:pPr>
              <w:rPr>
                <w:ins w:id="825" w:author="Manuel Raul Livano Luna" w:date="2023-07-03T15:40:00Z"/>
                <w:rFonts w:ascii="Arial Narrow" w:hAnsi="Arial Narrow" w:cs="Calibri"/>
                <w:lang w:eastAsia="es-PE"/>
                <w:rPrChange w:id="826" w:author="Manuel Raul Livano Luna" w:date="2023-07-03T15:40:00Z">
                  <w:rPr>
                    <w:ins w:id="827" w:author="Manuel Raul Livano Luna" w:date="2023-07-03T15:40:00Z"/>
                    <w:rFonts w:ascii="Agency FB" w:hAnsi="Agency FB" w:cs="Calibri"/>
                    <w:color w:val="000000"/>
                    <w:sz w:val="26"/>
                    <w:szCs w:val="26"/>
                    <w:lang w:eastAsia="es-PE"/>
                  </w:rPr>
                </w:rPrChange>
              </w:rPr>
            </w:pPr>
            <w:ins w:id="828" w:author="Manuel Raul Livano Luna" w:date="2023-07-03T15:40:00Z">
              <w:r w:rsidRPr="005132B3">
                <w:rPr>
                  <w:rFonts w:ascii="Arial Narrow" w:hAnsi="Arial Narrow" w:cs="Calibri"/>
                  <w:lang w:eastAsia="es-PE"/>
                  <w:rPrChange w:id="829" w:author="Manuel Raul Livano Luna" w:date="2023-07-03T15:40:00Z">
                    <w:rPr>
                      <w:rFonts w:ascii="Agency FB" w:hAnsi="Agency FB" w:cs="Calibri"/>
                      <w:color w:val="000000"/>
                      <w:sz w:val="26"/>
                      <w:szCs w:val="26"/>
                      <w:lang w:eastAsia="es-PE"/>
                    </w:rPr>
                  </w:rPrChange>
                </w:rPr>
                <w:t>Lino Quintanilla</w:t>
              </w:r>
            </w:ins>
          </w:p>
        </w:tc>
        <w:tc>
          <w:tcPr>
            <w:tcW w:w="1057" w:type="dxa"/>
            <w:shd w:val="clear" w:color="auto" w:fill="auto"/>
            <w:noWrap/>
            <w:vAlign w:val="center"/>
            <w:hideMark/>
          </w:tcPr>
          <w:p w14:paraId="2D3E90CF" w14:textId="77777777" w:rsidR="00986133" w:rsidRPr="005132B3" w:rsidRDefault="00986133" w:rsidP="00986133">
            <w:pPr>
              <w:jc w:val="center"/>
              <w:rPr>
                <w:ins w:id="830" w:author="Manuel Raul Livano Luna" w:date="2023-07-03T15:40:00Z"/>
                <w:rFonts w:ascii="Arial Narrow" w:hAnsi="Arial Narrow" w:cs="Calibri"/>
                <w:lang w:eastAsia="es-PE"/>
                <w:rPrChange w:id="831" w:author="Manuel Raul Livano Luna" w:date="2023-07-03T15:40:00Z">
                  <w:rPr>
                    <w:ins w:id="832" w:author="Manuel Raul Livano Luna" w:date="2023-07-03T15:40:00Z"/>
                    <w:rFonts w:ascii="Agency FB" w:hAnsi="Agency FB" w:cs="Calibri"/>
                    <w:color w:val="000000"/>
                    <w:sz w:val="26"/>
                    <w:szCs w:val="26"/>
                    <w:lang w:eastAsia="es-PE"/>
                  </w:rPr>
                </w:rPrChange>
              </w:rPr>
            </w:pPr>
            <w:ins w:id="833" w:author="Manuel Raul Livano Luna" w:date="2023-07-03T15:40:00Z">
              <w:r w:rsidRPr="005132B3">
                <w:rPr>
                  <w:rFonts w:ascii="Arial Narrow" w:hAnsi="Arial Narrow" w:cs="Calibri"/>
                  <w:lang w:eastAsia="es-PE"/>
                  <w:rPrChange w:id="834"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
          <w:p w14:paraId="54462094" w14:textId="77777777" w:rsidR="00986133" w:rsidRPr="005132B3" w:rsidRDefault="00986133" w:rsidP="00986133">
            <w:pPr>
              <w:jc w:val="center"/>
              <w:rPr>
                <w:ins w:id="835" w:author="Manuel Raul Livano Luna" w:date="2023-07-03T15:40:00Z"/>
                <w:rFonts w:ascii="Arial Narrow" w:hAnsi="Arial Narrow" w:cs="Calibri"/>
                <w:lang w:eastAsia="es-PE"/>
                <w:rPrChange w:id="836" w:author="Manuel Raul Livano Luna" w:date="2023-07-03T15:40:00Z">
                  <w:rPr>
                    <w:ins w:id="837" w:author="Manuel Raul Livano Luna" w:date="2023-07-03T15:40:00Z"/>
                    <w:rFonts w:ascii="Agency FB" w:hAnsi="Agency FB" w:cs="Calibri"/>
                    <w:color w:val="000000"/>
                    <w:sz w:val="26"/>
                    <w:szCs w:val="26"/>
                    <w:lang w:eastAsia="es-PE"/>
                  </w:rPr>
                </w:rPrChange>
              </w:rPr>
            </w:pPr>
            <w:ins w:id="838" w:author="Manuel Raul Livano Luna" w:date="2023-07-03T15:40:00Z">
              <w:r w:rsidRPr="005132B3">
                <w:rPr>
                  <w:rFonts w:ascii="Arial Narrow" w:hAnsi="Arial Narrow" w:cs="Calibri"/>
                  <w:lang w:eastAsia="es-PE"/>
                  <w:rPrChange w:id="839" w:author="Manuel Raul Livano Luna" w:date="2023-07-03T15:40:00Z">
                    <w:rPr>
                      <w:rFonts w:ascii="Agency FB" w:hAnsi="Agency FB" w:cs="Calibri"/>
                      <w:color w:val="000000"/>
                      <w:sz w:val="26"/>
                      <w:szCs w:val="26"/>
                      <w:lang w:eastAsia="es-PE"/>
                    </w:rPr>
                  </w:rPrChange>
                </w:rPr>
                <w:t>7</w:t>
              </w:r>
            </w:ins>
          </w:p>
        </w:tc>
      </w:tr>
    </w:tbl>
    <w:p w14:paraId="057F673B" w14:textId="7992BD3B" w:rsidR="00BB6304" w:rsidRPr="005132B3"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del w:id="840" w:author="Manuel Raul Livano Luna" w:date="2023-07-03T15:39:00Z">
        <w:r w:rsidRPr="005132B3" w:rsidDel="00986133">
          <w:rPr>
            <w:noProof/>
            <w:lang w:val="en-US" w:eastAsia="en-US"/>
          </w:rPr>
          <w:drawing>
            <wp:inline distT="0" distB="0" distL="0" distR="0" wp14:anchorId="32663A48" wp14:editId="0D726C2F">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del>
    </w:p>
    <w:p w14:paraId="67B454ED" w14:textId="589DB8A2" w:rsidR="00BB6304" w:rsidRPr="005132B3" w:rsidRDefault="00BB6304" w:rsidP="00FE09A4">
      <w:pPr>
        <w:tabs>
          <w:tab w:val="left" w:pos="142"/>
          <w:tab w:val="left" w:pos="1276"/>
        </w:tabs>
        <w:autoSpaceDE w:val="0"/>
        <w:autoSpaceDN w:val="0"/>
        <w:adjustRightInd w:val="0"/>
        <w:ind w:left="709"/>
        <w:jc w:val="both"/>
        <w:rPr>
          <w:ins w:id="841" w:author="GRAPURIMAC" w:date="2023-06-29T18:02:00Z"/>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Oficio n.</w:t>
      </w:r>
      <w:r w:rsidRPr="005132B3">
        <w:rPr>
          <w:rFonts w:ascii="Arial Narrow" w:hAnsi="Arial Narrow" w:cs="Arial"/>
          <w:bCs/>
          <w:sz w:val="16"/>
          <w:szCs w:val="22"/>
        </w:rPr>
        <w:t>° 123-2023-GRAP/11/GRDS</w:t>
      </w:r>
    </w:p>
    <w:p w14:paraId="35C0FC96" w14:textId="2F138BEB" w:rsidR="00F043EA" w:rsidRPr="005132B3" w:rsidRDefault="00F043EA" w:rsidP="00FE09A4">
      <w:pPr>
        <w:tabs>
          <w:tab w:val="left" w:pos="142"/>
          <w:tab w:val="left" w:pos="1276"/>
        </w:tabs>
        <w:autoSpaceDE w:val="0"/>
        <w:autoSpaceDN w:val="0"/>
        <w:adjustRightInd w:val="0"/>
        <w:ind w:left="709"/>
        <w:jc w:val="both"/>
        <w:rPr>
          <w:rFonts w:ascii="Arial Narrow" w:hAnsi="Arial Narrow" w:cs="Arial"/>
          <w:bCs/>
          <w:sz w:val="16"/>
          <w:szCs w:val="22"/>
        </w:rPr>
      </w:pPr>
    </w:p>
    <w:p w14:paraId="6CE639A8" w14:textId="77777777" w:rsidR="00BB6304" w:rsidRPr="005132B3"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40831AE" w14:textId="149F6ED4" w:rsidR="00F043EA" w:rsidRPr="005132B3" w:rsidRDefault="00FE09A4" w:rsidP="00343705">
      <w:pPr>
        <w:tabs>
          <w:tab w:val="left" w:pos="142"/>
          <w:tab w:val="left" w:pos="1276"/>
        </w:tabs>
        <w:autoSpaceDE w:val="0"/>
        <w:autoSpaceDN w:val="0"/>
        <w:adjustRightInd w:val="0"/>
        <w:ind w:left="709"/>
        <w:jc w:val="both"/>
        <w:rPr>
          <w:ins w:id="842" w:author="GRAPURIMAC" w:date="2023-06-29T18:06:00Z"/>
          <w:rFonts w:ascii="Arial Narrow" w:hAnsi="Arial Narrow" w:cs="Arial"/>
          <w:bCs/>
          <w:sz w:val="22"/>
          <w:szCs w:val="22"/>
        </w:rPr>
      </w:pPr>
      <w:r w:rsidRPr="005132B3">
        <w:rPr>
          <w:rFonts w:ascii="Arial Narrow" w:hAnsi="Arial Narrow" w:cs="Arial"/>
          <w:bCs/>
          <w:sz w:val="22"/>
          <w:szCs w:val="22"/>
        </w:rPr>
        <w:lastRenderedPageBreak/>
        <w:t xml:space="preserve">Asimismo, </w:t>
      </w:r>
      <w:commentRangeStart w:id="843"/>
      <w:r w:rsidRPr="005132B3">
        <w:rPr>
          <w:rFonts w:ascii="Arial Narrow" w:hAnsi="Arial Narrow" w:cs="Arial"/>
          <w:bCs/>
          <w:sz w:val="22"/>
          <w:szCs w:val="22"/>
        </w:rPr>
        <w:t xml:space="preserve">de las visitas a campo </w:t>
      </w:r>
      <w:commentRangeEnd w:id="843"/>
      <w:r w:rsidR="00F043EA" w:rsidRPr="005132B3">
        <w:rPr>
          <w:rStyle w:val="Refdecomentario"/>
        </w:rPr>
        <w:commentReference w:id="843"/>
      </w:r>
      <w:r w:rsidRPr="005132B3">
        <w:rPr>
          <w:rFonts w:ascii="Arial Narrow" w:hAnsi="Arial Narrow" w:cs="Arial"/>
          <w:bCs/>
          <w:sz w:val="22"/>
          <w:szCs w:val="22"/>
        </w:rPr>
        <w:t>realizadas por la comisión se verific</w:t>
      </w:r>
      <w:r w:rsidR="007D1D1A" w:rsidRPr="005132B3">
        <w:rPr>
          <w:rFonts w:ascii="Arial Narrow" w:hAnsi="Arial Narrow" w:cs="Arial"/>
          <w:bCs/>
          <w:sz w:val="22"/>
          <w:szCs w:val="22"/>
        </w:rPr>
        <w:t>ó</w:t>
      </w:r>
      <w:r w:rsidRPr="005132B3">
        <w:rPr>
          <w:rFonts w:ascii="Arial Narrow" w:hAnsi="Arial Narrow" w:cs="Arial"/>
          <w:bCs/>
          <w:sz w:val="22"/>
          <w:szCs w:val="22"/>
        </w:rPr>
        <w:t xml:space="preserve"> que las instituciones educativas </w:t>
      </w:r>
      <w:r w:rsidR="00BB6304" w:rsidRPr="005132B3">
        <w:rPr>
          <w:rFonts w:ascii="Arial Narrow" w:hAnsi="Arial Narrow" w:cs="Arial"/>
          <w:bCs/>
          <w:sz w:val="22"/>
          <w:szCs w:val="22"/>
        </w:rPr>
        <w:t>si contaban con sistema de protección eléctrica para r</w:t>
      </w:r>
      <w:r w:rsidR="007D1D1A" w:rsidRPr="005132B3">
        <w:rPr>
          <w:rFonts w:ascii="Arial Narrow" w:hAnsi="Arial Narrow" w:cs="Arial"/>
          <w:bCs/>
          <w:sz w:val="22"/>
          <w:szCs w:val="22"/>
        </w:rPr>
        <w:t>ayos con su respectivo poz</w:t>
      </w:r>
      <w:r w:rsidR="00BB6304" w:rsidRPr="005132B3">
        <w:rPr>
          <w:rFonts w:ascii="Arial Narrow" w:hAnsi="Arial Narrow" w:cs="Arial"/>
          <w:bCs/>
          <w:sz w:val="22"/>
          <w:szCs w:val="22"/>
        </w:rPr>
        <w:t>o a tierra</w:t>
      </w:r>
      <w:ins w:id="844" w:author="GRAPURIMAC" w:date="2023-06-29T18:06:00Z">
        <w:r w:rsidR="00F043EA" w:rsidRPr="005132B3">
          <w:rPr>
            <w:rFonts w:ascii="Arial Narrow" w:hAnsi="Arial Narrow" w:cs="Arial"/>
            <w:bCs/>
            <w:sz w:val="22"/>
            <w:szCs w:val="22"/>
          </w:rPr>
          <w:t xml:space="preserve">; </w:t>
        </w:r>
      </w:ins>
      <w:del w:id="845" w:author="GRAPURIMAC" w:date="2023-06-29T18:05:00Z">
        <w:r w:rsidR="00BB6304" w:rsidRPr="005132B3" w:rsidDel="00F043EA">
          <w:rPr>
            <w:rFonts w:ascii="Arial Narrow" w:hAnsi="Arial Narrow" w:cs="Arial"/>
            <w:bCs/>
            <w:sz w:val="22"/>
            <w:szCs w:val="22"/>
          </w:rPr>
          <w:delText xml:space="preserve">, </w:delText>
        </w:r>
      </w:del>
      <w:ins w:id="846" w:author="GRAPURIMAC" w:date="2023-06-29T18:06:00Z">
        <w:r w:rsidR="00F043EA" w:rsidRPr="005132B3">
          <w:rPr>
            <w:rFonts w:ascii="Arial Narrow" w:hAnsi="Arial Narrow" w:cs="Arial"/>
            <w:bCs/>
            <w:sz w:val="22"/>
            <w:szCs w:val="22"/>
          </w:rPr>
          <w:t xml:space="preserve">sin embargo, según las actas de visita de control </w:t>
        </w:r>
        <w:proofErr w:type="spellStart"/>
        <w:r w:rsidR="00F043EA" w:rsidRPr="005132B3">
          <w:rPr>
            <w:rFonts w:ascii="Arial Narrow" w:hAnsi="Arial Narrow" w:cs="Arial"/>
            <w:bCs/>
            <w:sz w:val="22"/>
            <w:szCs w:val="22"/>
          </w:rPr>
          <w:t>n.</w:t>
        </w:r>
        <w:del w:id="847" w:author="ADM" w:date="2023-06-30T15:50:00Z">
          <w:r w:rsidR="00F043EA" w:rsidRPr="005132B3" w:rsidDel="000A1822">
            <w:rPr>
              <w:rFonts w:ascii="Arial Narrow" w:hAnsi="Arial Narrow" w:cs="Arial"/>
              <w:bCs/>
              <w:sz w:val="22"/>
              <w:szCs w:val="22"/>
              <w:vertAlign w:val="superscript"/>
              <w:rPrChange w:id="848" w:author="GRAPURIMAC" w:date="2023-06-29T18:22:00Z">
                <w:rPr>
                  <w:rFonts w:ascii="Arial Narrow" w:hAnsi="Arial Narrow" w:cs="Arial"/>
                  <w:bCs/>
                  <w:sz w:val="22"/>
                  <w:szCs w:val="22"/>
                </w:rPr>
              </w:rPrChange>
            </w:rPr>
            <w:delText>os</w:delText>
          </w:r>
          <w:r w:rsidR="00F043EA" w:rsidRPr="005132B3" w:rsidDel="000A1822">
            <w:rPr>
              <w:rFonts w:ascii="Arial Narrow" w:hAnsi="Arial Narrow" w:cs="Arial"/>
              <w:bCs/>
              <w:sz w:val="22"/>
              <w:szCs w:val="22"/>
            </w:rPr>
            <w:delText xml:space="preserve"> XYZ</w:delText>
          </w:r>
        </w:del>
      </w:ins>
      <w:ins w:id="849" w:author="ADM" w:date="2023-06-30T15:50:00Z">
        <w:r w:rsidR="000A1822" w:rsidRPr="005132B3">
          <w:rPr>
            <w:rFonts w:ascii="Arial Narrow" w:hAnsi="Arial Narrow" w:cs="Arial"/>
            <w:bCs/>
            <w:sz w:val="22"/>
            <w:szCs w:val="22"/>
          </w:rPr>
          <w:t>°</w:t>
        </w:r>
        <w:proofErr w:type="spellEnd"/>
        <w:r w:rsidR="000A1822" w:rsidRPr="005132B3">
          <w:rPr>
            <w:rFonts w:ascii="Arial Narrow" w:hAnsi="Arial Narrow" w:cs="Arial"/>
            <w:bCs/>
            <w:sz w:val="22"/>
            <w:szCs w:val="22"/>
          </w:rPr>
          <w:t xml:space="preserve"> 7 y 8</w:t>
        </w:r>
      </w:ins>
      <w:ins w:id="850" w:author="GRAPURIMAC" w:date="2023-06-29T18:06:00Z">
        <w:r w:rsidR="00F043EA" w:rsidRPr="005132B3">
          <w:rPr>
            <w:rFonts w:ascii="Arial Narrow" w:hAnsi="Arial Narrow" w:cs="Arial"/>
            <w:bCs/>
            <w:sz w:val="22"/>
            <w:szCs w:val="22"/>
          </w:rPr>
          <w:t xml:space="preserve">, </w:t>
        </w:r>
      </w:ins>
      <w:ins w:id="851" w:author="Manuel Raul Livano Luna" w:date="2023-07-03T15:42:00Z">
        <w:r w:rsidR="00C262A3" w:rsidRPr="005132B3">
          <w:rPr>
            <w:rFonts w:ascii="Arial Narrow" w:hAnsi="Arial Narrow" w:cs="Arial"/>
            <w:bCs/>
            <w:sz w:val="22"/>
            <w:szCs w:val="22"/>
          </w:rPr>
          <w:t>el Director</w:t>
        </w:r>
      </w:ins>
      <w:ins w:id="852" w:author="Manuel Raul Livano Luna" w:date="2023-07-03T15:43:00Z">
        <w:r w:rsidR="00C262A3" w:rsidRPr="005132B3">
          <w:rPr>
            <w:rFonts w:ascii="Arial Narrow" w:hAnsi="Arial Narrow" w:cs="Arial"/>
            <w:bCs/>
            <w:sz w:val="22"/>
            <w:szCs w:val="22"/>
          </w:rPr>
          <w:t xml:space="preserve"> </w:t>
        </w:r>
        <w:proofErr w:type="spellStart"/>
        <w:r w:rsidR="00C262A3" w:rsidRPr="005132B3">
          <w:rPr>
            <w:rFonts w:ascii="Arial Narrow" w:hAnsi="Arial Narrow" w:cs="Arial"/>
            <w:bCs/>
            <w:sz w:val="22"/>
            <w:szCs w:val="22"/>
          </w:rPr>
          <w:t>Ysnell</w:t>
        </w:r>
        <w:proofErr w:type="spellEnd"/>
        <w:r w:rsidR="00C262A3" w:rsidRPr="005132B3">
          <w:rPr>
            <w:rFonts w:ascii="Arial Narrow" w:hAnsi="Arial Narrow" w:cs="Arial"/>
            <w:bCs/>
            <w:sz w:val="22"/>
            <w:szCs w:val="22"/>
          </w:rPr>
          <w:t xml:space="preserve"> Lancho Contreras y el Director Mauro Diaz Quispe respectivamente</w:t>
        </w:r>
      </w:ins>
      <w:ins w:id="853" w:author="GRAPURIMAC" w:date="2023-06-29T18:06:00Z">
        <w:del w:id="854" w:author="Manuel Raul Livano Luna" w:date="2023-07-03T15:42:00Z">
          <w:r w:rsidR="00F043EA" w:rsidRPr="005132B3" w:rsidDel="00C262A3">
            <w:rPr>
              <w:rFonts w:ascii="Arial Narrow" w:hAnsi="Arial Narrow" w:cs="Arial"/>
              <w:bCs/>
              <w:sz w:val="22"/>
              <w:szCs w:val="22"/>
            </w:rPr>
            <w:delText xml:space="preserve">&lt;Aquí señalar quien </w:delText>
          </w:r>
        </w:del>
      </w:ins>
      <w:ins w:id="855" w:author="GRAPURIMAC" w:date="2023-06-29T18:22:00Z">
        <w:del w:id="856" w:author="Manuel Raul Livano Luna" w:date="2023-07-03T15:42:00Z">
          <w:r w:rsidR="00E61AED" w:rsidRPr="005132B3" w:rsidDel="00C262A3">
            <w:rPr>
              <w:rFonts w:ascii="Arial Narrow" w:hAnsi="Arial Narrow" w:cs="Arial"/>
              <w:bCs/>
              <w:sz w:val="22"/>
              <w:szCs w:val="22"/>
            </w:rPr>
            <w:delText>o quiénes</w:delText>
          </w:r>
        </w:del>
        <w:del w:id="857" w:author="Manuel Raul Livano Luna" w:date="2023-07-03T15:43:00Z">
          <w:r w:rsidR="00E61AED" w:rsidRPr="005132B3" w:rsidDel="00C262A3">
            <w:rPr>
              <w:rFonts w:ascii="Arial Narrow" w:hAnsi="Arial Narrow" w:cs="Arial"/>
              <w:bCs/>
              <w:sz w:val="22"/>
              <w:szCs w:val="22"/>
            </w:rPr>
            <w:delText xml:space="preserve"> </w:delText>
          </w:r>
        </w:del>
      </w:ins>
      <w:ins w:id="858" w:author="GRAPURIMAC" w:date="2023-06-29T18:06:00Z">
        <w:del w:id="859" w:author="Manuel Raul Livano Luna" w:date="2023-07-03T15:43:00Z">
          <w:r w:rsidR="00F043EA" w:rsidRPr="005132B3" w:rsidDel="00C262A3">
            <w:rPr>
              <w:rFonts w:ascii="Arial Narrow" w:hAnsi="Arial Narrow" w:cs="Arial"/>
              <w:bCs/>
              <w:sz w:val="22"/>
              <w:szCs w:val="22"/>
            </w:rPr>
            <w:delText xml:space="preserve">manifestó </w:delText>
          </w:r>
        </w:del>
      </w:ins>
      <w:ins w:id="860" w:author="GRAPURIMAC" w:date="2023-06-29T18:22:00Z">
        <w:del w:id="861" w:author="Manuel Raul Livano Luna" w:date="2023-07-03T15:43:00Z">
          <w:r w:rsidR="00E61AED" w:rsidRPr="005132B3" w:rsidDel="00C262A3">
            <w:rPr>
              <w:rFonts w:ascii="Arial Narrow" w:hAnsi="Arial Narrow" w:cs="Arial"/>
              <w:bCs/>
              <w:sz w:val="22"/>
              <w:szCs w:val="22"/>
            </w:rPr>
            <w:delText xml:space="preserve"> o</w:delText>
          </w:r>
        </w:del>
        <w:r w:rsidR="00E61AED" w:rsidRPr="005132B3">
          <w:rPr>
            <w:rFonts w:ascii="Arial Narrow" w:hAnsi="Arial Narrow" w:cs="Arial"/>
            <w:bCs/>
            <w:sz w:val="22"/>
            <w:szCs w:val="22"/>
          </w:rPr>
          <w:t xml:space="preserve"> manifestaron </w:t>
        </w:r>
      </w:ins>
      <w:ins w:id="862" w:author="GRAPURIMAC" w:date="2023-06-29T18:06:00Z">
        <w:r w:rsidR="00F043EA" w:rsidRPr="005132B3">
          <w:rPr>
            <w:rFonts w:ascii="Arial Narrow" w:hAnsi="Arial Narrow" w:cs="Arial"/>
            <w:bCs/>
            <w:sz w:val="22"/>
            <w:szCs w:val="22"/>
          </w:rPr>
          <w:t>que los servidores o equipos inform</w:t>
        </w:r>
      </w:ins>
      <w:ins w:id="863" w:author="GRAPURIMAC" w:date="2023-06-29T18:07:00Z">
        <w:r w:rsidR="00F043EA" w:rsidRPr="005132B3">
          <w:rPr>
            <w:rFonts w:ascii="Arial Narrow" w:hAnsi="Arial Narrow" w:cs="Arial"/>
            <w:bCs/>
            <w:sz w:val="22"/>
            <w:szCs w:val="22"/>
          </w:rPr>
          <w:t>áticos se malograron por la mala implantación del pararrayo</w:t>
        </w:r>
      </w:ins>
      <w:ins w:id="864" w:author="GRAPURIMAC" w:date="2023-06-29T18:23:00Z">
        <w:r w:rsidR="00E61AED" w:rsidRPr="005132B3">
          <w:rPr>
            <w:rFonts w:ascii="Arial Narrow" w:hAnsi="Arial Narrow" w:cs="Arial"/>
            <w:bCs/>
            <w:sz w:val="22"/>
            <w:szCs w:val="22"/>
          </w:rPr>
          <w:t xml:space="preserve"> o por las tormentas eléctricas</w:t>
        </w:r>
      </w:ins>
      <w:ins w:id="865" w:author="GRAPURIMAC" w:date="2023-06-29T18:06:00Z">
        <w:r w:rsidR="00F043EA" w:rsidRPr="005132B3">
          <w:rPr>
            <w:rFonts w:ascii="Arial Narrow" w:hAnsi="Arial Narrow" w:cs="Arial"/>
            <w:bCs/>
            <w:szCs w:val="22"/>
          </w:rPr>
          <w:t>&gt;</w:t>
        </w:r>
      </w:ins>
      <w:del w:id="866" w:author="GRAPURIMAC" w:date="2023-06-29T18:06:00Z">
        <w:r w:rsidR="00BB6304" w:rsidRPr="005132B3" w:rsidDel="00F043EA">
          <w:rPr>
            <w:rFonts w:ascii="Arial Narrow" w:hAnsi="Arial Narrow" w:cs="Arial"/>
            <w:bCs/>
            <w:sz w:val="22"/>
            <w:szCs w:val="22"/>
          </w:rPr>
          <w:delText>pero</w:delText>
        </w:r>
      </w:del>
    </w:p>
    <w:p w14:paraId="1EB2154E" w14:textId="77777777" w:rsidR="00F043EA" w:rsidRPr="005132B3" w:rsidRDefault="00F043EA" w:rsidP="00343705">
      <w:pPr>
        <w:tabs>
          <w:tab w:val="left" w:pos="142"/>
          <w:tab w:val="left" w:pos="1276"/>
        </w:tabs>
        <w:autoSpaceDE w:val="0"/>
        <w:autoSpaceDN w:val="0"/>
        <w:adjustRightInd w:val="0"/>
        <w:ind w:left="709"/>
        <w:jc w:val="both"/>
        <w:rPr>
          <w:ins w:id="867" w:author="GRAPURIMAC" w:date="2023-06-29T18:06:00Z"/>
          <w:rFonts w:ascii="Arial Narrow" w:hAnsi="Arial Narrow" w:cs="Arial"/>
          <w:bCs/>
          <w:sz w:val="22"/>
          <w:szCs w:val="22"/>
        </w:rPr>
      </w:pPr>
    </w:p>
    <w:p w14:paraId="2E46FB00" w14:textId="1EADCCF2" w:rsidR="00F043EA" w:rsidRPr="005132B3" w:rsidRDefault="00E61AED" w:rsidP="00343705">
      <w:pPr>
        <w:tabs>
          <w:tab w:val="left" w:pos="142"/>
          <w:tab w:val="left" w:pos="1276"/>
        </w:tabs>
        <w:autoSpaceDE w:val="0"/>
        <w:autoSpaceDN w:val="0"/>
        <w:adjustRightInd w:val="0"/>
        <w:ind w:left="709"/>
        <w:jc w:val="both"/>
        <w:rPr>
          <w:ins w:id="868" w:author="GRAPURIMAC" w:date="2023-06-29T18:03:00Z"/>
          <w:rFonts w:ascii="Arial Narrow" w:hAnsi="Arial Narrow" w:cs="Arial"/>
          <w:bCs/>
          <w:sz w:val="22"/>
          <w:szCs w:val="22"/>
        </w:rPr>
      </w:pPr>
      <w:ins w:id="869" w:author="GRAPURIMAC" w:date="2023-06-29T18:23:00Z">
        <w:r w:rsidRPr="005132B3">
          <w:rPr>
            <w:rFonts w:ascii="Arial Narrow" w:hAnsi="Arial Narrow" w:cs="Arial"/>
            <w:bCs/>
            <w:sz w:val="22"/>
            <w:szCs w:val="22"/>
          </w:rPr>
          <w:t xml:space="preserve">, por lo que estos </w:t>
        </w:r>
      </w:ins>
      <w:del w:id="870" w:author="GRAPURIMAC" w:date="2023-06-29T18:23:00Z">
        <w:r w:rsidR="00BB6304" w:rsidRPr="005132B3" w:rsidDel="00E61AED">
          <w:rPr>
            <w:rFonts w:ascii="Arial Narrow" w:hAnsi="Arial Narrow" w:cs="Arial"/>
            <w:bCs/>
            <w:sz w:val="22"/>
            <w:szCs w:val="22"/>
          </w:rPr>
          <w:delText xml:space="preserve"> como hizo constar estos </w:delText>
        </w:r>
      </w:del>
      <w:r w:rsidR="00BB6304" w:rsidRPr="005132B3">
        <w:rPr>
          <w:rFonts w:ascii="Arial Narrow" w:hAnsi="Arial Narrow" w:cs="Arial"/>
          <w:bCs/>
          <w:sz w:val="22"/>
          <w:szCs w:val="22"/>
        </w:rPr>
        <w:t>sistemas</w:t>
      </w:r>
      <w:ins w:id="871" w:author="GRAPURIMAC" w:date="2023-06-29T18:23:00Z">
        <w:r w:rsidRPr="005132B3">
          <w:rPr>
            <w:rFonts w:ascii="Arial Narrow" w:hAnsi="Arial Narrow" w:cs="Arial"/>
            <w:bCs/>
            <w:sz w:val="22"/>
            <w:szCs w:val="22"/>
          </w:rPr>
          <w:t xml:space="preserve"> de pararrayos</w:t>
        </w:r>
      </w:ins>
      <w:r w:rsidR="00BB6304" w:rsidRPr="005132B3">
        <w:rPr>
          <w:rFonts w:ascii="Arial Narrow" w:hAnsi="Arial Narrow" w:cs="Arial"/>
          <w:bCs/>
          <w:sz w:val="22"/>
          <w:szCs w:val="22"/>
        </w:rPr>
        <w:t xml:space="preserve"> no cumplieron con la finalidad para las que fueron implementadas que era impedir el daño de los servidores </w:t>
      </w:r>
      <w:del w:id="872" w:author="GRAPURIMAC" w:date="2023-06-29T18:23:00Z">
        <w:r w:rsidR="0094167C" w:rsidRPr="005132B3" w:rsidDel="00E61AED">
          <w:rPr>
            <w:rFonts w:ascii="Arial Narrow" w:hAnsi="Arial Narrow" w:cs="Arial"/>
            <w:bCs/>
            <w:sz w:val="22"/>
            <w:szCs w:val="22"/>
          </w:rPr>
          <w:delText>implementados</w:delText>
        </w:r>
        <w:r w:rsidR="00BB6304" w:rsidRPr="005132B3" w:rsidDel="00E61AED">
          <w:rPr>
            <w:rFonts w:ascii="Arial Narrow" w:hAnsi="Arial Narrow" w:cs="Arial"/>
            <w:bCs/>
            <w:sz w:val="22"/>
            <w:szCs w:val="22"/>
          </w:rPr>
          <w:delText xml:space="preserve"> </w:delText>
        </w:r>
      </w:del>
      <w:r w:rsidR="0094167C" w:rsidRPr="005132B3">
        <w:rPr>
          <w:rFonts w:ascii="Arial Narrow" w:hAnsi="Arial Narrow" w:cs="Arial"/>
          <w:bCs/>
          <w:sz w:val="22"/>
          <w:szCs w:val="22"/>
        </w:rPr>
        <w:t xml:space="preserve">en </w:t>
      </w:r>
      <w:r w:rsidR="00A814E2" w:rsidRPr="005132B3">
        <w:rPr>
          <w:rFonts w:ascii="Arial Narrow" w:hAnsi="Arial Narrow" w:cs="Arial"/>
          <w:bCs/>
          <w:sz w:val="22"/>
          <w:szCs w:val="22"/>
        </w:rPr>
        <w:t>los centros</w:t>
      </w:r>
      <w:r w:rsidR="00BB6304" w:rsidRPr="005132B3">
        <w:rPr>
          <w:rFonts w:ascii="Arial Narrow" w:hAnsi="Arial Narrow" w:cs="Arial"/>
          <w:bCs/>
          <w:sz w:val="22"/>
          <w:szCs w:val="22"/>
        </w:rPr>
        <w:t xml:space="preserve"> de datos </w:t>
      </w:r>
      <w:r w:rsidR="0094167C" w:rsidRPr="005132B3">
        <w:rPr>
          <w:rFonts w:ascii="Arial Narrow" w:hAnsi="Arial Narrow" w:cs="Arial"/>
          <w:bCs/>
          <w:sz w:val="22"/>
          <w:szCs w:val="22"/>
        </w:rPr>
        <w:t>de las</w:t>
      </w:r>
      <w:r w:rsidR="00BB6304" w:rsidRPr="005132B3">
        <w:rPr>
          <w:rFonts w:ascii="Arial Narrow" w:hAnsi="Arial Narrow" w:cs="Arial"/>
          <w:bCs/>
          <w:sz w:val="22"/>
          <w:szCs w:val="22"/>
        </w:rPr>
        <w:t xml:space="preserve"> </w:t>
      </w:r>
      <w:ins w:id="873" w:author="GRAPURIMAC" w:date="2023-06-29T18:23:00Z">
        <w:r w:rsidRPr="005132B3">
          <w:rPr>
            <w:rFonts w:ascii="Arial Narrow" w:hAnsi="Arial Narrow" w:cs="Arial"/>
            <w:bCs/>
            <w:sz w:val="22"/>
            <w:szCs w:val="22"/>
          </w:rPr>
          <w:t xml:space="preserve"> Instituciones Educativas antes citadas.</w:t>
        </w:r>
      </w:ins>
      <w:del w:id="874" w:author="GRAPURIMAC" w:date="2023-06-29T18:23:00Z">
        <w:r w:rsidR="00BB6304" w:rsidRPr="005132B3" w:rsidDel="00E61AED">
          <w:rPr>
            <w:rFonts w:ascii="Arial Narrow" w:hAnsi="Arial Narrow" w:cs="Arial"/>
            <w:bCs/>
            <w:sz w:val="22"/>
            <w:szCs w:val="22"/>
          </w:rPr>
          <w:delText>I.E</w:delText>
        </w:r>
        <w:r w:rsidR="00FE09A4" w:rsidRPr="005132B3" w:rsidDel="00E61AED">
          <w:rPr>
            <w:rFonts w:ascii="Arial Narrow" w:hAnsi="Arial Narrow" w:cs="Arial"/>
            <w:bCs/>
            <w:sz w:val="22"/>
            <w:szCs w:val="22"/>
          </w:rPr>
          <w:delText>.</w:delText>
        </w:r>
        <w:r w:rsidR="00BB6304" w:rsidRPr="005132B3" w:rsidDel="00E61AED">
          <w:rPr>
            <w:rFonts w:ascii="Arial Narrow" w:hAnsi="Arial Narrow" w:cs="Arial"/>
            <w:bCs/>
            <w:sz w:val="22"/>
            <w:szCs w:val="22"/>
          </w:rPr>
          <w:delText xml:space="preserve"> beneficiaria del proyecto.</w:delText>
        </w:r>
      </w:del>
    </w:p>
    <w:p w14:paraId="77E10E6F" w14:textId="77777777" w:rsidR="00F043EA" w:rsidRPr="005132B3" w:rsidRDefault="00F043EA" w:rsidP="00343705">
      <w:pPr>
        <w:tabs>
          <w:tab w:val="left" w:pos="142"/>
          <w:tab w:val="left" w:pos="1276"/>
        </w:tabs>
        <w:autoSpaceDE w:val="0"/>
        <w:autoSpaceDN w:val="0"/>
        <w:adjustRightInd w:val="0"/>
        <w:ind w:left="709"/>
        <w:jc w:val="both"/>
        <w:rPr>
          <w:ins w:id="875" w:author="GRAPURIMAC" w:date="2023-06-29T18:03:00Z"/>
          <w:rFonts w:ascii="Arial Narrow" w:hAnsi="Arial Narrow" w:cs="Arial"/>
          <w:bCs/>
          <w:sz w:val="22"/>
          <w:szCs w:val="22"/>
        </w:rPr>
      </w:pPr>
    </w:p>
    <w:p w14:paraId="0E963D93" w14:textId="33C895E6" w:rsidR="00BE01EE" w:rsidRPr="005132B3" w:rsidRDefault="00F043EA"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876"/>
      <w:ins w:id="877" w:author="GRAPURIMAC" w:date="2023-06-29T18:03:00Z">
        <w:r w:rsidRPr="005132B3">
          <w:rPr>
            <w:rFonts w:ascii="Arial Narrow" w:hAnsi="Arial Narrow" w:cs="Arial"/>
            <w:bCs/>
            <w:sz w:val="22"/>
            <w:szCs w:val="22"/>
          </w:rPr>
          <w:t xml:space="preserve">Cabe precisar, que </w:t>
        </w:r>
      </w:ins>
      <w:del w:id="878" w:author="GRAPURIMAC" w:date="2023-06-29T18:04:00Z">
        <w:r w:rsidR="00C16C98" w:rsidRPr="005132B3" w:rsidDel="00F043EA">
          <w:rPr>
            <w:rFonts w:ascii="Arial Narrow" w:hAnsi="Arial Narrow" w:cs="Arial"/>
            <w:bCs/>
            <w:sz w:val="22"/>
            <w:szCs w:val="22"/>
          </w:rPr>
          <w:delText xml:space="preserve"> </w:delText>
        </w:r>
      </w:del>
      <w:ins w:id="879" w:author="GRAPURIMAC" w:date="2023-06-29T18:04:00Z">
        <w:r w:rsidRPr="005132B3">
          <w:rPr>
            <w:rFonts w:ascii="Arial Narrow" w:hAnsi="Arial Narrow" w:cs="Arial"/>
            <w:bCs/>
            <w:sz w:val="22"/>
            <w:szCs w:val="22"/>
          </w:rPr>
          <w:t xml:space="preserve">la </w:t>
        </w:r>
      </w:ins>
      <w:del w:id="880" w:author="GRAPURIMAC" w:date="2023-06-29T18:03:00Z">
        <w:r w:rsidR="00343705" w:rsidRPr="005132B3" w:rsidDel="00F043EA">
          <w:rPr>
            <w:rFonts w:ascii="Arial Narrow" w:hAnsi="Arial Narrow" w:cs="Arial"/>
            <w:bCs/>
            <w:sz w:val="22"/>
            <w:szCs w:val="22"/>
          </w:rPr>
          <w:delText xml:space="preserve">Una </w:delText>
        </w:r>
      </w:del>
      <w:r w:rsidR="00343705" w:rsidRPr="005132B3">
        <w:rPr>
          <w:rFonts w:ascii="Arial Narrow" w:hAnsi="Arial Narrow" w:cs="Arial"/>
          <w:bCs/>
          <w:sz w:val="22"/>
          <w:szCs w:val="22"/>
        </w:rPr>
        <w:t>instalación de pararrayos está compuesta</w:t>
      </w:r>
      <w:del w:id="881" w:author="GRAPURIMAC" w:date="2023-06-29T18:04:00Z">
        <w:r w:rsidR="00343705" w:rsidRPr="005132B3" w:rsidDel="00F043EA">
          <w:rPr>
            <w:rFonts w:ascii="Arial Narrow" w:hAnsi="Arial Narrow" w:cs="Arial"/>
            <w:bCs/>
            <w:sz w:val="22"/>
            <w:szCs w:val="22"/>
          </w:rPr>
          <w:delText>,</w:delText>
        </w:r>
      </w:del>
      <w:r w:rsidR="00343705" w:rsidRPr="005132B3">
        <w:rPr>
          <w:rFonts w:ascii="Arial Narrow" w:hAnsi="Arial Narrow" w:cs="Arial"/>
          <w:bCs/>
          <w:sz w:val="22"/>
          <w:szCs w:val="22"/>
        </w:rPr>
        <w:t xml:space="preserve"> básicamente</w:t>
      </w:r>
      <w:ins w:id="882" w:author="GRAPURIMAC" w:date="2023-06-29T18:04:00Z">
        <w:r w:rsidRPr="005132B3">
          <w:rPr>
            <w:rFonts w:ascii="Arial Narrow" w:hAnsi="Arial Narrow" w:cs="Arial"/>
            <w:bCs/>
            <w:sz w:val="22"/>
            <w:szCs w:val="22"/>
          </w:rPr>
          <w:t xml:space="preserve"> por los tres elementos siguientes: </w:t>
        </w:r>
      </w:ins>
      <w:del w:id="883" w:author="GRAPURIMAC" w:date="2023-06-29T18:04:00Z">
        <w:r w:rsidR="00343705" w:rsidRPr="005132B3" w:rsidDel="00F043EA">
          <w:rPr>
            <w:rFonts w:ascii="Arial Narrow" w:hAnsi="Arial Narrow" w:cs="Arial"/>
            <w:bCs/>
            <w:sz w:val="22"/>
            <w:szCs w:val="22"/>
          </w:rPr>
          <w:delText xml:space="preserve">, de tres elementos: </w:delText>
        </w:r>
      </w:del>
      <w:ins w:id="884" w:author="GRAPURIMAC" w:date="2023-06-29T18:04:00Z">
        <w:r w:rsidRPr="005132B3">
          <w:rPr>
            <w:rFonts w:ascii="Arial Narrow" w:hAnsi="Arial Narrow" w:cs="Arial"/>
            <w:bCs/>
            <w:sz w:val="22"/>
            <w:szCs w:val="22"/>
          </w:rPr>
          <w:t>U</w:t>
        </w:r>
      </w:ins>
      <w:del w:id="885" w:author="GRAPURIMAC" w:date="2023-06-29T18:04:00Z">
        <w:r w:rsidR="00343705" w:rsidRPr="005132B3" w:rsidDel="00F043EA">
          <w:rPr>
            <w:rFonts w:ascii="Arial Narrow" w:hAnsi="Arial Narrow" w:cs="Arial"/>
            <w:bCs/>
            <w:sz w:val="22"/>
            <w:szCs w:val="22"/>
          </w:rPr>
          <w:delText>u</w:delText>
        </w:r>
      </w:del>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commentRangeEnd w:id="876"/>
      <w:r w:rsidRPr="005132B3">
        <w:rPr>
          <w:rStyle w:val="Refdecomentario"/>
        </w:rPr>
        <w:commentReference w:id="876"/>
      </w:r>
    </w:p>
    <w:p w14:paraId="087EF234" w14:textId="77777777" w:rsidR="00665DE5" w:rsidRPr="005132B3" w:rsidRDefault="00665DE5" w:rsidP="00343705">
      <w:pPr>
        <w:tabs>
          <w:tab w:val="left" w:pos="142"/>
          <w:tab w:val="left" w:pos="1276"/>
        </w:tabs>
        <w:autoSpaceDE w:val="0"/>
        <w:autoSpaceDN w:val="0"/>
        <w:adjustRightInd w:val="0"/>
        <w:ind w:left="709"/>
        <w:jc w:val="both"/>
        <w:rPr>
          <w:ins w:id="886" w:author="Manuel Raul Livano Luna" w:date="2023-07-03T18:02:00Z"/>
          <w:rFonts w:ascii="Arial Narrow" w:hAnsi="Arial Narrow" w:cs="Arial"/>
          <w:bCs/>
          <w:sz w:val="22"/>
          <w:szCs w:val="22"/>
        </w:rPr>
      </w:pPr>
    </w:p>
    <w:p w14:paraId="05A23BD2" w14:textId="77777777" w:rsidR="005771F3" w:rsidRPr="005132B3" w:rsidRDefault="005771F3" w:rsidP="00343705">
      <w:pPr>
        <w:tabs>
          <w:tab w:val="left" w:pos="142"/>
          <w:tab w:val="left" w:pos="1276"/>
        </w:tabs>
        <w:autoSpaceDE w:val="0"/>
        <w:autoSpaceDN w:val="0"/>
        <w:adjustRightInd w:val="0"/>
        <w:ind w:left="709"/>
        <w:jc w:val="both"/>
        <w:rPr>
          <w:ins w:id="887" w:author="Manuel Raul Livano Luna" w:date="2023-07-03T18:02:00Z"/>
          <w:rFonts w:ascii="Arial Narrow" w:hAnsi="Arial Narrow" w:cs="Arial"/>
          <w:bCs/>
          <w:sz w:val="22"/>
          <w:szCs w:val="22"/>
        </w:rPr>
      </w:pPr>
    </w:p>
    <w:p w14:paraId="65C0C178" w14:textId="77777777" w:rsidR="005771F3" w:rsidRPr="005132B3" w:rsidRDefault="005771F3" w:rsidP="00343705">
      <w:pPr>
        <w:tabs>
          <w:tab w:val="left" w:pos="142"/>
          <w:tab w:val="left" w:pos="1276"/>
        </w:tabs>
        <w:autoSpaceDE w:val="0"/>
        <w:autoSpaceDN w:val="0"/>
        <w:adjustRightInd w:val="0"/>
        <w:ind w:left="709"/>
        <w:jc w:val="both"/>
        <w:rPr>
          <w:ins w:id="888" w:author="Manuel Raul Livano Luna" w:date="2023-07-03T18:02:00Z"/>
          <w:rFonts w:ascii="Arial Narrow" w:hAnsi="Arial Narrow" w:cs="Arial"/>
          <w:bCs/>
          <w:sz w:val="22"/>
          <w:szCs w:val="22"/>
        </w:rPr>
      </w:pPr>
    </w:p>
    <w:p w14:paraId="67A936E8" w14:textId="77777777" w:rsidR="005771F3" w:rsidRPr="005132B3" w:rsidRDefault="005771F3" w:rsidP="00343705">
      <w:pPr>
        <w:tabs>
          <w:tab w:val="left" w:pos="142"/>
          <w:tab w:val="left" w:pos="1276"/>
        </w:tabs>
        <w:autoSpaceDE w:val="0"/>
        <w:autoSpaceDN w:val="0"/>
        <w:adjustRightInd w:val="0"/>
        <w:ind w:left="709"/>
        <w:jc w:val="both"/>
        <w:rPr>
          <w:ins w:id="889" w:author="Manuel Raul Livano Luna" w:date="2023-07-03T18:02:00Z"/>
          <w:rFonts w:ascii="Arial Narrow" w:hAnsi="Arial Narrow" w:cs="Arial"/>
          <w:bCs/>
          <w:sz w:val="22"/>
          <w:szCs w:val="22"/>
        </w:rPr>
      </w:pPr>
    </w:p>
    <w:p w14:paraId="02098145" w14:textId="77777777" w:rsidR="005771F3" w:rsidRPr="005132B3" w:rsidRDefault="005771F3" w:rsidP="00343705">
      <w:pPr>
        <w:tabs>
          <w:tab w:val="left" w:pos="142"/>
          <w:tab w:val="left" w:pos="1276"/>
        </w:tabs>
        <w:autoSpaceDE w:val="0"/>
        <w:autoSpaceDN w:val="0"/>
        <w:adjustRightInd w:val="0"/>
        <w:ind w:left="709"/>
        <w:jc w:val="both"/>
        <w:rPr>
          <w:ins w:id="890" w:author="Manuel Raul Livano Luna" w:date="2023-07-03T18:02:00Z"/>
          <w:rFonts w:ascii="Arial Narrow" w:hAnsi="Arial Narrow" w:cs="Arial"/>
          <w:bCs/>
          <w:sz w:val="22"/>
          <w:szCs w:val="22"/>
        </w:rPr>
      </w:pPr>
    </w:p>
    <w:p w14:paraId="4E87C6BB" w14:textId="77777777" w:rsidR="005771F3" w:rsidRPr="005132B3" w:rsidRDefault="005771F3" w:rsidP="00343705">
      <w:pPr>
        <w:tabs>
          <w:tab w:val="left" w:pos="142"/>
          <w:tab w:val="left" w:pos="1276"/>
        </w:tabs>
        <w:autoSpaceDE w:val="0"/>
        <w:autoSpaceDN w:val="0"/>
        <w:adjustRightInd w:val="0"/>
        <w:ind w:left="709"/>
        <w:jc w:val="both"/>
        <w:rPr>
          <w:ins w:id="891" w:author="Manuel Raul Livano Luna" w:date="2023-07-03T18:02:00Z"/>
          <w:rFonts w:ascii="Arial Narrow" w:hAnsi="Arial Narrow" w:cs="Arial"/>
          <w:bCs/>
          <w:sz w:val="22"/>
          <w:szCs w:val="22"/>
        </w:rPr>
      </w:pPr>
    </w:p>
    <w:p w14:paraId="7815AC78" w14:textId="77777777" w:rsidR="005771F3" w:rsidRPr="005132B3" w:rsidRDefault="005771F3" w:rsidP="00343705">
      <w:pPr>
        <w:tabs>
          <w:tab w:val="left" w:pos="142"/>
          <w:tab w:val="left" w:pos="1276"/>
        </w:tabs>
        <w:autoSpaceDE w:val="0"/>
        <w:autoSpaceDN w:val="0"/>
        <w:adjustRightInd w:val="0"/>
        <w:ind w:left="709"/>
        <w:jc w:val="both"/>
        <w:rPr>
          <w:ins w:id="892" w:author="Manuel Raul Livano Luna" w:date="2023-07-03T18:02:00Z"/>
          <w:rFonts w:ascii="Arial Narrow" w:hAnsi="Arial Narrow" w:cs="Arial"/>
          <w:bCs/>
          <w:sz w:val="22"/>
          <w:szCs w:val="22"/>
        </w:rPr>
      </w:pPr>
    </w:p>
    <w:p w14:paraId="5FC1A0EC" w14:textId="77777777" w:rsidR="005771F3" w:rsidRPr="005132B3" w:rsidRDefault="005771F3" w:rsidP="00343705">
      <w:pPr>
        <w:tabs>
          <w:tab w:val="left" w:pos="142"/>
          <w:tab w:val="left" w:pos="1276"/>
        </w:tabs>
        <w:autoSpaceDE w:val="0"/>
        <w:autoSpaceDN w:val="0"/>
        <w:adjustRightInd w:val="0"/>
        <w:ind w:left="709"/>
        <w:jc w:val="both"/>
        <w:rPr>
          <w:ins w:id="893" w:author="Manuel Raul Livano Luna" w:date="2023-07-03T18:02:00Z"/>
          <w:rFonts w:ascii="Arial Narrow" w:hAnsi="Arial Narrow" w:cs="Arial"/>
          <w:bCs/>
          <w:sz w:val="22"/>
          <w:szCs w:val="22"/>
        </w:rPr>
      </w:pPr>
    </w:p>
    <w:p w14:paraId="23263116" w14:textId="77777777" w:rsidR="005771F3" w:rsidRPr="005132B3" w:rsidRDefault="005771F3" w:rsidP="00343705">
      <w:pPr>
        <w:tabs>
          <w:tab w:val="left" w:pos="142"/>
          <w:tab w:val="left" w:pos="1276"/>
        </w:tabs>
        <w:autoSpaceDE w:val="0"/>
        <w:autoSpaceDN w:val="0"/>
        <w:adjustRightInd w:val="0"/>
        <w:ind w:left="709"/>
        <w:jc w:val="both"/>
        <w:rPr>
          <w:ins w:id="894" w:author="Manuel Raul Livano Luna" w:date="2023-07-03T18:02:00Z"/>
          <w:rFonts w:ascii="Arial Narrow" w:hAnsi="Arial Narrow" w:cs="Arial"/>
          <w:bCs/>
          <w:sz w:val="22"/>
          <w:szCs w:val="22"/>
        </w:rPr>
      </w:pPr>
    </w:p>
    <w:p w14:paraId="4DC77253" w14:textId="77777777" w:rsidR="005771F3" w:rsidRPr="005132B3" w:rsidRDefault="005771F3" w:rsidP="00343705">
      <w:pPr>
        <w:tabs>
          <w:tab w:val="left" w:pos="142"/>
          <w:tab w:val="left" w:pos="1276"/>
        </w:tabs>
        <w:autoSpaceDE w:val="0"/>
        <w:autoSpaceDN w:val="0"/>
        <w:adjustRightInd w:val="0"/>
        <w:ind w:left="709"/>
        <w:jc w:val="both"/>
        <w:rPr>
          <w:ins w:id="895" w:author="Manuel Raul Livano Luna" w:date="2023-07-03T18:02:00Z"/>
          <w:rFonts w:ascii="Arial Narrow" w:hAnsi="Arial Narrow" w:cs="Arial"/>
          <w:bCs/>
          <w:sz w:val="22"/>
          <w:szCs w:val="22"/>
        </w:rPr>
      </w:pPr>
    </w:p>
    <w:p w14:paraId="43ED5396" w14:textId="77777777" w:rsidR="005771F3" w:rsidRPr="005132B3" w:rsidRDefault="005771F3" w:rsidP="00343705">
      <w:pPr>
        <w:tabs>
          <w:tab w:val="left" w:pos="142"/>
          <w:tab w:val="left" w:pos="1276"/>
        </w:tabs>
        <w:autoSpaceDE w:val="0"/>
        <w:autoSpaceDN w:val="0"/>
        <w:adjustRightInd w:val="0"/>
        <w:ind w:left="709"/>
        <w:jc w:val="both"/>
        <w:rPr>
          <w:ins w:id="896" w:author="Manuel Raul Livano Luna" w:date="2023-07-03T18:02:00Z"/>
          <w:rFonts w:ascii="Arial Narrow" w:hAnsi="Arial Narrow" w:cs="Arial"/>
          <w:bCs/>
          <w:sz w:val="22"/>
          <w:szCs w:val="22"/>
        </w:rPr>
      </w:pPr>
    </w:p>
    <w:p w14:paraId="7F7A049E" w14:textId="77777777" w:rsidR="005771F3" w:rsidRPr="005132B3" w:rsidRDefault="005771F3" w:rsidP="00343705">
      <w:pPr>
        <w:tabs>
          <w:tab w:val="left" w:pos="142"/>
          <w:tab w:val="left" w:pos="1276"/>
        </w:tabs>
        <w:autoSpaceDE w:val="0"/>
        <w:autoSpaceDN w:val="0"/>
        <w:adjustRightInd w:val="0"/>
        <w:ind w:left="709"/>
        <w:jc w:val="both"/>
        <w:rPr>
          <w:ins w:id="897" w:author="Manuel Raul Livano Luna" w:date="2023-07-03T18:02:00Z"/>
          <w:rFonts w:ascii="Arial Narrow" w:hAnsi="Arial Narrow" w:cs="Arial"/>
          <w:bCs/>
          <w:sz w:val="22"/>
          <w:szCs w:val="22"/>
        </w:rPr>
      </w:pPr>
    </w:p>
    <w:p w14:paraId="5AED4235" w14:textId="77777777" w:rsidR="005771F3" w:rsidRPr="005132B3" w:rsidRDefault="005771F3" w:rsidP="00343705">
      <w:pPr>
        <w:tabs>
          <w:tab w:val="left" w:pos="142"/>
          <w:tab w:val="left" w:pos="1276"/>
        </w:tabs>
        <w:autoSpaceDE w:val="0"/>
        <w:autoSpaceDN w:val="0"/>
        <w:adjustRightInd w:val="0"/>
        <w:ind w:left="709"/>
        <w:jc w:val="both"/>
        <w:rPr>
          <w:ins w:id="898" w:author="Manuel Raul Livano Luna" w:date="2023-07-03T18:02:00Z"/>
          <w:rFonts w:ascii="Arial Narrow" w:hAnsi="Arial Narrow" w:cs="Arial"/>
          <w:bCs/>
          <w:sz w:val="22"/>
          <w:szCs w:val="22"/>
        </w:rPr>
      </w:pPr>
    </w:p>
    <w:p w14:paraId="1A5AADA0" w14:textId="77777777" w:rsidR="005771F3" w:rsidRPr="005132B3" w:rsidRDefault="005771F3" w:rsidP="00343705">
      <w:pPr>
        <w:tabs>
          <w:tab w:val="left" w:pos="142"/>
          <w:tab w:val="left" w:pos="1276"/>
        </w:tabs>
        <w:autoSpaceDE w:val="0"/>
        <w:autoSpaceDN w:val="0"/>
        <w:adjustRightInd w:val="0"/>
        <w:ind w:left="709"/>
        <w:jc w:val="both"/>
        <w:rPr>
          <w:ins w:id="899" w:author="Manuel Raul Livano Luna" w:date="2023-07-03T18:02:00Z"/>
          <w:rFonts w:ascii="Arial Narrow" w:hAnsi="Arial Narrow" w:cs="Arial"/>
          <w:bCs/>
          <w:sz w:val="22"/>
          <w:szCs w:val="22"/>
        </w:rPr>
      </w:pPr>
    </w:p>
    <w:p w14:paraId="442CAB22" w14:textId="77777777" w:rsidR="005771F3" w:rsidRPr="005132B3" w:rsidRDefault="005771F3" w:rsidP="00343705">
      <w:pPr>
        <w:tabs>
          <w:tab w:val="left" w:pos="142"/>
          <w:tab w:val="left" w:pos="1276"/>
        </w:tabs>
        <w:autoSpaceDE w:val="0"/>
        <w:autoSpaceDN w:val="0"/>
        <w:adjustRightInd w:val="0"/>
        <w:ind w:left="709"/>
        <w:jc w:val="both"/>
        <w:rPr>
          <w:ins w:id="900" w:author="Manuel Raul Livano Luna" w:date="2023-07-03T18:02:00Z"/>
          <w:rFonts w:ascii="Arial Narrow" w:hAnsi="Arial Narrow" w:cs="Arial"/>
          <w:bCs/>
          <w:sz w:val="22"/>
          <w:szCs w:val="22"/>
        </w:rPr>
      </w:pPr>
    </w:p>
    <w:p w14:paraId="7D61DB95" w14:textId="77777777" w:rsidR="005771F3" w:rsidRPr="005132B3" w:rsidRDefault="005771F3" w:rsidP="00343705">
      <w:pPr>
        <w:tabs>
          <w:tab w:val="left" w:pos="142"/>
          <w:tab w:val="left" w:pos="1276"/>
        </w:tabs>
        <w:autoSpaceDE w:val="0"/>
        <w:autoSpaceDN w:val="0"/>
        <w:adjustRightInd w:val="0"/>
        <w:ind w:left="709"/>
        <w:jc w:val="both"/>
        <w:rPr>
          <w:ins w:id="901" w:author="Manuel Raul Livano Luna" w:date="2023-07-03T18:02:00Z"/>
          <w:rFonts w:ascii="Arial Narrow" w:hAnsi="Arial Narrow" w:cs="Arial"/>
          <w:bCs/>
          <w:sz w:val="22"/>
          <w:szCs w:val="22"/>
        </w:rPr>
      </w:pPr>
    </w:p>
    <w:p w14:paraId="7EDEED8C" w14:textId="77777777" w:rsidR="005771F3" w:rsidRPr="005132B3" w:rsidRDefault="005771F3"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Pr="005132B3"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Imagen nº</w:t>
      </w:r>
      <w:r w:rsidR="00621969" w:rsidRPr="005132B3">
        <w:rPr>
          <w:rFonts w:ascii="Arial Narrow" w:hAnsi="Arial Narrow" w:cs="Arial"/>
          <w:bCs/>
          <w:sz w:val="22"/>
          <w:szCs w:val="22"/>
        </w:rPr>
        <w:t>2</w:t>
      </w:r>
    </w:p>
    <w:p w14:paraId="7142D10A" w14:textId="1F2B5043" w:rsidR="00665DE5" w:rsidRPr="005132B3"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Instalación de poso a tierra para pararrayos</w:t>
      </w:r>
    </w:p>
    <w:p w14:paraId="22EA901F" w14:textId="770FBA4D"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0213B807" wp14:editId="37BE9164">
            <wp:extent cx="4930775" cy="3019425"/>
            <wp:effectExtent l="0" t="0" r="3175" b="952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6123" cy="3022700"/>
                    </a:xfrm>
                    <a:prstGeom prst="rect">
                      <a:avLst/>
                    </a:prstGeom>
                    <a:noFill/>
                    <a:ln>
                      <a:noFill/>
                    </a:ln>
                  </pic:spPr>
                </pic:pic>
              </a:graphicData>
            </a:graphic>
          </wp:inline>
        </w:drawing>
      </w:r>
    </w:p>
    <w:p w14:paraId="61C3EE40" w14:textId="560B35BE"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16"/>
          <w:szCs w:val="16"/>
          <w:rPrChange w:id="902" w:author="GRAPURIMAC" w:date="2023-06-29T18:24:00Z">
            <w:rPr>
              <w:rFonts w:ascii="Arial Narrow" w:hAnsi="Arial Narrow" w:cs="Arial"/>
              <w:bCs/>
              <w:sz w:val="22"/>
              <w:szCs w:val="22"/>
            </w:rPr>
          </w:rPrChange>
        </w:rPr>
      </w:pPr>
      <w:r w:rsidRPr="005132B3">
        <w:rPr>
          <w:rFonts w:ascii="Arial Narrow" w:hAnsi="Arial Narrow" w:cs="Arial"/>
          <w:bCs/>
          <w:sz w:val="16"/>
          <w:szCs w:val="16"/>
          <w:rPrChange w:id="903" w:author="GRAPURIMAC" w:date="2023-06-29T18:24:00Z">
            <w:rPr>
              <w:rFonts w:ascii="Arial Narrow" w:hAnsi="Arial Narrow" w:cs="Arial"/>
              <w:bCs/>
              <w:sz w:val="22"/>
              <w:szCs w:val="22"/>
            </w:rPr>
          </w:rPrChange>
        </w:rPr>
        <w:lastRenderedPageBreak/>
        <w:t xml:space="preserve">En la siguiente imagen se aprecia que </w:t>
      </w:r>
      <w:r w:rsidR="003E1081" w:rsidRPr="005132B3">
        <w:rPr>
          <w:rFonts w:ascii="Arial Narrow" w:hAnsi="Arial Narrow" w:cs="Arial"/>
          <w:bCs/>
          <w:sz w:val="16"/>
          <w:szCs w:val="16"/>
          <w:rPrChange w:id="904" w:author="GRAPURIMAC" w:date="2023-06-29T18:24:00Z">
            <w:rPr>
              <w:rFonts w:ascii="Arial Narrow" w:hAnsi="Arial Narrow" w:cs="Arial"/>
              <w:bCs/>
              <w:sz w:val="22"/>
              <w:szCs w:val="22"/>
            </w:rPr>
          </w:rPrChange>
        </w:rPr>
        <w:t>el sistema de para</w:t>
      </w:r>
      <w:ins w:id="905" w:author="GRAPURIMAC" w:date="2023-06-29T18:24:00Z">
        <w:r w:rsidR="00E61AED" w:rsidRPr="005132B3">
          <w:rPr>
            <w:rFonts w:ascii="Arial Narrow" w:hAnsi="Arial Narrow" w:cs="Arial"/>
            <w:bCs/>
            <w:sz w:val="16"/>
            <w:szCs w:val="16"/>
          </w:rPr>
          <w:t>r</w:t>
        </w:r>
      </w:ins>
      <w:del w:id="906" w:author="GRAPURIMAC" w:date="2023-06-29T18:24:00Z">
        <w:r w:rsidR="003E1081" w:rsidRPr="005132B3" w:rsidDel="00E61AED">
          <w:rPr>
            <w:rFonts w:ascii="Arial Narrow" w:hAnsi="Arial Narrow" w:cs="Arial"/>
            <w:bCs/>
            <w:sz w:val="16"/>
            <w:szCs w:val="16"/>
            <w:rPrChange w:id="907" w:author="GRAPURIMAC" w:date="2023-06-29T18:24:00Z">
              <w:rPr>
                <w:rFonts w:ascii="Arial Narrow" w:hAnsi="Arial Narrow" w:cs="Arial"/>
                <w:bCs/>
                <w:sz w:val="22"/>
                <w:szCs w:val="22"/>
              </w:rPr>
            </w:rPrChange>
          </w:rPr>
          <w:delText xml:space="preserve"> </w:delText>
        </w:r>
      </w:del>
      <w:r w:rsidR="003E1081" w:rsidRPr="005132B3">
        <w:rPr>
          <w:rFonts w:ascii="Arial Narrow" w:hAnsi="Arial Narrow" w:cs="Arial"/>
          <w:bCs/>
          <w:sz w:val="16"/>
          <w:szCs w:val="16"/>
          <w:rPrChange w:id="908" w:author="GRAPURIMAC" w:date="2023-06-29T18:24:00Z">
            <w:rPr>
              <w:rFonts w:ascii="Arial Narrow" w:hAnsi="Arial Narrow" w:cs="Arial"/>
              <w:bCs/>
              <w:sz w:val="22"/>
              <w:szCs w:val="22"/>
            </w:rPr>
          </w:rPrChange>
        </w:rPr>
        <w:t xml:space="preserve">rayos no cuenta con ningún tipo de protección y </w:t>
      </w:r>
      <w:r w:rsidR="00A814E2" w:rsidRPr="005132B3">
        <w:rPr>
          <w:rFonts w:ascii="Arial Narrow" w:hAnsi="Arial Narrow" w:cs="Arial"/>
          <w:bCs/>
          <w:sz w:val="16"/>
          <w:szCs w:val="16"/>
          <w:rPrChange w:id="909" w:author="GRAPURIMAC" w:date="2023-06-29T18:24:00Z">
            <w:rPr>
              <w:rFonts w:ascii="Arial Narrow" w:hAnsi="Arial Narrow" w:cs="Arial"/>
              <w:bCs/>
              <w:sz w:val="22"/>
              <w:szCs w:val="22"/>
            </w:rPr>
          </w:rPrChange>
        </w:rPr>
        <w:t>está</w:t>
      </w:r>
      <w:r w:rsidR="003E1081" w:rsidRPr="005132B3">
        <w:rPr>
          <w:rFonts w:ascii="Arial Narrow" w:hAnsi="Arial Narrow" w:cs="Arial"/>
          <w:bCs/>
          <w:sz w:val="16"/>
          <w:szCs w:val="16"/>
          <w:rPrChange w:id="910" w:author="GRAPURIMAC" w:date="2023-06-29T18:24:00Z">
            <w:rPr>
              <w:rFonts w:ascii="Arial Narrow" w:hAnsi="Arial Narrow" w:cs="Arial"/>
              <w:bCs/>
              <w:sz w:val="22"/>
              <w:szCs w:val="22"/>
            </w:rPr>
          </w:rPrChange>
        </w:rPr>
        <w:t xml:space="preserve"> expuesto a la humedad lo que dañaría el sistema de protección para el cual fue implementado</w:t>
      </w:r>
      <w:r w:rsidR="00A814E2" w:rsidRPr="005132B3">
        <w:rPr>
          <w:rFonts w:ascii="Arial Narrow" w:hAnsi="Arial Narrow" w:cs="Arial"/>
          <w:bCs/>
          <w:sz w:val="16"/>
          <w:szCs w:val="16"/>
          <w:rPrChange w:id="911" w:author="GRAPURIMAC" w:date="2023-06-29T18:24:00Z">
            <w:rPr>
              <w:rFonts w:ascii="Arial Narrow" w:hAnsi="Arial Narrow" w:cs="Arial"/>
              <w:bCs/>
              <w:sz w:val="22"/>
              <w:szCs w:val="22"/>
            </w:rPr>
          </w:rPrChange>
        </w:rPr>
        <w:t>, por ejemplo</w:t>
      </w:r>
      <w:ins w:id="912" w:author="GRAPURIMAC" w:date="2023-06-29T18:24:00Z">
        <w:r w:rsidR="00E61AED" w:rsidRPr="005132B3">
          <w:rPr>
            <w:rFonts w:ascii="Arial Narrow" w:hAnsi="Arial Narrow" w:cs="Arial"/>
            <w:bCs/>
            <w:sz w:val="16"/>
            <w:szCs w:val="16"/>
          </w:rPr>
          <w:t>,</w:t>
        </w:r>
      </w:ins>
      <w:r w:rsidR="00A814E2" w:rsidRPr="005132B3">
        <w:rPr>
          <w:rFonts w:ascii="Arial Narrow" w:hAnsi="Arial Narrow" w:cs="Arial"/>
          <w:bCs/>
          <w:sz w:val="16"/>
          <w:szCs w:val="16"/>
          <w:rPrChange w:id="913" w:author="GRAPURIMAC" w:date="2023-06-29T18:24:00Z">
            <w:rPr>
              <w:rFonts w:ascii="Arial Narrow" w:hAnsi="Arial Narrow" w:cs="Arial"/>
              <w:bCs/>
              <w:sz w:val="22"/>
              <w:szCs w:val="22"/>
            </w:rPr>
          </w:rPrChange>
        </w:rPr>
        <w:t xml:space="preserve"> en la imagen se muestra la implementación del sistema de protección eléctrica po</w:t>
      </w:r>
      <w:ins w:id="914" w:author="GRAPURIMAC" w:date="2023-06-29T18:24:00Z">
        <w:r w:rsidR="00E61AED" w:rsidRPr="005132B3">
          <w:rPr>
            <w:rFonts w:ascii="Arial Narrow" w:hAnsi="Arial Narrow" w:cs="Arial"/>
            <w:bCs/>
            <w:sz w:val="16"/>
            <w:szCs w:val="16"/>
          </w:rPr>
          <w:t>z</w:t>
        </w:r>
      </w:ins>
      <w:del w:id="915" w:author="GRAPURIMAC" w:date="2023-06-29T18:24:00Z">
        <w:r w:rsidR="00A814E2" w:rsidRPr="005132B3" w:rsidDel="00E61AED">
          <w:rPr>
            <w:rFonts w:ascii="Arial Narrow" w:hAnsi="Arial Narrow" w:cs="Arial"/>
            <w:bCs/>
            <w:sz w:val="16"/>
            <w:szCs w:val="16"/>
            <w:rPrChange w:id="916" w:author="GRAPURIMAC" w:date="2023-06-29T18:24:00Z">
              <w:rPr>
                <w:rFonts w:ascii="Arial Narrow" w:hAnsi="Arial Narrow" w:cs="Arial"/>
                <w:bCs/>
                <w:sz w:val="22"/>
                <w:szCs w:val="22"/>
              </w:rPr>
            </w:rPrChange>
          </w:rPr>
          <w:delText>s</w:delText>
        </w:r>
      </w:del>
      <w:r w:rsidR="00A814E2" w:rsidRPr="005132B3">
        <w:rPr>
          <w:rFonts w:ascii="Arial Narrow" w:hAnsi="Arial Narrow" w:cs="Arial"/>
          <w:bCs/>
          <w:sz w:val="16"/>
          <w:szCs w:val="16"/>
          <w:rPrChange w:id="917" w:author="GRAPURIMAC" w:date="2023-06-29T18:24:00Z">
            <w:rPr>
              <w:rFonts w:ascii="Arial Narrow" w:hAnsi="Arial Narrow" w:cs="Arial"/>
              <w:bCs/>
              <w:sz w:val="22"/>
              <w:szCs w:val="22"/>
            </w:rPr>
          </w:rPrChange>
        </w:rPr>
        <w:t>o a tierra de la I.E. Daniel Alcides Carrión, el cual se repite en todas las 8</w:t>
      </w:r>
      <w:r w:rsidR="00621969" w:rsidRPr="005132B3">
        <w:rPr>
          <w:rFonts w:ascii="Arial Narrow" w:hAnsi="Arial Narrow" w:cs="Arial"/>
          <w:bCs/>
          <w:sz w:val="16"/>
          <w:szCs w:val="16"/>
          <w:rPrChange w:id="918" w:author="GRAPURIMAC" w:date="2023-06-29T18:24:00Z">
            <w:rPr>
              <w:rFonts w:ascii="Arial Narrow" w:hAnsi="Arial Narrow" w:cs="Arial"/>
              <w:bCs/>
              <w:sz w:val="22"/>
              <w:szCs w:val="22"/>
            </w:rPr>
          </w:rPrChange>
        </w:rPr>
        <w:t xml:space="preserve"> </w:t>
      </w:r>
      <w:r w:rsidR="00A814E2" w:rsidRPr="005132B3">
        <w:rPr>
          <w:rFonts w:ascii="Arial Narrow" w:hAnsi="Arial Narrow" w:cs="Arial"/>
          <w:bCs/>
          <w:sz w:val="16"/>
          <w:szCs w:val="16"/>
          <w:rPrChange w:id="919" w:author="GRAPURIMAC" w:date="2023-06-29T18:24:00Z">
            <w:rPr>
              <w:rFonts w:ascii="Arial Narrow" w:hAnsi="Arial Narrow" w:cs="Arial"/>
              <w:bCs/>
              <w:sz w:val="22"/>
              <w:szCs w:val="22"/>
            </w:rPr>
          </w:rPrChange>
        </w:rPr>
        <w:t>I</w:t>
      </w:r>
      <w:r w:rsidR="00621969" w:rsidRPr="005132B3">
        <w:rPr>
          <w:rFonts w:ascii="Arial Narrow" w:hAnsi="Arial Narrow" w:cs="Arial"/>
          <w:bCs/>
          <w:sz w:val="16"/>
          <w:szCs w:val="16"/>
          <w:rPrChange w:id="920" w:author="GRAPURIMAC" w:date="2023-06-29T18:24:00Z">
            <w:rPr>
              <w:rFonts w:ascii="Arial Narrow" w:hAnsi="Arial Narrow" w:cs="Arial"/>
              <w:bCs/>
              <w:sz w:val="22"/>
              <w:szCs w:val="22"/>
            </w:rPr>
          </w:rPrChange>
        </w:rPr>
        <w:t>I</w:t>
      </w:r>
      <w:r w:rsidR="00A814E2" w:rsidRPr="005132B3">
        <w:rPr>
          <w:rFonts w:ascii="Arial Narrow" w:hAnsi="Arial Narrow" w:cs="Arial"/>
          <w:bCs/>
          <w:sz w:val="16"/>
          <w:szCs w:val="16"/>
          <w:rPrChange w:id="921" w:author="GRAPURIMAC" w:date="2023-06-29T18:24:00Z">
            <w:rPr>
              <w:rFonts w:ascii="Arial Narrow" w:hAnsi="Arial Narrow" w:cs="Arial"/>
              <w:bCs/>
              <w:sz w:val="22"/>
              <w:szCs w:val="22"/>
            </w:rPr>
          </w:rPrChange>
        </w:rPr>
        <w:t>.E</w:t>
      </w:r>
      <w:r w:rsidR="00621969" w:rsidRPr="005132B3">
        <w:rPr>
          <w:rFonts w:ascii="Arial Narrow" w:hAnsi="Arial Narrow" w:cs="Arial"/>
          <w:bCs/>
          <w:sz w:val="16"/>
          <w:szCs w:val="16"/>
          <w:rPrChange w:id="922" w:author="GRAPURIMAC" w:date="2023-06-29T18:24:00Z">
            <w:rPr>
              <w:rFonts w:ascii="Arial Narrow" w:hAnsi="Arial Narrow" w:cs="Arial"/>
              <w:bCs/>
              <w:sz w:val="22"/>
              <w:szCs w:val="22"/>
            </w:rPr>
          </w:rPrChange>
        </w:rPr>
        <w:t>E</w:t>
      </w:r>
      <w:r w:rsidR="00A814E2" w:rsidRPr="005132B3">
        <w:rPr>
          <w:rFonts w:ascii="Arial Narrow" w:hAnsi="Arial Narrow" w:cs="Arial"/>
          <w:bCs/>
          <w:sz w:val="16"/>
          <w:szCs w:val="16"/>
          <w:rPrChange w:id="923" w:author="GRAPURIMAC" w:date="2023-06-29T18:24:00Z">
            <w:rPr>
              <w:rFonts w:ascii="Arial Narrow" w:hAnsi="Arial Narrow" w:cs="Arial"/>
              <w:bCs/>
              <w:sz w:val="22"/>
              <w:szCs w:val="22"/>
            </w:rPr>
          </w:rPrChange>
        </w:rPr>
        <w:t xml:space="preserve">. </w:t>
      </w:r>
      <w:commentRangeStart w:id="924"/>
      <w:r w:rsidR="00A814E2" w:rsidRPr="005132B3">
        <w:rPr>
          <w:rFonts w:ascii="Arial Narrow" w:hAnsi="Arial Narrow" w:cs="Arial"/>
          <w:bCs/>
          <w:sz w:val="16"/>
          <w:szCs w:val="16"/>
          <w:rPrChange w:id="925" w:author="GRAPURIMAC" w:date="2023-06-29T18:24:00Z">
            <w:rPr>
              <w:rFonts w:ascii="Arial Narrow" w:hAnsi="Arial Narrow" w:cs="Arial"/>
              <w:bCs/>
              <w:sz w:val="22"/>
              <w:szCs w:val="22"/>
            </w:rPr>
          </w:rPrChange>
        </w:rPr>
        <w:t>Visitadas</w:t>
      </w:r>
      <w:commentRangeEnd w:id="924"/>
      <w:r w:rsidR="00E61AED" w:rsidRPr="005132B3">
        <w:rPr>
          <w:rStyle w:val="Refdecomentario"/>
        </w:rPr>
        <w:commentReference w:id="924"/>
      </w:r>
      <w:r w:rsidR="00A814E2" w:rsidRPr="005132B3">
        <w:rPr>
          <w:rFonts w:ascii="Arial Narrow" w:hAnsi="Arial Narrow" w:cs="Arial"/>
          <w:bCs/>
          <w:sz w:val="16"/>
          <w:szCs w:val="16"/>
          <w:rPrChange w:id="926" w:author="GRAPURIMAC" w:date="2023-06-29T18:24:00Z">
            <w:rPr>
              <w:rFonts w:ascii="Arial Narrow" w:hAnsi="Arial Narrow" w:cs="Arial"/>
              <w:bCs/>
              <w:sz w:val="22"/>
              <w:szCs w:val="22"/>
            </w:rPr>
          </w:rPrChange>
        </w:rPr>
        <w:t xml:space="preserve">. </w:t>
      </w:r>
    </w:p>
    <w:p w14:paraId="42D3EBAA" w14:textId="77777777"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34741A54" w:rsidR="00343705" w:rsidRPr="005132B3" w:rsidRDefault="00E61AED"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27"/>
      <w:ins w:id="928" w:author="GRAPURIMAC" w:date="2023-06-29T18:26:00Z">
        <w:r w:rsidRPr="005132B3">
          <w:rPr>
            <w:rFonts w:ascii="Arial Narrow" w:hAnsi="Arial Narrow" w:cs="Arial"/>
            <w:bCs/>
            <w:sz w:val="22"/>
            <w:szCs w:val="22"/>
          </w:rPr>
          <w:t>Cabe precisar, que l</w:t>
        </w:r>
      </w:ins>
      <w:del w:id="929" w:author="GRAPURIMAC" w:date="2023-06-29T18:26:00Z">
        <w:r w:rsidR="007F2EED" w:rsidRPr="005132B3" w:rsidDel="00E61AED">
          <w:rPr>
            <w:rFonts w:ascii="Arial Narrow" w:hAnsi="Arial Narrow" w:cs="Arial"/>
            <w:bCs/>
            <w:sz w:val="22"/>
            <w:szCs w:val="22"/>
          </w:rPr>
          <w:delText>L</w:delText>
        </w:r>
      </w:del>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pueden fallar debido al ingreso de humedad </w:t>
      </w:r>
      <w:r w:rsidR="00055842" w:rsidRPr="005132B3">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commentRangeEnd w:id="927"/>
      <w:r w:rsidRPr="005132B3">
        <w:rPr>
          <w:rStyle w:val="Refdecomentario"/>
        </w:rPr>
        <w:commentReference w:id="927"/>
      </w:r>
    </w:p>
    <w:p w14:paraId="077F7F2D" w14:textId="77777777" w:rsidR="00055842" w:rsidRPr="005132B3"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34A66C58" w:rsidR="00343705" w:rsidRPr="005132B3"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30"/>
      <w:r w:rsidRPr="005132B3">
        <w:rPr>
          <w:rFonts w:ascii="Arial Narrow" w:hAnsi="Arial Narrow" w:cs="Arial"/>
          <w:bCs/>
          <w:sz w:val="22"/>
          <w:szCs w:val="22"/>
        </w:rPr>
        <w:t>Todo ello fue corroborado por los directores de las instituciones educativas visitadas</w:t>
      </w:r>
      <w:r w:rsidR="00D16520" w:rsidRPr="005132B3">
        <w:rPr>
          <w:rFonts w:ascii="Arial Narrow" w:hAnsi="Arial Narrow" w:cs="Arial"/>
          <w:bCs/>
          <w:sz w:val="22"/>
          <w:szCs w:val="22"/>
        </w:rPr>
        <w:t>,</w:t>
      </w:r>
      <w:r w:rsidRPr="005132B3">
        <w:rPr>
          <w:rFonts w:ascii="Arial Narrow" w:hAnsi="Arial Narrow" w:cs="Arial"/>
          <w:bCs/>
          <w:sz w:val="22"/>
          <w:szCs w:val="22"/>
        </w:rPr>
        <w:t xml:space="preserve"> quienes manifiestan que los equipos (servidores) dejaron de funcionar luego de presentarse una tormenta eléctrica, y este hecho fue consignado en actas de visitas de control</w:t>
      </w:r>
      <w:r w:rsidR="00A814E2" w:rsidRPr="005132B3">
        <w:rPr>
          <w:rFonts w:ascii="Arial Narrow" w:hAnsi="Arial Narrow" w:cs="Arial"/>
          <w:bCs/>
          <w:sz w:val="22"/>
          <w:szCs w:val="22"/>
        </w:rPr>
        <w:t xml:space="preserve"> nº</w:t>
      </w:r>
      <w:r w:rsidR="00621969" w:rsidRPr="005132B3">
        <w:rPr>
          <w:rFonts w:ascii="Arial Narrow" w:hAnsi="Arial Narrow" w:cs="Arial"/>
          <w:bCs/>
          <w:sz w:val="22"/>
          <w:szCs w:val="22"/>
        </w:rPr>
        <w:t xml:space="preserve"> </w:t>
      </w:r>
      <w:r w:rsidR="00A814E2" w:rsidRPr="005132B3">
        <w:rPr>
          <w:rFonts w:ascii="Arial Narrow" w:hAnsi="Arial Narrow" w:cs="Arial"/>
          <w:bCs/>
          <w:sz w:val="22"/>
          <w:szCs w:val="22"/>
        </w:rPr>
        <w:t>5 y nº</w:t>
      </w:r>
      <w:r w:rsidR="00621969" w:rsidRPr="005132B3">
        <w:rPr>
          <w:rFonts w:ascii="Arial Narrow" w:hAnsi="Arial Narrow" w:cs="Arial"/>
          <w:bCs/>
          <w:sz w:val="22"/>
          <w:szCs w:val="22"/>
        </w:rPr>
        <w:t xml:space="preserve"> </w:t>
      </w:r>
      <w:r w:rsidR="00A814E2" w:rsidRPr="005132B3">
        <w:rPr>
          <w:rFonts w:ascii="Arial Narrow" w:hAnsi="Arial Narrow" w:cs="Arial"/>
          <w:bCs/>
          <w:sz w:val="22"/>
          <w:szCs w:val="22"/>
        </w:rPr>
        <w:t xml:space="preserve">6 </w:t>
      </w:r>
      <w:r w:rsidR="00D16520" w:rsidRPr="005132B3">
        <w:rPr>
          <w:rFonts w:ascii="Arial Narrow" w:hAnsi="Arial Narrow" w:cs="Arial"/>
          <w:bCs/>
          <w:sz w:val="22"/>
          <w:szCs w:val="22"/>
        </w:rPr>
        <w:t>de 2023 en las I.E. de Daniel Alcides Carrión y Las Américas respectivamente.</w:t>
      </w:r>
      <w:r w:rsidRPr="005132B3">
        <w:rPr>
          <w:rFonts w:ascii="Arial Narrow" w:hAnsi="Arial Narrow" w:cs="Arial"/>
          <w:bCs/>
          <w:sz w:val="22"/>
          <w:szCs w:val="22"/>
        </w:rPr>
        <w:t xml:space="preserve"> </w:t>
      </w:r>
      <w:commentRangeEnd w:id="930"/>
      <w:r w:rsidR="00E61AED" w:rsidRPr="005132B3">
        <w:rPr>
          <w:rStyle w:val="Refdecomentario"/>
        </w:rPr>
        <w:commentReference w:id="930"/>
      </w:r>
    </w:p>
    <w:p w14:paraId="2E1600E1" w14:textId="77777777" w:rsidR="000448A9" w:rsidRPr="005132B3" w:rsidRDefault="000448A9" w:rsidP="00343705">
      <w:pPr>
        <w:tabs>
          <w:tab w:val="left" w:pos="142"/>
          <w:tab w:val="left" w:pos="1276"/>
        </w:tabs>
        <w:autoSpaceDE w:val="0"/>
        <w:autoSpaceDN w:val="0"/>
        <w:adjustRightInd w:val="0"/>
        <w:ind w:left="709"/>
        <w:jc w:val="both"/>
        <w:rPr>
          <w:ins w:id="931" w:author="Manuel Raul Livano Luna" w:date="2023-07-03T18:02:00Z"/>
          <w:rFonts w:ascii="Arial Narrow" w:hAnsi="Arial Narrow" w:cs="Arial"/>
          <w:bCs/>
          <w:sz w:val="22"/>
          <w:szCs w:val="22"/>
        </w:rPr>
      </w:pPr>
    </w:p>
    <w:p w14:paraId="44986BB7" w14:textId="77777777" w:rsidR="005771F3" w:rsidRPr="005132B3" w:rsidRDefault="005771F3" w:rsidP="00343705">
      <w:pPr>
        <w:tabs>
          <w:tab w:val="left" w:pos="142"/>
          <w:tab w:val="left" w:pos="1276"/>
        </w:tabs>
        <w:autoSpaceDE w:val="0"/>
        <w:autoSpaceDN w:val="0"/>
        <w:adjustRightInd w:val="0"/>
        <w:ind w:left="709"/>
        <w:jc w:val="both"/>
        <w:rPr>
          <w:ins w:id="932" w:author="Manuel Raul Livano Luna" w:date="2023-07-03T18:02:00Z"/>
          <w:rFonts w:ascii="Arial Narrow" w:hAnsi="Arial Narrow" w:cs="Arial"/>
          <w:bCs/>
          <w:sz w:val="22"/>
          <w:szCs w:val="22"/>
        </w:rPr>
      </w:pPr>
    </w:p>
    <w:p w14:paraId="7185B8A5" w14:textId="77777777" w:rsidR="005771F3" w:rsidRPr="005132B3" w:rsidRDefault="005771F3" w:rsidP="00343705">
      <w:pPr>
        <w:tabs>
          <w:tab w:val="left" w:pos="142"/>
          <w:tab w:val="left" w:pos="1276"/>
        </w:tabs>
        <w:autoSpaceDE w:val="0"/>
        <w:autoSpaceDN w:val="0"/>
        <w:adjustRightInd w:val="0"/>
        <w:ind w:left="709"/>
        <w:jc w:val="both"/>
        <w:rPr>
          <w:ins w:id="933" w:author="Manuel Raul Livano Luna" w:date="2023-07-03T18:02:00Z"/>
          <w:rFonts w:ascii="Arial Narrow" w:hAnsi="Arial Narrow" w:cs="Arial"/>
          <w:bCs/>
          <w:sz w:val="22"/>
          <w:szCs w:val="22"/>
        </w:rPr>
      </w:pPr>
    </w:p>
    <w:p w14:paraId="6A34AA99" w14:textId="77777777" w:rsidR="005771F3" w:rsidRPr="005132B3" w:rsidRDefault="005771F3" w:rsidP="00343705">
      <w:pPr>
        <w:tabs>
          <w:tab w:val="left" w:pos="142"/>
          <w:tab w:val="left" w:pos="1276"/>
        </w:tabs>
        <w:autoSpaceDE w:val="0"/>
        <w:autoSpaceDN w:val="0"/>
        <w:adjustRightInd w:val="0"/>
        <w:ind w:left="709"/>
        <w:jc w:val="both"/>
        <w:rPr>
          <w:ins w:id="934" w:author="Manuel Raul Livano Luna" w:date="2023-07-03T18:02:00Z"/>
          <w:rFonts w:ascii="Arial Narrow" w:hAnsi="Arial Narrow" w:cs="Arial"/>
          <w:bCs/>
          <w:sz w:val="22"/>
          <w:szCs w:val="22"/>
        </w:rPr>
      </w:pPr>
    </w:p>
    <w:p w14:paraId="09F25D47" w14:textId="77777777" w:rsidR="005771F3" w:rsidRPr="005132B3" w:rsidRDefault="005771F3" w:rsidP="00343705">
      <w:pPr>
        <w:tabs>
          <w:tab w:val="left" w:pos="142"/>
          <w:tab w:val="left" w:pos="1276"/>
        </w:tabs>
        <w:autoSpaceDE w:val="0"/>
        <w:autoSpaceDN w:val="0"/>
        <w:adjustRightInd w:val="0"/>
        <w:ind w:left="709"/>
        <w:jc w:val="both"/>
        <w:rPr>
          <w:ins w:id="935" w:author="Manuel Raul Livano Luna" w:date="2023-07-03T18:02:00Z"/>
          <w:rFonts w:ascii="Arial Narrow" w:hAnsi="Arial Narrow" w:cs="Arial"/>
          <w:bCs/>
          <w:sz w:val="22"/>
          <w:szCs w:val="22"/>
        </w:rPr>
      </w:pPr>
    </w:p>
    <w:p w14:paraId="6C5AEE96" w14:textId="77777777" w:rsidR="005771F3" w:rsidRPr="005132B3" w:rsidRDefault="005771F3" w:rsidP="00343705">
      <w:pPr>
        <w:tabs>
          <w:tab w:val="left" w:pos="142"/>
          <w:tab w:val="left" w:pos="1276"/>
        </w:tabs>
        <w:autoSpaceDE w:val="0"/>
        <w:autoSpaceDN w:val="0"/>
        <w:adjustRightInd w:val="0"/>
        <w:ind w:left="709"/>
        <w:jc w:val="both"/>
        <w:rPr>
          <w:ins w:id="936" w:author="Manuel Raul Livano Luna" w:date="2023-07-03T18:02:00Z"/>
          <w:rFonts w:ascii="Arial Narrow" w:hAnsi="Arial Narrow" w:cs="Arial"/>
          <w:bCs/>
          <w:sz w:val="22"/>
          <w:szCs w:val="22"/>
        </w:rPr>
      </w:pPr>
    </w:p>
    <w:p w14:paraId="3DFF5D59" w14:textId="77777777" w:rsidR="005771F3" w:rsidRPr="005132B3" w:rsidRDefault="005771F3" w:rsidP="00343705">
      <w:pPr>
        <w:tabs>
          <w:tab w:val="left" w:pos="142"/>
          <w:tab w:val="left" w:pos="1276"/>
        </w:tabs>
        <w:autoSpaceDE w:val="0"/>
        <w:autoSpaceDN w:val="0"/>
        <w:adjustRightInd w:val="0"/>
        <w:ind w:left="709"/>
        <w:jc w:val="both"/>
        <w:rPr>
          <w:ins w:id="937" w:author="Manuel Raul Livano Luna" w:date="2023-07-03T18:02:00Z"/>
          <w:rFonts w:ascii="Arial Narrow" w:hAnsi="Arial Narrow" w:cs="Arial"/>
          <w:bCs/>
          <w:sz w:val="22"/>
          <w:szCs w:val="22"/>
        </w:rPr>
      </w:pPr>
    </w:p>
    <w:p w14:paraId="1B98B7B9" w14:textId="77777777" w:rsidR="005771F3" w:rsidRPr="005132B3" w:rsidRDefault="005771F3" w:rsidP="00343705">
      <w:pPr>
        <w:tabs>
          <w:tab w:val="left" w:pos="142"/>
          <w:tab w:val="left" w:pos="1276"/>
        </w:tabs>
        <w:autoSpaceDE w:val="0"/>
        <w:autoSpaceDN w:val="0"/>
        <w:adjustRightInd w:val="0"/>
        <w:ind w:left="709"/>
        <w:jc w:val="both"/>
        <w:rPr>
          <w:ins w:id="938" w:author="Manuel Raul Livano Luna" w:date="2023-07-03T18:02:00Z"/>
          <w:rFonts w:ascii="Arial Narrow" w:hAnsi="Arial Narrow" w:cs="Arial"/>
          <w:bCs/>
          <w:sz w:val="22"/>
          <w:szCs w:val="22"/>
        </w:rPr>
      </w:pPr>
    </w:p>
    <w:p w14:paraId="0F14B83A" w14:textId="77777777" w:rsidR="005771F3" w:rsidRPr="005132B3" w:rsidRDefault="005771F3" w:rsidP="00343705">
      <w:pPr>
        <w:tabs>
          <w:tab w:val="left" w:pos="142"/>
          <w:tab w:val="left" w:pos="1276"/>
        </w:tabs>
        <w:autoSpaceDE w:val="0"/>
        <w:autoSpaceDN w:val="0"/>
        <w:adjustRightInd w:val="0"/>
        <w:ind w:left="709"/>
        <w:jc w:val="both"/>
        <w:rPr>
          <w:ins w:id="939" w:author="Manuel Raul Livano Luna" w:date="2023-07-03T18:02:00Z"/>
          <w:rFonts w:ascii="Arial Narrow" w:hAnsi="Arial Narrow" w:cs="Arial"/>
          <w:bCs/>
          <w:sz w:val="22"/>
          <w:szCs w:val="22"/>
        </w:rPr>
      </w:pPr>
    </w:p>
    <w:p w14:paraId="69F3D5A3" w14:textId="77777777" w:rsidR="005771F3" w:rsidRPr="005132B3" w:rsidRDefault="005771F3" w:rsidP="00343705">
      <w:pPr>
        <w:tabs>
          <w:tab w:val="left" w:pos="142"/>
          <w:tab w:val="left" w:pos="1276"/>
        </w:tabs>
        <w:autoSpaceDE w:val="0"/>
        <w:autoSpaceDN w:val="0"/>
        <w:adjustRightInd w:val="0"/>
        <w:ind w:left="709"/>
        <w:jc w:val="both"/>
        <w:rPr>
          <w:ins w:id="940" w:author="Manuel Raul Livano Luna" w:date="2023-07-03T18:02:00Z"/>
          <w:rFonts w:ascii="Arial Narrow" w:hAnsi="Arial Narrow" w:cs="Arial"/>
          <w:bCs/>
          <w:sz w:val="22"/>
          <w:szCs w:val="22"/>
        </w:rPr>
      </w:pPr>
    </w:p>
    <w:p w14:paraId="788FB1EE" w14:textId="77777777" w:rsidR="005771F3" w:rsidRPr="005132B3" w:rsidRDefault="005771F3" w:rsidP="00343705">
      <w:pPr>
        <w:tabs>
          <w:tab w:val="left" w:pos="142"/>
          <w:tab w:val="left" w:pos="1276"/>
        </w:tabs>
        <w:autoSpaceDE w:val="0"/>
        <w:autoSpaceDN w:val="0"/>
        <w:adjustRightInd w:val="0"/>
        <w:ind w:left="709"/>
        <w:jc w:val="both"/>
        <w:rPr>
          <w:ins w:id="941" w:author="Manuel Raul Livano Luna" w:date="2023-07-03T18:02:00Z"/>
          <w:rFonts w:ascii="Arial Narrow" w:hAnsi="Arial Narrow" w:cs="Arial"/>
          <w:bCs/>
          <w:sz w:val="22"/>
          <w:szCs w:val="22"/>
        </w:rPr>
      </w:pPr>
    </w:p>
    <w:p w14:paraId="0081328D" w14:textId="77777777" w:rsidR="005771F3" w:rsidRPr="005132B3" w:rsidRDefault="005771F3" w:rsidP="00343705">
      <w:pPr>
        <w:tabs>
          <w:tab w:val="left" w:pos="142"/>
          <w:tab w:val="left" w:pos="1276"/>
        </w:tabs>
        <w:autoSpaceDE w:val="0"/>
        <w:autoSpaceDN w:val="0"/>
        <w:adjustRightInd w:val="0"/>
        <w:ind w:left="709"/>
        <w:jc w:val="both"/>
        <w:rPr>
          <w:ins w:id="942" w:author="Manuel Raul Livano Luna" w:date="2023-07-03T18:02:00Z"/>
          <w:rFonts w:ascii="Arial Narrow" w:hAnsi="Arial Narrow" w:cs="Arial"/>
          <w:bCs/>
          <w:sz w:val="22"/>
          <w:szCs w:val="22"/>
        </w:rPr>
      </w:pPr>
    </w:p>
    <w:p w14:paraId="4FC0459C" w14:textId="77777777" w:rsidR="005771F3" w:rsidRPr="005132B3" w:rsidRDefault="005771F3" w:rsidP="00343705">
      <w:pPr>
        <w:tabs>
          <w:tab w:val="left" w:pos="142"/>
          <w:tab w:val="left" w:pos="1276"/>
        </w:tabs>
        <w:autoSpaceDE w:val="0"/>
        <w:autoSpaceDN w:val="0"/>
        <w:adjustRightInd w:val="0"/>
        <w:ind w:left="709"/>
        <w:jc w:val="both"/>
        <w:rPr>
          <w:ins w:id="943" w:author="Manuel Raul Livano Luna" w:date="2023-07-03T18:02:00Z"/>
          <w:rFonts w:ascii="Arial Narrow" w:hAnsi="Arial Narrow" w:cs="Arial"/>
          <w:bCs/>
          <w:sz w:val="22"/>
          <w:szCs w:val="22"/>
        </w:rPr>
      </w:pPr>
    </w:p>
    <w:p w14:paraId="4F0389E5" w14:textId="77777777" w:rsidR="005771F3" w:rsidRPr="005132B3" w:rsidRDefault="005771F3" w:rsidP="00343705">
      <w:pPr>
        <w:tabs>
          <w:tab w:val="left" w:pos="142"/>
          <w:tab w:val="left" w:pos="1276"/>
        </w:tabs>
        <w:autoSpaceDE w:val="0"/>
        <w:autoSpaceDN w:val="0"/>
        <w:adjustRightInd w:val="0"/>
        <w:ind w:left="709"/>
        <w:jc w:val="both"/>
        <w:rPr>
          <w:ins w:id="944" w:author="Manuel Raul Livano Luna" w:date="2023-07-03T18:02:00Z"/>
          <w:rFonts w:ascii="Arial Narrow" w:hAnsi="Arial Narrow" w:cs="Arial"/>
          <w:bCs/>
          <w:sz w:val="22"/>
          <w:szCs w:val="22"/>
        </w:rPr>
      </w:pPr>
    </w:p>
    <w:p w14:paraId="6DF522DC" w14:textId="77777777" w:rsidR="005771F3" w:rsidRPr="005132B3" w:rsidRDefault="005771F3" w:rsidP="00343705">
      <w:pPr>
        <w:tabs>
          <w:tab w:val="left" w:pos="142"/>
          <w:tab w:val="left" w:pos="1276"/>
        </w:tabs>
        <w:autoSpaceDE w:val="0"/>
        <w:autoSpaceDN w:val="0"/>
        <w:adjustRightInd w:val="0"/>
        <w:ind w:left="709"/>
        <w:jc w:val="both"/>
        <w:rPr>
          <w:ins w:id="945" w:author="Manuel Raul Livano Luna" w:date="2023-07-03T18:02:00Z"/>
          <w:rFonts w:ascii="Arial Narrow" w:hAnsi="Arial Narrow" w:cs="Arial"/>
          <w:bCs/>
          <w:sz w:val="22"/>
          <w:szCs w:val="22"/>
        </w:rPr>
      </w:pPr>
    </w:p>
    <w:p w14:paraId="502247D3" w14:textId="77777777" w:rsidR="005771F3" w:rsidRPr="005132B3" w:rsidRDefault="005771F3" w:rsidP="00343705">
      <w:pPr>
        <w:tabs>
          <w:tab w:val="left" w:pos="142"/>
          <w:tab w:val="left" w:pos="1276"/>
        </w:tabs>
        <w:autoSpaceDE w:val="0"/>
        <w:autoSpaceDN w:val="0"/>
        <w:adjustRightInd w:val="0"/>
        <w:ind w:left="709"/>
        <w:jc w:val="both"/>
        <w:rPr>
          <w:ins w:id="946" w:author="Manuel Raul Livano Luna" w:date="2023-07-03T18:02:00Z"/>
          <w:rFonts w:ascii="Arial Narrow" w:hAnsi="Arial Narrow" w:cs="Arial"/>
          <w:bCs/>
          <w:sz w:val="22"/>
          <w:szCs w:val="22"/>
        </w:rPr>
      </w:pPr>
    </w:p>
    <w:p w14:paraId="3730B733" w14:textId="77777777" w:rsidR="005771F3" w:rsidRPr="005132B3" w:rsidRDefault="005771F3" w:rsidP="00343705">
      <w:pPr>
        <w:tabs>
          <w:tab w:val="left" w:pos="142"/>
          <w:tab w:val="left" w:pos="1276"/>
        </w:tabs>
        <w:autoSpaceDE w:val="0"/>
        <w:autoSpaceDN w:val="0"/>
        <w:adjustRightInd w:val="0"/>
        <w:ind w:left="709"/>
        <w:jc w:val="both"/>
        <w:rPr>
          <w:ins w:id="947" w:author="Manuel Raul Livano Luna" w:date="2023-07-03T18:02:00Z"/>
          <w:rFonts w:ascii="Arial Narrow" w:hAnsi="Arial Narrow" w:cs="Arial"/>
          <w:bCs/>
          <w:sz w:val="22"/>
          <w:szCs w:val="22"/>
        </w:rPr>
      </w:pPr>
    </w:p>
    <w:p w14:paraId="0E699500" w14:textId="77777777" w:rsidR="005771F3" w:rsidRPr="005132B3" w:rsidRDefault="005771F3"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Pr="005132B3"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Imagen nº</w:t>
      </w:r>
      <w:r w:rsidR="00621969" w:rsidRPr="005132B3">
        <w:rPr>
          <w:rFonts w:ascii="Arial Narrow" w:hAnsi="Arial Narrow" w:cs="Arial"/>
          <w:bCs/>
          <w:sz w:val="22"/>
          <w:szCs w:val="22"/>
        </w:rPr>
        <w:t>3</w:t>
      </w:r>
    </w:p>
    <w:p w14:paraId="3BB3D2C1" w14:textId="46E7D867" w:rsidR="000448A9" w:rsidRPr="005132B3"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Gabinete de servidores</w:t>
      </w:r>
    </w:p>
    <w:p w14:paraId="398BADCF" w14:textId="33B079A5" w:rsidR="00FE09A4"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r w:rsidRPr="005132B3">
        <w:rPr>
          <w:noProof/>
          <w:lang w:val="en-US" w:eastAsia="en-US"/>
        </w:rPr>
        <w:lastRenderedPageBreak/>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r w:rsidRPr="005132B3">
        <w:rPr>
          <w:rFonts w:ascii="Arial Narrow" w:hAnsi="Arial Narrow" w:cs="Arial"/>
          <w:bCs/>
          <w:sz w:val="22"/>
          <w:szCs w:val="22"/>
        </w:rPr>
        <w:t xml:space="preserve">En la siguiente imagen se aprecia el servidor no operativo </w:t>
      </w:r>
      <w:commentRangeStart w:id="948"/>
      <w:r w:rsidRPr="005132B3">
        <w:rPr>
          <w:rFonts w:ascii="Arial Narrow" w:hAnsi="Arial Narrow" w:cs="Arial"/>
          <w:bCs/>
          <w:sz w:val="22"/>
          <w:szCs w:val="22"/>
        </w:rPr>
        <w:t xml:space="preserve">posiblemente dañado por acción de una tormenta eléctrica </w:t>
      </w:r>
      <w:commentRangeEnd w:id="948"/>
      <w:r w:rsidR="00E61AED" w:rsidRPr="005132B3">
        <w:rPr>
          <w:rStyle w:val="Refdecomentario"/>
        </w:rPr>
        <w:commentReference w:id="948"/>
      </w:r>
      <w:r w:rsidRPr="005132B3">
        <w:rPr>
          <w:rFonts w:ascii="Arial Narrow" w:hAnsi="Arial Narrow" w:cs="Arial"/>
          <w:bCs/>
          <w:sz w:val="22"/>
          <w:szCs w:val="22"/>
        </w:rPr>
        <w:t>tal como manifiesta el directos del centro educativo</w:t>
      </w:r>
      <w:r w:rsidR="00D16520" w:rsidRPr="005132B3">
        <w:rPr>
          <w:rFonts w:ascii="Arial Narrow" w:hAnsi="Arial Narrow" w:cs="Arial"/>
          <w:bCs/>
          <w:sz w:val="22"/>
          <w:szCs w:val="22"/>
        </w:rPr>
        <w:t xml:space="preserve"> San Pedro y consignado en acta nº8 de 13 de junio de 2023.</w:t>
      </w:r>
    </w:p>
    <w:p w14:paraId="384F4184" w14:textId="77777777" w:rsidR="003E1081"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commentRangeStart w:id="949"/>
      <w:r w:rsidRPr="005132B3">
        <w:rPr>
          <w:rFonts w:ascii="Arial Narrow" w:hAnsi="Arial Narrow" w:cs="Arial"/>
          <w:bCs/>
          <w:sz w:val="22"/>
          <w:szCs w:val="22"/>
        </w:rPr>
        <w:t>Es preciso advertir</w:t>
      </w:r>
      <w:r w:rsidR="00D16520" w:rsidRPr="005132B3">
        <w:rPr>
          <w:rFonts w:ascii="Arial Narrow" w:hAnsi="Arial Narrow" w:cs="Arial"/>
          <w:bCs/>
          <w:sz w:val="22"/>
          <w:szCs w:val="22"/>
        </w:rPr>
        <w:t xml:space="preserve"> que las laptops</w:t>
      </w:r>
      <w:r w:rsidRPr="005132B3">
        <w:rPr>
          <w:rFonts w:ascii="Arial Narrow" w:hAnsi="Arial Narrow" w:cs="Arial"/>
          <w:bCs/>
          <w:sz w:val="22"/>
          <w:szCs w:val="22"/>
        </w:rPr>
        <w:t xml:space="preserve">, al no contar con licencias </w:t>
      </w:r>
      <w:r w:rsidR="00D16520" w:rsidRPr="005132B3">
        <w:rPr>
          <w:rFonts w:ascii="Arial Narrow" w:hAnsi="Arial Narrow" w:cs="Arial"/>
          <w:bCs/>
          <w:sz w:val="22"/>
          <w:szCs w:val="22"/>
        </w:rPr>
        <w:t xml:space="preserve">de office </w:t>
      </w:r>
      <w:r w:rsidRPr="005132B3">
        <w:rPr>
          <w:rFonts w:ascii="Arial Narrow" w:hAnsi="Arial Narrow" w:cs="Arial"/>
          <w:bCs/>
          <w:sz w:val="22"/>
          <w:szCs w:val="22"/>
        </w:rPr>
        <w:t>el equipamiento entregado no tendría una utilidad y no estaría cumpliendo con el objetivo para el cual fue adquirido.</w:t>
      </w:r>
    </w:p>
    <w:commentRangeEnd w:id="949"/>
    <w:p w14:paraId="5B56155F" w14:textId="0F580563" w:rsidR="00BE01EE" w:rsidRPr="005132B3" w:rsidDel="005771F3" w:rsidRDefault="001C200C" w:rsidP="00FE09A4">
      <w:pPr>
        <w:tabs>
          <w:tab w:val="left" w:pos="142"/>
          <w:tab w:val="left" w:pos="1276"/>
        </w:tabs>
        <w:autoSpaceDE w:val="0"/>
        <w:autoSpaceDN w:val="0"/>
        <w:adjustRightInd w:val="0"/>
        <w:ind w:left="709"/>
        <w:jc w:val="both"/>
        <w:rPr>
          <w:del w:id="950" w:author="Manuel Raul Livano Luna" w:date="2023-07-03T18:03:00Z"/>
          <w:rFonts w:ascii="Arial Narrow" w:hAnsi="Arial Narrow" w:cs="Arial"/>
          <w:bCs/>
          <w:sz w:val="22"/>
          <w:szCs w:val="22"/>
        </w:rPr>
      </w:pPr>
      <w:r w:rsidRPr="005132B3">
        <w:rPr>
          <w:rStyle w:val="Refdecomentario"/>
        </w:rPr>
        <w:commentReference w:id="949"/>
      </w:r>
    </w:p>
    <w:p w14:paraId="2793DD0E" w14:textId="7D64BD65" w:rsidR="000448A9" w:rsidRPr="005132B3" w:rsidDel="005771F3" w:rsidRDefault="000448A9" w:rsidP="00FE09A4">
      <w:pPr>
        <w:tabs>
          <w:tab w:val="left" w:pos="142"/>
          <w:tab w:val="left" w:pos="1276"/>
        </w:tabs>
        <w:autoSpaceDE w:val="0"/>
        <w:autoSpaceDN w:val="0"/>
        <w:adjustRightInd w:val="0"/>
        <w:ind w:left="709"/>
        <w:jc w:val="both"/>
        <w:rPr>
          <w:del w:id="951" w:author="Manuel Raul Livano Luna" w:date="2023-07-03T18:03:00Z"/>
          <w:rFonts w:ascii="Arial Narrow" w:hAnsi="Arial Narrow" w:cs="Arial"/>
          <w:bCs/>
          <w:sz w:val="22"/>
          <w:szCs w:val="22"/>
        </w:rPr>
      </w:pPr>
    </w:p>
    <w:p w14:paraId="4253E3C0" w14:textId="7FD5DAF8" w:rsidR="000448A9" w:rsidRPr="005132B3" w:rsidDel="005771F3" w:rsidRDefault="000448A9" w:rsidP="00FE09A4">
      <w:pPr>
        <w:tabs>
          <w:tab w:val="left" w:pos="142"/>
          <w:tab w:val="left" w:pos="1276"/>
        </w:tabs>
        <w:autoSpaceDE w:val="0"/>
        <w:autoSpaceDN w:val="0"/>
        <w:adjustRightInd w:val="0"/>
        <w:ind w:left="709"/>
        <w:jc w:val="both"/>
        <w:rPr>
          <w:del w:id="952" w:author="Manuel Raul Livano Luna" w:date="2023-07-03T18:03:00Z"/>
          <w:rFonts w:ascii="Arial Narrow" w:hAnsi="Arial Narrow" w:cs="Arial"/>
          <w:bCs/>
          <w:sz w:val="22"/>
          <w:szCs w:val="22"/>
        </w:rPr>
      </w:pPr>
    </w:p>
    <w:p w14:paraId="0810DC5B" w14:textId="77777777" w:rsidR="000448A9" w:rsidRPr="005132B3"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5132B3"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Pr="005132B3"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EXPEDIENTE TÉCNICO</w:t>
      </w:r>
    </w:p>
    <w:p w14:paraId="0993B6EA" w14:textId="77777777" w:rsidR="00A814E2" w:rsidRPr="005132B3" w:rsidRDefault="00A814E2" w:rsidP="00A814E2">
      <w:pPr>
        <w:tabs>
          <w:tab w:val="left" w:pos="142"/>
          <w:tab w:val="left" w:pos="1276"/>
        </w:tabs>
        <w:autoSpaceDE w:val="0"/>
        <w:autoSpaceDN w:val="0"/>
        <w:adjustRightInd w:val="0"/>
        <w:ind w:left="1069"/>
        <w:jc w:val="both"/>
        <w:rPr>
          <w:rFonts w:ascii="Arial Narrow" w:hAnsi="Arial Narrow" w:cs="Arial"/>
          <w:b/>
          <w:sz w:val="22"/>
          <w:szCs w:val="22"/>
        </w:rPr>
      </w:pPr>
    </w:p>
    <w:p w14:paraId="3A736F6D" w14:textId="77777777" w:rsidR="00A814E2" w:rsidRPr="005132B3" w:rsidRDefault="00A814E2" w:rsidP="00A814E2">
      <w:pPr>
        <w:ind w:left="1069"/>
        <w:jc w:val="both"/>
        <w:rPr>
          <w:rFonts w:ascii="Arial Narrow" w:hAnsi="Arial Narrow"/>
          <w:b/>
          <w:i/>
          <w:iCs/>
          <w:lang w:val="es-MX"/>
        </w:rPr>
      </w:pPr>
      <w:r w:rsidRPr="005132B3">
        <w:rPr>
          <w:rFonts w:ascii="Arial Narrow" w:hAnsi="Arial Narrow"/>
          <w:b/>
          <w:i/>
          <w:iCs/>
          <w:lang w:val="es-MX"/>
        </w:rPr>
        <w:t xml:space="preserve">INSTALACIÓN DE SISTEMA PARARRAYO </w:t>
      </w:r>
    </w:p>
    <w:p w14:paraId="79867818" w14:textId="77777777" w:rsidR="00A814E2" w:rsidRPr="005132B3" w:rsidRDefault="00A814E2" w:rsidP="00A814E2">
      <w:pPr>
        <w:ind w:left="1069"/>
        <w:jc w:val="both"/>
        <w:rPr>
          <w:rFonts w:ascii="Arial Narrow" w:hAnsi="Arial Narrow"/>
          <w:b/>
          <w:i/>
          <w:iCs/>
          <w:lang w:val="es-MX"/>
        </w:rPr>
      </w:pPr>
    </w:p>
    <w:p w14:paraId="36BA2635" w14:textId="77777777" w:rsidR="00A814E2" w:rsidRPr="005132B3" w:rsidRDefault="00A814E2" w:rsidP="00A814E2">
      <w:pPr>
        <w:ind w:left="1069"/>
        <w:jc w:val="both"/>
        <w:rPr>
          <w:rFonts w:ascii="Arial Narrow" w:hAnsi="Arial Narrow"/>
          <w:i/>
          <w:iCs/>
          <w:lang w:val="es-MX"/>
        </w:rPr>
      </w:pPr>
      <w:r w:rsidRPr="005132B3">
        <w:rPr>
          <w:rFonts w:ascii="Arial Narrow" w:hAnsi="Arial Narrow"/>
          <w:i/>
          <w:iCs/>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5132B3" w:rsidRDefault="00A814E2" w:rsidP="00A814E2">
      <w:pPr>
        <w:ind w:left="1069"/>
        <w:jc w:val="both"/>
        <w:rPr>
          <w:rFonts w:ascii="Arial Narrow" w:hAnsi="Arial Narrow"/>
          <w:i/>
          <w:iCs/>
          <w:lang w:val="es-MX"/>
        </w:rPr>
      </w:pPr>
    </w:p>
    <w:p w14:paraId="46E20BCE" w14:textId="28939D45" w:rsidR="00A814E2" w:rsidRPr="005132B3" w:rsidRDefault="00A814E2" w:rsidP="00A814E2">
      <w:pPr>
        <w:ind w:left="1069"/>
        <w:jc w:val="both"/>
        <w:rPr>
          <w:rFonts w:ascii="Arial Narrow" w:hAnsi="Arial Narrow"/>
          <w:i/>
          <w:iCs/>
          <w:lang w:val="es-MX"/>
        </w:rPr>
      </w:pPr>
      <w:r w:rsidRPr="005132B3">
        <w:rPr>
          <w:rFonts w:ascii="Arial Narrow" w:hAnsi="Arial Narrow"/>
          <w:i/>
          <w:iCs/>
          <w:lang w:val="es-MX"/>
        </w:rPr>
        <w:t xml:space="preserve">Se </w:t>
      </w:r>
      <w:del w:id="953" w:author="GRAPURIMAC" w:date="2023-06-29T18:32:00Z">
        <w:r w:rsidRPr="005132B3" w:rsidDel="001C200C">
          <w:rPr>
            <w:rFonts w:ascii="Arial Narrow" w:hAnsi="Arial Narrow"/>
            <w:i/>
            <w:iCs/>
            <w:lang w:val="es-MX"/>
          </w:rPr>
          <w:delText>implementara</w:delText>
        </w:r>
      </w:del>
      <w:ins w:id="954" w:author="GRAPURIMAC" w:date="2023-06-29T18:32:00Z">
        <w:r w:rsidR="001C200C" w:rsidRPr="005132B3">
          <w:rPr>
            <w:rFonts w:ascii="Arial Narrow" w:hAnsi="Arial Narrow"/>
            <w:i/>
            <w:iCs/>
            <w:lang w:val="es-MX"/>
          </w:rPr>
          <w:t>implementará</w:t>
        </w:r>
      </w:ins>
      <w:r w:rsidRPr="005132B3">
        <w:rPr>
          <w:rFonts w:ascii="Arial Narrow" w:hAnsi="Arial Narrow"/>
          <w:i/>
          <w:iCs/>
          <w:lang w:val="es-MX"/>
        </w:rPr>
        <w:t xml:space="preserve"> un pararrayo Tipo Franklin para</w:t>
      </w:r>
      <w:r w:rsidRPr="005132B3">
        <w:rPr>
          <w:rFonts w:ascii="Arial Narrow" w:hAnsi="Arial Narrow"/>
          <w:i/>
          <w:iCs/>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Pr="005132B3" w:rsidRDefault="00A814E2" w:rsidP="00A814E2">
      <w:pPr>
        <w:jc w:val="both"/>
      </w:pPr>
    </w:p>
    <w:p w14:paraId="49A1D553" w14:textId="77777777" w:rsidR="00A814E2" w:rsidRPr="005132B3" w:rsidRDefault="00A814E2" w:rsidP="00A814E2">
      <w:pPr>
        <w:ind w:left="1069"/>
        <w:jc w:val="both"/>
        <w:rPr>
          <w:rFonts w:ascii="Arial Narrow" w:hAnsi="Arial Narrow"/>
          <w:i/>
          <w:iCs/>
        </w:rPr>
      </w:pPr>
      <w:r w:rsidRPr="005132B3">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5132B3" w:rsidRDefault="00A814E2" w:rsidP="00A814E2">
      <w:pPr>
        <w:ind w:left="1069"/>
        <w:jc w:val="both"/>
        <w:rPr>
          <w:rFonts w:ascii="Arial Narrow" w:hAnsi="Arial Narrow"/>
          <w:i/>
          <w:iCs/>
        </w:rPr>
      </w:pPr>
    </w:p>
    <w:p w14:paraId="67FA15EB" w14:textId="77777777" w:rsidR="00A814E2" w:rsidRPr="005132B3" w:rsidRDefault="00A814E2" w:rsidP="00A814E2">
      <w:pPr>
        <w:ind w:left="1069"/>
        <w:jc w:val="both"/>
        <w:rPr>
          <w:rFonts w:ascii="Arial Narrow" w:hAnsi="Arial Narrow"/>
          <w:i/>
          <w:iCs/>
        </w:rPr>
      </w:pPr>
      <w:r w:rsidRPr="005132B3">
        <w:rPr>
          <w:rFonts w:ascii="Arial Narrow" w:hAnsi="Arial Narrow"/>
          <w:i/>
          <w:iCs/>
        </w:rPr>
        <w:t>Este ducto será soportado por abrazaderas tipo “U” en caso de pared de concreto o será empotrado en caso que la pared sea de adobe y se resanara con mortero de yeso y cemento (mezcla diablo)</w:t>
      </w:r>
    </w:p>
    <w:p w14:paraId="0027D581" w14:textId="77777777" w:rsidR="00A814E2" w:rsidRPr="005132B3" w:rsidRDefault="00A814E2" w:rsidP="00A814E2">
      <w:pPr>
        <w:ind w:left="1069"/>
        <w:jc w:val="both"/>
        <w:rPr>
          <w:rFonts w:ascii="Arial Narrow" w:hAnsi="Arial Narrow"/>
          <w:i/>
          <w:iCs/>
        </w:rPr>
      </w:pPr>
    </w:p>
    <w:p w14:paraId="13367661" w14:textId="77777777" w:rsidR="00A814E2" w:rsidRPr="005132B3" w:rsidRDefault="00A814E2" w:rsidP="00A814E2">
      <w:pPr>
        <w:ind w:left="1069"/>
        <w:jc w:val="both"/>
        <w:rPr>
          <w:rFonts w:ascii="Arial Narrow" w:hAnsi="Arial Narrow"/>
          <w:i/>
          <w:iCs/>
        </w:rPr>
      </w:pPr>
      <w:r w:rsidRPr="005132B3">
        <w:rPr>
          <w:rFonts w:ascii="Arial Narrow" w:hAnsi="Arial Narrow"/>
          <w:i/>
          <w:iCs/>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5132B3">
        <w:rPr>
          <w:rFonts w:ascii="Arial Narrow" w:hAnsi="Arial Narrow"/>
          <w:i/>
          <w:iCs/>
        </w:rPr>
        <w:t>F’c</w:t>
      </w:r>
      <w:proofErr w:type="spellEnd"/>
      <w:r w:rsidRPr="005132B3">
        <w:rPr>
          <w:rFonts w:ascii="Arial Narrow" w:hAnsi="Arial Narrow"/>
          <w:i/>
          <w:iCs/>
        </w:rPr>
        <w:t>=210 Kg/cm2.</w:t>
      </w:r>
    </w:p>
    <w:p w14:paraId="4778BB6F" w14:textId="77777777" w:rsidR="00A814E2" w:rsidRPr="005132B3" w:rsidRDefault="00A814E2" w:rsidP="00A814E2">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pPr>
        <w:tabs>
          <w:tab w:val="left" w:pos="142"/>
          <w:tab w:val="left" w:pos="1276"/>
        </w:tabs>
        <w:autoSpaceDE w:val="0"/>
        <w:autoSpaceDN w:val="0"/>
        <w:adjustRightInd w:val="0"/>
        <w:ind w:left="1276"/>
        <w:jc w:val="center"/>
        <w:rPr>
          <w:rFonts w:ascii="Arial Narrow" w:hAnsi="Arial Narrow" w:cs="Arial"/>
          <w:b/>
          <w:bCs/>
          <w:sz w:val="22"/>
          <w:szCs w:val="22"/>
          <w:u w:val="single"/>
        </w:rPr>
        <w:pPrChange w:id="955" w:author="Manuel Raul Livano Luna" w:date="2023-07-03T18:05:00Z">
          <w:pPr>
            <w:tabs>
              <w:tab w:val="left" w:pos="142"/>
              <w:tab w:val="left" w:pos="1276"/>
            </w:tabs>
            <w:autoSpaceDE w:val="0"/>
            <w:autoSpaceDN w:val="0"/>
            <w:adjustRightInd w:val="0"/>
            <w:ind w:left="709"/>
            <w:jc w:val="both"/>
          </w:pPr>
        </w:pPrChange>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5132B3" w:rsidRDefault="00C262A3">
      <w:pPr>
        <w:pStyle w:val="Prrafodelista"/>
        <w:spacing w:line="240" w:lineRule="auto"/>
        <w:ind w:left="1418"/>
        <w:contextualSpacing w:val="0"/>
        <w:jc w:val="both"/>
        <w:rPr>
          <w:ins w:id="956" w:author="Manuel Raul Livano Luna" w:date="2023-07-03T15:47:00Z"/>
          <w:rFonts w:ascii="Arial Narrow" w:hAnsi="Arial Narrow" w:cs="Arial"/>
          <w:b/>
          <w:i/>
          <w:iCs/>
          <w:rPrChange w:id="957" w:author="Manuel Raul Livano Luna" w:date="2023-07-03T15:48:00Z">
            <w:rPr>
              <w:ins w:id="958" w:author="Manuel Raul Livano Luna" w:date="2023-07-03T15:47:00Z"/>
              <w:rFonts w:asciiTheme="minorHAnsi" w:hAnsiTheme="minorHAnsi" w:cs="Arial"/>
              <w:b/>
            </w:rPr>
          </w:rPrChange>
        </w:rPr>
        <w:pPrChange w:id="959" w:author="Manuel Raul Livano Luna" w:date="2023-07-03T15:47:00Z">
          <w:pPr>
            <w:pStyle w:val="Prrafodelista"/>
            <w:spacing w:line="240" w:lineRule="auto"/>
            <w:ind w:left="0"/>
            <w:contextualSpacing w:val="0"/>
            <w:jc w:val="both"/>
          </w:pPr>
        </w:pPrChange>
      </w:pPr>
      <w:ins w:id="960" w:author="Manuel Raul Livano Luna" w:date="2023-07-03T15:47:00Z">
        <w:r w:rsidRPr="005132B3">
          <w:rPr>
            <w:rFonts w:ascii="Arial Narrow" w:hAnsi="Arial Narrow" w:cs="Arial"/>
            <w:b/>
            <w:i/>
            <w:iCs/>
            <w:lang w:val="es-ES"/>
            <w:rPrChange w:id="961" w:author="Manuel Raul Livano Luna" w:date="2023-07-03T15:48:00Z">
              <w:rPr>
                <w:rFonts w:asciiTheme="minorHAnsi" w:hAnsiTheme="minorHAnsi" w:cs="Arial"/>
                <w:b/>
                <w:lang w:val="es-ES"/>
              </w:rPr>
            </w:rPrChange>
          </w:rPr>
          <w:t xml:space="preserve">1.4 </w:t>
        </w:r>
        <w:r w:rsidRPr="005132B3">
          <w:rPr>
            <w:rFonts w:ascii="Arial Narrow" w:hAnsi="Arial Narrow" w:cs="Arial"/>
            <w:b/>
            <w:i/>
            <w:iCs/>
            <w:rPrChange w:id="962" w:author="Manuel Raul Livano Luna" w:date="2023-07-03T15:48:00Z">
              <w:rPr>
                <w:rFonts w:asciiTheme="minorHAnsi" w:hAnsiTheme="minorHAnsi" w:cs="Arial"/>
                <w:b/>
              </w:rPr>
            </w:rPrChange>
          </w:rPr>
          <w:t xml:space="preserve">PARARRAYO </w:t>
        </w:r>
      </w:ins>
    </w:p>
    <w:p w14:paraId="57E2B17B" w14:textId="77777777" w:rsidR="00C262A3" w:rsidRPr="005132B3" w:rsidRDefault="00C262A3">
      <w:pPr>
        <w:spacing w:before="120" w:after="120"/>
        <w:ind w:left="1418"/>
        <w:jc w:val="both"/>
        <w:rPr>
          <w:ins w:id="963" w:author="Manuel Raul Livano Luna" w:date="2023-07-03T15:47:00Z"/>
          <w:rFonts w:ascii="Arial Narrow" w:hAnsi="Arial Narrow" w:cs="Arial"/>
          <w:b/>
          <w:i/>
          <w:iCs/>
          <w:rPrChange w:id="964" w:author="Manuel Raul Livano Luna" w:date="2023-07-03T15:48:00Z">
            <w:rPr>
              <w:ins w:id="965" w:author="Manuel Raul Livano Luna" w:date="2023-07-03T15:47:00Z"/>
              <w:rFonts w:cs="Arial"/>
              <w:b/>
            </w:rPr>
          </w:rPrChange>
        </w:rPr>
        <w:pPrChange w:id="966" w:author="Manuel Raul Livano Luna" w:date="2023-07-03T15:47:00Z">
          <w:pPr>
            <w:spacing w:before="120" w:after="120"/>
            <w:jc w:val="both"/>
          </w:pPr>
        </w:pPrChange>
      </w:pPr>
      <w:ins w:id="967" w:author="Manuel Raul Livano Luna" w:date="2023-07-03T15:47:00Z">
        <w:r w:rsidRPr="005132B3">
          <w:rPr>
            <w:rFonts w:ascii="Arial Narrow" w:hAnsi="Arial Narrow" w:cs="Arial"/>
            <w:b/>
            <w:i/>
            <w:iCs/>
            <w:rPrChange w:id="968" w:author="Manuel Raul Livano Luna" w:date="2023-07-03T15:48:00Z">
              <w:rPr>
                <w:rFonts w:cs="Arial"/>
                <w:b/>
              </w:rPr>
            </w:rPrChange>
          </w:rPr>
          <w:t>ÍTEM: 1.</w:t>
        </w:r>
        <w:r w:rsidRPr="005132B3">
          <w:rPr>
            <w:rFonts w:ascii="Arial Narrow" w:hAnsi="Arial Narrow" w:cs="Arial"/>
            <w:b/>
            <w:i/>
            <w:iCs/>
            <w:lang w:val="es-ES"/>
            <w:rPrChange w:id="969" w:author="Manuel Raul Livano Luna" w:date="2023-07-03T15:48:00Z">
              <w:rPr>
                <w:rFonts w:cs="Arial"/>
                <w:b/>
                <w:lang w:val="es-ES"/>
              </w:rPr>
            </w:rPrChange>
          </w:rPr>
          <w:t>4 ADQUISICIÓN E IMPLEMENTACIÓN DE SUMINISTROS ELÉCTRICOS Y OTROS</w:t>
        </w:r>
      </w:ins>
    </w:p>
    <w:p w14:paraId="2EBFA316" w14:textId="77777777" w:rsidR="00C262A3" w:rsidRPr="005132B3" w:rsidRDefault="00C262A3">
      <w:pPr>
        <w:pStyle w:val="Prrafodelista"/>
        <w:tabs>
          <w:tab w:val="left" w:pos="7635"/>
        </w:tabs>
        <w:spacing w:line="240" w:lineRule="auto"/>
        <w:ind w:left="1418"/>
        <w:contextualSpacing w:val="0"/>
        <w:jc w:val="both"/>
        <w:rPr>
          <w:ins w:id="970" w:author="Manuel Raul Livano Luna" w:date="2023-07-03T15:47:00Z"/>
          <w:rFonts w:ascii="Arial Narrow" w:hAnsi="Arial Narrow" w:cs="Arial"/>
          <w:b/>
          <w:i/>
          <w:iCs/>
          <w:lang w:val="es-ES"/>
          <w:rPrChange w:id="971" w:author="Manuel Raul Livano Luna" w:date="2023-07-03T15:48:00Z">
            <w:rPr>
              <w:ins w:id="972" w:author="Manuel Raul Livano Luna" w:date="2023-07-03T15:47:00Z"/>
              <w:rFonts w:asciiTheme="minorHAnsi" w:hAnsiTheme="minorHAnsi" w:cs="Arial"/>
              <w:b/>
              <w:lang w:val="es-ES"/>
            </w:rPr>
          </w:rPrChange>
        </w:rPr>
        <w:pPrChange w:id="973" w:author="Manuel Raul Livano Luna" w:date="2023-07-03T15:47:00Z">
          <w:pPr>
            <w:pStyle w:val="Prrafodelista"/>
            <w:tabs>
              <w:tab w:val="left" w:pos="7635"/>
            </w:tabs>
            <w:spacing w:line="240" w:lineRule="auto"/>
            <w:ind w:left="0"/>
            <w:contextualSpacing w:val="0"/>
            <w:jc w:val="both"/>
          </w:pPr>
        </w:pPrChange>
      </w:pPr>
      <w:ins w:id="974" w:author="Manuel Raul Livano Luna" w:date="2023-07-03T15:47:00Z">
        <w:r w:rsidRPr="005132B3">
          <w:rPr>
            <w:rFonts w:ascii="Arial Narrow" w:hAnsi="Arial Narrow" w:cs="Arial"/>
            <w:b/>
            <w:i/>
            <w:iCs/>
            <w:rPrChange w:id="975" w:author="Manuel Raul Livano Luna" w:date="2023-07-03T15:48:00Z">
              <w:rPr>
                <w:rFonts w:asciiTheme="minorHAnsi" w:hAnsiTheme="minorHAnsi" w:cs="Arial"/>
                <w:b/>
              </w:rPr>
            </w:rPrChange>
          </w:rPr>
          <w:t>NOMBRE DE LA PARTIDA: 1.4.1 SUMINISTRO E INSTALACIÓN DE PUESTA A TIERRA PARA PARRARAYOS.</w:t>
        </w:r>
      </w:ins>
    </w:p>
    <w:p w14:paraId="3467636D" w14:textId="77777777" w:rsidR="005771F3" w:rsidRPr="005132B3" w:rsidRDefault="00C262A3" w:rsidP="00C262A3">
      <w:pPr>
        <w:ind w:left="1418"/>
        <w:jc w:val="both"/>
        <w:rPr>
          <w:ins w:id="976" w:author="Manuel Raul Livano Luna" w:date="2023-07-03T18:04:00Z"/>
          <w:rFonts w:ascii="Arial Narrow" w:hAnsi="Arial Narrow" w:cs="Arial"/>
          <w:i/>
          <w:iCs/>
        </w:rPr>
      </w:pPr>
      <w:ins w:id="977" w:author="Manuel Raul Livano Luna" w:date="2023-07-03T15:47:00Z">
        <w:r w:rsidRPr="005132B3">
          <w:rPr>
            <w:rFonts w:ascii="Arial Narrow" w:hAnsi="Arial Narrow" w:cs="Arial"/>
            <w:b/>
            <w:i/>
            <w:iCs/>
            <w:rPrChange w:id="978" w:author="Manuel Raul Livano Luna" w:date="2023-07-03T15:48:00Z">
              <w:rPr>
                <w:rFonts w:cs="Arial"/>
                <w:b/>
              </w:rPr>
            </w:rPrChange>
          </w:rPr>
          <w:t>DESCRIPCIÓN DE LA PARTIDA:</w:t>
        </w:r>
        <w:r w:rsidRPr="005132B3">
          <w:rPr>
            <w:rFonts w:ascii="Arial Narrow" w:hAnsi="Arial Narrow" w:cs="Arial"/>
            <w:i/>
            <w:iCs/>
            <w:rPrChange w:id="979" w:author="Manuel Raul Livano Luna" w:date="2023-07-03T15:48:00Z">
              <w:rPr>
                <w:rFonts w:cs="Arial"/>
              </w:rPr>
            </w:rPrChange>
          </w:rPr>
          <w:t xml:space="preserve"> </w:t>
        </w:r>
      </w:ins>
    </w:p>
    <w:p w14:paraId="08E04FF2" w14:textId="244CE12E" w:rsidR="00C262A3" w:rsidRPr="005132B3" w:rsidRDefault="00C262A3" w:rsidP="00C262A3">
      <w:pPr>
        <w:ind w:left="1418"/>
        <w:jc w:val="both"/>
        <w:rPr>
          <w:ins w:id="980" w:author="Manuel Raul Livano Luna" w:date="2023-07-03T18:04:00Z"/>
          <w:rFonts w:ascii="Arial Narrow" w:hAnsi="Arial Narrow" w:cs="Arial"/>
          <w:i/>
          <w:iCs/>
        </w:rPr>
      </w:pPr>
      <w:ins w:id="981" w:author="Manuel Raul Livano Luna" w:date="2023-07-03T15:47:00Z">
        <w:r w:rsidRPr="005132B3">
          <w:rPr>
            <w:rFonts w:ascii="Arial Narrow" w:hAnsi="Arial Narrow" w:cs="Arial"/>
            <w:i/>
            <w:iCs/>
            <w:rPrChange w:id="982" w:author="Manuel Raul Livano Luna" w:date="2023-07-03T15:48:00Z">
              <w:rPr>
                <w:rFonts w:cs="Arial"/>
              </w:rPr>
            </w:rPrChange>
          </w:rPr>
          <w:t xml:space="preserve">El precio unitario de </w:t>
        </w:r>
        <w:proofErr w:type="gramStart"/>
        <w:r w:rsidRPr="005132B3">
          <w:rPr>
            <w:rFonts w:ascii="Arial Narrow" w:hAnsi="Arial Narrow" w:cs="Arial"/>
            <w:i/>
            <w:iCs/>
            <w:rPrChange w:id="983" w:author="Manuel Raul Livano Luna" w:date="2023-07-03T15:48:00Z">
              <w:rPr>
                <w:rFonts w:cs="Arial"/>
              </w:rPr>
            </w:rPrChange>
          </w:rPr>
          <w:t>ésta</w:t>
        </w:r>
        <w:proofErr w:type="gramEnd"/>
        <w:r w:rsidRPr="005132B3">
          <w:rPr>
            <w:rFonts w:ascii="Arial Narrow" w:hAnsi="Arial Narrow" w:cs="Arial"/>
            <w:i/>
            <w:iCs/>
            <w:rPrChange w:id="984" w:author="Manuel Raul Livano Luna" w:date="2023-07-03T15:48:00Z">
              <w:rPr>
                <w:rFonts w:cs="Arial"/>
              </w:rPr>
            </w:rPrChange>
          </w:rPr>
          <w:t xml:space="preserve"> partida, representa todos los equipos, maquinarias, herramientas, insumos y personal necesario para ejecutarla en su integridad, además deberá tomarse en cuenta la especificación particular de cada suministro:</w:t>
        </w:r>
      </w:ins>
    </w:p>
    <w:p w14:paraId="3CF7400D" w14:textId="77777777" w:rsidR="005771F3" w:rsidRPr="005132B3" w:rsidRDefault="005771F3">
      <w:pPr>
        <w:ind w:left="1418"/>
        <w:jc w:val="both"/>
        <w:rPr>
          <w:ins w:id="985" w:author="Manuel Raul Livano Luna" w:date="2023-07-03T15:47:00Z"/>
          <w:rFonts w:ascii="Arial Narrow" w:hAnsi="Arial Narrow" w:cs="Arial"/>
          <w:i/>
          <w:iCs/>
          <w:rPrChange w:id="986" w:author="Manuel Raul Livano Luna" w:date="2023-07-03T15:48:00Z">
            <w:rPr>
              <w:ins w:id="987" w:author="Manuel Raul Livano Luna" w:date="2023-07-03T15:47:00Z"/>
              <w:rFonts w:cs="Arial"/>
            </w:rPr>
          </w:rPrChange>
        </w:rPr>
        <w:pPrChange w:id="988" w:author="Manuel Raul Livano Luna" w:date="2023-07-03T15:47:00Z">
          <w:pPr>
            <w:jc w:val="both"/>
          </w:pPr>
        </w:pPrChange>
      </w:pPr>
    </w:p>
    <w:p w14:paraId="5820AF7F" w14:textId="77777777" w:rsidR="005771F3" w:rsidRPr="005132B3" w:rsidRDefault="00C262A3" w:rsidP="00C262A3">
      <w:pPr>
        <w:ind w:left="1418"/>
        <w:jc w:val="both"/>
        <w:rPr>
          <w:ins w:id="989" w:author="Manuel Raul Livano Luna" w:date="2023-07-03T18:04:00Z"/>
          <w:rFonts w:ascii="Arial Narrow" w:hAnsi="Arial Narrow" w:cs="Arial"/>
          <w:i/>
          <w:iCs/>
        </w:rPr>
      </w:pPr>
      <w:ins w:id="990" w:author="Manuel Raul Livano Luna" w:date="2023-07-03T15:47:00Z">
        <w:r w:rsidRPr="005132B3">
          <w:rPr>
            <w:rFonts w:ascii="Arial Narrow" w:hAnsi="Arial Narrow" w:cs="Arial"/>
            <w:b/>
            <w:i/>
            <w:iCs/>
            <w:rPrChange w:id="991" w:author="Manuel Raul Livano Luna" w:date="2023-07-03T15:48:00Z">
              <w:rPr>
                <w:rFonts w:cs="Arial"/>
                <w:b/>
              </w:rPr>
            </w:rPrChange>
          </w:rPr>
          <w:t>UNIDAD DE MEDIDA:</w:t>
        </w:r>
        <w:r w:rsidRPr="005132B3">
          <w:rPr>
            <w:rFonts w:ascii="Arial Narrow" w:hAnsi="Arial Narrow" w:cs="Arial"/>
            <w:i/>
            <w:iCs/>
            <w:rPrChange w:id="992" w:author="Manuel Raul Livano Luna" w:date="2023-07-03T15:48:00Z">
              <w:rPr>
                <w:rFonts w:cs="Arial"/>
              </w:rPr>
            </w:rPrChange>
          </w:rPr>
          <w:t xml:space="preserve"> </w:t>
        </w:r>
      </w:ins>
    </w:p>
    <w:p w14:paraId="2067BF4C" w14:textId="6EC008DB" w:rsidR="00C262A3" w:rsidRPr="005132B3" w:rsidRDefault="00C262A3">
      <w:pPr>
        <w:ind w:left="1418"/>
        <w:jc w:val="both"/>
        <w:rPr>
          <w:ins w:id="993" w:author="Manuel Raul Livano Luna" w:date="2023-07-03T15:47:00Z"/>
          <w:rFonts w:ascii="Arial Narrow" w:hAnsi="Arial Narrow" w:cs="Arial"/>
          <w:i/>
          <w:iCs/>
          <w:rPrChange w:id="994" w:author="Manuel Raul Livano Luna" w:date="2023-07-03T15:48:00Z">
            <w:rPr>
              <w:ins w:id="995" w:author="Manuel Raul Livano Luna" w:date="2023-07-03T15:47:00Z"/>
              <w:rFonts w:cs="Arial"/>
            </w:rPr>
          </w:rPrChange>
        </w:rPr>
        <w:pPrChange w:id="996" w:author="Manuel Raul Livano Luna" w:date="2023-07-03T15:47:00Z">
          <w:pPr>
            <w:jc w:val="both"/>
          </w:pPr>
        </w:pPrChange>
      </w:pPr>
      <w:ins w:id="997" w:author="Manuel Raul Livano Luna" w:date="2023-07-03T15:47:00Z">
        <w:r w:rsidRPr="005132B3">
          <w:rPr>
            <w:rFonts w:ascii="Arial Narrow" w:hAnsi="Arial Narrow" w:cs="Arial"/>
            <w:i/>
            <w:iCs/>
            <w:rPrChange w:id="998" w:author="Manuel Raul Livano Luna" w:date="2023-07-03T15:48:00Z">
              <w:rPr>
                <w:rFonts w:cs="Arial"/>
              </w:rPr>
            </w:rPrChange>
          </w:rPr>
          <w:t xml:space="preserve">Sé medirá por </w:t>
        </w:r>
        <w:proofErr w:type="spellStart"/>
        <w:r w:rsidRPr="005132B3">
          <w:rPr>
            <w:rFonts w:ascii="Arial Narrow" w:hAnsi="Arial Narrow" w:cs="Arial"/>
            <w:i/>
            <w:iCs/>
            <w:rPrChange w:id="999" w:author="Manuel Raul Livano Luna" w:date="2023-07-03T15:48:00Z">
              <w:rPr>
                <w:rFonts w:cs="Arial"/>
              </w:rPr>
            </w:rPrChange>
          </w:rPr>
          <w:t>Glb</w:t>
        </w:r>
        <w:proofErr w:type="spellEnd"/>
        <w:r w:rsidRPr="005132B3">
          <w:rPr>
            <w:rFonts w:ascii="Arial Narrow" w:hAnsi="Arial Narrow" w:cs="Arial"/>
            <w:i/>
            <w:iCs/>
            <w:rPrChange w:id="1000" w:author="Manuel Raul Livano Luna" w:date="2023-07-03T15:48:00Z">
              <w:rPr>
                <w:rFonts w:cs="Arial"/>
              </w:rPr>
            </w:rPrChange>
          </w:rPr>
          <w:t>/día que representa la adquisición e implementación d</w:t>
        </w:r>
      </w:ins>
    </w:p>
    <w:p w14:paraId="47228BEB" w14:textId="77777777" w:rsidR="00C262A3" w:rsidRPr="005132B3" w:rsidRDefault="00C262A3" w:rsidP="00C262A3">
      <w:pPr>
        <w:ind w:left="1418"/>
        <w:jc w:val="both"/>
        <w:rPr>
          <w:ins w:id="1001" w:author="Manuel Raul Livano Luna" w:date="2023-07-03T18:04:00Z"/>
          <w:rFonts w:ascii="Arial Narrow" w:hAnsi="Arial Narrow" w:cs="Arial"/>
          <w:i/>
          <w:iCs/>
        </w:rPr>
      </w:pPr>
      <w:ins w:id="1002" w:author="Manuel Raul Livano Luna" w:date="2023-07-03T15:47:00Z">
        <w:r w:rsidRPr="005132B3">
          <w:rPr>
            <w:rFonts w:ascii="Arial Narrow" w:hAnsi="Arial Narrow" w:cs="Arial"/>
            <w:b/>
            <w:i/>
            <w:iCs/>
            <w:rPrChange w:id="1003" w:author="Manuel Raul Livano Luna" w:date="2023-07-03T15:48:00Z">
              <w:rPr>
                <w:rFonts w:cs="Arial"/>
                <w:b/>
              </w:rPr>
            </w:rPrChange>
          </w:rPr>
          <w:t>CUADRILLA DE TRABAJO:</w:t>
        </w:r>
        <w:r w:rsidRPr="005132B3">
          <w:rPr>
            <w:rFonts w:ascii="Arial Narrow" w:hAnsi="Arial Narrow" w:cs="Arial"/>
            <w:i/>
            <w:iCs/>
            <w:rPrChange w:id="1004" w:author="Manuel Raul Livano Luna" w:date="2023-07-03T15:48:00Z">
              <w:rPr>
                <w:rFonts w:cs="Arial"/>
              </w:rPr>
            </w:rPrChange>
          </w:rPr>
          <w:t xml:space="preserve"> La cuadrilla está conformado por 01 operario especialista </w:t>
        </w:r>
        <w:proofErr w:type="gramStart"/>
        <w:r w:rsidRPr="005132B3">
          <w:rPr>
            <w:rFonts w:ascii="Arial Narrow" w:hAnsi="Arial Narrow" w:cs="Arial"/>
            <w:i/>
            <w:iCs/>
            <w:rPrChange w:id="1005" w:author="Manuel Raul Livano Luna" w:date="2023-07-03T15:48:00Z">
              <w:rPr>
                <w:rFonts w:cs="Arial"/>
              </w:rPr>
            </w:rPrChange>
          </w:rPr>
          <w:t>en  instalaciones</w:t>
        </w:r>
        <w:proofErr w:type="gramEnd"/>
        <w:r w:rsidRPr="005132B3">
          <w:rPr>
            <w:rFonts w:ascii="Arial Narrow" w:hAnsi="Arial Narrow" w:cs="Arial"/>
            <w:i/>
            <w:iCs/>
            <w:rPrChange w:id="1006" w:author="Manuel Raul Livano Luna" w:date="2023-07-03T15:48:00Z">
              <w:rPr>
                <w:rFonts w:cs="Arial"/>
              </w:rPr>
            </w:rPrChange>
          </w:rPr>
          <w:t xml:space="preserve"> de pararrayos y puesta a tierra y a su vez está conformado por 02 peón.</w:t>
        </w:r>
      </w:ins>
    </w:p>
    <w:p w14:paraId="29F064B5" w14:textId="77777777" w:rsidR="00FF661E" w:rsidRPr="005132B3" w:rsidRDefault="00FF661E">
      <w:pPr>
        <w:ind w:left="1418"/>
        <w:jc w:val="both"/>
        <w:rPr>
          <w:ins w:id="1007" w:author="Manuel Raul Livano Luna" w:date="2023-07-03T15:47:00Z"/>
          <w:rFonts w:ascii="Arial Narrow" w:hAnsi="Arial Narrow" w:cs="Arial"/>
          <w:i/>
          <w:iCs/>
          <w:rPrChange w:id="1008" w:author="Manuel Raul Livano Luna" w:date="2023-07-03T15:48:00Z">
            <w:rPr>
              <w:ins w:id="1009" w:author="Manuel Raul Livano Luna" w:date="2023-07-03T15:47:00Z"/>
              <w:rFonts w:cs="Arial"/>
            </w:rPr>
          </w:rPrChange>
        </w:rPr>
        <w:pPrChange w:id="1010" w:author="Manuel Raul Livano Luna" w:date="2023-07-03T15:47:00Z">
          <w:pPr>
            <w:jc w:val="both"/>
          </w:pPr>
        </w:pPrChange>
      </w:pPr>
    </w:p>
    <w:p w14:paraId="39AB5DEF" w14:textId="34255F12" w:rsidR="00FF661E" w:rsidRPr="005132B3" w:rsidRDefault="00C262A3" w:rsidP="00C262A3">
      <w:pPr>
        <w:ind w:left="1418"/>
        <w:jc w:val="both"/>
        <w:rPr>
          <w:ins w:id="1011" w:author="Manuel Raul Livano Luna" w:date="2023-07-03T18:04:00Z"/>
          <w:rFonts w:ascii="Arial Narrow" w:hAnsi="Arial Narrow" w:cs="Arial"/>
          <w:i/>
          <w:iCs/>
        </w:rPr>
      </w:pPr>
      <w:ins w:id="1012" w:author="Manuel Raul Livano Luna" w:date="2023-07-03T15:47:00Z">
        <w:r w:rsidRPr="005132B3">
          <w:rPr>
            <w:rFonts w:ascii="Arial Narrow" w:hAnsi="Arial Narrow" w:cs="Arial"/>
            <w:b/>
            <w:i/>
            <w:iCs/>
            <w:rPrChange w:id="1013" w:author="Manuel Raul Livano Luna" w:date="2023-07-03T15:48:00Z">
              <w:rPr>
                <w:rFonts w:cs="Arial"/>
                <w:b/>
              </w:rPr>
            </w:rPrChange>
          </w:rPr>
          <w:t>RENDIMIENTO:</w:t>
        </w:r>
        <w:r w:rsidRPr="005132B3">
          <w:rPr>
            <w:rFonts w:ascii="Arial Narrow" w:hAnsi="Arial Narrow" w:cs="Arial"/>
            <w:i/>
            <w:iCs/>
            <w:rPrChange w:id="1014" w:author="Manuel Raul Livano Luna" w:date="2023-07-03T15:48:00Z">
              <w:rPr>
                <w:rFonts w:cs="Arial"/>
              </w:rPr>
            </w:rPrChange>
          </w:rPr>
          <w:t xml:space="preserve"> 5 unid. /día</w:t>
        </w:r>
      </w:ins>
    </w:p>
    <w:p w14:paraId="3B60180E" w14:textId="77777777" w:rsidR="00FF661E" w:rsidRPr="005132B3" w:rsidRDefault="00FF661E" w:rsidP="00C262A3">
      <w:pPr>
        <w:ind w:left="1418"/>
        <w:jc w:val="both"/>
        <w:rPr>
          <w:ins w:id="1015" w:author="Manuel Raul Livano Luna" w:date="2023-07-03T18:04:00Z"/>
          <w:rFonts w:ascii="Arial Narrow" w:hAnsi="Arial Narrow" w:cs="Arial"/>
          <w:i/>
          <w:iCs/>
        </w:rPr>
      </w:pPr>
    </w:p>
    <w:p w14:paraId="11DCA37F" w14:textId="77777777" w:rsidR="00FF661E" w:rsidRPr="005132B3" w:rsidRDefault="00FF661E" w:rsidP="00C262A3">
      <w:pPr>
        <w:ind w:left="1418"/>
        <w:jc w:val="both"/>
        <w:rPr>
          <w:ins w:id="1016" w:author="Manuel Raul Livano Luna" w:date="2023-07-03T18:05:00Z"/>
          <w:rFonts w:ascii="Arial Narrow" w:hAnsi="Arial Narrow" w:cs="Arial"/>
          <w:i/>
          <w:iCs/>
        </w:rPr>
      </w:pPr>
    </w:p>
    <w:p w14:paraId="57B53EC3" w14:textId="77777777" w:rsidR="00FF661E" w:rsidRPr="005132B3" w:rsidRDefault="00FF661E" w:rsidP="00C262A3">
      <w:pPr>
        <w:ind w:left="1418"/>
        <w:jc w:val="both"/>
        <w:rPr>
          <w:ins w:id="1017" w:author="Manuel Raul Livano Luna" w:date="2023-07-03T18:05:00Z"/>
          <w:rFonts w:ascii="Arial Narrow" w:hAnsi="Arial Narrow" w:cs="Arial"/>
          <w:i/>
          <w:iCs/>
        </w:rPr>
      </w:pPr>
    </w:p>
    <w:p w14:paraId="7A262CEF" w14:textId="77777777" w:rsidR="00FF661E" w:rsidRPr="005132B3" w:rsidRDefault="00FF661E" w:rsidP="00C262A3">
      <w:pPr>
        <w:ind w:left="1418"/>
        <w:jc w:val="both"/>
        <w:rPr>
          <w:ins w:id="1018" w:author="Manuel Raul Livano Luna" w:date="2023-07-03T18:04:00Z"/>
          <w:rFonts w:ascii="Arial Narrow" w:hAnsi="Arial Narrow" w:cs="Arial"/>
          <w:i/>
          <w:iCs/>
        </w:rPr>
      </w:pPr>
    </w:p>
    <w:p w14:paraId="1C7AFE43" w14:textId="77777777" w:rsidR="00FF661E" w:rsidRPr="005132B3" w:rsidRDefault="00FF661E" w:rsidP="00C262A3">
      <w:pPr>
        <w:ind w:left="1418"/>
        <w:jc w:val="both"/>
        <w:rPr>
          <w:ins w:id="1019" w:author="Manuel Raul Livano Luna" w:date="2023-07-03T18:04:00Z"/>
          <w:rFonts w:ascii="Arial Narrow" w:hAnsi="Arial Narrow" w:cs="Arial"/>
          <w:i/>
          <w:iCs/>
        </w:rPr>
      </w:pPr>
    </w:p>
    <w:p w14:paraId="0B8E1090" w14:textId="77777777" w:rsidR="00FF661E" w:rsidRPr="005132B3" w:rsidRDefault="00FF661E" w:rsidP="00C262A3">
      <w:pPr>
        <w:ind w:left="1418"/>
        <w:jc w:val="both"/>
        <w:rPr>
          <w:ins w:id="1020" w:author="Manuel Raul Livano Luna" w:date="2023-07-03T18:04:00Z"/>
          <w:rFonts w:ascii="Arial Narrow" w:hAnsi="Arial Narrow" w:cs="Arial"/>
          <w:i/>
          <w:iCs/>
        </w:rPr>
      </w:pPr>
    </w:p>
    <w:p w14:paraId="78A88A57" w14:textId="77777777" w:rsidR="00FF661E" w:rsidRPr="005132B3" w:rsidRDefault="00FF661E" w:rsidP="00C262A3">
      <w:pPr>
        <w:ind w:left="1418"/>
        <w:jc w:val="both"/>
        <w:rPr>
          <w:ins w:id="1021" w:author="Manuel Raul Livano Luna" w:date="2023-07-03T18:04:00Z"/>
          <w:rFonts w:ascii="Arial Narrow" w:hAnsi="Arial Narrow" w:cs="Arial"/>
          <w:i/>
          <w:iCs/>
        </w:rPr>
      </w:pPr>
    </w:p>
    <w:p w14:paraId="4DD09EDC" w14:textId="77777777" w:rsidR="00FF661E" w:rsidRPr="005132B3" w:rsidRDefault="00FF661E" w:rsidP="00C262A3">
      <w:pPr>
        <w:ind w:left="1418"/>
        <w:jc w:val="both"/>
        <w:rPr>
          <w:ins w:id="1022" w:author="Manuel Raul Livano Luna" w:date="2023-07-03T18:04:00Z"/>
          <w:rFonts w:ascii="Arial Narrow" w:hAnsi="Arial Narrow" w:cs="Arial"/>
          <w:i/>
          <w:iCs/>
        </w:rPr>
      </w:pPr>
    </w:p>
    <w:p w14:paraId="75648996" w14:textId="77777777" w:rsidR="00FF661E" w:rsidRPr="005132B3" w:rsidRDefault="00FF661E">
      <w:pPr>
        <w:ind w:left="1418"/>
        <w:jc w:val="both"/>
        <w:rPr>
          <w:ins w:id="1023" w:author="Manuel Raul Livano Luna" w:date="2023-07-03T15:47:00Z"/>
          <w:rFonts w:ascii="Arial Narrow" w:hAnsi="Arial Narrow" w:cs="Arial"/>
          <w:i/>
          <w:iCs/>
          <w:rPrChange w:id="1024" w:author="Manuel Raul Livano Luna" w:date="2023-07-03T15:48:00Z">
            <w:rPr>
              <w:ins w:id="1025" w:author="Manuel Raul Livano Luna" w:date="2023-07-03T15:47:00Z"/>
              <w:rFonts w:cs="Arial"/>
            </w:rPr>
          </w:rPrChange>
        </w:rPr>
        <w:pPrChange w:id="1026" w:author="Manuel Raul Livano Luna" w:date="2023-07-03T15:47:00Z">
          <w:pPr>
            <w:jc w:val="both"/>
          </w:pPr>
        </w:pPrChange>
      </w:pPr>
    </w:p>
    <w:p w14:paraId="2DE91820" w14:textId="77777777" w:rsidR="00C262A3" w:rsidRPr="005132B3" w:rsidRDefault="00C262A3" w:rsidP="00C262A3">
      <w:pPr>
        <w:ind w:left="1418"/>
        <w:jc w:val="both"/>
        <w:rPr>
          <w:ins w:id="1027" w:author="Manuel Raul Livano Luna" w:date="2023-07-03T15:48:00Z"/>
          <w:rFonts w:ascii="Arial Narrow" w:hAnsi="Arial Narrow" w:cs="Arial"/>
          <w:b/>
          <w:i/>
          <w:iCs/>
        </w:rPr>
      </w:pPr>
      <w:ins w:id="1028" w:author="Manuel Raul Livano Luna" w:date="2023-07-03T15:47:00Z">
        <w:r w:rsidRPr="005132B3">
          <w:rPr>
            <w:rFonts w:ascii="Arial Narrow" w:hAnsi="Arial Narrow" w:cs="Arial"/>
            <w:b/>
            <w:i/>
            <w:iCs/>
            <w:rPrChange w:id="1029" w:author="Manuel Raul Livano Luna" w:date="2023-07-03T15:48:00Z">
              <w:rPr>
                <w:rFonts w:cs="Arial"/>
                <w:b/>
              </w:rPr>
            </w:rPrChange>
          </w:rPr>
          <w:t>EQUIPOS Y HERRAMIENTAS:</w:t>
        </w:r>
      </w:ins>
    </w:p>
    <w:p w14:paraId="77410C8A" w14:textId="77777777" w:rsidR="00C262A3" w:rsidRPr="005132B3" w:rsidRDefault="00C262A3">
      <w:pPr>
        <w:ind w:left="1418"/>
        <w:jc w:val="both"/>
        <w:rPr>
          <w:ins w:id="1030" w:author="Manuel Raul Livano Luna" w:date="2023-07-03T15:47:00Z"/>
          <w:rFonts w:ascii="Arial Narrow" w:hAnsi="Arial Narrow" w:cs="Arial"/>
          <w:b/>
          <w:i/>
          <w:iCs/>
          <w:rPrChange w:id="1031" w:author="Manuel Raul Livano Luna" w:date="2023-07-03T15:48:00Z">
            <w:rPr>
              <w:ins w:id="1032" w:author="Manuel Raul Livano Luna" w:date="2023-07-03T15:47:00Z"/>
              <w:rFonts w:cs="Arial"/>
              <w:b/>
            </w:rPr>
          </w:rPrChange>
        </w:rPr>
        <w:pPrChange w:id="1033" w:author="Manuel Raul Livano Luna" w:date="2023-07-03T15:47:00Z">
          <w:pPr>
            <w:jc w:val="both"/>
          </w:pPr>
        </w:pPrChange>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5132B3" w14:paraId="07E917BC" w14:textId="77777777" w:rsidTr="00C262A3">
        <w:trPr>
          <w:trHeight w:val="317"/>
          <w:jc w:val="center"/>
          <w:ins w:id="1034" w:author="Manuel Raul Livano Luna" w:date="2023-07-03T15:47:00Z"/>
        </w:trPr>
        <w:tc>
          <w:tcPr>
            <w:tcW w:w="5382" w:type="dxa"/>
            <w:shd w:val="clear" w:color="auto" w:fill="92D050"/>
            <w:noWrap/>
            <w:vAlign w:val="center"/>
            <w:hideMark/>
          </w:tcPr>
          <w:p w14:paraId="624F5E49" w14:textId="77777777" w:rsidR="00C262A3" w:rsidRPr="005132B3" w:rsidRDefault="00C262A3" w:rsidP="00B978BA">
            <w:pPr>
              <w:jc w:val="center"/>
              <w:rPr>
                <w:ins w:id="1035" w:author="Manuel Raul Livano Luna" w:date="2023-07-03T15:47:00Z"/>
                <w:rFonts w:ascii="Arial Narrow" w:hAnsi="Arial Narrow" w:cstheme="minorHAnsi"/>
                <w:b/>
                <w:bCs/>
                <w:i/>
                <w:iCs/>
                <w:rPrChange w:id="1036" w:author="Manuel Raul Livano Luna" w:date="2023-07-03T15:48:00Z">
                  <w:rPr>
                    <w:ins w:id="1037" w:author="Manuel Raul Livano Luna" w:date="2023-07-03T15:47:00Z"/>
                    <w:rFonts w:cstheme="minorHAnsi"/>
                    <w:b/>
                    <w:bCs/>
                  </w:rPr>
                </w:rPrChange>
              </w:rPr>
            </w:pPr>
            <w:proofErr w:type="gramStart"/>
            <w:ins w:id="1038" w:author="Manuel Raul Livano Luna" w:date="2023-07-03T15:47:00Z">
              <w:r w:rsidRPr="005132B3">
                <w:rPr>
                  <w:rFonts w:ascii="Arial Narrow" w:hAnsi="Arial Narrow" w:cstheme="minorHAnsi"/>
                  <w:b/>
                  <w:bCs/>
                  <w:i/>
                  <w:iCs/>
                  <w:rPrChange w:id="1039" w:author="Manuel Raul Livano Luna" w:date="2023-07-03T15:48:00Z">
                    <w:rPr>
                      <w:rFonts w:cstheme="minorHAnsi"/>
                      <w:b/>
                      <w:bCs/>
                    </w:rPr>
                  </w:rPrChange>
                </w:rPr>
                <w:lastRenderedPageBreak/>
                <w:t>HERRAMIENTAS  NECESARIAS</w:t>
              </w:r>
              <w:proofErr w:type="gramEnd"/>
              <w:r w:rsidRPr="005132B3">
                <w:rPr>
                  <w:rFonts w:ascii="Arial Narrow" w:hAnsi="Arial Narrow" w:cstheme="minorHAnsi"/>
                  <w:b/>
                  <w:bCs/>
                  <w:i/>
                  <w:iCs/>
                  <w:rPrChange w:id="1040" w:author="Manuel Raul Livano Luna" w:date="2023-07-03T15:48:00Z">
                    <w:rPr>
                      <w:rFonts w:cstheme="minorHAnsi"/>
                      <w:b/>
                      <w:bCs/>
                    </w:rPr>
                  </w:rPrChange>
                </w:rPr>
                <w:t xml:space="preserve"> PARA  LA IMPLEMENTACIÓN ELÉCTRICA</w:t>
              </w:r>
            </w:ins>
          </w:p>
        </w:tc>
        <w:tc>
          <w:tcPr>
            <w:tcW w:w="680" w:type="dxa"/>
            <w:shd w:val="clear" w:color="auto" w:fill="92D050"/>
          </w:tcPr>
          <w:p w14:paraId="19E10E7B" w14:textId="77777777" w:rsidR="00C262A3" w:rsidRPr="005132B3" w:rsidRDefault="00C262A3" w:rsidP="00B978BA">
            <w:pPr>
              <w:tabs>
                <w:tab w:val="left" w:pos="2310"/>
              </w:tabs>
              <w:jc w:val="center"/>
              <w:rPr>
                <w:ins w:id="1041" w:author="Manuel Raul Livano Luna" w:date="2023-07-03T15:47:00Z"/>
                <w:rFonts w:ascii="Arial Narrow" w:hAnsi="Arial Narrow" w:cstheme="minorHAnsi"/>
                <w:b/>
                <w:bCs/>
                <w:i/>
                <w:iCs/>
                <w:rPrChange w:id="1042" w:author="Manuel Raul Livano Luna" w:date="2023-07-03T15:48:00Z">
                  <w:rPr>
                    <w:ins w:id="1043" w:author="Manuel Raul Livano Luna" w:date="2023-07-03T15:47:00Z"/>
                    <w:rFonts w:cstheme="minorHAnsi"/>
                    <w:b/>
                    <w:bCs/>
                  </w:rPr>
                </w:rPrChange>
              </w:rPr>
            </w:pPr>
            <w:ins w:id="1044" w:author="Manuel Raul Livano Luna" w:date="2023-07-03T15:47:00Z">
              <w:r w:rsidRPr="005132B3">
                <w:rPr>
                  <w:rFonts w:ascii="Arial Narrow" w:hAnsi="Arial Narrow" w:cstheme="minorHAnsi"/>
                  <w:b/>
                  <w:bCs/>
                  <w:i/>
                  <w:iCs/>
                  <w:rPrChange w:id="1045" w:author="Manuel Raul Livano Luna" w:date="2023-07-03T15:48:00Z">
                    <w:rPr>
                      <w:rFonts w:cstheme="minorHAnsi"/>
                      <w:b/>
                      <w:bCs/>
                    </w:rPr>
                  </w:rPrChange>
                </w:rPr>
                <w:t>UNID.</w:t>
              </w:r>
            </w:ins>
          </w:p>
        </w:tc>
        <w:tc>
          <w:tcPr>
            <w:tcW w:w="737" w:type="dxa"/>
            <w:shd w:val="clear" w:color="auto" w:fill="92D050"/>
          </w:tcPr>
          <w:p w14:paraId="69F5571A" w14:textId="77777777" w:rsidR="00C262A3" w:rsidRPr="005132B3" w:rsidRDefault="00C262A3" w:rsidP="00B978BA">
            <w:pPr>
              <w:tabs>
                <w:tab w:val="left" w:pos="2310"/>
              </w:tabs>
              <w:jc w:val="center"/>
              <w:rPr>
                <w:ins w:id="1046" w:author="Manuel Raul Livano Luna" w:date="2023-07-03T15:47:00Z"/>
                <w:rFonts w:ascii="Arial Narrow" w:hAnsi="Arial Narrow" w:cstheme="minorHAnsi"/>
                <w:b/>
                <w:bCs/>
                <w:i/>
                <w:iCs/>
                <w:rPrChange w:id="1047" w:author="Manuel Raul Livano Luna" w:date="2023-07-03T15:48:00Z">
                  <w:rPr>
                    <w:ins w:id="1048" w:author="Manuel Raul Livano Luna" w:date="2023-07-03T15:47:00Z"/>
                    <w:rFonts w:cstheme="minorHAnsi"/>
                    <w:b/>
                    <w:bCs/>
                  </w:rPr>
                </w:rPrChange>
              </w:rPr>
            </w:pPr>
            <w:ins w:id="1049" w:author="Manuel Raul Livano Luna" w:date="2023-07-03T15:47:00Z">
              <w:r w:rsidRPr="005132B3">
                <w:rPr>
                  <w:rFonts w:ascii="Arial Narrow" w:hAnsi="Arial Narrow" w:cstheme="minorHAnsi"/>
                  <w:b/>
                  <w:bCs/>
                  <w:i/>
                  <w:iCs/>
                  <w:rPrChange w:id="1050" w:author="Manuel Raul Livano Luna" w:date="2023-07-03T15:48:00Z">
                    <w:rPr>
                      <w:rFonts w:cstheme="minorHAnsi"/>
                      <w:b/>
                      <w:bCs/>
                    </w:rPr>
                  </w:rPrChange>
                </w:rPr>
                <w:t>CANT.</w:t>
              </w:r>
            </w:ins>
          </w:p>
        </w:tc>
      </w:tr>
      <w:tr w:rsidR="005132B3" w:rsidRPr="005132B3" w14:paraId="25D761D2" w14:textId="77777777" w:rsidTr="00C262A3">
        <w:trPr>
          <w:trHeight w:val="106"/>
          <w:jc w:val="center"/>
          <w:ins w:id="1051" w:author="Manuel Raul Livano Luna" w:date="2023-07-03T15:47:00Z"/>
        </w:trPr>
        <w:tc>
          <w:tcPr>
            <w:tcW w:w="5382" w:type="dxa"/>
            <w:shd w:val="clear" w:color="auto" w:fill="auto"/>
            <w:noWrap/>
            <w:vAlign w:val="center"/>
            <w:hideMark/>
          </w:tcPr>
          <w:p w14:paraId="2D03BEE9" w14:textId="77777777" w:rsidR="00C262A3" w:rsidRPr="005132B3" w:rsidRDefault="00C262A3" w:rsidP="00B978BA">
            <w:pPr>
              <w:rPr>
                <w:ins w:id="1052" w:author="Manuel Raul Livano Luna" w:date="2023-07-03T15:47:00Z"/>
                <w:rFonts w:ascii="Arial Narrow" w:hAnsi="Arial Narrow" w:cstheme="minorHAnsi"/>
                <w:i/>
                <w:iCs/>
                <w:sz w:val="18"/>
                <w:szCs w:val="18"/>
                <w:rPrChange w:id="1053" w:author="Manuel Raul Livano Luna" w:date="2023-07-03T15:48:00Z">
                  <w:rPr>
                    <w:ins w:id="1054" w:author="Manuel Raul Livano Luna" w:date="2023-07-03T15:47:00Z"/>
                    <w:rFonts w:cstheme="minorHAnsi"/>
                    <w:color w:val="000000"/>
                    <w:sz w:val="18"/>
                    <w:szCs w:val="18"/>
                  </w:rPr>
                </w:rPrChange>
              </w:rPr>
            </w:pPr>
            <w:ins w:id="1055" w:author="Manuel Raul Livano Luna" w:date="2023-07-03T15:47:00Z">
              <w:r w:rsidRPr="005132B3">
                <w:rPr>
                  <w:rFonts w:ascii="Arial Narrow" w:hAnsi="Arial Narrow" w:cstheme="minorHAnsi"/>
                  <w:i/>
                  <w:iCs/>
                  <w:sz w:val="18"/>
                  <w:szCs w:val="18"/>
                  <w:rPrChange w:id="1056" w:author="Manuel Raul Livano Luna" w:date="2023-07-03T15:48:00Z">
                    <w:rPr>
                      <w:rFonts w:cstheme="minorHAnsi"/>
                      <w:color w:val="000000"/>
                      <w:sz w:val="18"/>
                      <w:szCs w:val="18"/>
                    </w:rPr>
                  </w:rPrChange>
                </w:rPr>
                <w:t>Arcilla</w:t>
              </w:r>
            </w:ins>
          </w:p>
        </w:tc>
        <w:tc>
          <w:tcPr>
            <w:tcW w:w="680" w:type="dxa"/>
            <w:vAlign w:val="center"/>
          </w:tcPr>
          <w:p w14:paraId="03BFC026" w14:textId="77777777" w:rsidR="00C262A3" w:rsidRPr="005132B3" w:rsidRDefault="00C262A3" w:rsidP="00B978BA">
            <w:pPr>
              <w:jc w:val="center"/>
              <w:rPr>
                <w:ins w:id="1057" w:author="Manuel Raul Livano Luna" w:date="2023-07-03T15:47:00Z"/>
                <w:rFonts w:ascii="Arial Narrow" w:hAnsi="Arial Narrow" w:cstheme="minorHAnsi"/>
                <w:i/>
                <w:iCs/>
                <w:rPrChange w:id="1058" w:author="Manuel Raul Livano Luna" w:date="2023-07-03T15:48:00Z">
                  <w:rPr>
                    <w:ins w:id="1059" w:author="Manuel Raul Livano Luna" w:date="2023-07-03T15:47:00Z"/>
                    <w:rFonts w:cstheme="minorHAnsi"/>
                    <w:color w:val="000000"/>
                  </w:rPr>
                </w:rPrChange>
              </w:rPr>
            </w:pPr>
            <w:proofErr w:type="spellStart"/>
            <w:ins w:id="1060" w:author="Manuel Raul Livano Luna" w:date="2023-07-03T15:47:00Z">
              <w:r w:rsidRPr="005132B3">
                <w:rPr>
                  <w:rFonts w:ascii="Arial Narrow" w:hAnsi="Arial Narrow" w:cstheme="minorHAnsi"/>
                  <w:i/>
                  <w:iCs/>
                  <w:rPrChange w:id="1061" w:author="Manuel Raul Livano Luna" w:date="2023-07-03T15:48:00Z">
                    <w:rPr>
                      <w:rFonts w:cstheme="minorHAnsi"/>
                      <w:color w:val="000000"/>
                    </w:rPr>
                  </w:rPrChange>
                </w:rPr>
                <w:t>hh</w:t>
              </w:r>
              <w:proofErr w:type="spellEnd"/>
            </w:ins>
          </w:p>
        </w:tc>
        <w:tc>
          <w:tcPr>
            <w:tcW w:w="737" w:type="dxa"/>
            <w:vAlign w:val="center"/>
          </w:tcPr>
          <w:p w14:paraId="6E3B1A90" w14:textId="77777777" w:rsidR="00C262A3" w:rsidRPr="005132B3" w:rsidRDefault="00C262A3" w:rsidP="00B978BA">
            <w:pPr>
              <w:jc w:val="center"/>
              <w:rPr>
                <w:ins w:id="1062" w:author="Manuel Raul Livano Luna" w:date="2023-07-03T15:47:00Z"/>
                <w:rFonts w:ascii="Arial Narrow" w:hAnsi="Arial Narrow" w:cstheme="minorHAnsi"/>
                <w:i/>
                <w:iCs/>
                <w:rPrChange w:id="1063" w:author="Manuel Raul Livano Luna" w:date="2023-07-03T15:48:00Z">
                  <w:rPr>
                    <w:ins w:id="1064" w:author="Manuel Raul Livano Luna" w:date="2023-07-03T15:47:00Z"/>
                    <w:rFonts w:cstheme="minorHAnsi"/>
                    <w:color w:val="000000"/>
                  </w:rPr>
                </w:rPrChange>
              </w:rPr>
            </w:pPr>
            <w:ins w:id="1065" w:author="Manuel Raul Livano Luna" w:date="2023-07-03T15:47:00Z">
              <w:r w:rsidRPr="005132B3">
                <w:rPr>
                  <w:rFonts w:ascii="Arial Narrow" w:hAnsi="Arial Narrow" w:cstheme="minorHAnsi"/>
                  <w:i/>
                  <w:iCs/>
                  <w:rPrChange w:id="1066" w:author="Manuel Raul Livano Luna" w:date="2023-07-03T15:48:00Z">
                    <w:rPr>
                      <w:rFonts w:cstheme="minorHAnsi"/>
                      <w:color w:val="000000"/>
                    </w:rPr>
                  </w:rPrChange>
                </w:rPr>
                <w:t>16</w:t>
              </w:r>
            </w:ins>
          </w:p>
        </w:tc>
      </w:tr>
      <w:tr w:rsidR="005132B3" w:rsidRPr="005132B3" w14:paraId="46A9754F" w14:textId="77777777" w:rsidTr="00C262A3">
        <w:trPr>
          <w:trHeight w:val="238"/>
          <w:jc w:val="center"/>
          <w:ins w:id="1067" w:author="Manuel Raul Livano Luna" w:date="2023-07-03T15:47:00Z"/>
        </w:trPr>
        <w:tc>
          <w:tcPr>
            <w:tcW w:w="5382" w:type="dxa"/>
            <w:shd w:val="clear" w:color="auto" w:fill="auto"/>
            <w:noWrap/>
            <w:vAlign w:val="center"/>
            <w:hideMark/>
          </w:tcPr>
          <w:p w14:paraId="2C2DD41E" w14:textId="77777777" w:rsidR="00C262A3" w:rsidRPr="005132B3" w:rsidRDefault="00C262A3" w:rsidP="00B978BA">
            <w:pPr>
              <w:rPr>
                <w:ins w:id="1068" w:author="Manuel Raul Livano Luna" w:date="2023-07-03T15:47:00Z"/>
                <w:rFonts w:ascii="Arial Narrow" w:hAnsi="Arial Narrow" w:cstheme="minorHAnsi"/>
                <w:i/>
                <w:iCs/>
                <w:sz w:val="18"/>
                <w:szCs w:val="18"/>
                <w:rPrChange w:id="1069" w:author="Manuel Raul Livano Luna" w:date="2023-07-03T15:48:00Z">
                  <w:rPr>
                    <w:ins w:id="1070" w:author="Manuel Raul Livano Luna" w:date="2023-07-03T15:47:00Z"/>
                    <w:rFonts w:cstheme="minorHAnsi"/>
                    <w:color w:val="000000"/>
                    <w:sz w:val="18"/>
                    <w:szCs w:val="18"/>
                  </w:rPr>
                </w:rPrChange>
              </w:rPr>
            </w:pPr>
            <w:ins w:id="1071" w:author="Manuel Raul Livano Luna" w:date="2023-07-03T15:47:00Z">
              <w:r w:rsidRPr="005132B3">
                <w:rPr>
                  <w:rFonts w:ascii="Arial Narrow" w:hAnsi="Arial Narrow" w:cstheme="minorHAnsi"/>
                  <w:i/>
                  <w:iCs/>
                  <w:sz w:val="18"/>
                  <w:szCs w:val="18"/>
                  <w:rPrChange w:id="1072" w:author="Manuel Raul Livano Luna" w:date="2023-07-03T15:48:00Z">
                    <w:rPr>
                      <w:rFonts w:cstheme="minorHAnsi"/>
                      <w:color w:val="000000"/>
                      <w:sz w:val="18"/>
                      <w:szCs w:val="18"/>
                    </w:rPr>
                  </w:rPrChange>
                </w:rPr>
                <w:t>YESO BOLSA 1 QUINTAL</w:t>
              </w:r>
            </w:ins>
          </w:p>
        </w:tc>
        <w:tc>
          <w:tcPr>
            <w:tcW w:w="680" w:type="dxa"/>
            <w:vAlign w:val="center"/>
          </w:tcPr>
          <w:p w14:paraId="752F48F4" w14:textId="77777777" w:rsidR="00C262A3" w:rsidRPr="005132B3" w:rsidRDefault="00C262A3" w:rsidP="00B978BA">
            <w:pPr>
              <w:jc w:val="center"/>
              <w:rPr>
                <w:ins w:id="1073" w:author="Manuel Raul Livano Luna" w:date="2023-07-03T15:47:00Z"/>
                <w:rFonts w:ascii="Arial Narrow" w:hAnsi="Arial Narrow" w:cstheme="minorHAnsi"/>
                <w:i/>
                <w:iCs/>
                <w:rPrChange w:id="1074" w:author="Manuel Raul Livano Luna" w:date="2023-07-03T15:48:00Z">
                  <w:rPr>
                    <w:ins w:id="1075" w:author="Manuel Raul Livano Luna" w:date="2023-07-03T15:47:00Z"/>
                    <w:rFonts w:cstheme="minorHAnsi"/>
                    <w:color w:val="000000"/>
                  </w:rPr>
                </w:rPrChange>
              </w:rPr>
            </w:pPr>
            <w:proofErr w:type="spellStart"/>
            <w:ins w:id="1076" w:author="Manuel Raul Livano Luna" w:date="2023-07-03T15:47:00Z">
              <w:r w:rsidRPr="005132B3">
                <w:rPr>
                  <w:rFonts w:ascii="Arial Narrow" w:hAnsi="Arial Narrow" w:cstheme="minorHAnsi"/>
                  <w:i/>
                  <w:iCs/>
                  <w:rPrChange w:id="1077" w:author="Manuel Raul Livano Luna" w:date="2023-07-03T15:48:00Z">
                    <w:rPr>
                      <w:rFonts w:cstheme="minorHAnsi"/>
                      <w:color w:val="000000"/>
                    </w:rPr>
                  </w:rPrChange>
                </w:rPr>
                <w:t>hh</w:t>
              </w:r>
              <w:proofErr w:type="spellEnd"/>
            </w:ins>
          </w:p>
        </w:tc>
        <w:tc>
          <w:tcPr>
            <w:tcW w:w="737" w:type="dxa"/>
            <w:vAlign w:val="center"/>
          </w:tcPr>
          <w:p w14:paraId="320EB27A" w14:textId="77777777" w:rsidR="00C262A3" w:rsidRPr="005132B3" w:rsidRDefault="00C262A3" w:rsidP="00B978BA">
            <w:pPr>
              <w:jc w:val="center"/>
              <w:rPr>
                <w:ins w:id="1078" w:author="Manuel Raul Livano Luna" w:date="2023-07-03T15:47:00Z"/>
                <w:rFonts w:ascii="Arial Narrow" w:hAnsi="Arial Narrow" w:cstheme="minorHAnsi"/>
                <w:i/>
                <w:iCs/>
                <w:rPrChange w:id="1079" w:author="Manuel Raul Livano Luna" w:date="2023-07-03T15:48:00Z">
                  <w:rPr>
                    <w:ins w:id="1080" w:author="Manuel Raul Livano Luna" w:date="2023-07-03T15:47:00Z"/>
                    <w:rFonts w:cstheme="minorHAnsi"/>
                    <w:color w:val="000000"/>
                  </w:rPr>
                </w:rPrChange>
              </w:rPr>
            </w:pPr>
            <w:ins w:id="1081" w:author="Manuel Raul Livano Luna" w:date="2023-07-03T15:47:00Z">
              <w:r w:rsidRPr="005132B3">
                <w:rPr>
                  <w:rFonts w:ascii="Arial Narrow" w:hAnsi="Arial Narrow" w:cstheme="minorHAnsi"/>
                  <w:i/>
                  <w:iCs/>
                  <w:rPrChange w:id="1082" w:author="Manuel Raul Livano Luna" w:date="2023-07-03T15:48:00Z">
                    <w:rPr>
                      <w:rFonts w:cstheme="minorHAnsi"/>
                      <w:color w:val="000000"/>
                    </w:rPr>
                  </w:rPrChange>
                </w:rPr>
                <w:t>32</w:t>
              </w:r>
            </w:ins>
          </w:p>
        </w:tc>
      </w:tr>
      <w:tr w:rsidR="005132B3" w:rsidRPr="005132B3" w14:paraId="7CB9E0D3" w14:textId="77777777" w:rsidTr="00C262A3">
        <w:trPr>
          <w:trHeight w:val="317"/>
          <w:jc w:val="center"/>
          <w:ins w:id="1083" w:author="Manuel Raul Livano Luna" w:date="2023-07-03T15:47:00Z"/>
        </w:trPr>
        <w:tc>
          <w:tcPr>
            <w:tcW w:w="5382" w:type="dxa"/>
            <w:shd w:val="clear" w:color="auto" w:fill="auto"/>
            <w:noWrap/>
            <w:vAlign w:val="center"/>
            <w:hideMark/>
          </w:tcPr>
          <w:p w14:paraId="05A7BD82" w14:textId="77777777" w:rsidR="00C262A3" w:rsidRPr="005132B3" w:rsidRDefault="00C262A3" w:rsidP="00B978BA">
            <w:pPr>
              <w:rPr>
                <w:ins w:id="1084" w:author="Manuel Raul Livano Luna" w:date="2023-07-03T15:47:00Z"/>
                <w:rFonts w:ascii="Arial Narrow" w:hAnsi="Arial Narrow" w:cstheme="minorHAnsi"/>
                <w:i/>
                <w:iCs/>
                <w:sz w:val="18"/>
                <w:szCs w:val="18"/>
                <w:rPrChange w:id="1085" w:author="Manuel Raul Livano Luna" w:date="2023-07-03T15:48:00Z">
                  <w:rPr>
                    <w:ins w:id="1086" w:author="Manuel Raul Livano Luna" w:date="2023-07-03T15:47:00Z"/>
                    <w:rFonts w:cstheme="minorHAnsi"/>
                    <w:color w:val="000000"/>
                    <w:sz w:val="18"/>
                    <w:szCs w:val="18"/>
                  </w:rPr>
                </w:rPrChange>
              </w:rPr>
            </w:pPr>
            <w:ins w:id="1087" w:author="Manuel Raul Livano Luna" w:date="2023-07-03T15:47:00Z">
              <w:r w:rsidRPr="005132B3">
                <w:rPr>
                  <w:rFonts w:ascii="Arial Narrow" w:hAnsi="Arial Narrow" w:cstheme="minorHAnsi"/>
                  <w:i/>
                  <w:iCs/>
                  <w:sz w:val="18"/>
                  <w:szCs w:val="18"/>
                  <w:rPrChange w:id="1088" w:author="Manuel Raul Livano Luna" w:date="2023-07-03T15:48:00Z">
                    <w:rPr>
                      <w:rFonts w:cstheme="minorHAnsi"/>
                      <w:color w:val="000000"/>
                      <w:sz w:val="18"/>
                      <w:szCs w:val="18"/>
                    </w:rPr>
                  </w:rPrChange>
                </w:rPr>
                <w:t>Caja de registro de concreto de 400x400 mm, espesor de 50 mm con símbolo de puesta a tierra en la tapa</w:t>
              </w:r>
            </w:ins>
          </w:p>
        </w:tc>
        <w:tc>
          <w:tcPr>
            <w:tcW w:w="680" w:type="dxa"/>
            <w:vAlign w:val="center"/>
          </w:tcPr>
          <w:p w14:paraId="0F1DCA85" w14:textId="77777777" w:rsidR="00C262A3" w:rsidRPr="005132B3" w:rsidRDefault="00C262A3" w:rsidP="00B978BA">
            <w:pPr>
              <w:jc w:val="center"/>
              <w:rPr>
                <w:ins w:id="1089" w:author="Manuel Raul Livano Luna" w:date="2023-07-03T15:47:00Z"/>
                <w:rFonts w:ascii="Arial Narrow" w:hAnsi="Arial Narrow" w:cstheme="minorHAnsi"/>
                <w:i/>
                <w:iCs/>
                <w:rPrChange w:id="1090" w:author="Manuel Raul Livano Luna" w:date="2023-07-03T15:48:00Z">
                  <w:rPr>
                    <w:ins w:id="1091" w:author="Manuel Raul Livano Luna" w:date="2023-07-03T15:47:00Z"/>
                    <w:rFonts w:cstheme="minorHAnsi"/>
                    <w:color w:val="000000"/>
                  </w:rPr>
                </w:rPrChange>
              </w:rPr>
            </w:pPr>
            <w:ins w:id="1092" w:author="Manuel Raul Livano Luna" w:date="2023-07-03T15:47:00Z">
              <w:r w:rsidRPr="005132B3">
                <w:rPr>
                  <w:rFonts w:ascii="Arial Narrow" w:hAnsi="Arial Narrow" w:cstheme="minorHAnsi"/>
                  <w:i/>
                  <w:iCs/>
                  <w:rPrChange w:id="1093" w:author="Manuel Raul Livano Luna" w:date="2023-07-03T15:48:00Z">
                    <w:rPr>
                      <w:rFonts w:cstheme="minorHAnsi"/>
                      <w:color w:val="000000"/>
                    </w:rPr>
                  </w:rPrChange>
                </w:rPr>
                <w:t>m3</w:t>
              </w:r>
            </w:ins>
          </w:p>
        </w:tc>
        <w:tc>
          <w:tcPr>
            <w:tcW w:w="737" w:type="dxa"/>
            <w:vAlign w:val="center"/>
          </w:tcPr>
          <w:p w14:paraId="04EEFCD4" w14:textId="77777777" w:rsidR="00C262A3" w:rsidRPr="005132B3" w:rsidRDefault="00C262A3" w:rsidP="00B978BA">
            <w:pPr>
              <w:jc w:val="center"/>
              <w:rPr>
                <w:ins w:id="1094" w:author="Manuel Raul Livano Luna" w:date="2023-07-03T15:47:00Z"/>
                <w:rFonts w:ascii="Arial Narrow" w:hAnsi="Arial Narrow" w:cstheme="minorHAnsi"/>
                <w:i/>
                <w:iCs/>
                <w:rPrChange w:id="1095" w:author="Manuel Raul Livano Luna" w:date="2023-07-03T15:48:00Z">
                  <w:rPr>
                    <w:ins w:id="1096" w:author="Manuel Raul Livano Luna" w:date="2023-07-03T15:47:00Z"/>
                    <w:rFonts w:cstheme="minorHAnsi"/>
                    <w:color w:val="000000"/>
                  </w:rPr>
                </w:rPrChange>
              </w:rPr>
            </w:pPr>
            <w:ins w:id="1097" w:author="Manuel Raul Livano Luna" w:date="2023-07-03T15:47:00Z">
              <w:r w:rsidRPr="005132B3">
                <w:rPr>
                  <w:rFonts w:ascii="Arial Narrow" w:hAnsi="Arial Narrow" w:cstheme="minorHAnsi"/>
                  <w:i/>
                  <w:iCs/>
                  <w:rPrChange w:id="1098" w:author="Manuel Raul Livano Luna" w:date="2023-07-03T15:48:00Z">
                    <w:rPr>
                      <w:rFonts w:cstheme="minorHAnsi"/>
                      <w:color w:val="000000"/>
                    </w:rPr>
                  </w:rPrChange>
                </w:rPr>
                <w:t>2</w:t>
              </w:r>
            </w:ins>
          </w:p>
        </w:tc>
      </w:tr>
      <w:tr w:rsidR="005132B3" w:rsidRPr="005132B3" w14:paraId="1CDD46DB" w14:textId="77777777" w:rsidTr="00C262A3">
        <w:trPr>
          <w:trHeight w:val="317"/>
          <w:jc w:val="center"/>
          <w:ins w:id="1099" w:author="Manuel Raul Livano Luna" w:date="2023-07-03T15:47:00Z"/>
        </w:trPr>
        <w:tc>
          <w:tcPr>
            <w:tcW w:w="5382" w:type="dxa"/>
            <w:shd w:val="clear" w:color="auto" w:fill="auto"/>
            <w:noWrap/>
            <w:vAlign w:val="center"/>
            <w:hideMark/>
          </w:tcPr>
          <w:p w14:paraId="672BEE6D" w14:textId="77777777" w:rsidR="00C262A3" w:rsidRPr="005132B3" w:rsidRDefault="00C262A3" w:rsidP="00B978BA">
            <w:pPr>
              <w:rPr>
                <w:ins w:id="1100" w:author="Manuel Raul Livano Luna" w:date="2023-07-03T15:47:00Z"/>
                <w:rFonts w:ascii="Arial Narrow" w:hAnsi="Arial Narrow" w:cstheme="minorHAnsi"/>
                <w:i/>
                <w:iCs/>
                <w:sz w:val="18"/>
                <w:szCs w:val="18"/>
                <w:rPrChange w:id="1101" w:author="Manuel Raul Livano Luna" w:date="2023-07-03T15:48:00Z">
                  <w:rPr>
                    <w:ins w:id="1102" w:author="Manuel Raul Livano Luna" w:date="2023-07-03T15:47:00Z"/>
                    <w:rFonts w:cstheme="minorHAnsi"/>
                    <w:color w:val="000000"/>
                    <w:sz w:val="18"/>
                    <w:szCs w:val="18"/>
                  </w:rPr>
                </w:rPrChange>
              </w:rPr>
            </w:pPr>
            <w:ins w:id="1103" w:author="Manuel Raul Livano Luna" w:date="2023-07-03T15:47:00Z">
              <w:r w:rsidRPr="005132B3">
                <w:rPr>
                  <w:rFonts w:ascii="Arial Narrow" w:hAnsi="Arial Narrow" w:cstheme="minorHAnsi"/>
                  <w:i/>
                  <w:iCs/>
                  <w:sz w:val="18"/>
                  <w:szCs w:val="18"/>
                  <w:rPrChange w:id="1104" w:author="Manuel Raul Livano Luna" w:date="2023-07-03T15:48:00Z">
                    <w:rPr>
                      <w:rFonts w:cstheme="minorHAnsi"/>
                      <w:color w:val="000000"/>
                      <w:sz w:val="18"/>
                      <w:szCs w:val="18"/>
                    </w:rPr>
                  </w:rPrChange>
                </w:rPr>
                <w:t xml:space="preserve">Electrodo principal varilla de cobre puro </w:t>
              </w:r>
              <w:proofErr w:type="gramStart"/>
              <w:r w:rsidRPr="005132B3">
                <w:rPr>
                  <w:rFonts w:ascii="Arial Narrow" w:hAnsi="Arial Narrow" w:cstheme="minorHAnsi"/>
                  <w:i/>
                  <w:iCs/>
                  <w:sz w:val="18"/>
                  <w:szCs w:val="18"/>
                  <w:rPrChange w:id="1105" w:author="Manuel Raul Livano Luna" w:date="2023-07-03T15:48:00Z">
                    <w:rPr>
                      <w:rFonts w:cstheme="minorHAnsi"/>
                      <w:color w:val="000000"/>
                      <w:sz w:val="18"/>
                      <w:szCs w:val="18"/>
                    </w:rPr>
                  </w:rPrChange>
                </w:rPr>
                <w:t>de  ¾</w:t>
              </w:r>
              <w:proofErr w:type="gramEnd"/>
              <w:r w:rsidRPr="005132B3">
                <w:rPr>
                  <w:rFonts w:ascii="Arial Narrow" w:hAnsi="Arial Narrow" w:cstheme="minorHAnsi"/>
                  <w:i/>
                  <w:iCs/>
                  <w:sz w:val="18"/>
                  <w:szCs w:val="18"/>
                  <w:rPrChange w:id="1106" w:author="Manuel Raul Livano Luna" w:date="2023-07-03T15:48:00Z">
                    <w:rPr>
                      <w:rFonts w:cstheme="minorHAnsi"/>
                      <w:color w:val="000000"/>
                      <w:sz w:val="18"/>
                      <w:szCs w:val="18"/>
                    </w:rPr>
                  </w:rPrChange>
                </w:rPr>
                <w:t>” x 2.40 m.</w:t>
              </w:r>
            </w:ins>
          </w:p>
        </w:tc>
        <w:tc>
          <w:tcPr>
            <w:tcW w:w="680" w:type="dxa"/>
            <w:vAlign w:val="center"/>
          </w:tcPr>
          <w:p w14:paraId="1B66C3B6" w14:textId="77777777" w:rsidR="00C262A3" w:rsidRPr="005132B3" w:rsidRDefault="00C262A3" w:rsidP="00B978BA">
            <w:pPr>
              <w:jc w:val="center"/>
              <w:rPr>
                <w:ins w:id="1107" w:author="Manuel Raul Livano Luna" w:date="2023-07-03T15:47:00Z"/>
                <w:rFonts w:ascii="Arial Narrow" w:hAnsi="Arial Narrow" w:cstheme="minorHAnsi"/>
                <w:i/>
                <w:iCs/>
                <w:rPrChange w:id="1108" w:author="Manuel Raul Livano Luna" w:date="2023-07-03T15:48:00Z">
                  <w:rPr>
                    <w:ins w:id="1109" w:author="Manuel Raul Livano Luna" w:date="2023-07-03T15:47:00Z"/>
                    <w:rFonts w:cstheme="minorHAnsi"/>
                    <w:color w:val="000000"/>
                  </w:rPr>
                </w:rPrChange>
              </w:rPr>
            </w:pPr>
            <w:ins w:id="1110" w:author="Manuel Raul Livano Luna" w:date="2023-07-03T15:47:00Z">
              <w:r w:rsidRPr="005132B3">
                <w:rPr>
                  <w:rFonts w:ascii="Arial Narrow" w:hAnsi="Arial Narrow" w:cstheme="minorHAnsi"/>
                  <w:i/>
                  <w:iCs/>
                  <w:rPrChange w:id="1111" w:author="Manuel Raul Livano Luna" w:date="2023-07-03T15:48:00Z">
                    <w:rPr>
                      <w:rFonts w:cstheme="minorHAnsi"/>
                      <w:color w:val="000000"/>
                    </w:rPr>
                  </w:rPrChange>
                </w:rPr>
                <w:t>bol</w:t>
              </w:r>
            </w:ins>
          </w:p>
        </w:tc>
        <w:tc>
          <w:tcPr>
            <w:tcW w:w="737" w:type="dxa"/>
            <w:vAlign w:val="center"/>
          </w:tcPr>
          <w:p w14:paraId="506ED71C" w14:textId="77777777" w:rsidR="00C262A3" w:rsidRPr="005132B3" w:rsidRDefault="00C262A3" w:rsidP="00B978BA">
            <w:pPr>
              <w:jc w:val="center"/>
              <w:rPr>
                <w:ins w:id="1112" w:author="Manuel Raul Livano Luna" w:date="2023-07-03T15:47:00Z"/>
                <w:rFonts w:ascii="Arial Narrow" w:hAnsi="Arial Narrow" w:cstheme="minorHAnsi"/>
                <w:i/>
                <w:iCs/>
                <w:rPrChange w:id="1113" w:author="Manuel Raul Livano Luna" w:date="2023-07-03T15:48:00Z">
                  <w:rPr>
                    <w:ins w:id="1114" w:author="Manuel Raul Livano Luna" w:date="2023-07-03T15:47:00Z"/>
                    <w:rFonts w:cstheme="minorHAnsi"/>
                    <w:color w:val="000000"/>
                  </w:rPr>
                </w:rPrChange>
              </w:rPr>
            </w:pPr>
            <w:ins w:id="1115" w:author="Manuel Raul Livano Luna" w:date="2023-07-03T15:47:00Z">
              <w:r w:rsidRPr="005132B3">
                <w:rPr>
                  <w:rFonts w:ascii="Arial Narrow" w:hAnsi="Arial Narrow" w:cstheme="minorHAnsi"/>
                  <w:i/>
                  <w:iCs/>
                  <w:rPrChange w:id="1116" w:author="Manuel Raul Livano Luna" w:date="2023-07-03T15:48:00Z">
                    <w:rPr>
                      <w:rFonts w:cstheme="minorHAnsi"/>
                      <w:color w:val="000000"/>
                    </w:rPr>
                  </w:rPrChange>
                </w:rPr>
                <w:t>2</w:t>
              </w:r>
            </w:ins>
          </w:p>
        </w:tc>
      </w:tr>
      <w:tr w:rsidR="005132B3" w:rsidRPr="005132B3" w14:paraId="64065AEC" w14:textId="77777777" w:rsidTr="00C262A3">
        <w:trPr>
          <w:trHeight w:val="98"/>
          <w:jc w:val="center"/>
          <w:ins w:id="1117" w:author="Manuel Raul Livano Luna" w:date="2023-07-03T15:47:00Z"/>
        </w:trPr>
        <w:tc>
          <w:tcPr>
            <w:tcW w:w="5382" w:type="dxa"/>
            <w:shd w:val="clear" w:color="auto" w:fill="auto"/>
            <w:noWrap/>
            <w:vAlign w:val="center"/>
            <w:hideMark/>
          </w:tcPr>
          <w:p w14:paraId="602C88B4" w14:textId="77777777" w:rsidR="00C262A3" w:rsidRPr="005132B3" w:rsidRDefault="00C262A3" w:rsidP="00B978BA">
            <w:pPr>
              <w:rPr>
                <w:ins w:id="1118" w:author="Manuel Raul Livano Luna" w:date="2023-07-03T15:47:00Z"/>
                <w:rFonts w:ascii="Arial Narrow" w:hAnsi="Arial Narrow" w:cstheme="minorHAnsi"/>
                <w:i/>
                <w:iCs/>
                <w:sz w:val="18"/>
                <w:szCs w:val="18"/>
                <w:rPrChange w:id="1119" w:author="Manuel Raul Livano Luna" w:date="2023-07-03T15:48:00Z">
                  <w:rPr>
                    <w:ins w:id="1120" w:author="Manuel Raul Livano Luna" w:date="2023-07-03T15:47:00Z"/>
                    <w:rFonts w:cstheme="minorHAnsi"/>
                    <w:color w:val="000000"/>
                    <w:sz w:val="18"/>
                    <w:szCs w:val="18"/>
                  </w:rPr>
                </w:rPrChange>
              </w:rPr>
            </w:pPr>
            <w:ins w:id="1121" w:author="Manuel Raul Livano Luna" w:date="2023-07-03T15:47:00Z">
              <w:r w:rsidRPr="005132B3">
                <w:rPr>
                  <w:rFonts w:ascii="Arial Narrow" w:hAnsi="Arial Narrow" w:cstheme="minorHAnsi"/>
                  <w:i/>
                  <w:iCs/>
                  <w:sz w:val="18"/>
                  <w:szCs w:val="18"/>
                  <w:rPrChange w:id="1122" w:author="Manuel Raul Livano Luna" w:date="2023-07-03T15:48:00Z">
                    <w:rPr>
                      <w:rFonts w:cstheme="minorHAnsi"/>
                      <w:color w:val="000000"/>
                      <w:sz w:val="18"/>
                      <w:szCs w:val="18"/>
                    </w:rPr>
                  </w:rPrChange>
                </w:rPr>
                <w:t>Bentonita bolsa de 30 kilos</w:t>
              </w:r>
            </w:ins>
          </w:p>
        </w:tc>
        <w:tc>
          <w:tcPr>
            <w:tcW w:w="680" w:type="dxa"/>
            <w:vAlign w:val="center"/>
          </w:tcPr>
          <w:p w14:paraId="27855036" w14:textId="77777777" w:rsidR="00C262A3" w:rsidRPr="005132B3" w:rsidRDefault="00C262A3" w:rsidP="00B978BA">
            <w:pPr>
              <w:jc w:val="center"/>
              <w:rPr>
                <w:ins w:id="1123" w:author="Manuel Raul Livano Luna" w:date="2023-07-03T15:47:00Z"/>
                <w:rFonts w:ascii="Arial Narrow" w:hAnsi="Arial Narrow" w:cstheme="minorHAnsi"/>
                <w:i/>
                <w:iCs/>
                <w:rPrChange w:id="1124" w:author="Manuel Raul Livano Luna" w:date="2023-07-03T15:48:00Z">
                  <w:rPr>
                    <w:ins w:id="1125" w:author="Manuel Raul Livano Luna" w:date="2023-07-03T15:47:00Z"/>
                    <w:rFonts w:cstheme="minorHAnsi"/>
                    <w:color w:val="000000"/>
                  </w:rPr>
                </w:rPrChange>
              </w:rPr>
            </w:pPr>
            <w:ins w:id="1126" w:author="Manuel Raul Livano Luna" w:date="2023-07-03T15:47:00Z">
              <w:r w:rsidRPr="005132B3">
                <w:rPr>
                  <w:rFonts w:ascii="Arial Narrow" w:hAnsi="Arial Narrow" w:cstheme="minorHAnsi"/>
                  <w:i/>
                  <w:iCs/>
                  <w:rPrChange w:id="1127" w:author="Manuel Raul Livano Luna" w:date="2023-07-03T15:48:00Z">
                    <w:rPr>
                      <w:rFonts w:cstheme="minorHAnsi"/>
                      <w:color w:val="000000"/>
                    </w:rPr>
                  </w:rPrChange>
                </w:rPr>
                <w:t>Unid.</w:t>
              </w:r>
            </w:ins>
          </w:p>
        </w:tc>
        <w:tc>
          <w:tcPr>
            <w:tcW w:w="737" w:type="dxa"/>
            <w:vAlign w:val="center"/>
          </w:tcPr>
          <w:p w14:paraId="4062F3E5" w14:textId="77777777" w:rsidR="00C262A3" w:rsidRPr="005132B3" w:rsidRDefault="00C262A3" w:rsidP="00B978BA">
            <w:pPr>
              <w:jc w:val="center"/>
              <w:rPr>
                <w:ins w:id="1128" w:author="Manuel Raul Livano Luna" w:date="2023-07-03T15:47:00Z"/>
                <w:rFonts w:ascii="Arial Narrow" w:hAnsi="Arial Narrow" w:cstheme="minorHAnsi"/>
                <w:i/>
                <w:iCs/>
                <w:rPrChange w:id="1129" w:author="Manuel Raul Livano Luna" w:date="2023-07-03T15:48:00Z">
                  <w:rPr>
                    <w:ins w:id="1130" w:author="Manuel Raul Livano Luna" w:date="2023-07-03T15:47:00Z"/>
                    <w:rFonts w:cstheme="minorHAnsi"/>
                    <w:color w:val="000000"/>
                  </w:rPr>
                </w:rPrChange>
              </w:rPr>
            </w:pPr>
            <w:ins w:id="1131" w:author="Manuel Raul Livano Luna" w:date="2023-07-03T15:47:00Z">
              <w:r w:rsidRPr="005132B3">
                <w:rPr>
                  <w:rFonts w:ascii="Arial Narrow" w:hAnsi="Arial Narrow" w:cstheme="minorHAnsi"/>
                  <w:i/>
                  <w:iCs/>
                  <w:rPrChange w:id="1132" w:author="Manuel Raul Livano Luna" w:date="2023-07-03T15:48:00Z">
                    <w:rPr>
                      <w:rFonts w:cstheme="minorHAnsi"/>
                      <w:color w:val="000000"/>
                    </w:rPr>
                  </w:rPrChange>
                </w:rPr>
                <w:t>1</w:t>
              </w:r>
            </w:ins>
          </w:p>
        </w:tc>
      </w:tr>
      <w:tr w:rsidR="005132B3" w:rsidRPr="005132B3" w14:paraId="0D39501A" w14:textId="77777777" w:rsidTr="00C262A3">
        <w:trPr>
          <w:trHeight w:val="88"/>
          <w:jc w:val="center"/>
          <w:ins w:id="1133" w:author="Manuel Raul Livano Luna" w:date="2023-07-03T15:47:00Z"/>
        </w:trPr>
        <w:tc>
          <w:tcPr>
            <w:tcW w:w="5382" w:type="dxa"/>
            <w:shd w:val="clear" w:color="auto" w:fill="auto"/>
            <w:noWrap/>
            <w:vAlign w:val="center"/>
            <w:hideMark/>
          </w:tcPr>
          <w:p w14:paraId="63263486" w14:textId="77777777" w:rsidR="00C262A3" w:rsidRPr="005132B3" w:rsidRDefault="00C262A3" w:rsidP="00B978BA">
            <w:pPr>
              <w:rPr>
                <w:ins w:id="1134" w:author="Manuel Raul Livano Luna" w:date="2023-07-03T15:47:00Z"/>
                <w:rFonts w:ascii="Arial Narrow" w:hAnsi="Arial Narrow" w:cstheme="minorHAnsi"/>
                <w:i/>
                <w:iCs/>
                <w:sz w:val="18"/>
                <w:szCs w:val="18"/>
                <w:rPrChange w:id="1135" w:author="Manuel Raul Livano Luna" w:date="2023-07-03T15:48:00Z">
                  <w:rPr>
                    <w:ins w:id="1136" w:author="Manuel Raul Livano Luna" w:date="2023-07-03T15:47:00Z"/>
                    <w:rFonts w:cstheme="minorHAnsi"/>
                    <w:color w:val="000000"/>
                    <w:sz w:val="18"/>
                    <w:szCs w:val="18"/>
                  </w:rPr>
                </w:rPrChange>
              </w:rPr>
            </w:pPr>
            <w:ins w:id="1137" w:author="Manuel Raul Livano Luna" w:date="2023-07-03T15:47:00Z">
              <w:r w:rsidRPr="005132B3">
                <w:rPr>
                  <w:rFonts w:ascii="Arial Narrow" w:hAnsi="Arial Narrow" w:cstheme="minorHAnsi"/>
                  <w:i/>
                  <w:iCs/>
                  <w:sz w:val="18"/>
                  <w:szCs w:val="18"/>
                  <w:rPrChange w:id="1138" w:author="Manuel Raul Livano Luna" w:date="2023-07-03T15:48:00Z">
                    <w:rPr>
                      <w:rFonts w:cstheme="minorHAnsi"/>
                      <w:color w:val="000000"/>
                      <w:sz w:val="18"/>
                      <w:szCs w:val="18"/>
                    </w:rPr>
                  </w:rPrChange>
                </w:rPr>
                <w:t>Cemento conductivo bolsa de 25 kilos</w:t>
              </w:r>
            </w:ins>
          </w:p>
        </w:tc>
        <w:tc>
          <w:tcPr>
            <w:tcW w:w="680" w:type="dxa"/>
            <w:vAlign w:val="center"/>
          </w:tcPr>
          <w:p w14:paraId="4BB9F62F" w14:textId="77777777" w:rsidR="00C262A3" w:rsidRPr="005132B3" w:rsidRDefault="00C262A3" w:rsidP="00B978BA">
            <w:pPr>
              <w:jc w:val="center"/>
              <w:rPr>
                <w:ins w:id="1139" w:author="Manuel Raul Livano Luna" w:date="2023-07-03T15:47:00Z"/>
                <w:rFonts w:ascii="Arial Narrow" w:hAnsi="Arial Narrow" w:cstheme="minorHAnsi"/>
                <w:i/>
                <w:iCs/>
                <w:rPrChange w:id="1140" w:author="Manuel Raul Livano Luna" w:date="2023-07-03T15:48:00Z">
                  <w:rPr>
                    <w:ins w:id="1141" w:author="Manuel Raul Livano Luna" w:date="2023-07-03T15:47:00Z"/>
                    <w:rFonts w:cstheme="minorHAnsi"/>
                    <w:color w:val="000000"/>
                  </w:rPr>
                </w:rPrChange>
              </w:rPr>
            </w:pPr>
            <w:ins w:id="1142" w:author="Manuel Raul Livano Luna" w:date="2023-07-03T15:47:00Z">
              <w:r w:rsidRPr="005132B3">
                <w:rPr>
                  <w:rFonts w:ascii="Arial Narrow" w:hAnsi="Arial Narrow" w:cstheme="minorHAnsi"/>
                  <w:i/>
                  <w:iCs/>
                  <w:rPrChange w:id="1143" w:author="Manuel Raul Livano Luna" w:date="2023-07-03T15:48:00Z">
                    <w:rPr>
                      <w:rFonts w:cstheme="minorHAnsi"/>
                      <w:color w:val="000000"/>
                    </w:rPr>
                  </w:rPrChange>
                </w:rPr>
                <w:t>Unid</w:t>
              </w:r>
            </w:ins>
          </w:p>
        </w:tc>
        <w:tc>
          <w:tcPr>
            <w:tcW w:w="737" w:type="dxa"/>
            <w:vAlign w:val="center"/>
          </w:tcPr>
          <w:p w14:paraId="38264C6E" w14:textId="77777777" w:rsidR="00C262A3" w:rsidRPr="005132B3" w:rsidRDefault="00C262A3" w:rsidP="00B978BA">
            <w:pPr>
              <w:jc w:val="center"/>
              <w:rPr>
                <w:ins w:id="1144" w:author="Manuel Raul Livano Luna" w:date="2023-07-03T15:47:00Z"/>
                <w:rFonts w:ascii="Arial Narrow" w:hAnsi="Arial Narrow" w:cstheme="minorHAnsi"/>
                <w:i/>
                <w:iCs/>
                <w:rPrChange w:id="1145" w:author="Manuel Raul Livano Luna" w:date="2023-07-03T15:48:00Z">
                  <w:rPr>
                    <w:ins w:id="1146" w:author="Manuel Raul Livano Luna" w:date="2023-07-03T15:47:00Z"/>
                    <w:rFonts w:cstheme="minorHAnsi"/>
                    <w:color w:val="000000"/>
                  </w:rPr>
                </w:rPrChange>
              </w:rPr>
            </w:pPr>
            <w:ins w:id="1147" w:author="Manuel Raul Livano Luna" w:date="2023-07-03T15:47:00Z">
              <w:r w:rsidRPr="005132B3">
                <w:rPr>
                  <w:rFonts w:ascii="Arial Narrow" w:hAnsi="Arial Narrow" w:cstheme="minorHAnsi"/>
                  <w:i/>
                  <w:iCs/>
                  <w:rPrChange w:id="1148" w:author="Manuel Raul Livano Luna" w:date="2023-07-03T15:48:00Z">
                    <w:rPr>
                      <w:rFonts w:cstheme="minorHAnsi"/>
                      <w:color w:val="000000"/>
                    </w:rPr>
                  </w:rPrChange>
                </w:rPr>
                <w:t>1</w:t>
              </w:r>
            </w:ins>
          </w:p>
        </w:tc>
      </w:tr>
      <w:tr w:rsidR="005132B3" w:rsidRPr="005132B3" w14:paraId="346FC6B8" w14:textId="77777777" w:rsidTr="00C262A3">
        <w:trPr>
          <w:trHeight w:val="317"/>
          <w:jc w:val="center"/>
          <w:ins w:id="1149" w:author="Manuel Raul Livano Luna" w:date="2023-07-03T15:47:00Z"/>
        </w:trPr>
        <w:tc>
          <w:tcPr>
            <w:tcW w:w="5382" w:type="dxa"/>
            <w:shd w:val="clear" w:color="auto" w:fill="auto"/>
            <w:noWrap/>
            <w:vAlign w:val="center"/>
            <w:hideMark/>
          </w:tcPr>
          <w:p w14:paraId="5ECA60B7" w14:textId="77777777" w:rsidR="00C262A3" w:rsidRPr="005132B3" w:rsidRDefault="00C262A3" w:rsidP="00B978BA">
            <w:pPr>
              <w:rPr>
                <w:ins w:id="1150" w:author="Manuel Raul Livano Luna" w:date="2023-07-03T15:47:00Z"/>
                <w:rFonts w:ascii="Arial Narrow" w:hAnsi="Arial Narrow" w:cstheme="minorHAnsi"/>
                <w:i/>
                <w:iCs/>
                <w:sz w:val="18"/>
                <w:szCs w:val="18"/>
                <w:rPrChange w:id="1151" w:author="Manuel Raul Livano Luna" w:date="2023-07-03T15:48:00Z">
                  <w:rPr>
                    <w:ins w:id="1152" w:author="Manuel Raul Livano Luna" w:date="2023-07-03T15:47:00Z"/>
                    <w:rFonts w:cstheme="minorHAnsi"/>
                    <w:color w:val="000000"/>
                    <w:sz w:val="18"/>
                    <w:szCs w:val="18"/>
                  </w:rPr>
                </w:rPrChange>
              </w:rPr>
            </w:pPr>
            <w:ins w:id="1153" w:author="Manuel Raul Livano Luna" w:date="2023-07-03T15:47:00Z">
              <w:r w:rsidRPr="005132B3">
                <w:rPr>
                  <w:rFonts w:ascii="Arial Narrow" w:hAnsi="Arial Narrow" w:cstheme="minorHAnsi"/>
                  <w:i/>
                  <w:iCs/>
                  <w:sz w:val="18"/>
                  <w:szCs w:val="18"/>
                  <w:rPrChange w:id="1154" w:author="Manuel Raul Livano Luna" w:date="2023-07-03T15:48:00Z">
                    <w:rPr>
                      <w:rFonts w:cstheme="minorHAnsi"/>
                      <w:color w:val="000000"/>
                      <w:sz w:val="18"/>
                      <w:szCs w:val="18"/>
                    </w:rPr>
                  </w:rPrChange>
                </w:rPr>
                <w:t>Elemento protector antirrobo, platina de bronce de 150x400x5 mm, con orificio central de 20mm de diámetro</w:t>
              </w:r>
            </w:ins>
          </w:p>
        </w:tc>
        <w:tc>
          <w:tcPr>
            <w:tcW w:w="680" w:type="dxa"/>
            <w:vAlign w:val="center"/>
          </w:tcPr>
          <w:p w14:paraId="14ED23ED" w14:textId="77777777" w:rsidR="00C262A3" w:rsidRPr="005132B3" w:rsidRDefault="00C262A3" w:rsidP="00B978BA">
            <w:pPr>
              <w:jc w:val="center"/>
              <w:rPr>
                <w:ins w:id="1155" w:author="Manuel Raul Livano Luna" w:date="2023-07-03T15:47:00Z"/>
                <w:rFonts w:ascii="Arial Narrow" w:hAnsi="Arial Narrow" w:cstheme="minorHAnsi"/>
                <w:i/>
                <w:iCs/>
                <w:rPrChange w:id="1156" w:author="Manuel Raul Livano Luna" w:date="2023-07-03T15:48:00Z">
                  <w:rPr>
                    <w:ins w:id="1157" w:author="Manuel Raul Livano Luna" w:date="2023-07-03T15:47:00Z"/>
                    <w:rFonts w:cstheme="minorHAnsi"/>
                    <w:color w:val="000000"/>
                  </w:rPr>
                </w:rPrChange>
              </w:rPr>
            </w:pPr>
            <w:ins w:id="1158" w:author="Manuel Raul Livano Luna" w:date="2023-07-03T15:47:00Z">
              <w:r w:rsidRPr="005132B3">
                <w:rPr>
                  <w:rFonts w:ascii="Arial Narrow" w:hAnsi="Arial Narrow" w:cstheme="minorHAnsi"/>
                  <w:i/>
                  <w:iCs/>
                  <w:rPrChange w:id="1159" w:author="Manuel Raul Livano Luna" w:date="2023-07-03T15:48:00Z">
                    <w:rPr>
                      <w:rFonts w:cstheme="minorHAnsi"/>
                      <w:color w:val="000000"/>
                    </w:rPr>
                  </w:rPrChange>
                </w:rPr>
                <w:t>bol</w:t>
              </w:r>
            </w:ins>
          </w:p>
        </w:tc>
        <w:tc>
          <w:tcPr>
            <w:tcW w:w="737" w:type="dxa"/>
            <w:vAlign w:val="center"/>
          </w:tcPr>
          <w:p w14:paraId="6887ED99" w14:textId="77777777" w:rsidR="00C262A3" w:rsidRPr="005132B3" w:rsidRDefault="00C262A3" w:rsidP="00B978BA">
            <w:pPr>
              <w:jc w:val="center"/>
              <w:rPr>
                <w:ins w:id="1160" w:author="Manuel Raul Livano Luna" w:date="2023-07-03T15:47:00Z"/>
                <w:rFonts w:ascii="Arial Narrow" w:hAnsi="Arial Narrow" w:cstheme="minorHAnsi"/>
                <w:i/>
                <w:iCs/>
                <w:rPrChange w:id="1161" w:author="Manuel Raul Livano Luna" w:date="2023-07-03T15:48:00Z">
                  <w:rPr>
                    <w:ins w:id="1162" w:author="Manuel Raul Livano Luna" w:date="2023-07-03T15:47:00Z"/>
                    <w:rFonts w:cstheme="minorHAnsi"/>
                    <w:color w:val="000000"/>
                  </w:rPr>
                </w:rPrChange>
              </w:rPr>
            </w:pPr>
            <w:ins w:id="1163" w:author="Manuel Raul Livano Luna" w:date="2023-07-03T15:47:00Z">
              <w:r w:rsidRPr="005132B3">
                <w:rPr>
                  <w:rFonts w:ascii="Arial Narrow" w:hAnsi="Arial Narrow" w:cstheme="minorHAnsi"/>
                  <w:i/>
                  <w:iCs/>
                  <w:rPrChange w:id="1164" w:author="Manuel Raul Livano Luna" w:date="2023-07-03T15:48:00Z">
                    <w:rPr>
                      <w:rFonts w:cstheme="minorHAnsi"/>
                      <w:color w:val="000000"/>
                    </w:rPr>
                  </w:rPrChange>
                </w:rPr>
                <w:t>3</w:t>
              </w:r>
            </w:ins>
          </w:p>
        </w:tc>
      </w:tr>
      <w:tr w:rsidR="005132B3" w:rsidRPr="005132B3" w14:paraId="20CC272D" w14:textId="77777777" w:rsidTr="00C262A3">
        <w:trPr>
          <w:trHeight w:val="317"/>
          <w:jc w:val="center"/>
          <w:ins w:id="1165" w:author="Manuel Raul Livano Luna" w:date="2023-07-03T15:47:00Z"/>
        </w:trPr>
        <w:tc>
          <w:tcPr>
            <w:tcW w:w="5382" w:type="dxa"/>
            <w:shd w:val="clear" w:color="auto" w:fill="auto"/>
            <w:noWrap/>
            <w:vAlign w:val="center"/>
            <w:hideMark/>
          </w:tcPr>
          <w:p w14:paraId="08CB04B8" w14:textId="77777777" w:rsidR="00C262A3" w:rsidRPr="005132B3" w:rsidRDefault="00C262A3" w:rsidP="00B978BA">
            <w:pPr>
              <w:rPr>
                <w:ins w:id="1166" w:author="Manuel Raul Livano Luna" w:date="2023-07-03T15:47:00Z"/>
                <w:rFonts w:ascii="Arial Narrow" w:hAnsi="Arial Narrow" w:cstheme="minorHAnsi"/>
                <w:i/>
                <w:iCs/>
                <w:sz w:val="18"/>
                <w:szCs w:val="18"/>
                <w:rPrChange w:id="1167" w:author="Manuel Raul Livano Luna" w:date="2023-07-03T15:48:00Z">
                  <w:rPr>
                    <w:ins w:id="1168" w:author="Manuel Raul Livano Luna" w:date="2023-07-03T15:47:00Z"/>
                    <w:rFonts w:cstheme="minorHAnsi"/>
                    <w:color w:val="000000"/>
                    <w:sz w:val="18"/>
                    <w:szCs w:val="18"/>
                  </w:rPr>
                </w:rPrChange>
              </w:rPr>
            </w:pPr>
            <w:ins w:id="1169" w:author="Manuel Raul Livano Luna" w:date="2023-07-03T15:47:00Z">
              <w:r w:rsidRPr="005132B3">
                <w:rPr>
                  <w:rFonts w:ascii="Arial Narrow" w:hAnsi="Arial Narrow" w:cstheme="minorHAnsi"/>
                  <w:i/>
                  <w:iCs/>
                  <w:sz w:val="18"/>
                  <w:szCs w:val="18"/>
                  <w:rPrChange w:id="1170" w:author="Manuel Raul Livano Luna" w:date="2023-07-03T15:48:00Z">
                    <w:rPr>
                      <w:rFonts w:cstheme="minorHAnsi"/>
                      <w:color w:val="000000"/>
                      <w:sz w:val="18"/>
                      <w:szCs w:val="18"/>
                    </w:rPr>
                  </w:rPrChange>
                </w:rPr>
                <w:t>Conector Anderson de Cu tipo AB de ¾" o similar</w:t>
              </w:r>
            </w:ins>
          </w:p>
        </w:tc>
        <w:tc>
          <w:tcPr>
            <w:tcW w:w="680" w:type="dxa"/>
            <w:vAlign w:val="center"/>
          </w:tcPr>
          <w:p w14:paraId="6F80A9D5" w14:textId="77777777" w:rsidR="00C262A3" w:rsidRPr="005132B3" w:rsidRDefault="00C262A3" w:rsidP="00B978BA">
            <w:pPr>
              <w:jc w:val="center"/>
              <w:rPr>
                <w:ins w:id="1171" w:author="Manuel Raul Livano Luna" w:date="2023-07-03T15:47:00Z"/>
                <w:rFonts w:ascii="Arial Narrow" w:hAnsi="Arial Narrow" w:cstheme="minorHAnsi"/>
                <w:i/>
                <w:iCs/>
                <w:rPrChange w:id="1172" w:author="Manuel Raul Livano Luna" w:date="2023-07-03T15:48:00Z">
                  <w:rPr>
                    <w:ins w:id="1173" w:author="Manuel Raul Livano Luna" w:date="2023-07-03T15:47:00Z"/>
                    <w:rFonts w:cstheme="minorHAnsi"/>
                    <w:color w:val="000000"/>
                  </w:rPr>
                </w:rPrChange>
              </w:rPr>
            </w:pPr>
            <w:ins w:id="1174" w:author="Manuel Raul Livano Luna" w:date="2023-07-03T15:47:00Z">
              <w:r w:rsidRPr="005132B3">
                <w:rPr>
                  <w:rFonts w:ascii="Arial Narrow" w:hAnsi="Arial Narrow" w:cstheme="minorHAnsi"/>
                  <w:i/>
                  <w:iCs/>
                  <w:rPrChange w:id="1175" w:author="Manuel Raul Livano Luna" w:date="2023-07-03T15:48:00Z">
                    <w:rPr>
                      <w:rFonts w:cstheme="minorHAnsi"/>
                      <w:color w:val="000000"/>
                    </w:rPr>
                  </w:rPrChange>
                </w:rPr>
                <w:t>bol</w:t>
              </w:r>
            </w:ins>
          </w:p>
        </w:tc>
        <w:tc>
          <w:tcPr>
            <w:tcW w:w="737" w:type="dxa"/>
            <w:vAlign w:val="center"/>
          </w:tcPr>
          <w:p w14:paraId="360049EA" w14:textId="77777777" w:rsidR="00C262A3" w:rsidRPr="005132B3" w:rsidRDefault="00C262A3" w:rsidP="00B978BA">
            <w:pPr>
              <w:jc w:val="center"/>
              <w:rPr>
                <w:ins w:id="1176" w:author="Manuel Raul Livano Luna" w:date="2023-07-03T15:47:00Z"/>
                <w:rFonts w:ascii="Arial Narrow" w:hAnsi="Arial Narrow" w:cstheme="minorHAnsi"/>
                <w:i/>
                <w:iCs/>
                <w:rPrChange w:id="1177" w:author="Manuel Raul Livano Luna" w:date="2023-07-03T15:48:00Z">
                  <w:rPr>
                    <w:ins w:id="1178" w:author="Manuel Raul Livano Luna" w:date="2023-07-03T15:47:00Z"/>
                    <w:rFonts w:cstheme="minorHAnsi"/>
                    <w:color w:val="000000"/>
                  </w:rPr>
                </w:rPrChange>
              </w:rPr>
            </w:pPr>
            <w:ins w:id="1179" w:author="Manuel Raul Livano Luna" w:date="2023-07-03T15:47:00Z">
              <w:r w:rsidRPr="005132B3">
                <w:rPr>
                  <w:rFonts w:ascii="Arial Narrow" w:hAnsi="Arial Narrow" w:cstheme="minorHAnsi"/>
                  <w:i/>
                  <w:iCs/>
                  <w:rPrChange w:id="1180" w:author="Manuel Raul Livano Luna" w:date="2023-07-03T15:48:00Z">
                    <w:rPr>
                      <w:rFonts w:cstheme="minorHAnsi"/>
                      <w:color w:val="000000"/>
                    </w:rPr>
                  </w:rPrChange>
                </w:rPr>
                <w:t>2</w:t>
              </w:r>
            </w:ins>
          </w:p>
        </w:tc>
      </w:tr>
      <w:tr w:rsidR="005132B3" w:rsidRPr="005132B3" w14:paraId="3E432D87" w14:textId="77777777" w:rsidTr="00C262A3">
        <w:trPr>
          <w:trHeight w:val="232"/>
          <w:jc w:val="center"/>
          <w:ins w:id="1181" w:author="Manuel Raul Livano Luna" w:date="2023-07-03T15:47:00Z"/>
        </w:trPr>
        <w:tc>
          <w:tcPr>
            <w:tcW w:w="5382" w:type="dxa"/>
            <w:shd w:val="clear" w:color="auto" w:fill="auto"/>
            <w:noWrap/>
            <w:vAlign w:val="center"/>
          </w:tcPr>
          <w:p w14:paraId="2947C256" w14:textId="77777777" w:rsidR="00C262A3" w:rsidRPr="005132B3" w:rsidRDefault="00C262A3" w:rsidP="00B978BA">
            <w:pPr>
              <w:rPr>
                <w:ins w:id="1182" w:author="Manuel Raul Livano Luna" w:date="2023-07-03T15:47:00Z"/>
                <w:rFonts w:ascii="Arial Narrow" w:hAnsi="Arial Narrow" w:cstheme="minorHAnsi"/>
                <w:i/>
                <w:iCs/>
                <w:sz w:val="18"/>
                <w:szCs w:val="18"/>
                <w:rPrChange w:id="1183" w:author="Manuel Raul Livano Luna" w:date="2023-07-03T15:48:00Z">
                  <w:rPr>
                    <w:ins w:id="1184" w:author="Manuel Raul Livano Luna" w:date="2023-07-03T15:47:00Z"/>
                    <w:rFonts w:cstheme="minorHAnsi"/>
                    <w:color w:val="000000"/>
                    <w:sz w:val="18"/>
                    <w:szCs w:val="18"/>
                  </w:rPr>
                </w:rPrChange>
              </w:rPr>
            </w:pPr>
            <w:ins w:id="1185" w:author="Manuel Raul Livano Luna" w:date="2023-07-03T15:47:00Z">
              <w:r w:rsidRPr="005132B3">
                <w:rPr>
                  <w:rFonts w:ascii="Arial Narrow" w:hAnsi="Arial Narrow" w:cstheme="minorHAnsi"/>
                  <w:i/>
                  <w:iCs/>
                  <w:sz w:val="18"/>
                  <w:szCs w:val="18"/>
                  <w:rPrChange w:id="1186" w:author="Manuel Raul Livano Luna" w:date="2023-07-03T15:48:00Z">
                    <w:rPr>
                      <w:rFonts w:cstheme="minorHAnsi"/>
                      <w:color w:val="000000"/>
                      <w:sz w:val="18"/>
                      <w:szCs w:val="18"/>
                    </w:rPr>
                  </w:rPrChange>
                </w:rPr>
                <w:t>TELUROMETRO</w:t>
              </w:r>
            </w:ins>
          </w:p>
        </w:tc>
        <w:tc>
          <w:tcPr>
            <w:tcW w:w="680" w:type="dxa"/>
            <w:vAlign w:val="center"/>
          </w:tcPr>
          <w:p w14:paraId="40F7283F" w14:textId="77777777" w:rsidR="00C262A3" w:rsidRPr="005132B3" w:rsidRDefault="00C262A3" w:rsidP="00B978BA">
            <w:pPr>
              <w:jc w:val="center"/>
              <w:rPr>
                <w:ins w:id="1187" w:author="Manuel Raul Livano Luna" w:date="2023-07-03T15:47:00Z"/>
                <w:rFonts w:ascii="Arial Narrow" w:hAnsi="Arial Narrow" w:cstheme="minorHAnsi"/>
                <w:i/>
                <w:iCs/>
                <w:rPrChange w:id="1188" w:author="Manuel Raul Livano Luna" w:date="2023-07-03T15:48:00Z">
                  <w:rPr>
                    <w:ins w:id="1189" w:author="Manuel Raul Livano Luna" w:date="2023-07-03T15:47:00Z"/>
                    <w:rFonts w:cstheme="minorHAnsi"/>
                    <w:color w:val="000000"/>
                  </w:rPr>
                </w:rPrChange>
              </w:rPr>
            </w:pPr>
            <w:ins w:id="1190" w:author="Manuel Raul Livano Luna" w:date="2023-07-03T15:47:00Z">
              <w:r w:rsidRPr="005132B3">
                <w:rPr>
                  <w:rFonts w:ascii="Arial Narrow" w:hAnsi="Arial Narrow" w:cstheme="minorHAnsi"/>
                  <w:i/>
                  <w:iCs/>
                  <w:rPrChange w:id="1191" w:author="Manuel Raul Livano Luna" w:date="2023-07-03T15:48:00Z">
                    <w:rPr>
                      <w:rFonts w:cstheme="minorHAnsi"/>
                      <w:color w:val="000000"/>
                    </w:rPr>
                  </w:rPrChange>
                </w:rPr>
                <w:t>Unid.</w:t>
              </w:r>
            </w:ins>
          </w:p>
        </w:tc>
        <w:tc>
          <w:tcPr>
            <w:tcW w:w="737" w:type="dxa"/>
            <w:vAlign w:val="center"/>
          </w:tcPr>
          <w:p w14:paraId="64CFCBE8" w14:textId="77777777" w:rsidR="00C262A3" w:rsidRPr="005132B3" w:rsidRDefault="00C262A3" w:rsidP="00B978BA">
            <w:pPr>
              <w:jc w:val="center"/>
              <w:rPr>
                <w:ins w:id="1192" w:author="Manuel Raul Livano Luna" w:date="2023-07-03T15:47:00Z"/>
                <w:rFonts w:ascii="Arial Narrow" w:hAnsi="Arial Narrow" w:cstheme="minorHAnsi"/>
                <w:i/>
                <w:iCs/>
                <w:rPrChange w:id="1193" w:author="Manuel Raul Livano Luna" w:date="2023-07-03T15:48:00Z">
                  <w:rPr>
                    <w:ins w:id="1194" w:author="Manuel Raul Livano Luna" w:date="2023-07-03T15:47:00Z"/>
                    <w:rFonts w:cstheme="minorHAnsi"/>
                    <w:color w:val="000000"/>
                  </w:rPr>
                </w:rPrChange>
              </w:rPr>
            </w:pPr>
            <w:ins w:id="1195" w:author="Manuel Raul Livano Luna" w:date="2023-07-03T15:47:00Z">
              <w:r w:rsidRPr="005132B3">
                <w:rPr>
                  <w:rFonts w:ascii="Arial Narrow" w:hAnsi="Arial Narrow" w:cstheme="minorHAnsi"/>
                  <w:i/>
                  <w:iCs/>
                  <w:rPrChange w:id="1196" w:author="Manuel Raul Livano Luna" w:date="2023-07-03T15:48:00Z">
                    <w:rPr>
                      <w:rFonts w:cstheme="minorHAnsi"/>
                      <w:color w:val="000000"/>
                    </w:rPr>
                  </w:rPrChange>
                </w:rPr>
                <w:t>1</w:t>
              </w:r>
            </w:ins>
          </w:p>
        </w:tc>
      </w:tr>
      <w:tr w:rsidR="005132B3" w:rsidRPr="005132B3" w14:paraId="71BF07CC" w14:textId="77777777" w:rsidTr="00C262A3">
        <w:trPr>
          <w:trHeight w:val="94"/>
          <w:jc w:val="center"/>
          <w:ins w:id="1197" w:author="Manuel Raul Livano Luna" w:date="2023-07-03T15:47:00Z"/>
        </w:trPr>
        <w:tc>
          <w:tcPr>
            <w:tcW w:w="5382" w:type="dxa"/>
            <w:shd w:val="clear" w:color="auto" w:fill="auto"/>
            <w:noWrap/>
            <w:vAlign w:val="center"/>
            <w:hideMark/>
          </w:tcPr>
          <w:p w14:paraId="1352AEDE" w14:textId="77777777" w:rsidR="00C262A3" w:rsidRPr="005132B3" w:rsidRDefault="00C262A3" w:rsidP="00B978BA">
            <w:pPr>
              <w:rPr>
                <w:ins w:id="1198" w:author="Manuel Raul Livano Luna" w:date="2023-07-03T15:47:00Z"/>
                <w:rFonts w:ascii="Arial Narrow" w:hAnsi="Arial Narrow" w:cstheme="minorHAnsi"/>
                <w:i/>
                <w:iCs/>
                <w:sz w:val="18"/>
                <w:szCs w:val="18"/>
                <w:rPrChange w:id="1199" w:author="Manuel Raul Livano Luna" w:date="2023-07-03T15:48:00Z">
                  <w:rPr>
                    <w:ins w:id="1200" w:author="Manuel Raul Livano Luna" w:date="2023-07-03T15:47:00Z"/>
                    <w:rFonts w:cstheme="minorHAnsi"/>
                    <w:color w:val="000000"/>
                    <w:sz w:val="18"/>
                    <w:szCs w:val="18"/>
                  </w:rPr>
                </w:rPrChange>
              </w:rPr>
            </w:pPr>
            <w:ins w:id="1201" w:author="Manuel Raul Livano Luna" w:date="2023-07-03T15:47:00Z">
              <w:r w:rsidRPr="005132B3">
                <w:rPr>
                  <w:rFonts w:ascii="Arial Narrow" w:hAnsi="Arial Narrow" w:cstheme="minorHAnsi"/>
                  <w:i/>
                  <w:iCs/>
                  <w:sz w:val="18"/>
                  <w:szCs w:val="18"/>
                  <w:rPrChange w:id="1202" w:author="Manuel Raul Livano Luna" w:date="2023-07-03T15:48:00Z">
                    <w:rPr>
                      <w:rFonts w:cstheme="minorHAnsi"/>
                      <w:color w:val="000000"/>
                      <w:sz w:val="18"/>
                      <w:szCs w:val="18"/>
                    </w:rPr>
                  </w:rPrChange>
                </w:rPr>
                <w:t>HERRAMIENTAS MANUALES</w:t>
              </w:r>
            </w:ins>
          </w:p>
        </w:tc>
        <w:tc>
          <w:tcPr>
            <w:tcW w:w="680" w:type="dxa"/>
            <w:vAlign w:val="center"/>
          </w:tcPr>
          <w:p w14:paraId="660B26C7" w14:textId="77777777" w:rsidR="00C262A3" w:rsidRPr="005132B3" w:rsidRDefault="00C262A3" w:rsidP="00B978BA">
            <w:pPr>
              <w:jc w:val="center"/>
              <w:rPr>
                <w:ins w:id="1203" w:author="Manuel Raul Livano Luna" w:date="2023-07-03T15:47:00Z"/>
                <w:rFonts w:ascii="Arial Narrow" w:hAnsi="Arial Narrow" w:cstheme="minorHAnsi"/>
                <w:i/>
                <w:iCs/>
                <w:rPrChange w:id="1204" w:author="Manuel Raul Livano Luna" w:date="2023-07-03T15:48:00Z">
                  <w:rPr>
                    <w:ins w:id="1205" w:author="Manuel Raul Livano Luna" w:date="2023-07-03T15:47:00Z"/>
                    <w:rFonts w:cstheme="minorHAnsi"/>
                    <w:color w:val="000000"/>
                  </w:rPr>
                </w:rPrChange>
              </w:rPr>
            </w:pPr>
            <w:ins w:id="1206" w:author="Manuel Raul Livano Luna" w:date="2023-07-03T15:47:00Z">
              <w:r w:rsidRPr="005132B3">
                <w:rPr>
                  <w:rFonts w:ascii="Arial Narrow" w:hAnsi="Arial Narrow" w:cstheme="minorHAnsi"/>
                  <w:i/>
                  <w:iCs/>
                  <w:rPrChange w:id="1207" w:author="Manuel Raul Livano Luna" w:date="2023-07-03T15:48:00Z">
                    <w:rPr>
                      <w:rFonts w:cstheme="minorHAnsi"/>
                      <w:color w:val="000000"/>
                    </w:rPr>
                  </w:rPrChange>
                </w:rPr>
                <w:t>Unid.</w:t>
              </w:r>
            </w:ins>
          </w:p>
        </w:tc>
        <w:tc>
          <w:tcPr>
            <w:tcW w:w="737" w:type="dxa"/>
            <w:vAlign w:val="center"/>
          </w:tcPr>
          <w:p w14:paraId="54DB9FF8" w14:textId="77777777" w:rsidR="00C262A3" w:rsidRPr="005132B3" w:rsidRDefault="00C262A3" w:rsidP="00B978BA">
            <w:pPr>
              <w:jc w:val="center"/>
              <w:rPr>
                <w:ins w:id="1208" w:author="Manuel Raul Livano Luna" w:date="2023-07-03T15:47:00Z"/>
                <w:rFonts w:ascii="Arial Narrow" w:hAnsi="Arial Narrow" w:cstheme="minorHAnsi"/>
                <w:i/>
                <w:iCs/>
                <w:rPrChange w:id="1209" w:author="Manuel Raul Livano Luna" w:date="2023-07-03T15:48:00Z">
                  <w:rPr>
                    <w:ins w:id="1210" w:author="Manuel Raul Livano Luna" w:date="2023-07-03T15:47:00Z"/>
                    <w:rFonts w:cstheme="minorHAnsi"/>
                    <w:color w:val="000000"/>
                  </w:rPr>
                </w:rPrChange>
              </w:rPr>
            </w:pPr>
            <w:ins w:id="1211" w:author="Manuel Raul Livano Luna" w:date="2023-07-03T15:47:00Z">
              <w:r w:rsidRPr="005132B3">
                <w:rPr>
                  <w:rFonts w:ascii="Arial Narrow" w:hAnsi="Arial Narrow" w:cstheme="minorHAnsi"/>
                  <w:i/>
                  <w:iCs/>
                  <w:rPrChange w:id="1212" w:author="Manuel Raul Livano Luna" w:date="2023-07-03T15:48:00Z">
                    <w:rPr>
                      <w:rFonts w:cstheme="minorHAnsi"/>
                      <w:color w:val="000000"/>
                    </w:rPr>
                  </w:rPrChange>
                </w:rPr>
                <w:t>2</w:t>
              </w:r>
            </w:ins>
          </w:p>
        </w:tc>
      </w:tr>
      <w:tr w:rsidR="005132B3" w:rsidRPr="005132B3" w14:paraId="44CC6DDA" w14:textId="77777777" w:rsidTr="00C262A3">
        <w:trPr>
          <w:trHeight w:val="317"/>
          <w:jc w:val="center"/>
          <w:ins w:id="1213" w:author="Manuel Raul Livano Luna" w:date="2023-07-03T15:47:00Z"/>
        </w:trPr>
        <w:tc>
          <w:tcPr>
            <w:tcW w:w="5382" w:type="dxa"/>
            <w:shd w:val="clear" w:color="auto" w:fill="auto"/>
            <w:noWrap/>
            <w:vAlign w:val="center"/>
            <w:hideMark/>
          </w:tcPr>
          <w:p w14:paraId="51976E5A" w14:textId="77777777" w:rsidR="00C262A3" w:rsidRPr="005132B3" w:rsidRDefault="00C262A3" w:rsidP="00B978BA">
            <w:pPr>
              <w:rPr>
                <w:ins w:id="1214" w:author="Manuel Raul Livano Luna" w:date="2023-07-03T15:47:00Z"/>
                <w:rFonts w:ascii="Arial Narrow" w:hAnsi="Arial Narrow" w:cstheme="minorHAnsi"/>
                <w:i/>
                <w:iCs/>
                <w:sz w:val="18"/>
                <w:szCs w:val="18"/>
                <w:rPrChange w:id="1215" w:author="Manuel Raul Livano Luna" w:date="2023-07-03T15:48:00Z">
                  <w:rPr>
                    <w:ins w:id="1216" w:author="Manuel Raul Livano Luna" w:date="2023-07-03T15:47:00Z"/>
                    <w:rFonts w:cstheme="minorHAnsi"/>
                    <w:color w:val="000000"/>
                    <w:sz w:val="18"/>
                    <w:szCs w:val="18"/>
                  </w:rPr>
                </w:rPrChange>
              </w:rPr>
            </w:pPr>
            <w:ins w:id="1217" w:author="Manuel Raul Livano Luna" w:date="2023-07-03T15:47:00Z">
              <w:r w:rsidRPr="005132B3">
                <w:rPr>
                  <w:rFonts w:ascii="Arial Narrow" w:hAnsi="Arial Narrow" w:cstheme="minorHAnsi"/>
                  <w:i/>
                  <w:iCs/>
                  <w:sz w:val="18"/>
                  <w:szCs w:val="18"/>
                  <w:rPrChange w:id="1218" w:author="Manuel Raul Livano Luna" w:date="2023-07-03T15:48:00Z">
                    <w:rPr>
                      <w:rFonts w:cstheme="minorHAnsi"/>
                      <w:color w:val="000000"/>
                      <w:sz w:val="18"/>
                      <w:szCs w:val="18"/>
                    </w:rPr>
                  </w:rPrChange>
                </w:rPr>
                <w:t>Implementos de seguridad y Equipo de protección personal EPP</w:t>
              </w:r>
            </w:ins>
          </w:p>
        </w:tc>
        <w:tc>
          <w:tcPr>
            <w:tcW w:w="680" w:type="dxa"/>
            <w:vAlign w:val="center"/>
          </w:tcPr>
          <w:p w14:paraId="397164A9" w14:textId="77777777" w:rsidR="00C262A3" w:rsidRPr="005132B3" w:rsidRDefault="00C262A3" w:rsidP="00B978BA">
            <w:pPr>
              <w:jc w:val="center"/>
              <w:rPr>
                <w:ins w:id="1219" w:author="Manuel Raul Livano Luna" w:date="2023-07-03T15:47:00Z"/>
                <w:rFonts w:ascii="Arial Narrow" w:hAnsi="Arial Narrow" w:cstheme="minorHAnsi"/>
                <w:i/>
                <w:iCs/>
                <w:rPrChange w:id="1220" w:author="Manuel Raul Livano Luna" w:date="2023-07-03T15:48:00Z">
                  <w:rPr>
                    <w:ins w:id="1221" w:author="Manuel Raul Livano Luna" w:date="2023-07-03T15:47:00Z"/>
                    <w:rFonts w:cstheme="minorHAnsi"/>
                    <w:color w:val="000000"/>
                  </w:rPr>
                </w:rPrChange>
              </w:rPr>
            </w:pPr>
            <w:ins w:id="1222" w:author="Manuel Raul Livano Luna" w:date="2023-07-03T15:47:00Z">
              <w:r w:rsidRPr="005132B3">
                <w:rPr>
                  <w:rFonts w:ascii="Arial Narrow" w:hAnsi="Arial Narrow" w:cstheme="minorHAnsi"/>
                  <w:i/>
                  <w:iCs/>
                  <w:rPrChange w:id="1223" w:author="Manuel Raul Livano Luna" w:date="2023-07-03T15:48:00Z">
                    <w:rPr>
                      <w:rFonts w:cstheme="minorHAnsi"/>
                      <w:color w:val="000000"/>
                    </w:rPr>
                  </w:rPrChange>
                </w:rPr>
                <w:t>m3</w:t>
              </w:r>
            </w:ins>
          </w:p>
        </w:tc>
        <w:tc>
          <w:tcPr>
            <w:tcW w:w="737" w:type="dxa"/>
            <w:vAlign w:val="center"/>
          </w:tcPr>
          <w:p w14:paraId="4E2F8BCC" w14:textId="77777777" w:rsidR="00C262A3" w:rsidRPr="005132B3" w:rsidRDefault="00C262A3" w:rsidP="00B978BA">
            <w:pPr>
              <w:jc w:val="center"/>
              <w:rPr>
                <w:ins w:id="1224" w:author="Manuel Raul Livano Luna" w:date="2023-07-03T15:47:00Z"/>
                <w:rFonts w:ascii="Arial Narrow" w:hAnsi="Arial Narrow" w:cstheme="minorHAnsi"/>
                <w:i/>
                <w:iCs/>
                <w:rPrChange w:id="1225" w:author="Manuel Raul Livano Luna" w:date="2023-07-03T15:48:00Z">
                  <w:rPr>
                    <w:ins w:id="1226" w:author="Manuel Raul Livano Luna" w:date="2023-07-03T15:47:00Z"/>
                    <w:rFonts w:cstheme="minorHAnsi"/>
                    <w:color w:val="000000"/>
                  </w:rPr>
                </w:rPrChange>
              </w:rPr>
            </w:pPr>
            <w:ins w:id="1227" w:author="Manuel Raul Livano Luna" w:date="2023-07-03T15:47:00Z">
              <w:r w:rsidRPr="005132B3">
                <w:rPr>
                  <w:rFonts w:ascii="Arial Narrow" w:hAnsi="Arial Narrow" w:cstheme="minorHAnsi"/>
                  <w:i/>
                  <w:iCs/>
                  <w:rPrChange w:id="1228" w:author="Manuel Raul Livano Luna" w:date="2023-07-03T15:48:00Z">
                    <w:rPr>
                      <w:rFonts w:cstheme="minorHAnsi"/>
                      <w:color w:val="000000"/>
                    </w:rPr>
                  </w:rPrChange>
                </w:rPr>
                <w:t>2</w:t>
              </w:r>
            </w:ins>
          </w:p>
        </w:tc>
      </w:tr>
      <w:tr w:rsidR="005132B3" w:rsidRPr="005132B3" w14:paraId="1E576308" w14:textId="77777777" w:rsidTr="00C262A3">
        <w:trPr>
          <w:trHeight w:val="174"/>
          <w:jc w:val="center"/>
          <w:ins w:id="1229" w:author="Manuel Raul Livano Luna" w:date="2023-07-03T15:47:00Z"/>
        </w:trPr>
        <w:tc>
          <w:tcPr>
            <w:tcW w:w="5382" w:type="dxa"/>
            <w:tcBorders>
              <w:bottom w:val="single" w:sz="4" w:space="0" w:color="auto"/>
            </w:tcBorders>
            <w:shd w:val="clear" w:color="auto" w:fill="auto"/>
            <w:noWrap/>
            <w:vAlign w:val="center"/>
            <w:hideMark/>
          </w:tcPr>
          <w:p w14:paraId="2016A392" w14:textId="77777777" w:rsidR="00C262A3" w:rsidRPr="005132B3" w:rsidRDefault="00C262A3" w:rsidP="00B978BA">
            <w:pPr>
              <w:rPr>
                <w:ins w:id="1230" w:author="Manuel Raul Livano Luna" w:date="2023-07-03T15:47:00Z"/>
                <w:rFonts w:ascii="Arial Narrow" w:hAnsi="Arial Narrow" w:cstheme="minorHAnsi"/>
                <w:i/>
                <w:iCs/>
                <w:sz w:val="18"/>
                <w:szCs w:val="18"/>
                <w:rPrChange w:id="1231" w:author="Manuel Raul Livano Luna" w:date="2023-07-03T15:48:00Z">
                  <w:rPr>
                    <w:ins w:id="1232" w:author="Manuel Raul Livano Luna" w:date="2023-07-03T15:47:00Z"/>
                    <w:rFonts w:cstheme="minorHAnsi"/>
                    <w:color w:val="000000"/>
                    <w:sz w:val="18"/>
                    <w:szCs w:val="18"/>
                  </w:rPr>
                </w:rPrChange>
              </w:rPr>
            </w:pPr>
            <w:ins w:id="1233" w:author="Manuel Raul Livano Luna" w:date="2023-07-03T15:47:00Z">
              <w:r w:rsidRPr="005132B3">
                <w:rPr>
                  <w:rFonts w:ascii="Arial Narrow" w:hAnsi="Arial Narrow" w:cstheme="minorHAnsi"/>
                  <w:i/>
                  <w:iCs/>
                  <w:sz w:val="18"/>
                  <w:szCs w:val="18"/>
                  <w:rPrChange w:id="1234" w:author="Manuel Raul Livano Luna" w:date="2023-07-03T15:48:00Z">
                    <w:rPr>
                      <w:rFonts w:cstheme="minorHAnsi"/>
                      <w:color w:val="000000"/>
                      <w:sz w:val="18"/>
                      <w:szCs w:val="18"/>
                    </w:rPr>
                  </w:rPrChange>
                </w:rPr>
                <w:t>MOVILIDAD CAMIONETA 4 X 4</w:t>
              </w:r>
            </w:ins>
          </w:p>
        </w:tc>
        <w:tc>
          <w:tcPr>
            <w:tcW w:w="680" w:type="dxa"/>
            <w:tcBorders>
              <w:bottom w:val="single" w:sz="4" w:space="0" w:color="auto"/>
            </w:tcBorders>
            <w:vAlign w:val="center"/>
          </w:tcPr>
          <w:p w14:paraId="1F8DCE5D" w14:textId="77777777" w:rsidR="00C262A3" w:rsidRPr="005132B3" w:rsidRDefault="00C262A3" w:rsidP="00B978BA">
            <w:pPr>
              <w:jc w:val="center"/>
              <w:rPr>
                <w:ins w:id="1235" w:author="Manuel Raul Livano Luna" w:date="2023-07-03T15:47:00Z"/>
                <w:rFonts w:ascii="Arial Narrow" w:hAnsi="Arial Narrow" w:cstheme="minorHAnsi"/>
                <w:i/>
                <w:iCs/>
                <w:rPrChange w:id="1236" w:author="Manuel Raul Livano Luna" w:date="2023-07-03T15:48:00Z">
                  <w:rPr>
                    <w:ins w:id="1237" w:author="Manuel Raul Livano Luna" w:date="2023-07-03T15:47:00Z"/>
                    <w:rFonts w:cstheme="minorHAnsi"/>
                    <w:color w:val="000000"/>
                  </w:rPr>
                </w:rPrChange>
              </w:rPr>
            </w:pPr>
            <w:ins w:id="1238" w:author="Manuel Raul Livano Luna" w:date="2023-07-03T15:47:00Z">
              <w:r w:rsidRPr="005132B3">
                <w:rPr>
                  <w:rFonts w:ascii="Arial Narrow" w:hAnsi="Arial Narrow" w:cstheme="minorHAnsi"/>
                  <w:i/>
                  <w:iCs/>
                  <w:rPrChange w:id="1239" w:author="Manuel Raul Livano Luna" w:date="2023-07-03T15:48:00Z">
                    <w:rPr>
                      <w:rFonts w:cstheme="minorHAnsi"/>
                      <w:color w:val="000000"/>
                    </w:rPr>
                  </w:rPrChange>
                </w:rPr>
                <w:t>bol</w:t>
              </w:r>
            </w:ins>
          </w:p>
        </w:tc>
        <w:tc>
          <w:tcPr>
            <w:tcW w:w="737" w:type="dxa"/>
            <w:tcBorders>
              <w:bottom w:val="single" w:sz="4" w:space="0" w:color="auto"/>
            </w:tcBorders>
            <w:vAlign w:val="center"/>
          </w:tcPr>
          <w:p w14:paraId="1E3293B7" w14:textId="77777777" w:rsidR="00C262A3" w:rsidRPr="005132B3" w:rsidRDefault="00C262A3" w:rsidP="00B978BA">
            <w:pPr>
              <w:jc w:val="center"/>
              <w:rPr>
                <w:ins w:id="1240" w:author="Manuel Raul Livano Luna" w:date="2023-07-03T15:47:00Z"/>
                <w:rFonts w:ascii="Arial Narrow" w:hAnsi="Arial Narrow" w:cstheme="minorHAnsi"/>
                <w:i/>
                <w:iCs/>
                <w:rPrChange w:id="1241" w:author="Manuel Raul Livano Luna" w:date="2023-07-03T15:48:00Z">
                  <w:rPr>
                    <w:ins w:id="1242" w:author="Manuel Raul Livano Luna" w:date="2023-07-03T15:47:00Z"/>
                    <w:rFonts w:cstheme="minorHAnsi"/>
                    <w:color w:val="000000"/>
                  </w:rPr>
                </w:rPrChange>
              </w:rPr>
            </w:pPr>
            <w:ins w:id="1243" w:author="Manuel Raul Livano Luna" w:date="2023-07-03T15:47:00Z">
              <w:r w:rsidRPr="005132B3">
                <w:rPr>
                  <w:rFonts w:ascii="Arial Narrow" w:hAnsi="Arial Narrow" w:cstheme="minorHAnsi"/>
                  <w:i/>
                  <w:iCs/>
                  <w:rPrChange w:id="1244" w:author="Manuel Raul Livano Luna" w:date="2023-07-03T15:48:00Z">
                    <w:rPr>
                      <w:rFonts w:cstheme="minorHAnsi"/>
                      <w:color w:val="000000"/>
                    </w:rPr>
                  </w:rPrChange>
                </w:rPr>
                <w:t>2</w:t>
              </w:r>
            </w:ins>
          </w:p>
        </w:tc>
      </w:tr>
      <w:tr w:rsidR="005132B3" w:rsidRPr="005132B3" w14:paraId="5DC43AF5" w14:textId="77777777" w:rsidTr="00C262A3">
        <w:trPr>
          <w:trHeight w:val="317"/>
          <w:jc w:val="center"/>
          <w:ins w:id="1245" w:author="Manuel Raul Livano Luna" w:date="2023-07-03T15:47:00Z"/>
        </w:trPr>
        <w:tc>
          <w:tcPr>
            <w:tcW w:w="5382" w:type="dxa"/>
            <w:tcBorders>
              <w:bottom w:val="single" w:sz="4" w:space="0" w:color="auto"/>
            </w:tcBorders>
            <w:shd w:val="clear" w:color="auto" w:fill="auto"/>
            <w:noWrap/>
            <w:vAlign w:val="center"/>
            <w:hideMark/>
          </w:tcPr>
          <w:p w14:paraId="26113CE3" w14:textId="77777777" w:rsidR="00C262A3" w:rsidRPr="005132B3" w:rsidRDefault="00C262A3" w:rsidP="00B978BA">
            <w:pPr>
              <w:rPr>
                <w:ins w:id="1246" w:author="Manuel Raul Livano Luna" w:date="2023-07-03T15:47:00Z"/>
                <w:rFonts w:ascii="Arial Narrow" w:hAnsi="Arial Narrow" w:cstheme="minorHAnsi"/>
                <w:i/>
                <w:iCs/>
                <w:sz w:val="18"/>
                <w:szCs w:val="18"/>
                <w:rPrChange w:id="1247" w:author="Manuel Raul Livano Luna" w:date="2023-07-03T15:48:00Z">
                  <w:rPr>
                    <w:ins w:id="1248" w:author="Manuel Raul Livano Luna" w:date="2023-07-03T15:47:00Z"/>
                    <w:rFonts w:cstheme="minorHAnsi"/>
                    <w:color w:val="000000"/>
                    <w:sz w:val="18"/>
                    <w:szCs w:val="18"/>
                  </w:rPr>
                </w:rPrChange>
              </w:rPr>
            </w:pPr>
            <w:ins w:id="1249" w:author="Manuel Raul Livano Luna" w:date="2023-07-03T15:47:00Z">
              <w:r w:rsidRPr="005132B3">
                <w:rPr>
                  <w:rFonts w:ascii="Arial Narrow" w:hAnsi="Arial Narrow" w:cstheme="minorHAnsi"/>
                  <w:i/>
                  <w:iCs/>
                  <w:sz w:val="18"/>
                  <w:szCs w:val="18"/>
                  <w:rPrChange w:id="1250" w:author="Manuel Raul Livano Luna" w:date="2023-07-03T15:48:00Z">
                    <w:rPr>
                      <w:rFonts w:cstheme="minorHAnsi"/>
                      <w:color w:val="000000"/>
                      <w:sz w:val="18"/>
                      <w:szCs w:val="18"/>
                    </w:rPr>
                  </w:rPrChange>
                </w:rPr>
                <w:t>CAMION DE 2.5 ton</w:t>
              </w:r>
            </w:ins>
          </w:p>
        </w:tc>
        <w:tc>
          <w:tcPr>
            <w:tcW w:w="680" w:type="dxa"/>
            <w:tcBorders>
              <w:bottom w:val="single" w:sz="4" w:space="0" w:color="auto"/>
            </w:tcBorders>
            <w:vAlign w:val="center"/>
          </w:tcPr>
          <w:p w14:paraId="7E59897B" w14:textId="77777777" w:rsidR="00C262A3" w:rsidRPr="005132B3" w:rsidRDefault="00C262A3" w:rsidP="00B978BA">
            <w:pPr>
              <w:jc w:val="center"/>
              <w:rPr>
                <w:ins w:id="1251" w:author="Manuel Raul Livano Luna" w:date="2023-07-03T15:47:00Z"/>
                <w:rFonts w:ascii="Arial Narrow" w:hAnsi="Arial Narrow" w:cstheme="minorHAnsi"/>
                <w:i/>
                <w:iCs/>
                <w:rPrChange w:id="1252" w:author="Manuel Raul Livano Luna" w:date="2023-07-03T15:48:00Z">
                  <w:rPr>
                    <w:ins w:id="1253" w:author="Manuel Raul Livano Luna" w:date="2023-07-03T15:47:00Z"/>
                    <w:rFonts w:cstheme="minorHAnsi"/>
                    <w:color w:val="000000"/>
                  </w:rPr>
                </w:rPrChange>
              </w:rPr>
            </w:pPr>
            <w:ins w:id="1254" w:author="Manuel Raul Livano Luna" w:date="2023-07-03T15:47:00Z">
              <w:r w:rsidRPr="005132B3">
                <w:rPr>
                  <w:rFonts w:ascii="Arial Narrow" w:hAnsi="Arial Narrow" w:cstheme="minorHAnsi"/>
                  <w:i/>
                  <w:iCs/>
                  <w:rPrChange w:id="1255" w:author="Manuel Raul Livano Luna" w:date="2023-07-03T15:48:00Z">
                    <w:rPr>
                      <w:rFonts w:cstheme="minorHAnsi"/>
                      <w:color w:val="000000"/>
                    </w:rPr>
                  </w:rPrChange>
                </w:rPr>
                <w:t>Unid.</w:t>
              </w:r>
            </w:ins>
          </w:p>
        </w:tc>
        <w:tc>
          <w:tcPr>
            <w:tcW w:w="737" w:type="dxa"/>
            <w:tcBorders>
              <w:bottom w:val="single" w:sz="4" w:space="0" w:color="auto"/>
            </w:tcBorders>
            <w:vAlign w:val="center"/>
          </w:tcPr>
          <w:p w14:paraId="4BFC3CA7" w14:textId="77777777" w:rsidR="00C262A3" w:rsidRPr="005132B3" w:rsidRDefault="00C262A3" w:rsidP="00B978BA">
            <w:pPr>
              <w:jc w:val="center"/>
              <w:rPr>
                <w:ins w:id="1256" w:author="Manuel Raul Livano Luna" w:date="2023-07-03T15:47:00Z"/>
                <w:rFonts w:ascii="Arial Narrow" w:hAnsi="Arial Narrow" w:cstheme="minorHAnsi"/>
                <w:i/>
                <w:iCs/>
                <w:rPrChange w:id="1257" w:author="Manuel Raul Livano Luna" w:date="2023-07-03T15:48:00Z">
                  <w:rPr>
                    <w:ins w:id="1258" w:author="Manuel Raul Livano Luna" w:date="2023-07-03T15:47:00Z"/>
                    <w:rFonts w:cstheme="minorHAnsi"/>
                    <w:color w:val="000000"/>
                  </w:rPr>
                </w:rPrChange>
              </w:rPr>
            </w:pPr>
            <w:ins w:id="1259" w:author="Manuel Raul Livano Luna" w:date="2023-07-03T15:47:00Z">
              <w:r w:rsidRPr="005132B3">
                <w:rPr>
                  <w:rFonts w:ascii="Arial Narrow" w:hAnsi="Arial Narrow" w:cstheme="minorHAnsi"/>
                  <w:i/>
                  <w:iCs/>
                  <w:rPrChange w:id="1260" w:author="Manuel Raul Livano Luna" w:date="2023-07-03T15:48:00Z">
                    <w:rPr>
                      <w:rFonts w:cstheme="minorHAnsi"/>
                      <w:color w:val="000000"/>
                    </w:rPr>
                  </w:rPrChange>
                </w:rPr>
                <w:t>1</w:t>
              </w:r>
            </w:ins>
          </w:p>
        </w:tc>
      </w:tr>
    </w:tbl>
    <w:p w14:paraId="3306EB42" w14:textId="77777777" w:rsidR="00621969" w:rsidRPr="005132B3" w:rsidRDefault="00621969">
      <w:pPr>
        <w:tabs>
          <w:tab w:val="left" w:pos="142"/>
          <w:tab w:val="left" w:pos="1276"/>
        </w:tabs>
        <w:autoSpaceDE w:val="0"/>
        <w:autoSpaceDN w:val="0"/>
        <w:adjustRightInd w:val="0"/>
        <w:ind w:left="2127"/>
        <w:jc w:val="both"/>
        <w:rPr>
          <w:rFonts w:ascii="Arial Narrow" w:hAnsi="Arial Narrow" w:cs="Arial"/>
          <w:b/>
          <w:bCs/>
          <w:i/>
          <w:iCs/>
          <w:sz w:val="22"/>
          <w:szCs w:val="22"/>
          <w:u w:val="single"/>
          <w:rPrChange w:id="1261" w:author="Manuel Raul Livano Luna" w:date="2023-07-03T15:48:00Z">
            <w:rPr>
              <w:rFonts w:ascii="Arial Narrow" w:hAnsi="Arial Narrow" w:cs="Arial"/>
              <w:b/>
              <w:bCs/>
              <w:color w:val="FF0000"/>
              <w:sz w:val="22"/>
              <w:szCs w:val="22"/>
              <w:highlight w:val="yellow"/>
              <w:u w:val="single"/>
            </w:rPr>
          </w:rPrChange>
        </w:rPr>
        <w:pPrChange w:id="1262" w:author="Manuel Raul Livano Luna" w:date="2023-07-03T15:47:00Z">
          <w:pPr>
            <w:tabs>
              <w:tab w:val="left" w:pos="142"/>
              <w:tab w:val="left" w:pos="1276"/>
            </w:tabs>
            <w:autoSpaceDE w:val="0"/>
            <w:autoSpaceDN w:val="0"/>
            <w:adjustRightInd w:val="0"/>
            <w:ind w:left="709"/>
            <w:jc w:val="both"/>
          </w:pPr>
        </w:pPrChange>
      </w:pPr>
    </w:p>
    <w:p w14:paraId="4EF802CF" w14:textId="77777777" w:rsidR="00621969" w:rsidRPr="005132B3" w:rsidRDefault="00621969"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18540364" w14:textId="77777777" w:rsidR="00621969" w:rsidRPr="005132B3" w:rsidRDefault="00621969"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2F0D82D7" w14:textId="3189F621" w:rsidR="00BE34EA" w:rsidRPr="005132B3"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3928B134" w:rsidR="00FE09A4" w:rsidRPr="005132B3"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w:t>
      </w:r>
      <w:proofErr w:type="gramStart"/>
      <w:r w:rsidRPr="005132B3">
        <w:rPr>
          <w:rFonts w:ascii="Arial Narrow" w:hAnsi="Arial Narrow" w:cs="Arial"/>
          <w:bCs/>
          <w:i/>
          <w:iCs/>
          <w:sz w:val="22"/>
          <w:szCs w:val="22"/>
        </w:rPr>
        <w:t>ET)  y</w:t>
      </w:r>
      <w:proofErr w:type="gramEnd"/>
      <w:r w:rsidRPr="005132B3">
        <w:rPr>
          <w:rFonts w:ascii="Arial Narrow" w:hAnsi="Arial Narrow" w:cs="Arial"/>
          <w:bCs/>
          <w:i/>
          <w:iCs/>
          <w:sz w:val="22"/>
          <w:szCs w:val="22"/>
        </w:rPr>
        <w:t xml:space="preserve">/o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w:t>
      </w:r>
      <w:r w:rsidRPr="005132B3">
        <w:rPr>
          <w:rFonts w:ascii="Arial Narrow" w:hAnsi="Arial Narrow" w:cs="Arial"/>
          <w:bCs/>
          <w:i/>
          <w:iCs/>
          <w:sz w:val="22"/>
          <w:szCs w:val="22"/>
        </w:rPr>
        <w:lastRenderedPageBreak/>
        <w:t>proyecto   de  inversión  (PI)  o  de  inversiones  de  optimización, de ampliación marginal, de reposición y de rehabilitación (IOARR).</w:t>
      </w:r>
    </w:p>
    <w:p w14:paraId="7FCA5F14" w14:textId="77777777" w:rsidR="007566CC" w:rsidRPr="005132B3"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1F549605"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las nuevas laptops</w:t>
      </w:r>
      <w:r w:rsidR="00BB6304" w:rsidRPr="005132B3">
        <w:rPr>
          <w:rFonts w:ascii="Arial Narrow" w:hAnsi="Arial Narrow" w:cs="Arial"/>
          <w:bCs/>
          <w:sz w:val="22"/>
          <w:szCs w:val="22"/>
        </w:rPr>
        <w:t xml:space="preserve"> entregado corran el riesgo de daño </w:t>
      </w:r>
      <w:r w:rsidR="0027169A" w:rsidRPr="005132B3">
        <w:rPr>
          <w:rFonts w:ascii="Arial Narrow" w:hAnsi="Arial Narrow" w:cs="Arial"/>
          <w:bCs/>
          <w:sz w:val="22"/>
          <w:szCs w:val="22"/>
        </w:rPr>
        <w:t>por falta de un eficiente sistema de protección eléctrica</w:t>
      </w:r>
      <w:ins w:id="1263" w:author="GRAPURIMAC" w:date="2023-06-29T18:33:00Z">
        <w:r w:rsidR="001C200C" w:rsidRPr="005132B3">
          <w:rPr>
            <w:rFonts w:ascii="Arial Narrow" w:hAnsi="Arial Narrow" w:cs="Arial"/>
            <w:bCs/>
            <w:sz w:val="22"/>
            <w:szCs w:val="22"/>
          </w:rPr>
          <w:t>.</w:t>
        </w:r>
      </w:ins>
      <w:del w:id="1264" w:author="GRAPURIMAC" w:date="2023-06-29T18:33:00Z">
        <w:r w:rsidR="0027169A" w:rsidRPr="005132B3" w:rsidDel="001C200C">
          <w:rPr>
            <w:rFonts w:ascii="Arial Narrow" w:hAnsi="Arial Narrow" w:cs="Arial"/>
            <w:bCs/>
            <w:sz w:val="22"/>
            <w:szCs w:val="22"/>
          </w:rPr>
          <w:delText>,</w:delText>
        </w:r>
      </w:del>
      <w:r w:rsidR="0027169A" w:rsidRPr="005132B3">
        <w:rPr>
          <w:rFonts w:ascii="Arial Narrow" w:hAnsi="Arial Narrow" w:cs="Arial"/>
          <w:bCs/>
          <w:sz w:val="22"/>
          <w:szCs w:val="22"/>
        </w:rPr>
        <w:t xml:space="preserve"> </w:t>
      </w:r>
      <w:del w:id="1265" w:author="GRAPURIMAC" w:date="2023-06-29T18:33:00Z">
        <w:r w:rsidR="0027169A" w:rsidRPr="005132B3" w:rsidDel="001C200C">
          <w:rPr>
            <w:rFonts w:ascii="Arial Narrow" w:hAnsi="Arial Narrow" w:cs="Arial"/>
            <w:bCs/>
            <w:sz w:val="22"/>
            <w:szCs w:val="22"/>
          </w:rPr>
          <w:delText>la misma situación que daño los</w:delText>
        </w:r>
        <w:r w:rsidR="00BB6304" w:rsidRPr="005132B3" w:rsidDel="001C200C">
          <w:rPr>
            <w:rFonts w:ascii="Arial Narrow" w:hAnsi="Arial Narrow" w:cs="Arial"/>
            <w:bCs/>
            <w:sz w:val="22"/>
            <w:szCs w:val="22"/>
          </w:rPr>
          <w:delText xml:space="preserve"> servidor</w:delText>
        </w:r>
        <w:r w:rsidR="0027169A" w:rsidRPr="005132B3" w:rsidDel="001C200C">
          <w:rPr>
            <w:rFonts w:ascii="Arial Narrow" w:hAnsi="Arial Narrow" w:cs="Arial"/>
            <w:bCs/>
            <w:sz w:val="22"/>
            <w:szCs w:val="22"/>
          </w:rPr>
          <w:delText>es.</w:delText>
        </w:r>
      </w:del>
    </w:p>
    <w:p w14:paraId="70521005" w14:textId="77777777" w:rsidR="00FE09A4" w:rsidRPr="005132B3"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Pr="005132B3"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532FE2">
      <w:pPr>
        <w:pStyle w:val="Ttulo1"/>
        <w:numPr>
          <w:ilvl w:val="0"/>
          <w:numId w:val="3"/>
        </w:numPr>
        <w:spacing w:before="0"/>
        <w:rPr>
          <w:rStyle w:val="Textoennegrita"/>
          <w:rFonts w:ascii="Arial Narrow" w:hAnsi="Arial Narrow"/>
          <w:b/>
          <w:bCs/>
          <w:color w:val="auto"/>
          <w:sz w:val="22"/>
          <w:szCs w:val="22"/>
        </w:rPr>
      </w:pPr>
      <w:bookmarkStart w:id="1266" w:name="_Toc130468187"/>
      <w:bookmarkStart w:id="1267" w:name="_Toc130472988"/>
      <w:bookmarkStart w:id="1268" w:name="_Toc130480998"/>
      <w:bookmarkStart w:id="1269" w:name="_Toc130481071"/>
      <w:bookmarkStart w:id="1270" w:name="_Toc130481144"/>
      <w:bookmarkStart w:id="1271" w:name="_Toc130481217"/>
      <w:bookmarkStart w:id="1272" w:name="_Toc130481290"/>
      <w:bookmarkStart w:id="1273" w:name="_Toc130481363"/>
      <w:bookmarkStart w:id="1274" w:name="_Toc130481430"/>
      <w:bookmarkStart w:id="1275" w:name="_Toc130481503"/>
      <w:bookmarkStart w:id="1276" w:name="_Toc130481710"/>
      <w:bookmarkStart w:id="1277" w:name="_Toc130483002"/>
      <w:bookmarkStart w:id="1278" w:name="_Toc130468188"/>
      <w:bookmarkStart w:id="1279" w:name="_Toc130472989"/>
      <w:bookmarkStart w:id="1280" w:name="_Toc130480999"/>
      <w:bookmarkStart w:id="1281" w:name="_Toc130481072"/>
      <w:bookmarkStart w:id="1282" w:name="_Toc130481145"/>
      <w:bookmarkStart w:id="1283" w:name="_Toc130481218"/>
      <w:bookmarkStart w:id="1284" w:name="_Toc130481291"/>
      <w:bookmarkStart w:id="1285" w:name="_Toc130481364"/>
      <w:bookmarkStart w:id="1286" w:name="_Toc130481431"/>
      <w:bookmarkStart w:id="1287" w:name="_Toc130481504"/>
      <w:bookmarkStart w:id="1288" w:name="_Toc130481711"/>
      <w:bookmarkStart w:id="1289" w:name="_Toc130483003"/>
      <w:bookmarkStart w:id="1290" w:name="_Toc130468189"/>
      <w:bookmarkStart w:id="1291" w:name="_Toc130472990"/>
      <w:bookmarkStart w:id="1292" w:name="_Toc130481000"/>
      <w:bookmarkStart w:id="1293" w:name="_Toc130481073"/>
      <w:bookmarkStart w:id="1294" w:name="_Toc130481146"/>
      <w:bookmarkStart w:id="1295" w:name="_Toc130481219"/>
      <w:bookmarkStart w:id="1296" w:name="_Toc130481292"/>
      <w:bookmarkStart w:id="1297" w:name="_Toc130481365"/>
      <w:bookmarkStart w:id="1298" w:name="_Toc130481432"/>
      <w:bookmarkStart w:id="1299" w:name="_Toc130481505"/>
      <w:bookmarkStart w:id="1300" w:name="_Toc130481712"/>
      <w:bookmarkStart w:id="1301" w:name="_Toc130483004"/>
      <w:bookmarkStart w:id="1302" w:name="_Toc130468190"/>
      <w:bookmarkStart w:id="1303" w:name="_Toc130472991"/>
      <w:bookmarkStart w:id="1304" w:name="_Toc130481001"/>
      <w:bookmarkStart w:id="1305" w:name="_Toc130481074"/>
      <w:bookmarkStart w:id="1306" w:name="_Toc130481147"/>
      <w:bookmarkStart w:id="1307" w:name="_Toc130481220"/>
      <w:bookmarkStart w:id="1308" w:name="_Toc130481293"/>
      <w:bookmarkStart w:id="1309" w:name="_Toc130481366"/>
      <w:bookmarkStart w:id="1310" w:name="_Toc130481433"/>
      <w:bookmarkStart w:id="1311" w:name="_Toc130481506"/>
      <w:bookmarkStart w:id="1312" w:name="_Toc130481713"/>
      <w:bookmarkStart w:id="1313" w:name="_Toc130483005"/>
      <w:bookmarkStart w:id="1314" w:name="_Toc130468191"/>
      <w:bookmarkStart w:id="1315" w:name="_Toc130472992"/>
      <w:bookmarkStart w:id="1316" w:name="_Toc130481002"/>
      <w:bookmarkStart w:id="1317" w:name="_Toc130481075"/>
      <w:bookmarkStart w:id="1318" w:name="_Toc130481148"/>
      <w:bookmarkStart w:id="1319" w:name="_Toc130481221"/>
      <w:bookmarkStart w:id="1320" w:name="_Toc130481294"/>
      <w:bookmarkStart w:id="1321" w:name="_Toc130481367"/>
      <w:bookmarkStart w:id="1322" w:name="_Toc130481434"/>
      <w:bookmarkStart w:id="1323" w:name="_Toc130481507"/>
      <w:bookmarkStart w:id="1324" w:name="_Toc130481714"/>
      <w:bookmarkStart w:id="1325" w:name="_Toc130483006"/>
      <w:bookmarkStart w:id="1326" w:name="_Toc130468192"/>
      <w:bookmarkStart w:id="1327" w:name="_Toc130472993"/>
      <w:bookmarkStart w:id="1328" w:name="_Toc130481003"/>
      <w:bookmarkStart w:id="1329" w:name="_Toc130481076"/>
      <w:bookmarkStart w:id="1330" w:name="_Toc130481149"/>
      <w:bookmarkStart w:id="1331" w:name="_Toc130481222"/>
      <w:bookmarkStart w:id="1332" w:name="_Toc130481295"/>
      <w:bookmarkStart w:id="1333" w:name="_Toc130481368"/>
      <w:bookmarkStart w:id="1334" w:name="_Toc130481435"/>
      <w:bookmarkStart w:id="1335" w:name="_Toc130481508"/>
      <w:bookmarkStart w:id="1336" w:name="_Toc130481715"/>
      <w:bookmarkStart w:id="1337" w:name="_Toc130483007"/>
      <w:bookmarkStart w:id="1338" w:name="_Toc130468193"/>
      <w:bookmarkStart w:id="1339" w:name="_Toc130472994"/>
      <w:bookmarkStart w:id="1340" w:name="_Toc130481004"/>
      <w:bookmarkStart w:id="1341" w:name="_Toc130481077"/>
      <w:bookmarkStart w:id="1342" w:name="_Toc130481150"/>
      <w:bookmarkStart w:id="1343" w:name="_Toc130481223"/>
      <w:bookmarkStart w:id="1344" w:name="_Toc130481296"/>
      <w:bookmarkStart w:id="1345" w:name="_Toc130481369"/>
      <w:bookmarkStart w:id="1346" w:name="_Toc130481436"/>
      <w:bookmarkStart w:id="1347" w:name="_Toc130481509"/>
      <w:bookmarkStart w:id="1348" w:name="_Toc130481716"/>
      <w:bookmarkStart w:id="1349" w:name="_Toc130483008"/>
      <w:bookmarkStart w:id="1350" w:name="_Toc130468194"/>
      <w:bookmarkStart w:id="1351" w:name="_Toc130472995"/>
      <w:bookmarkStart w:id="1352" w:name="_Toc130481005"/>
      <w:bookmarkStart w:id="1353" w:name="_Toc130481078"/>
      <w:bookmarkStart w:id="1354" w:name="_Toc130481151"/>
      <w:bookmarkStart w:id="1355" w:name="_Toc130481224"/>
      <w:bookmarkStart w:id="1356" w:name="_Toc130481297"/>
      <w:bookmarkStart w:id="1357" w:name="_Toc130481370"/>
      <w:bookmarkStart w:id="1358" w:name="_Toc130481437"/>
      <w:bookmarkStart w:id="1359" w:name="_Toc130481510"/>
      <w:bookmarkStart w:id="1360" w:name="_Toc130481717"/>
      <w:bookmarkStart w:id="1361" w:name="_Toc130483009"/>
      <w:bookmarkStart w:id="1362" w:name="_Toc130468195"/>
      <w:bookmarkStart w:id="1363" w:name="_Toc130472996"/>
      <w:bookmarkStart w:id="1364" w:name="_Toc130481006"/>
      <w:bookmarkStart w:id="1365" w:name="_Toc130481079"/>
      <w:bookmarkStart w:id="1366" w:name="_Toc130481152"/>
      <w:bookmarkStart w:id="1367" w:name="_Toc130481225"/>
      <w:bookmarkStart w:id="1368" w:name="_Toc130481298"/>
      <w:bookmarkStart w:id="1369" w:name="_Toc130481371"/>
      <w:bookmarkStart w:id="1370" w:name="_Toc130481438"/>
      <w:bookmarkStart w:id="1371" w:name="_Toc130481511"/>
      <w:bookmarkStart w:id="1372" w:name="_Toc130481718"/>
      <w:bookmarkStart w:id="1373" w:name="_Toc130483010"/>
      <w:bookmarkStart w:id="1374" w:name="_Toc130468196"/>
      <w:bookmarkStart w:id="1375" w:name="_Toc130472997"/>
      <w:bookmarkStart w:id="1376" w:name="_Toc130481007"/>
      <w:bookmarkStart w:id="1377" w:name="_Toc130481080"/>
      <w:bookmarkStart w:id="1378" w:name="_Toc130481153"/>
      <w:bookmarkStart w:id="1379" w:name="_Toc130481226"/>
      <w:bookmarkStart w:id="1380" w:name="_Toc130481299"/>
      <w:bookmarkStart w:id="1381" w:name="_Toc130481372"/>
      <w:bookmarkStart w:id="1382" w:name="_Toc130481439"/>
      <w:bookmarkStart w:id="1383" w:name="_Toc130481512"/>
      <w:bookmarkStart w:id="1384" w:name="_Toc130481719"/>
      <w:bookmarkStart w:id="1385" w:name="_Toc130483011"/>
      <w:bookmarkStart w:id="1386" w:name="_Toc130468197"/>
      <w:bookmarkStart w:id="1387" w:name="_Toc130472998"/>
      <w:bookmarkStart w:id="1388" w:name="_Toc130481008"/>
      <w:bookmarkStart w:id="1389" w:name="_Toc130481081"/>
      <w:bookmarkStart w:id="1390" w:name="_Toc130481154"/>
      <w:bookmarkStart w:id="1391" w:name="_Toc130481227"/>
      <w:bookmarkStart w:id="1392" w:name="_Toc130481300"/>
      <w:bookmarkStart w:id="1393" w:name="_Toc130481373"/>
      <w:bookmarkStart w:id="1394" w:name="_Toc130481440"/>
      <w:bookmarkStart w:id="1395" w:name="_Toc130481513"/>
      <w:bookmarkStart w:id="1396" w:name="_Toc130481720"/>
      <w:bookmarkStart w:id="1397" w:name="_Toc130483012"/>
      <w:bookmarkStart w:id="1398" w:name="_Toc130468198"/>
      <w:bookmarkStart w:id="1399" w:name="_Toc130472999"/>
      <w:bookmarkStart w:id="1400" w:name="_Toc130481009"/>
      <w:bookmarkStart w:id="1401" w:name="_Toc130481082"/>
      <w:bookmarkStart w:id="1402" w:name="_Toc130481155"/>
      <w:bookmarkStart w:id="1403" w:name="_Toc130481228"/>
      <w:bookmarkStart w:id="1404" w:name="_Toc130481301"/>
      <w:bookmarkStart w:id="1405" w:name="_Toc130481374"/>
      <w:bookmarkStart w:id="1406" w:name="_Toc130481441"/>
      <w:bookmarkStart w:id="1407" w:name="_Toc130481514"/>
      <w:bookmarkStart w:id="1408" w:name="_Toc130481721"/>
      <w:bookmarkStart w:id="1409" w:name="_Toc130483013"/>
      <w:bookmarkStart w:id="1410" w:name="_Toc130468199"/>
      <w:bookmarkStart w:id="1411" w:name="_Toc130473000"/>
      <w:bookmarkStart w:id="1412" w:name="_Toc130481010"/>
      <w:bookmarkStart w:id="1413" w:name="_Toc130481083"/>
      <w:bookmarkStart w:id="1414" w:name="_Toc130481156"/>
      <w:bookmarkStart w:id="1415" w:name="_Toc130481229"/>
      <w:bookmarkStart w:id="1416" w:name="_Toc130481302"/>
      <w:bookmarkStart w:id="1417" w:name="_Toc130481375"/>
      <w:bookmarkStart w:id="1418" w:name="_Toc130481442"/>
      <w:bookmarkStart w:id="1419" w:name="_Toc130481515"/>
      <w:bookmarkStart w:id="1420" w:name="_Toc130481722"/>
      <w:bookmarkStart w:id="1421" w:name="_Toc130483014"/>
      <w:bookmarkStart w:id="1422" w:name="_Toc130468200"/>
      <w:bookmarkStart w:id="1423" w:name="_Toc130473001"/>
      <w:bookmarkStart w:id="1424" w:name="_Toc130481011"/>
      <w:bookmarkStart w:id="1425" w:name="_Toc130481084"/>
      <w:bookmarkStart w:id="1426" w:name="_Toc130481157"/>
      <w:bookmarkStart w:id="1427" w:name="_Toc130481230"/>
      <w:bookmarkStart w:id="1428" w:name="_Toc130481303"/>
      <w:bookmarkStart w:id="1429" w:name="_Toc130481376"/>
      <w:bookmarkStart w:id="1430" w:name="_Toc130481443"/>
      <w:bookmarkStart w:id="1431" w:name="_Toc130481516"/>
      <w:bookmarkStart w:id="1432" w:name="_Toc130481723"/>
      <w:bookmarkStart w:id="1433" w:name="_Toc130483015"/>
      <w:bookmarkStart w:id="1434" w:name="_Toc130468201"/>
      <w:bookmarkStart w:id="1435" w:name="_Toc130473002"/>
      <w:bookmarkStart w:id="1436" w:name="_Toc130481012"/>
      <w:bookmarkStart w:id="1437" w:name="_Toc130481085"/>
      <w:bookmarkStart w:id="1438" w:name="_Toc130481158"/>
      <w:bookmarkStart w:id="1439" w:name="_Toc130481231"/>
      <w:bookmarkStart w:id="1440" w:name="_Toc130481304"/>
      <w:bookmarkStart w:id="1441" w:name="_Toc130481377"/>
      <w:bookmarkStart w:id="1442" w:name="_Toc130481444"/>
      <w:bookmarkStart w:id="1443" w:name="_Toc130481517"/>
      <w:bookmarkStart w:id="1444" w:name="_Toc130481724"/>
      <w:bookmarkStart w:id="1445" w:name="_Toc130483016"/>
      <w:bookmarkStart w:id="1446" w:name="_Toc130468202"/>
      <w:bookmarkStart w:id="1447" w:name="_Toc130473003"/>
      <w:bookmarkStart w:id="1448" w:name="_Toc130481013"/>
      <w:bookmarkStart w:id="1449" w:name="_Toc130481086"/>
      <w:bookmarkStart w:id="1450" w:name="_Toc130481159"/>
      <w:bookmarkStart w:id="1451" w:name="_Toc130481232"/>
      <w:bookmarkStart w:id="1452" w:name="_Toc130481305"/>
      <w:bookmarkStart w:id="1453" w:name="_Toc130481378"/>
      <w:bookmarkStart w:id="1454" w:name="_Toc130481445"/>
      <w:bookmarkStart w:id="1455" w:name="_Toc130481518"/>
      <w:bookmarkStart w:id="1456" w:name="_Toc130481725"/>
      <w:bookmarkStart w:id="1457" w:name="_Toc130483017"/>
      <w:bookmarkStart w:id="1458" w:name="_Toc130468203"/>
      <w:bookmarkStart w:id="1459" w:name="_Toc130473004"/>
      <w:bookmarkStart w:id="1460" w:name="_Toc130481014"/>
      <w:bookmarkStart w:id="1461" w:name="_Toc130481087"/>
      <w:bookmarkStart w:id="1462" w:name="_Toc130481160"/>
      <w:bookmarkStart w:id="1463" w:name="_Toc130481233"/>
      <w:bookmarkStart w:id="1464" w:name="_Toc130481306"/>
      <w:bookmarkStart w:id="1465" w:name="_Toc130481379"/>
      <w:bookmarkStart w:id="1466" w:name="_Toc130481446"/>
      <w:bookmarkStart w:id="1467" w:name="_Toc130481519"/>
      <w:bookmarkStart w:id="1468" w:name="_Toc130481726"/>
      <w:bookmarkStart w:id="1469" w:name="_Toc130483018"/>
      <w:bookmarkStart w:id="1470" w:name="_Toc130468204"/>
      <w:bookmarkStart w:id="1471" w:name="_Toc130473005"/>
      <w:bookmarkStart w:id="1472" w:name="_Toc130481015"/>
      <w:bookmarkStart w:id="1473" w:name="_Toc130481088"/>
      <w:bookmarkStart w:id="1474" w:name="_Toc130481161"/>
      <w:bookmarkStart w:id="1475" w:name="_Toc130481234"/>
      <w:bookmarkStart w:id="1476" w:name="_Toc130481307"/>
      <w:bookmarkStart w:id="1477" w:name="_Toc130481380"/>
      <w:bookmarkStart w:id="1478" w:name="_Toc130481447"/>
      <w:bookmarkStart w:id="1479" w:name="_Toc130481520"/>
      <w:bookmarkStart w:id="1480" w:name="_Toc130481727"/>
      <w:bookmarkStart w:id="1481" w:name="_Toc130483019"/>
      <w:bookmarkStart w:id="1482" w:name="_Toc130468205"/>
      <w:bookmarkStart w:id="1483" w:name="_Toc130473006"/>
      <w:bookmarkStart w:id="1484" w:name="_Toc130481016"/>
      <w:bookmarkStart w:id="1485" w:name="_Toc130481089"/>
      <w:bookmarkStart w:id="1486" w:name="_Toc130481162"/>
      <w:bookmarkStart w:id="1487" w:name="_Toc130481235"/>
      <w:bookmarkStart w:id="1488" w:name="_Toc130481308"/>
      <w:bookmarkStart w:id="1489" w:name="_Toc130481381"/>
      <w:bookmarkStart w:id="1490" w:name="_Toc130481448"/>
      <w:bookmarkStart w:id="1491" w:name="_Toc130481521"/>
      <w:bookmarkStart w:id="1492" w:name="_Toc130481728"/>
      <w:bookmarkStart w:id="1493" w:name="_Toc130483020"/>
      <w:bookmarkStart w:id="1494" w:name="_Toc130468206"/>
      <w:bookmarkStart w:id="1495" w:name="_Toc130473007"/>
      <w:bookmarkStart w:id="1496" w:name="_Toc130481017"/>
      <w:bookmarkStart w:id="1497" w:name="_Toc130481090"/>
      <w:bookmarkStart w:id="1498" w:name="_Toc130481163"/>
      <w:bookmarkStart w:id="1499" w:name="_Toc130481236"/>
      <w:bookmarkStart w:id="1500" w:name="_Toc130481309"/>
      <w:bookmarkStart w:id="1501" w:name="_Toc130481382"/>
      <w:bookmarkStart w:id="1502" w:name="_Toc130481449"/>
      <w:bookmarkStart w:id="1503" w:name="_Toc130481522"/>
      <w:bookmarkStart w:id="1504" w:name="_Toc130481729"/>
      <w:bookmarkStart w:id="1505" w:name="_Toc130483021"/>
      <w:bookmarkStart w:id="1506" w:name="_Toc130468207"/>
      <w:bookmarkStart w:id="1507" w:name="_Toc130473008"/>
      <w:bookmarkStart w:id="1508" w:name="_Toc130481018"/>
      <w:bookmarkStart w:id="1509" w:name="_Toc130481091"/>
      <w:bookmarkStart w:id="1510" w:name="_Toc130481164"/>
      <w:bookmarkStart w:id="1511" w:name="_Toc130481237"/>
      <w:bookmarkStart w:id="1512" w:name="_Toc130481310"/>
      <w:bookmarkStart w:id="1513" w:name="_Toc130481383"/>
      <w:bookmarkStart w:id="1514" w:name="_Toc130481450"/>
      <w:bookmarkStart w:id="1515" w:name="_Toc130481523"/>
      <w:bookmarkStart w:id="1516" w:name="_Toc130481730"/>
      <w:bookmarkStart w:id="1517" w:name="_Toc130483022"/>
      <w:bookmarkStart w:id="1518" w:name="_Toc130468208"/>
      <w:bookmarkStart w:id="1519" w:name="_Toc130473009"/>
      <w:bookmarkStart w:id="1520" w:name="_Toc130481019"/>
      <w:bookmarkStart w:id="1521" w:name="_Toc130481092"/>
      <w:bookmarkStart w:id="1522" w:name="_Toc130481165"/>
      <w:bookmarkStart w:id="1523" w:name="_Toc130481238"/>
      <w:bookmarkStart w:id="1524" w:name="_Toc130481311"/>
      <w:bookmarkStart w:id="1525" w:name="_Toc130481384"/>
      <w:bookmarkStart w:id="1526" w:name="_Toc130481451"/>
      <w:bookmarkStart w:id="1527" w:name="_Toc130481524"/>
      <w:bookmarkStart w:id="1528" w:name="_Toc130481731"/>
      <w:bookmarkStart w:id="1529" w:name="_Toc130483023"/>
      <w:bookmarkStart w:id="1530" w:name="_Toc130468209"/>
      <w:bookmarkStart w:id="1531" w:name="_Toc130473010"/>
      <w:bookmarkStart w:id="1532" w:name="_Toc130481020"/>
      <w:bookmarkStart w:id="1533" w:name="_Toc130481093"/>
      <w:bookmarkStart w:id="1534" w:name="_Toc130481166"/>
      <w:bookmarkStart w:id="1535" w:name="_Toc130481239"/>
      <w:bookmarkStart w:id="1536" w:name="_Toc130481312"/>
      <w:bookmarkStart w:id="1537" w:name="_Toc130481385"/>
      <w:bookmarkStart w:id="1538" w:name="_Toc130481452"/>
      <w:bookmarkStart w:id="1539" w:name="_Toc130481525"/>
      <w:bookmarkStart w:id="1540" w:name="_Toc130481732"/>
      <w:bookmarkStart w:id="1541" w:name="_Toc130483024"/>
      <w:bookmarkStart w:id="1542" w:name="_Toc130468210"/>
      <w:bookmarkStart w:id="1543" w:name="_Toc130473011"/>
      <w:bookmarkStart w:id="1544" w:name="_Toc130481021"/>
      <w:bookmarkStart w:id="1545" w:name="_Toc130481094"/>
      <w:bookmarkStart w:id="1546" w:name="_Toc130481167"/>
      <w:bookmarkStart w:id="1547" w:name="_Toc130481240"/>
      <w:bookmarkStart w:id="1548" w:name="_Toc130481313"/>
      <w:bookmarkStart w:id="1549" w:name="_Toc130481386"/>
      <w:bookmarkStart w:id="1550" w:name="_Toc130481453"/>
      <w:bookmarkStart w:id="1551" w:name="_Toc130481526"/>
      <w:bookmarkStart w:id="1552" w:name="_Toc130481733"/>
      <w:bookmarkStart w:id="1553" w:name="_Toc130483025"/>
      <w:bookmarkStart w:id="1554" w:name="_Toc130468211"/>
      <w:bookmarkStart w:id="1555" w:name="_Toc130473012"/>
      <w:bookmarkStart w:id="1556" w:name="_Toc130481022"/>
      <w:bookmarkStart w:id="1557" w:name="_Toc130481095"/>
      <w:bookmarkStart w:id="1558" w:name="_Toc130481168"/>
      <w:bookmarkStart w:id="1559" w:name="_Toc130481241"/>
      <w:bookmarkStart w:id="1560" w:name="_Toc130481314"/>
      <w:bookmarkStart w:id="1561" w:name="_Toc130481387"/>
      <w:bookmarkStart w:id="1562" w:name="_Toc130481454"/>
      <w:bookmarkStart w:id="1563" w:name="_Toc130481527"/>
      <w:bookmarkStart w:id="1564" w:name="_Toc130481734"/>
      <w:bookmarkStart w:id="1565" w:name="_Toc130483026"/>
      <w:bookmarkStart w:id="1566" w:name="_Toc130468212"/>
      <w:bookmarkStart w:id="1567" w:name="_Toc130473013"/>
      <w:bookmarkStart w:id="1568" w:name="_Toc130481023"/>
      <w:bookmarkStart w:id="1569" w:name="_Toc130481096"/>
      <w:bookmarkStart w:id="1570" w:name="_Toc130481169"/>
      <w:bookmarkStart w:id="1571" w:name="_Toc130481242"/>
      <w:bookmarkStart w:id="1572" w:name="_Toc130481315"/>
      <w:bookmarkStart w:id="1573" w:name="_Toc130481388"/>
      <w:bookmarkStart w:id="1574" w:name="_Toc130481455"/>
      <w:bookmarkStart w:id="1575" w:name="_Toc130481528"/>
      <w:bookmarkStart w:id="1576" w:name="_Toc130481735"/>
      <w:bookmarkStart w:id="1577" w:name="_Toc130483027"/>
      <w:bookmarkStart w:id="1578" w:name="_Toc130468213"/>
      <w:bookmarkStart w:id="1579" w:name="_Toc130473014"/>
      <w:bookmarkStart w:id="1580" w:name="_Toc130481024"/>
      <w:bookmarkStart w:id="1581" w:name="_Toc130481097"/>
      <w:bookmarkStart w:id="1582" w:name="_Toc130481170"/>
      <w:bookmarkStart w:id="1583" w:name="_Toc130481243"/>
      <w:bookmarkStart w:id="1584" w:name="_Toc130481316"/>
      <w:bookmarkStart w:id="1585" w:name="_Toc130481389"/>
      <w:bookmarkStart w:id="1586" w:name="_Toc130481456"/>
      <w:bookmarkStart w:id="1587" w:name="_Toc130481529"/>
      <w:bookmarkStart w:id="1588" w:name="_Toc130481736"/>
      <w:bookmarkStart w:id="1589" w:name="_Toc130483028"/>
      <w:bookmarkStart w:id="1590" w:name="_Toc130468214"/>
      <w:bookmarkStart w:id="1591" w:name="_Toc130473015"/>
      <w:bookmarkStart w:id="1592" w:name="_Toc130481025"/>
      <w:bookmarkStart w:id="1593" w:name="_Toc130481098"/>
      <w:bookmarkStart w:id="1594" w:name="_Toc130481171"/>
      <w:bookmarkStart w:id="1595" w:name="_Toc130481244"/>
      <w:bookmarkStart w:id="1596" w:name="_Toc130481317"/>
      <w:bookmarkStart w:id="1597" w:name="_Toc130481390"/>
      <w:bookmarkStart w:id="1598" w:name="_Toc130481457"/>
      <w:bookmarkStart w:id="1599" w:name="_Toc130481530"/>
      <w:bookmarkStart w:id="1600" w:name="_Toc130481737"/>
      <w:bookmarkStart w:id="1601" w:name="_Toc130483029"/>
      <w:bookmarkStart w:id="1602" w:name="_Toc130468215"/>
      <w:bookmarkStart w:id="1603" w:name="_Toc130473016"/>
      <w:bookmarkStart w:id="1604" w:name="_Toc130481026"/>
      <w:bookmarkStart w:id="1605" w:name="_Toc130481099"/>
      <w:bookmarkStart w:id="1606" w:name="_Toc130481172"/>
      <w:bookmarkStart w:id="1607" w:name="_Toc130481245"/>
      <w:bookmarkStart w:id="1608" w:name="_Toc130481318"/>
      <w:bookmarkStart w:id="1609" w:name="_Toc130481391"/>
      <w:bookmarkStart w:id="1610" w:name="_Toc130481458"/>
      <w:bookmarkStart w:id="1611" w:name="_Toc130481531"/>
      <w:bookmarkStart w:id="1612" w:name="_Toc130481738"/>
      <w:bookmarkStart w:id="1613" w:name="_Toc130483030"/>
      <w:bookmarkStart w:id="1614" w:name="_Toc130468216"/>
      <w:bookmarkStart w:id="1615" w:name="_Toc130473017"/>
      <w:bookmarkStart w:id="1616" w:name="_Toc130481027"/>
      <w:bookmarkStart w:id="1617" w:name="_Toc130481100"/>
      <w:bookmarkStart w:id="1618" w:name="_Toc130481173"/>
      <w:bookmarkStart w:id="1619" w:name="_Toc130481246"/>
      <w:bookmarkStart w:id="1620" w:name="_Toc130481319"/>
      <w:bookmarkStart w:id="1621" w:name="_Toc130481392"/>
      <w:bookmarkStart w:id="1622" w:name="_Toc130481459"/>
      <w:bookmarkStart w:id="1623" w:name="_Toc130481532"/>
      <w:bookmarkStart w:id="1624" w:name="_Toc130481739"/>
      <w:bookmarkStart w:id="1625" w:name="_Toc130483031"/>
      <w:bookmarkStart w:id="1626" w:name="_Toc130468217"/>
      <w:bookmarkStart w:id="1627" w:name="_Toc130473018"/>
      <w:bookmarkStart w:id="1628" w:name="_Toc130481028"/>
      <w:bookmarkStart w:id="1629" w:name="_Toc130481101"/>
      <w:bookmarkStart w:id="1630" w:name="_Toc130481174"/>
      <w:bookmarkStart w:id="1631" w:name="_Toc130481247"/>
      <w:bookmarkStart w:id="1632" w:name="_Toc130481320"/>
      <w:bookmarkStart w:id="1633" w:name="_Toc130481393"/>
      <w:bookmarkStart w:id="1634" w:name="_Toc130481460"/>
      <w:bookmarkStart w:id="1635" w:name="_Toc130481533"/>
      <w:bookmarkStart w:id="1636" w:name="_Toc130481740"/>
      <w:bookmarkStart w:id="1637" w:name="_Toc130483032"/>
      <w:bookmarkStart w:id="1638" w:name="_Toc130468218"/>
      <w:bookmarkStart w:id="1639" w:name="_Toc130473019"/>
      <w:bookmarkStart w:id="1640" w:name="_Toc130481029"/>
      <w:bookmarkStart w:id="1641" w:name="_Toc130481102"/>
      <w:bookmarkStart w:id="1642" w:name="_Toc130481175"/>
      <w:bookmarkStart w:id="1643" w:name="_Toc130481248"/>
      <w:bookmarkStart w:id="1644" w:name="_Toc130481321"/>
      <w:bookmarkStart w:id="1645" w:name="_Toc130481394"/>
      <w:bookmarkStart w:id="1646" w:name="_Toc130481461"/>
      <w:bookmarkStart w:id="1647" w:name="_Toc130481534"/>
      <w:bookmarkStart w:id="1648" w:name="_Toc130481741"/>
      <w:bookmarkStart w:id="1649" w:name="_Toc130483033"/>
      <w:bookmarkStart w:id="1650" w:name="_Toc130468219"/>
      <w:bookmarkStart w:id="1651" w:name="_Toc130473020"/>
      <w:bookmarkStart w:id="1652" w:name="_Toc130481030"/>
      <w:bookmarkStart w:id="1653" w:name="_Toc130481103"/>
      <w:bookmarkStart w:id="1654" w:name="_Toc130481176"/>
      <w:bookmarkStart w:id="1655" w:name="_Toc130481249"/>
      <w:bookmarkStart w:id="1656" w:name="_Toc130481322"/>
      <w:bookmarkStart w:id="1657" w:name="_Toc130481395"/>
      <w:bookmarkStart w:id="1658" w:name="_Toc130481462"/>
      <w:bookmarkStart w:id="1659" w:name="_Toc130481535"/>
      <w:bookmarkStart w:id="1660" w:name="_Toc130481742"/>
      <w:bookmarkStart w:id="1661" w:name="_Toc130483034"/>
      <w:bookmarkStart w:id="1662" w:name="_Toc130468220"/>
      <w:bookmarkStart w:id="1663" w:name="_Toc130473021"/>
      <w:bookmarkStart w:id="1664" w:name="_Toc130481031"/>
      <w:bookmarkStart w:id="1665" w:name="_Toc130481104"/>
      <w:bookmarkStart w:id="1666" w:name="_Toc130481177"/>
      <w:bookmarkStart w:id="1667" w:name="_Toc130481250"/>
      <w:bookmarkStart w:id="1668" w:name="_Toc130481323"/>
      <w:bookmarkStart w:id="1669" w:name="_Toc130481396"/>
      <w:bookmarkStart w:id="1670" w:name="_Toc130481463"/>
      <w:bookmarkStart w:id="1671" w:name="_Toc130481536"/>
      <w:bookmarkStart w:id="1672" w:name="_Toc130481743"/>
      <w:bookmarkStart w:id="1673" w:name="_Toc130483035"/>
      <w:bookmarkStart w:id="1674" w:name="_Toc130468221"/>
      <w:bookmarkStart w:id="1675" w:name="_Toc130473022"/>
      <w:bookmarkStart w:id="1676" w:name="_Toc130481032"/>
      <w:bookmarkStart w:id="1677" w:name="_Toc130481105"/>
      <w:bookmarkStart w:id="1678" w:name="_Toc130481178"/>
      <w:bookmarkStart w:id="1679" w:name="_Toc130481251"/>
      <w:bookmarkStart w:id="1680" w:name="_Toc130481324"/>
      <w:bookmarkStart w:id="1681" w:name="_Toc130481397"/>
      <w:bookmarkStart w:id="1682" w:name="_Toc130481464"/>
      <w:bookmarkStart w:id="1683" w:name="_Toc130481537"/>
      <w:bookmarkStart w:id="1684" w:name="_Toc130481744"/>
      <w:bookmarkStart w:id="1685" w:name="_Toc130483036"/>
      <w:bookmarkStart w:id="1686" w:name="_Toc130468222"/>
      <w:bookmarkStart w:id="1687" w:name="_Toc130473023"/>
      <w:bookmarkStart w:id="1688" w:name="_Toc130481033"/>
      <w:bookmarkStart w:id="1689" w:name="_Toc130481106"/>
      <w:bookmarkStart w:id="1690" w:name="_Toc130481179"/>
      <w:bookmarkStart w:id="1691" w:name="_Toc130481252"/>
      <w:bookmarkStart w:id="1692" w:name="_Toc130481325"/>
      <w:bookmarkStart w:id="1693" w:name="_Toc130481398"/>
      <w:bookmarkStart w:id="1694" w:name="_Toc130481465"/>
      <w:bookmarkStart w:id="1695" w:name="_Toc130481538"/>
      <w:bookmarkStart w:id="1696" w:name="_Toc130481745"/>
      <w:bookmarkStart w:id="1697" w:name="_Toc130483037"/>
      <w:bookmarkStart w:id="1698" w:name="_Toc130468223"/>
      <w:bookmarkStart w:id="1699" w:name="_Toc130473024"/>
      <w:bookmarkStart w:id="1700" w:name="_Toc130481034"/>
      <w:bookmarkStart w:id="1701" w:name="_Toc130481107"/>
      <w:bookmarkStart w:id="1702" w:name="_Toc130481180"/>
      <w:bookmarkStart w:id="1703" w:name="_Toc130481253"/>
      <w:bookmarkStart w:id="1704" w:name="_Toc130481326"/>
      <w:bookmarkStart w:id="1705" w:name="_Toc130481399"/>
      <w:bookmarkStart w:id="1706" w:name="_Toc130481466"/>
      <w:bookmarkStart w:id="1707" w:name="_Toc130481539"/>
      <w:bookmarkStart w:id="1708" w:name="_Toc130481746"/>
      <w:bookmarkStart w:id="1709" w:name="_Toc130483038"/>
      <w:bookmarkStart w:id="1710" w:name="_Toc130468224"/>
      <w:bookmarkStart w:id="1711" w:name="_Toc130473025"/>
      <w:bookmarkStart w:id="1712" w:name="_Toc130481035"/>
      <w:bookmarkStart w:id="1713" w:name="_Toc130481108"/>
      <w:bookmarkStart w:id="1714" w:name="_Toc130481181"/>
      <w:bookmarkStart w:id="1715" w:name="_Toc130481254"/>
      <w:bookmarkStart w:id="1716" w:name="_Toc130481327"/>
      <w:bookmarkStart w:id="1717" w:name="_Toc130481400"/>
      <w:bookmarkStart w:id="1718" w:name="_Toc130481467"/>
      <w:bookmarkStart w:id="1719" w:name="_Toc130481540"/>
      <w:bookmarkStart w:id="1720" w:name="_Toc130481747"/>
      <w:bookmarkStart w:id="1721" w:name="_Toc130483039"/>
      <w:bookmarkStart w:id="1722" w:name="_Toc130468225"/>
      <w:bookmarkStart w:id="1723" w:name="_Toc130473026"/>
      <w:bookmarkStart w:id="1724" w:name="_Toc130481036"/>
      <w:bookmarkStart w:id="1725" w:name="_Toc130481109"/>
      <w:bookmarkStart w:id="1726" w:name="_Toc130481182"/>
      <w:bookmarkStart w:id="1727" w:name="_Toc130481255"/>
      <w:bookmarkStart w:id="1728" w:name="_Toc130481328"/>
      <w:bookmarkStart w:id="1729" w:name="_Toc130481401"/>
      <w:bookmarkStart w:id="1730" w:name="_Toc130481468"/>
      <w:bookmarkStart w:id="1731" w:name="_Toc130481541"/>
      <w:bookmarkStart w:id="1732" w:name="_Toc130481748"/>
      <w:bookmarkStart w:id="1733" w:name="_Toc130483040"/>
      <w:bookmarkStart w:id="1734" w:name="_Toc130468226"/>
      <w:bookmarkStart w:id="1735" w:name="_Toc130473027"/>
      <w:bookmarkStart w:id="1736" w:name="_Toc130481037"/>
      <w:bookmarkStart w:id="1737" w:name="_Toc130481110"/>
      <w:bookmarkStart w:id="1738" w:name="_Toc130481183"/>
      <w:bookmarkStart w:id="1739" w:name="_Toc130481256"/>
      <w:bookmarkStart w:id="1740" w:name="_Toc130481329"/>
      <w:bookmarkStart w:id="1741" w:name="_Toc130481402"/>
      <w:bookmarkStart w:id="1742" w:name="_Toc130481469"/>
      <w:bookmarkStart w:id="1743" w:name="_Toc130481542"/>
      <w:bookmarkStart w:id="1744" w:name="_Toc130481749"/>
      <w:bookmarkStart w:id="1745" w:name="_Toc130483041"/>
      <w:bookmarkStart w:id="1746" w:name="_Toc130468227"/>
      <w:bookmarkStart w:id="1747" w:name="_Toc130473028"/>
      <w:bookmarkStart w:id="1748" w:name="_Toc130481038"/>
      <w:bookmarkStart w:id="1749" w:name="_Toc130481111"/>
      <w:bookmarkStart w:id="1750" w:name="_Toc130481184"/>
      <w:bookmarkStart w:id="1751" w:name="_Toc130481257"/>
      <w:bookmarkStart w:id="1752" w:name="_Toc130481330"/>
      <w:bookmarkStart w:id="1753" w:name="_Toc130481403"/>
      <w:bookmarkStart w:id="1754" w:name="_Toc130481470"/>
      <w:bookmarkStart w:id="1755" w:name="_Toc130481543"/>
      <w:bookmarkStart w:id="1756" w:name="_Toc130481750"/>
      <w:bookmarkStart w:id="1757" w:name="_Toc130483042"/>
      <w:bookmarkStart w:id="1758" w:name="_Toc130468228"/>
      <w:bookmarkStart w:id="1759" w:name="_Toc130473029"/>
      <w:bookmarkStart w:id="1760" w:name="_Toc130481039"/>
      <w:bookmarkStart w:id="1761" w:name="_Toc130481112"/>
      <w:bookmarkStart w:id="1762" w:name="_Toc130481185"/>
      <w:bookmarkStart w:id="1763" w:name="_Toc130481258"/>
      <w:bookmarkStart w:id="1764" w:name="_Toc130481331"/>
      <w:bookmarkStart w:id="1765" w:name="_Toc130481404"/>
      <w:bookmarkStart w:id="1766" w:name="_Toc130481471"/>
      <w:bookmarkStart w:id="1767" w:name="_Toc130481544"/>
      <w:bookmarkStart w:id="1768" w:name="_Toc130481751"/>
      <w:bookmarkStart w:id="1769" w:name="_Toc130483043"/>
      <w:bookmarkStart w:id="1770" w:name="_Toc130468229"/>
      <w:bookmarkStart w:id="1771" w:name="_Toc130473030"/>
      <w:bookmarkStart w:id="1772" w:name="_Toc130481040"/>
      <w:bookmarkStart w:id="1773" w:name="_Toc130481113"/>
      <w:bookmarkStart w:id="1774" w:name="_Toc130481186"/>
      <w:bookmarkStart w:id="1775" w:name="_Toc130481259"/>
      <w:bookmarkStart w:id="1776" w:name="_Toc130481332"/>
      <w:bookmarkStart w:id="1777" w:name="_Toc130481405"/>
      <w:bookmarkStart w:id="1778" w:name="_Toc130481472"/>
      <w:bookmarkStart w:id="1779" w:name="_Toc130481545"/>
      <w:bookmarkStart w:id="1780" w:name="_Toc130481752"/>
      <w:bookmarkStart w:id="1781" w:name="_Toc130483044"/>
      <w:bookmarkStart w:id="1782" w:name="_Toc130468230"/>
      <w:bookmarkStart w:id="1783" w:name="_Toc130473031"/>
      <w:bookmarkStart w:id="1784" w:name="_Toc130481041"/>
      <w:bookmarkStart w:id="1785" w:name="_Toc130481114"/>
      <w:bookmarkStart w:id="1786" w:name="_Toc130481187"/>
      <w:bookmarkStart w:id="1787" w:name="_Toc130481260"/>
      <w:bookmarkStart w:id="1788" w:name="_Toc130481333"/>
      <w:bookmarkStart w:id="1789" w:name="_Toc130481406"/>
      <w:bookmarkStart w:id="1790" w:name="_Toc130481473"/>
      <w:bookmarkStart w:id="1791" w:name="_Toc130481546"/>
      <w:bookmarkStart w:id="1792" w:name="_Toc130481753"/>
      <w:bookmarkStart w:id="1793" w:name="_Toc130483045"/>
      <w:bookmarkStart w:id="1794" w:name="_Toc130468231"/>
      <w:bookmarkStart w:id="1795" w:name="_Toc130473032"/>
      <w:bookmarkStart w:id="1796" w:name="_Toc130481042"/>
      <w:bookmarkStart w:id="1797" w:name="_Toc130481115"/>
      <w:bookmarkStart w:id="1798" w:name="_Toc130481188"/>
      <w:bookmarkStart w:id="1799" w:name="_Toc130481261"/>
      <w:bookmarkStart w:id="1800" w:name="_Toc130481334"/>
      <w:bookmarkStart w:id="1801" w:name="_Toc130481407"/>
      <w:bookmarkStart w:id="1802" w:name="_Toc130481474"/>
      <w:bookmarkStart w:id="1803" w:name="_Toc130481547"/>
      <w:bookmarkStart w:id="1804" w:name="_Toc130481754"/>
      <w:bookmarkStart w:id="1805" w:name="_Toc130483046"/>
      <w:bookmarkStart w:id="1806" w:name="_Toc130468232"/>
      <w:bookmarkStart w:id="1807" w:name="_Toc130473033"/>
      <w:bookmarkStart w:id="1808" w:name="_Toc130481043"/>
      <w:bookmarkStart w:id="1809" w:name="_Toc130481116"/>
      <w:bookmarkStart w:id="1810" w:name="_Toc130481189"/>
      <w:bookmarkStart w:id="1811" w:name="_Toc130481262"/>
      <w:bookmarkStart w:id="1812" w:name="_Toc130481335"/>
      <w:bookmarkStart w:id="1813" w:name="_Toc130481408"/>
      <w:bookmarkStart w:id="1814" w:name="_Toc130481475"/>
      <w:bookmarkStart w:id="1815" w:name="_Toc130481548"/>
      <w:bookmarkStart w:id="1816" w:name="_Toc130481755"/>
      <w:bookmarkStart w:id="1817" w:name="_Toc130483047"/>
      <w:bookmarkStart w:id="1818" w:name="_Toc130468233"/>
      <w:bookmarkStart w:id="1819" w:name="_Toc130473034"/>
      <w:bookmarkStart w:id="1820" w:name="_Toc130481044"/>
      <w:bookmarkStart w:id="1821" w:name="_Toc130481117"/>
      <w:bookmarkStart w:id="1822" w:name="_Toc130481190"/>
      <w:bookmarkStart w:id="1823" w:name="_Toc130481263"/>
      <w:bookmarkStart w:id="1824" w:name="_Toc130481336"/>
      <w:bookmarkStart w:id="1825" w:name="_Toc130481409"/>
      <w:bookmarkStart w:id="1826" w:name="_Toc130481476"/>
      <w:bookmarkStart w:id="1827" w:name="_Toc130481549"/>
      <w:bookmarkStart w:id="1828" w:name="_Toc130481756"/>
      <w:bookmarkStart w:id="1829" w:name="_Toc130483048"/>
      <w:bookmarkStart w:id="1830" w:name="_Toc130468234"/>
      <w:bookmarkStart w:id="1831" w:name="_Toc130473035"/>
      <w:bookmarkStart w:id="1832" w:name="_Toc130481045"/>
      <w:bookmarkStart w:id="1833" w:name="_Toc130481118"/>
      <w:bookmarkStart w:id="1834" w:name="_Toc130481191"/>
      <w:bookmarkStart w:id="1835" w:name="_Toc130481264"/>
      <w:bookmarkStart w:id="1836" w:name="_Toc130481337"/>
      <w:bookmarkStart w:id="1837" w:name="_Toc130481410"/>
      <w:bookmarkStart w:id="1838" w:name="_Toc130481477"/>
      <w:bookmarkStart w:id="1839" w:name="_Toc130481550"/>
      <w:bookmarkStart w:id="1840" w:name="_Toc130481757"/>
      <w:bookmarkStart w:id="1841" w:name="_Toc130483049"/>
      <w:bookmarkStart w:id="1842" w:name="_Toc130468235"/>
      <w:bookmarkStart w:id="1843" w:name="_Toc130473036"/>
      <w:bookmarkStart w:id="1844" w:name="_Toc130481046"/>
      <w:bookmarkStart w:id="1845" w:name="_Toc130481119"/>
      <w:bookmarkStart w:id="1846" w:name="_Toc130481192"/>
      <w:bookmarkStart w:id="1847" w:name="_Toc130481265"/>
      <w:bookmarkStart w:id="1848" w:name="_Toc130481338"/>
      <w:bookmarkStart w:id="1849" w:name="_Toc130481411"/>
      <w:bookmarkStart w:id="1850" w:name="_Toc130481478"/>
      <w:bookmarkStart w:id="1851" w:name="_Toc130481551"/>
      <w:bookmarkStart w:id="1852" w:name="_Toc130481758"/>
      <w:bookmarkStart w:id="1853" w:name="_Toc130483050"/>
      <w:bookmarkStart w:id="1854" w:name="_Toc130468236"/>
      <w:bookmarkStart w:id="1855" w:name="_Toc130473037"/>
      <w:bookmarkStart w:id="1856" w:name="_Toc130481047"/>
      <w:bookmarkStart w:id="1857" w:name="_Toc130481120"/>
      <w:bookmarkStart w:id="1858" w:name="_Toc130481193"/>
      <w:bookmarkStart w:id="1859" w:name="_Toc130481266"/>
      <w:bookmarkStart w:id="1860" w:name="_Toc130481339"/>
      <w:bookmarkStart w:id="1861" w:name="_Toc130481412"/>
      <w:bookmarkStart w:id="1862" w:name="_Toc130481479"/>
      <w:bookmarkStart w:id="1863" w:name="_Toc130481552"/>
      <w:bookmarkStart w:id="1864" w:name="_Toc130481759"/>
      <w:bookmarkStart w:id="1865" w:name="_Toc130483051"/>
      <w:bookmarkStart w:id="1866" w:name="_Toc130468237"/>
      <w:bookmarkStart w:id="1867" w:name="_Toc130473038"/>
      <w:bookmarkStart w:id="1868" w:name="_Toc130481048"/>
      <w:bookmarkStart w:id="1869" w:name="_Toc130481121"/>
      <w:bookmarkStart w:id="1870" w:name="_Toc130481194"/>
      <w:bookmarkStart w:id="1871" w:name="_Toc130481267"/>
      <w:bookmarkStart w:id="1872" w:name="_Toc130481340"/>
      <w:bookmarkStart w:id="1873" w:name="_Toc130481413"/>
      <w:bookmarkStart w:id="1874" w:name="_Toc130481480"/>
      <w:bookmarkStart w:id="1875" w:name="_Toc130481553"/>
      <w:bookmarkStart w:id="1876" w:name="_Toc130481760"/>
      <w:bookmarkStart w:id="1877" w:name="_Toc130483052"/>
      <w:bookmarkStart w:id="1878" w:name="_Toc130468238"/>
      <w:bookmarkStart w:id="1879" w:name="_Toc130473039"/>
      <w:bookmarkStart w:id="1880" w:name="_Toc130481049"/>
      <w:bookmarkStart w:id="1881" w:name="_Toc130481122"/>
      <w:bookmarkStart w:id="1882" w:name="_Toc130481195"/>
      <w:bookmarkStart w:id="1883" w:name="_Toc130481268"/>
      <w:bookmarkStart w:id="1884" w:name="_Toc130481341"/>
      <w:bookmarkStart w:id="1885" w:name="_Toc130481414"/>
      <w:bookmarkStart w:id="1886" w:name="_Toc130481481"/>
      <w:bookmarkStart w:id="1887" w:name="_Toc130481554"/>
      <w:bookmarkStart w:id="1888" w:name="_Toc130481761"/>
      <w:bookmarkStart w:id="1889" w:name="_Toc130483053"/>
      <w:bookmarkStart w:id="1890" w:name="_Toc130468239"/>
      <w:bookmarkStart w:id="1891" w:name="_Toc130473040"/>
      <w:bookmarkStart w:id="1892" w:name="_Toc130481050"/>
      <w:bookmarkStart w:id="1893" w:name="_Toc130481123"/>
      <w:bookmarkStart w:id="1894" w:name="_Toc130481196"/>
      <w:bookmarkStart w:id="1895" w:name="_Toc130481269"/>
      <w:bookmarkStart w:id="1896" w:name="_Toc130481342"/>
      <w:bookmarkStart w:id="1897" w:name="_Toc130481415"/>
      <w:bookmarkStart w:id="1898" w:name="_Toc130481482"/>
      <w:bookmarkStart w:id="1899" w:name="_Toc130481555"/>
      <w:bookmarkStart w:id="1900" w:name="_Toc130481762"/>
      <w:bookmarkStart w:id="1901" w:name="_Toc130483054"/>
      <w:bookmarkStart w:id="1902" w:name="_Toc130468240"/>
      <w:bookmarkStart w:id="1903" w:name="_Toc130473041"/>
      <w:bookmarkStart w:id="1904" w:name="_Toc130481051"/>
      <w:bookmarkStart w:id="1905" w:name="_Toc130481124"/>
      <w:bookmarkStart w:id="1906" w:name="_Toc130481197"/>
      <w:bookmarkStart w:id="1907" w:name="_Toc130481270"/>
      <w:bookmarkStart w:id="1908" w:name="_Toc130481343"/>
      <w:bookmarkStart w:id="1909" w:name="_Toc130481416"/>
      <w:bookmarkStart w:id="1910" w:name="_Toc130481483"/>
      <w:bookmarkStart w:id="1911" w:name="_Toc130481556"/>
      <w:bookmarkStart w:id="1912" w:name="_Toc130481763"/>
      <w:bookmarkStart w:id="1913" w:name="_Toc130483055"/>
      <w:bookmarkStart w:id="1914" w:name="_Toc132102574"/>
      <w:bookmarkStart w:id="1915" w:name="_Toc132126841"/>
      <w:bookmarkStart w:id="1916" w:name="_Toc139299620"/>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r w:rsidRPr="005132B3">
        <w:rPr>
          <w:rStyle w:val="Textoennegrita"/>
          <w:rFonts w:ascii="Arial Narrow" w:hAnsi="Arial Narrow"/>
          <w:b/>
          <w:bCs/>
          <w:color w:val="auto"/>
          <w:sz w:val="22"/>
          <w:szCs w:val="22"/>
        </w:rPr>
        <w:t>DOCUMENTACIÓN VINCULADA AL HITO DE CONTROL</w:t>
      </w:r>
      <w:bookmarkEnd w:id="1914"/>
      <w:bookmarkEnd w:id="1915"/>
      <w:bookmarkEnd w:id="1916"/>
    </w:p>
    <w:p w14:paraId="4151FF25" w14:textId="77777777" w:rsidR="00846256" w:rsidRPr="005132B3" w:rsidRDefault="00846256" w:rsidP="00361274">
      <w:pPr>
        <w:rPr>
          <w:sz w:val="16"/>
        </w:rPr>
      </w:pPr>
    </w:p>
    <w:p w14:paraId="0C2703B0" w14:textId="67C86D2C" w:rsidR="00CB7BD5" w:rsidRPr="005132B3" w:rsidRDefault="00846256" w:rsidP="00361274">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 y verificación de los documentos que acrediten experiencia laboral del actual residente de obra</w:t>
      </w:r>
      <w:r w:rsidR="00FA2C30" w:rsidRPr="005132B3">
        <w:rPr>
          <w:rFonts w:ascii="Arial Narrow" w:hAnsi="Arial Narrow"/>
          <w:sz w:val="22"/>
          <w:szCs w:val="22"/>
        </w:rPr>
        <w:t>.”</w:t>
      </w:r>
    </w:p>
    <w:p w14:paraId="7DF32A8C" w14:textId="77777777" w:rsidR="00997229" w:rsidRPr="005132B3" w:rsidRDefault="00997229" w:rsidP="00361274">
      <w:pPr>
        <w:ind w:left="709"/>
        <w:jc w:val="both"/>
        <w:rPr>
          <w:rFonts w:ascii="Arial Narrow" w:hAnsi="Arial Narrow" w:cs="Arial"/>
          <w:bCs/>
          <w:sz w:val="22"/>
          <w:szCs w:val="22"/>
          <w:lang w:val="es-ES"/>
        </w:rPr>
      </w:pPr>
    </w:p>
    <w:p w14:paraId="3F180773" w14:textId="211298A7" w:rsidR="00846256" w:rsidRPr="005132B3" w:rsidRDefault="00F073C0" w:rsidP="00361274">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361274">
      <w:pPr>
        <w:ind w:left="709" w:right="-1"/>
        <w:jc w:val="both"/>
        <w:rPr>
          <w:rFonts w:ascii="Arial Narrow" w:hAnsi="Arial Narrow" w:cs="Arial"/>
          <w:bCs/>
          <w:sz w:val="22"/>
          <w:szCs w:val="22"/>
          <w:lang w:val="es-ES"/>
        </w:rPr>
      </w:pPr>
    </w:p>
    <w:p w14:paraId="1D8F5434" w14:textId="7BF1248A" w:rsidR="00621969" w:rsidRPr="005132B3" w:rsidDel="005771F3" w:rsidRDefault="00621969" w:rsidP="00361274">
      <w:pPr>
        <w:ind w:left="709" w:right="-1"/>
        <w:jc w:val="both"/>
        <w:rPr>
          <w:del w:id="1917" w:author="Manuel Raul Livano Luna" w:date="2023-07-03T18:02:00Z"/>
          <w:rFonts w:ascii="Arial Narrow" w:hAnsi="Arial Narrow" w:cs="Arial"/>
          <w:bCs/>
          <w:sz w:val="22"/>
          <w:szCs w:val="22"/>
          <w:lang w:val="es-ES"/>
        </w:rPr>
      </w:pPr>
    </w:p>
    <w:p w14:paraId="331D7029" w14:textId="6C9A376A" w:rsidR="00621969" w:rsidRPr="005132B3" w:rsidDel="005771F3" w:rsidRDefault="00621969" w:rsidP="00361274">
      <w:pPr>
        <w:ind w:left="709" w:right="-1"/>
        <w:jc w:val="both"/>
        <w:rPr>
          <w:del w:id="1918" w:author="Manuel Raul Livano Luna" w:date="2023-07-03T18:02:00Z"/>
          <w:rFonts w:ascii="Arial Narrow" w:hAnsi="Arial Narrow" w:cs="Arial"/>
          <w:bCs/>
          <w:sz w:val="22"/>
          <w:szCs w:val="22"/>
          <w:lang w:val="es-ES"/>
        </w:rPr>
      </w:pPr>
    </w:p>
    <w:p w14:paraId="6C32F654" w14:textId="77777777" w:rsidR="00846256" w:rsidRPr="005132B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919" w:name="_Toc130468242"/>
      <w:bookmarkStart w:id="1920" w:name="_Toc130473043"/>
      <w:bookmarkStart w:id="1921" w:name="_Toc130481053"/>
      <w:bookmarkStart w:id="1922" w:name="_Toc130481126"/>
      <w:bookmarkStart w:id="1923" w:name="_Toc130481199"/>
      <w:bookmarkStart w:id="1924" w:name="_Toc130481272"/>
      <w:bookmarkStart w:id="1925" w:name="_Toc130481345"/>
      <w:bookmarkStart w:id="1926" w:name="_Toc130481418"/>
      <w:bookmarkStart w:id="1927" w:name="_Toc130481485"/>
      <w:bookmarkStart w:id="1928" w:name="_Toc130481558"/>
      <w:bookmarkStart w:id="1929" w:name="_Toc130481765"/>
      <w:bookmarkStart w:id="1930" w:name="_Toc130483057"/>
      <w:bookmarkStart w:id="1931" w:name="_Toc132102575"/>
      <w:bookmarkStart w:id="1932" w:name="_Toc132126842"/>
      <w:bookmarkStart w:id="1933" w:name="_Toc139299621"/>
      <w:bookmarkEnd w:id="1919"/>
      <w:bookmarkEnd w:id="1920"/>
      <w:bookmarkEnd w:id="1921"/>
      <w:bookmarkEnd w:id="1922"/>
      <w:bookmarkEnd w:id="1923"/>
      <w:bookmarkEnd w:id="1924"/>
      <w:bookmarkEnd w:id="1925"/>
      <w:bookmarkEnd w:id="1926"/>
      <w:bookmarkEnd w:id="1927"/>
      <w:bookmarkEnd w:id="1928"/>
      <w:bookmarkEnd w:id="1929"/>
      <w:bookmarkEnd w:id="1930"/>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1931"/>
      <w:bookmarkEnd w:id="1932"/>
      <w:bookmarkEnd w:id="1933"/>
    </w:p>
    <w:p w14:paraId="7A20F371" w14:textId="77777777" w:rsidR="00846256" w:rsidRPr="005132B3" w:rsidRDefault="00846256" w:rsidP="00361274"/>
    <w:p w14:paraId="5D282ADD" w14:textId="77777777" w:rsidR="00846256" w:rsidRPr="005132B3" w:rsidRDefault="00846256" w:rsidP="00361274">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1934" w:name="_Toc132102576"/>
      <w:bookmarkStart w:id="1935" w:name="_Toc132126843"/>
      <w:bookmarkStart w:id="1936" w:name="_Toc139299622"/>
      <w:r w:rsidRPr="005132B3">
        <w:rPr>
          <w:rStyle w:val="Textoennegrita"/>
          <w:rFonts w:ascii="Arial Narrow" w:hAnsi="Arial Narrow" w:cstheme="minorHAnsi"/>
          <w:b/>
          <w:bCs/>
          <w:color w:val="auto"/>
          <w:sz w:val="22"/>
          <w:szCs w:val="22"/>
        </w:rPr>
        <w:t>INFORMACIÓN DE LAS SITUACIONES ADVERSAS COMUNICADAS EN INFORMES DE HITO DE CONTROL ANTERIORES</w:t>
      </w:r>
      <w:bookmarkEnd w:id="1934"/>
      <w:bookmarkEnd w:id="1935"/>
      <w:bookmarkEnd w:id="1936"/>
    </w:p>
    <w:p w14:paraId="01CCB640" w14:textId="77777777" w:rsidR="00727197" w:rsidRPr="005132B3" w:rsidRDefault="00727197" w:rsidP="00727197">
      <w:pPr>
        <w:rPr>
          <w:rFonts w:eastAsia="Calibri"/>
        </w:rPr>
      </w:pPr>
    </w:p>
    <w:p w14:paraId="635685F8" w14:textId="35F7BFDA" w:rsidR="00727197" w:rsidRPr="005132B3" w:rsidRDefault="00727197" w:rsidP="00361274">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Pr="005132B3"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1937" w:name="_Toc132102577"/>
      <w:bookmarkStart w:id="1938" w:name="_Toc132126844"/>
      <w:bookmarkStart w:id="1939" w:name="_Toc139299623"/>
      <w:r w:rsidRPr="005132B3">
        <w:rPr>
          <w:rStyle w:val="Textoennegrita"/>
          <w:rFonts w:ascii="Arial Narrow" w:hAnsi="Arial Narrow" w:cstheme="minorHAnsi"/>
          <w:b/>
          <w:bCs/>
          <w:color w:val="auto"/>
          <w:sz w:val="22"/>
          <w:szCs w:val="22"/>
        </w:rPr>
        <w:t>CONCLUSIÓN</w:t>
      </w:r>
      <w:bookmarkEnd w:id="1937"/>
      <w:bookmarkEnd w:id="1938"/>
      <w:bookmarkEnd w:id="1939"/>
    </w:p>
    <w:p w14:paraId="5D8D13C8" w14:textId="77777777" w:rsidR="00846256" w:rsidRPr="005132B3" w:rsidRDefault="00846256" w:rsidP="00361274">
      <w:r w:rsidRPr="005132B3">
        <w:t xml:space="preserve"> </w:t>
      </w:r>
    </w:p>
    <w:p w14:paraId="083CCE54" w14:textId="31A91BA5" w:rsidR="00846256" w:rsidRPr="005132B3" w:rsidRDefault="00846256" w:rsidP="00361274">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r w:rsidR="00D6445C" w:rsidRPr="005132B3">
        <w:rPr>
          <w:rFonts w:ascii="Arial Narrow" w:eastAsia="Calibri" w:hAnsi="Arial Narrow"/>
          <w:sz w:val="22"/>
          <w:szCs w:val="22"/>
        </w:rPr>
        <w:t xml:space="preserve">n.°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 y verificación de los documentos que acrediten experiencia laboral del actual residente de obra</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ins w:id="1940" w:author="GRAPURIMAC" w:date="2023-06-29T18:33:00Z">
        <w:r w:rsidR="00D67D51" w:rsidRPr="005132B3">
          <w:rPr>
            <w:rFonts w:ascii="Arial Narrow" w:hAnsi="Arial Narrow" w:cs="Arial"/>
            <w:bCs/>
            <w:sz w:val="22"/>
            <w:szCs w:val="22"/>
            <w:lang w:val="es-ES"/>
          </w:rPr>
          <w:t>tres</w:t>
        </w:r>
      </w:ins>
      <w:del w:id="1941" w:author="GRAPURIMAC" w:date="2023-06-29T18:33:00Z">
        <w:r w:rsidR="00676FB7" w:rsidRPr="005132B3" w:rsidDel="00D67D51">
          <w:rPr>
            <w:rFonts w:ascii="Arial Narrow" w:hAnsi="Arial Narrow" w:cs="Arial"/>
            <w:bCs/>
            <w:sz w:val="22"/>
            <w:szCs w:val="22"/>
            <w:lang w:val="es-ES"/>
          </w:rPr>
          <w:delText>cuatro</w:delText>
        </w:r>
      </w:del>
      <w:r w:rsidRPr="005132B3">
        <w:rPr>
          <w:rFonts w:ascii="Arial Narrow" w:hAnsi="Arial Narrow" w:cs="Arial"/>
          <w:bCs/>
          <w:sz w:val="22"/>
          <w:szCs w:val="22"/>
          <w:lang w:val="es-ES"/>
        </w:rPr>
        <w:t xml:space="preserve"> (</w:t>
      </w:r>
      <w:ins w:id="1942" w:author="GRAPURIMAC" w:date="2023-06-29T18:33:00Z">
        <w:r w:rsidR="00D67D51" w:rsidRPr="005132B3">
          <w:rPr>
            <w:rFonts w:ascii="Arial Narrow" w:hAnsi="Arial Narrow" w:cs="Arial"/>
            <w:bCs/>
            <w:sz w:val="22"/>
            <w:szCs w:val="22"/>
            <w:lang w:val="es-ES"/>
          </w:rPr>
          <w:t>3</w:t>
        </w:r>
      </w:ins>
      <w:del w:id="1943" w:author="GRAPURIMAC" w:date="2023-06-29T18:33:00Z">
        <w:r w:rsidR="00676FB7" w:rsidRPr="005132B3" w:rsidDel="00D67D51">
          <w:rPr>
            <w:rFonts w:ascii="Arial Narrow" w:hAnsi="Arial Narrow" w:cs="Arial"/>
            <w:bCs/>
            <w:sz w:val="22"/>
            <w:szCs w:val="22"/>
            <w:lang w:val="es-ES"/>
          </w:rPr>
          <w:delText>4</w:delText>
        </w:r>
      </w:del>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361274">
      <w:pPr>
        <w:ind w:left="709"/>
        <w:contextualSpacing/>
        <w:jc w:val="both"/>
        <w:rPr>
          <w:rFonts w:ascii="Arial Narrow" w:hAnsi="Arial Narrow" w:cs="Arial"/>
          <w:bCs/>
          <w:sz w:val="22"/>
          <w:szCs w:val="22"/>
          <w:lang w:val="es-ES"/>
        </w:rPr>
      </w:pPr>
    </w:p>
    <w:p w14:paraId="43ACF231" w14:textId="77777777" w:rsidR="00846256" w:rsidRPr="005132B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944" w:name="_Toc132102578"/>
      <w:bookmarkStart w:id="1945" w:name="_Toc132126845"/>
      <w:bookmarkStart w:id="1946" w:name="_Toc139299624"/>
      <w:r w:rsidRPr="005132B3">
        <w:rPr>
          <w:rStyle w:val="Textoennegrita"/>
          <w:rFonts w:ascii="Arial Narrow" w:hAnsi="Arial Narrow" w:cstheme="minorHAnsi"/>
          <w:b/>
          <w:bCs/>
          <w:color w:val="auto"/>
          <w:sz w:val="22"/>
          <w:szCs w:val="22"/>
        </w:rPr>
        <w:t>RECOMENDACIONES</w:t>
      </w:r>
      <w:bookmarkEnd w:id="1944"/>
      <w:bookmarkEnd w:id="1945"/>
      <w:bookmarkEnd w:id="1946"/>
    </w:p>
    <w:p w14:paraId="5CD42B73" w14:textId="77777777" w:rsidR="00846256" w:rsidRPr="005132B3"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5132B3"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n.°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1947" w:name="_Hlk133330811"/>
      <w:r w:rsidR="00445F22" w:rsidRPr="005132B3">
        <w:rPr>
          <w:rFonts w:ascii="Arial Narrow" w:hAnsi="Arial Narrow"/>
        </w:rPr>
        <w:t xml:space="preserve">Proceso </w:t>
      </w:r>
      <w:r w:rsidR="00584D74" w:rsidRPr="005132B3">
        <w:rPr>
          <w:rFonts w:ascii="Arial Narrow" w:hAnsi="Arial Narrow"/>
        </w:rPr>
        <w:t>de ejecución de gastos del proyecto y verificación de los documentos que acrediten experiencia laboral del actual residente de obra</w:t>
      </w:r>
      <w:r w:rsidR="00FA2C30" w:rsidRPr="005132B3">
        <w:rPr>
          <w:rFonts w:ascii="Arial Narrow" w:hAnsi="Arial Narrow"/>
        </w:rPr>
        <w:t>”</w:t>
      </w:r>
      <w:bookmarkEnd w:id="1947"/>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361274">
      <w:pPr>
        <w:ind w:left="851" w:hanging="425"/>
        <w:contextualSpacing/>
        <w:jc w:val="right"/>
        <w:rPr>
          <w:ins w:id="1948" w:author="Manuel Raul Livano Luna" w:date="2023-07-03T18:05:00Z"/>
          <w:rFonts w:ascii="Arial Narrow" w:hAnsi="Arial Narrow" w:cs="Arial"/>
          <w:sz w:val="22"/>
          <w:szCs w:val="22"/>
        </w:rPr>
      </w:pPr>
    </w:p>
    <w:p w14:paraId="67741A35" w14:textId="77777777" w:rsidR="00FF661E" w:rsidRPr="005132B3" w:rsidRDefault="00FF661E" w:rsidP="00361274">
      <w:pPr>
        <w:ind w:left="851" w:hanging="425"/>
        <w:contextualSpacing/>
        <w:jc w:val="right"/>
        <w:rPr>
          <w:rFonts w:ascii="Arial Narrow" w:hAnsi="Arial Narrow" w:cs="Arial"/>
          <w:sz w:val="22"/>
          <w:szCs w:val="22"/>
        </w:rPr>
      </w:pPr>
    </w:p>
    <w:p w14:paraId="114D5BDB" w14:textId="020CAF00" w:rsidR="00846256" w:rsidRPr="005132B3" w:rsidRDefault="00846256" w:rsidP="00361274">
      <w:pPr>
        <w:ind w:left="851" w:hanging="425"/>
        <w:contextualSpacing/>
        <w:jc w:val="right"/>
        <w:rPr>
          <w:rFonts w:ascii="Arial Narrow" w:hAnsi="Arial Narrow" w:cs="Arial"/>
          <w:sz w:val="22"/>
          <w:szCs w:val="22"/>
        </w:rPr>
      </w:pPr>
      <w:r w:rsidRPr="005132B3">
        <w:rPr>
          <w:rFonts w:ascii="Arial Narrow" w:hAnsi="Arial Narrow" w:cs="Arial"/>
          <w:sz w:val="22"/>
          <w:szCs w:val="22"/>
        </w:rPr>
        <w:lastRenderedPageBreak/>
        <w:t xml:space="preserve">Abancay, </w:t>
      </w:r>
      <w:r w:rsidR="003F5CA7" w:rsidRPr="005132B3">
        <w:rPr>
          <w:rFonts w:ascii="Arial Narrow" w:hAnsi="Arial Narrow" w:cs="Arial"/>
          <w:sz w:val="22"/>
          <w:szCs w:val="22"/>
        </w:rPr>
        <w:t>2</w:t>
      </w:r>
      <w:ins w:id="1949" w:author="GRAPURIMAC" w:date="2023-06-29T18:34:00Z">
        <w:r w:rsidR="00D67D51" w:rsidRPr="005132B3">
          <w:rPr>
            <w:rFonts w:ascii="Arial Narrow" w:hAnsi="Arial Narrow" w:cs="Arial"/>
            <w:sz w:val="22"/>
            <w:szCs w:val="22"/>
          </w:rPr>
          <w:t>8</w:t>
        </w:r>
      </w:ins>
      <w:del w:id="1950" w:author="GRAPURIMAC" w:date="2023-06-29T18:34:00Z">
        <w:r w:rsidR="00613EF2" w:rsidRPr="005132B3" w:rsidDel="00D67D51">
          <w:rPr>
            <w:rFonts w:ascii="Arial Narrow" w:hAnsi="Arial Narrow" w:cs="Arial"/>
            <w:sz w:val="22"/>
            <w:szCs w:val="22"/>
          </w:rPr>
          <w:delText>1</w:delText>
        </w:r>
      </w:del>
      <w:r w:rsidRPr="005132B3">
        <w:rPr>
          <w:rFonts w:ascii="Arial Narrow" w:hAnsi="Arial Narrow" w:cs="Arial"/>
          <w:sz w:val="22"/>
          <w:szCs w:val="22"/>
        </w:rPr>
        <w:t xml:space="preserve"> de </w:t>
      </w:r>
      <w:r w:rsidR="005B58EC" w:rsidRPr="005132B3">
        <w:rPr>
          <w:rFonts w:ascii="Arial Narrow" w:hAnsi="Arial Narrow" w:cs="Arial"/>
          <w:sz w:val="22"/>
          <w:szCs w:val="22"/>
        </w:rPr>
        <w:t>junio</w:t>
      </w:r>
      <w:r w:rsidRPr="005132B3">
        <w:rPr>
          <w:rFonts w:ascii="Arial Narrow" w:hAnsi="Arial Narrow" w:cs="Arial"/>
          <w:sz w:val="22"/>
          <w:szCs w:val="22"/>
        </w:rPr>
        <w:t xml:space="preserve"> de 2023</w:t>
      </w:r>
    </w:p>
    <w:p w14:paraId="5DDA47AA" w14:textId="65942D39" w:rsidR="00D73C4C" w:rsidRPr="005132B3" w:rsidRDefault="00D73C4C" w:rsidP="00361274">
      <w:pPr>
        <w:ind w:left="851" w:hanging="425"/>
        <w:contextualSpacing/>
        <w:jc w:val="right"/>
        <w:rPr>
          <w:rFonts w:ascii="Arial Narrow" w:hAnsi="Arial Narrow" w:cs="Arial"/>
          <w:sz w:val="22"/>
          <w:szCs w:val="22"/>
        </w:rPr>
      </w:pPr>
    </w:p>
    <w:p w14:paraId="4CB46BC5" w14:textId="0D9567B6" w:rsidR="00D73C4C" w:rsidRPr="005132B3" w:rsidRDefault="00D73C4C" w:rsidP="00361274">
      <w:pPr>
        <w:ind w:left="851" w:hanging="425"/>
        <w:contextualSpacing/>
        <w:jc w:val="right"/>
        <w:rPr>
          <w:rFonts w:ascii="Arial Narrow" w:hAnsi="Arial Narrow" w:cs="Arial"/>
          <w:sz w:val="22"/>
          <w:szCs w:val="22"/>
        </w:rPr>
      </w:pPr>
    </w:p>
    <w:p w14:paraId="37B85948" w14:textId="77777777" w:rsidR="007613B9" w:rsidRPr="005132B3" w:rsidRDefault="007613B9" w:rsidP="00361274">
      <w:pPr>
        <w:ind w:left="851" w:hanging="425"/>
        <w:contextualSpacing/>
        <w:jc w:val="right"/>
        <w:rPr>
          <w:rFonts w:ascii="Arial Narrow" w:hAnsi="Arial Narrow" w:cs="Arial"/>
          <w:sz w:val="22"/>
          <w:szCs w:val="22"/>
        </w:rPr>
      </w:pPr>
    </w:p>
    <w:p w14:paraId="329F65E8" w14:textId="290E8CE0" w:rsidR="00F073C0" w:rsidRPr="005132B3" w:rsidRDefault="00F073C0" w:rsidP="00361274">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361274">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361274">
            <w:pPr>
              <w:jc w:val="center"/>
              <w:rPr>
                <w:rFonts w:ascii="Arial Narrow" w:hAnsi="Arial Narrow"/>
                <w:b/>
                <w:iCs/>
                <w:szCs w:val="18"/>
                <w:lang w:eastAsia="es-PE"/>
              </w:rPr>
            </w:pPr>
          </w:p>
          <w:p w14:paraId="011C8400" w14:textId="77777777"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Dennis Helmle Camacho</w:t>
            </w:r>
          </w:p>
          <w:p w14:paraId="3C1CCE5D"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361274">
            <w:pPr>
              <w:rPr>
                <w:rFonts w:ascii="Arial Narrow" w:hAnsi="Arial Narrow"/>
                <w:bCs/>
                <w:szCs w:val="22"/>
              </w:rPr>
            </w:pPr>
          </w:p>
          <w:p w14:paraId="7F81C2A3" w14:textId="77777777" w:rsidR="00846256" w:rsidRPr="005132B3" w:rsidRDefault="00846256" w:rsidP="00361274">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361274">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Lívano Luna </w:t>
            </w:r>
          </w:p>
          <w:p w14:paraId="2F3DABC1"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361274">
            <w:pPr>
              <w:jc w:val="center"/>
              <w:rPr>
                <w:rFonts w:ascii="Arial Narrow" w:hAnsi="Arial Narrow"/>
                <w:b/>
                <w:iCs/>
                <w:sz w:val="2"/>
                <w:szCs w:val="2"/>
                <w:lang w:eastAsia="es-PE"/>
              </w:rPr>
            </w:pPr>
          </w:p>
          <w:p w14:paraId="11E9A294" w14:textId="12A2A3F4" w:rsidR="00846256" w:rsidRPr="005132B3" w:rsidRDefault="00846256" w:rsidP="00361274">
            <w:pPr>
              <w:rPr>
                <w:rFonts w:ascii="Arial Narrow" w:hAnsi="Arial Narrow"/>
                <w:b/>
                <w:iCs/>
                <w:szCs w:val="18"/>
                <w:lang w:eastAsia="es-PE"/>
              </w:rPr>
            </w:pPr>
          </w:p>
          <w:p w14:paraId="04788E14" w14:textId="1FEF3EDA" w:rsidR="007613B9" w:rsidRPr="005132B3" w:rsidRDefault="007613B9" w:rsidP="00361274">
            <w:pPr>
              <w:rPr>
                <w:rFonts w:ascii="Arial Narrow" w:hAnsi="Arial Narrow"/>
                <w:b/>
                <w:iCs/>
                <w:szCs w:val="18"/>
                <w:lang w:eastAsia="es-PE"/>
              </w:rPr>
            </w:pPr>
          </w:p>
          <w:p w14:paraId="384B03C4" w14:textId="30DC567D" w:rsidR="007613B9" w:rsidRPr="005132B3" w:rsidRDefault="007613B9" w:rsidP="00361274">
            <w:pPr>
              <w:rPr>
                <w:rFonts w:ascii="Arial Narrow" w:hAnsi="Arial Narrow"/>
                <w:b/>
                <w:iCs/>
                <w:szCs w:val="18"/>
                <w:lang w:eastAsia="es-PE"/>
              </w:rPr>
            </w:pPr>
          </w:p>
          <w:p w14:paraId="0FEEBC8D" w14:textId="6597D50C" w:rsidR="007613B9" w:rsidRPr="005132B3" w:rsidRDefault="007613B9" w:rsidP="00361274">
            <w:pPr>
              <w:rPr>
                <w:rFonts w:ascii="Arial Narrow" w:hAnsi="Arial Narrow"/>
                <w:b/>
                <w:iCs/>
                <w:szCs w:val="18"/>
                <w:lang w:eastAsia="es-PE"/>
              </w:rPr>
            </w:pPr>
          </w:p>
          <w:p w14:paraId="0CD51630" w14:textId="77777777" w:rsidR="009375BF" w:rsidRPr="005132B3" w:rsidRDefault="009375BF" w:rsidP="00361274">
            <w:pPr>
              <w:rPr>
                <w:rFonts w:ascii="Arial Narrow" w:hAnsi="Arial Narrow"/>
                <w:b/>
                <w:iCs/>
                <w:szCs w:val="18"/>
                <w:lang w:eastAsia="es-PE"/>
              </w:rPr>
            </w:pPr>
          </w:p>
          <w:p w14:paraId="01B75542" w14:textId="77777777" w:rsidR="007613B9" w:rsidRPr="005132B3" w:rsidRDefault="007613B9" w:rsidP="00361274">
            <w:pPr>
              <w:rPr>
                <w:rFonts w:ascii="Arial Narrow" w:hAnsi="Arial Narrow"/>
                <w:b/>
                <w:iCs/>
                <w:szCs w:val="18"/>
                <w:lang w:eastAsia="es-PE"/>
              </w:rPr>
            </w:pPr>
          </w:p>
          <w:p w14:paraId="4B0EC3B5" w14:textId="324CF958"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361274">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361274">
      <w:pPr>
        <w:rPr>
          <w:ins w:id="1951" w:author="GRAPURIMAC" w:date="2023-06-29T18:34:00Z"/>
          <w:rFonts w:ascii="Arial Narrow" w:hAnsi="Arial Narrow"/>
          <w:sz w:val="22"/>
          <w:szCs w:val="22"/>
        </w:rPr>
      </w:pPr>
    </w:p>
    <w:p w14:paraId="729CEB5B" w14:textId="168BCD0B" w:rsidR="00EA621F" w:rsidRPr="005132B3" w:rsidRDefault="00EA621F" w:rsidP="00361274">
      <w:pPr>
        <w:rPr>
          <w:ins w:id="1952" w:author="GRAPURIMAC" w:date="2023-06-29T18:34:00Z"/>
          <w:rFonts w:ascii="Arial Narrow" w:hAnsi="Arial Narrow"/>
          <w:sz w:val="22"/>
          <w:szCs w:val="22"/>
        </w:rPr>
      </w:pPr>
    </w:p>
    <w:p w14:paraId="0C45E6DB" w14:textId="5FFBC32F" w:rsidR="00EA621F" w:rsidRPr="005132B3" w:rsidRDefault="00EA621F" w:rsidP="00361274">
      <w:pPr>
        <w:rPr>
          <w:ins w:id="1953" w:author="GRAPURIMAC" w:date="2023-06-29T18:34:00Z"/>
          <w:rFonts w:ascii="Arial Narrow" w:hAnsi="Arial Narrow"/>
          <w:sz w:val="22"/>
          <w:szCs w:val="22"/>
        </w:rPr>
      </w:pPr>
    </w:p>
    <w:p w14:paraId="587BBF0F" w14:textId="58C3A5A0" w:rsidR="00EA621F" w:rsidRPr="005132B3" w:rsidRDefault="00EA621F" w:rsidP="00361274">
      <w:pPr>
        <w:rPr>
          <w:ins w:id="1954" w:author="GRAPURIMAC" w:date="2023-06-29T18:34:00Z"/>
          <w:rFonts w:ascii="Arial Narrow" w:hAnsi="Arial Narrow"/>
          <w:sz w:val="22"/>
          <w:szCs w:val="22"/>
        </w:rPr>
      </w:pPr>
    </w:p>
    <w:p w14:paraId="64B5D2C0" w14:textId="18B59661" w:rsidR="00EA621F" w:rsidRPr="005132B3" w:rsidRDefault="00EA621F" w:rsidP="00361274">
      <w:pPr>
        <w:rPr>
          <w:ins w:id="1955" w:author="GRAPURIMAC" w:date="2023-06-29T18:34:00Z"/>
          <w:rFonts w:ascii="Arial Narrow" w:hAnsi="Arial Narrow"/>
          <w:sz w:val="22"/>
          <w:szCs w:val="22"/>
        </w:rPr>
      </w:pPr>
    </w:p>
    <w:p w14:paraId="0956CAC1" w14:textId="77777777" w:rsidR="00EA621F" w:rsidRPr="005132B3" w:rsidRDefault="00EA621F" w:rsidP="00361274">
      <w:pPr>
        <w:rPr>
          <w:ins w:id="1956" w:author="Manuel Raul Livano Luna" w:date="2023-07-03T18:05:00Z"/>
          <w:rFonts w:ascii="Arial Narrow" w:hAnsi="Arial Narrow"/>
          <w:sz w:val="22"/>
          <w:szCs w:val="22"/>
        </w:rPr>
      </w:pPr>
    </w:p>
    <w:p w14:paraId="3F325EDC" w14:textId="77777777" w:rsidR="00FF661E" w:rsidRPr="005132B3" w:rsidRDefault="00FF661E" w:rsidP="00361274">
      <w:pPr>
        <w:rPr>
          <w:ins w:id="1957" w:author="Manuel Raul Livano Luna" w:date="2023-07-03T18:05:00Z"/>
          <w:rFonts w:ascii="Arial Narrow" w:hAnsi="Arial Narrow"/>
          <w:sz w:val="22"/>
          <w:szCs w:val="22"/>
        </w:rPr>
      </w:pPr>
    </w:p>
    <w:p w14:paraId="6FC164E2" w14:textId="77777777" w:rsidR="00FF661E" w:rsidRPr="005132B3" w:rsidRDefault="00FF661E" w:rsidP="00361274">
      <w:pPr>
        <w:rPr>
          <w:ins w:id="1958" w:author="Manuel Raul Livano Luna" w:date="2023-07-03T18:05:00Z"/>
          <w:rFonts w:ascii="Arial Narrow" w:hAnsi="Arial Narrow"/>
          <w:sz w:val="22"/>
          <w:szCs w:val="22"/>
        </w:rPr>
      </w:pPr>
    </w:p>
    <w:p w14:paraId="24DCFEAD" w14:textId="77777777" w:rsidR="00FF661E" w:rsidRPr="005132B3" w:rsidRDefault="00FF661E" w:rsidP="00361274">
      <w:pPr>
        <w:rPr>
          <w:ins w:id="1959" w:author="Manuel Raul Livano Luna" w:date="2023-07-03T18:05:00Z"/>
          <w:rFonts w:ascii="Arial Narrow" w:hAnsi="Arial Narrow"/>
          <w:sz w:val="22"/>
          <w:szCs w:val="22"/>
        </w:rPr>
      </w:pPr>
    </w:p>
    <w:p w14:paraId="0E8440A9" w14:textId="77777777" w:rsidR="00FF661E" w:rsidRPr="005132B3" w:rsidRDefault="00FF661E" w:rsidP="00361274">
      <w:pPr>
        <w:rPr>
          <w:ins w:id="1960" w:author="Manuel Raul Livano Luna" w:date="2023-07-03T18:05:00Z"/>
          <w:rFonts w:ascii="Arial Narrow" w:hAnsi="Arial Narrow"/>
          <w:sz w:val="22"/>
          <w:szCs w:val="22"/>
        </w:rPr>
      </w:pPr>
    </w:p>
    <w:p w14:paraId="011653D1" w14:textId="77777777" w:rsidR="00FF661E" w:rsidRPr="005132B3" w:rsidRDefault="00FF661E" w:rsidP="00361274">
      <w:pPr>
        <w:rPr>
          <w:ins w:id="1961" w:author="Manuel Raul Livano Luna" w:date="2023-07-03T18:05:00Z"/>
          <w:rFonts w:ascii="Arial Narrow" w:hAnsi="Arial Narrow"/>
          <w:sz w:val="22"/>
          <w:szCs w:val="22"/>
        </w:rPr>
      </w:pPr>
    </w:p>
    <w:p w14:paraId="6963EF08" w14:textId="77777777" w:rsidR="00FF661E" w:rsidRPr="005132B3" w:rsidRDefault="00FF661E" w:rsidP="00361274">
      <w:pPr>
        <w:rPr>
          <w:ins w:id="1962" w:author="Manuel Raul Livano Luna" w:date="2023-07-03T18:05:00Z"/>
          <w:rFonts w:ascii="Arial Narrow" w:hAnsi="Arial Narrow"/>
          <w:sz w:val="22"/>
          <w:szCs w:val="22"/>
        </w:rPr>
      </w:pPr>
    </w:p>
    <w:p w14:paraId="1ED0E2C1" w14:textId="77777777" w:rsidR="00FF661E" w:rsidRPr="005132B3" w:rsidRDefault="00FF661E" w:rsidP="00361274">
      <w:pPr>
        <w:rPr>
          <w:ins w:id="1963" w:author="Manuel Raul Livano Luna" w:date="2023-07-03T18:05:00Z"/>
          <w:rFonts w:ascii="Arial Narrow" w:hAnsi="Arial Narrow"/>
          <w:sz w:val="22"/>
          <w:szCs w:val="22"/>
        </w:rPr>
      </w:pPr>
    </w:p>
    <w:p w14:paraId="19AB8BA4" w14:textId="77777777" w:rsidR="00FF661E" w:rsidRPr="005132B3" w:rsidRDefault="00FF661E" w:rsidP="00361274">
      <w:pPr>
        <w:rPr>
          <w:ins w:id="1964" w:author="Manuel Raul Livano Luna" w:date="2023-07-03T18:05:00Z"/>
          <w:rFonts w:ascii="Arial Narrow" w:hAnsi="Arial Narrow"/>
          <w:sz w:val="22"/>
          <w:szCs w:val="22"/>
        </w:rPr>
      </w:pPr>
    </w:p>
    <w:p w14:paraId="243A1DFE" w14:textId="77777777" w:rsidR="00FF661E" w:rsidRPr="005132B3" w:rsidRDefault="00FF661E" w:rsidP="00361274">
      <w:pPr>
        <w:rPr>
          <w:ins w:id="1965" w:author="Manuel Raul Livano Luna" w:date="2023-07-03T18:05:00Z"/>
          <w:rFonts w:ascii="Arial Narrow" w:hAnsi="Arial Narrow"/>
          <w:sz w:val="22"/>
          <w:szCs w:val="22"/>
        </w:rPr>
      </w:pPr>
    </w:p>
    <w:p w14:paraId="10CAE482" w14:textId="77777777" w:rsidR="00FF661E" w:rsidRPr="005132B3" w:rsidRDefault="00FF661E" w:rsidP="00361274">
      <w:pPr>
        <w:rPr>
          <w:ins w:id="1966" w:author="Manuel Raul Livano Luna" w:date="2023-07-03T18:05:00Z"/>
          <w:rFonts w:ascii="Arial Narrow" w:hAnsi="Arial Narrow"/>
          <w:sz w:val="22"/>
          <w:szCs w:val="22"/>
        </w:rPr>
      </w:pPr>
    </w:p>
    <w:p w14:paraId="03044B96" w14:textId="77777777" w:rsidR="00FF661E" w:rsidRPr="005132B3" w:rsidRDefault="00FF661E" w:rsidP="00361274">
      <w:pPr>
        <w:rPr>
          <w:ins w:id="1967" w:author="Manuel Raul Livano Luna" w:date="2023-07-03T18:05:00Z"/>
          <w:rFonts w:ascii="Arial Narrow" w:hAnsi="Arial Narrow"/>
          <w:sz w:val="22"/>
          <w:szCs w:val="22"/>
        </w:rPr>
      </w:pPr>
    </w:p>
    <w:p w14:paraId="35C04B4D" w14:textId="77777777" w:rsidR="00FF661E" w:rsidRPr="005132B3" w:rsidRDefault="00FF661E" w:rsidP="00361274">
      <w:pPr>
        <w:rPr>
          <w:ins w:id="1968" w:author="Manuel Raul Livano Luna" w:date="2023-07-03T18:05:00Z"/>
          <w:rFonts w:ascii="Arial Narrow" w:hAnsi="Arial Narrow"/>
          <w:sz w:val="22"/>
          <w:szCs w:val="22"/>
        </w:rPr>
      </w:pPr>
    </w:p>
    <w:p w14:paraId="3F3DAEC3" w14:textId="77777777" w:rsidR="00FF661E" w:rsidRPr="005132B3" w:rsidRDefault="00FF661E" w:rsidP="00361274">
      <w:pPr>
        <w:rPr>
          <w:ins w:id="1969" w:author="Manuel Raul Livano Luna" w:date="2023-07-03T18:05:00Z"/>
          <w:rFonts w:ascii="Arial Narrow" w:hAnsi="Arial Narrow"/>
          <w:sz w:val="22"/>
          <w:szCs w:val="22"/>
        </w:rPr>
      </w:pPr>
    </w:p>
    <w:p w14:paraId="7744F106" w14:textId="77777777" w:rsidR="00FF661E" w:rsidRPr="005132B3" w:rsidRDefault="00FF661E" w:rsidP="00361274">
      <w:pPr>
        <w:rPr>
          <w:ins w:id="1970" w:author="Manuel Raul Livano Luna" w:date="2023-07-03T18:05:00Z"/>
          <w:rFonts w:ascii="Arial Narrow" w:hAnsi="Arial Narrow"/>
          <w:sz w:val="22"/>
          <w:szCs w:val="22"/>
        </w:rPr>
      </w:pPr>
    </w:p>
    <w:p w14:paraId="76FE9D1C" w14:textId="77777777" w:rsidR="00FF661E" w:rsidRPr="005132B3" w:rsidRDefault="00FF661E" w:rsidP="00361274">
      <w:pPr>
        <w:rPr>
          <w:ins w:id="1971" w:author="Manuel Raul Livano Luna" w:date="2023-07-03T18:05:00Z"/>
          <w:rFonts w:ascii="Arial Narrow" w:hAnsi="Arial Narrow"/>
          <w:sz w:val="22"/>
          <w:szCs w:val="22"/>
        </w:rPr>
      </w:pPr>
    </w:p>
    <w:p w14:paraId="221BD414" w14:textId="77777777" w:rsidR="00FF661E" w:rsidRPr="005132B3" w:rsidRDefault="00FF661E" w:rsidP="00361274">
      <w:pPr>
        <w:rPr>
          <w:ins w:id="1972" w:author="Manuel Raul Livano Luna" w:date="2023-07-03T18:05:00Z"/>
          <w:rFonts w:ascii="Arial Narrow" w:hAnsi="Arial Narrow"/>
          <w:sz w:val="22"/>
          <w:szCs w:val="22"/>
        </w:rPr>
      </w:pPr>
    </w:p>
    <w:p w14:paraId="13BCB669" w14:textId="77777777" w:rsidR="00FF661E" w:rsidRPr="005132B3" w:rsidRDefault="00FF661E" w:rsidP="00361274">
      <w:pPr>
        <w:rPr>
          <w:ins w:id="1973" w:author="Manuel Raul Livano Luna" w:date="2023-07-03T18:05:00Z"/>
          <w:rFonts w:ascii="Arial Narrow" w:hAnsi="Arial Narrow"/>
          <w:sz w:val="22"/>
          <w:szCs w:val="22"/>
        </w:rPr>
      </w:pPr>
    </w:p>
    <w:p w14:paraId="0175A508" w14:textId="77777777" w:rsidR="00FF661E" w:rsidRPr="005132B3" w:rsidRDefault="00FF661E" w:rsidP="00361274">
      <w:pPr>
        <w:rPr>
          <w:ins w:id="1974" w:author="Manuel Raul Livano Luna" w:date="2023-07-03T18:05:00Z"/>
          <w:rFonts w:ascii="Arial Narrow" w:hAnsi="Arial Narrow"/>
          <w:sz w:val="22"/>
          <w:szCs w:val="22"/>
        </w:rPr>
      </w:pPr>
    </w:p>
    <w:p w14:paraId="7D62FEDF" w14:textId="77777777" w:rsidR="00FF661E" w:rsidRPr="005132B3" w:rsidRDefault="00FF661E" w:rsidP="00361274">
      <w:pPr>
        <w:rPr>
          <w:ins w:id="1975" w:author="Manuel Raul Livano Luna" w:date="2023-07-03T18:05:00Z"/>
          <w:rFonts w:ascii="Arial Narrow" w:hAnsi="Arial Narrow"/>
          <w:sz w:val="22"/>
          <w:szCs w:val="22"/>
        </w:rPr>
      </w:pPr>
    </w:p>
    <w:p w14:paraId="38BEB582" w14:textId="77777777" w:rsidR="00FF661E" w:rsidRPr="005132B3" w:rsidRDefault="00FF661E" w:rsidP="00361274">
      <w:pPr>
        <w:rPr>
          <w:ins w:id="1976" w:author="Manuel Raul Livano Luna" w:date="2023-07-03T18:05:00Z"/>
          <w:rFonts w:ascii="Arial Narrow" w:hAnsi="Arial Narrow"/>
          <w:sz w:val="22"/>
          <w:szCs w:val="22"/>
        </w:rPr>
      </w:pPr>
    </w:p>
    <w:p w14:paraId="0CBE5C39" w14:textId="77777777" w:rsidR="00FF661E" w:rsidRPr="005132B3" w:rsidRDefault="00FF661E" w:rsidP="00361274">
      <w:pPr>
        <w:rPr>
          <w:ins w:id="1977" w:author="Manuel Raul Livano Luna" w:date="2023-07-03T18:05:00Z"/>
          <w:rFonts w:ascii="Arial Narrow" w:hAnsi="Arial Narrow"/>
          <w:sz w:val="22"/>
          <w:szCs w:val="22"/>
        </w:rPr>
      </w:pPr>
    </w:p>
    <w:p w14:paraId="4FEA8E4D" w14:textId="77777777" w:rsidR="00FF661E" w:rsidRPr="005132B3" w:rsidRDefault="00FF661E" w:rsidP="00361274">
      <w:pPr>
        <w:rPr>
          <w:ins w:id="1978" w:author="Manuel Raul Livano Luna" w:date="2023-07-03T18:05:00Z"/>
          <w:rFonts w:ascii="Arial Narrow" w:hAnsi="Arial Narrow"/>
          <w:sz w:val="22"/>
          <w:szCs w:val="22"/>
        </w:rPr>
      </w:pPr>
    </w:p>
    <w:p w14:paraId="227B5477" w14:textId="77777777" w:rsidR="00FF661E" w:rsidRPr="005132B3" w:rsidRDefault="00FF661E" w:rsidP="00361274">
      <w:pPr>
        <w:rPr>
          <w:ins w:id="1979" w:author="Manuel Raul Livano Luna" w:date="2023-07-03T18:05:00Z"/>
          <w:rFonts w:ascii="Arial Narrow" w:hAnsi="Arial Narrow"/>
          <w:sz w:val="22"/>
          <w:szCs w:val="22"/>
        </w:rPr>
      </w:pPr>
    </w:p>
    <w:p w14:paraId="1F962D2D" w14:textId="77777777" w:rsidR="00FF661E" w:rsidRPr="005132B3" w:rsidRDefault="00FF661E" w:rsidP="00361274">
      <w:pPr>
        <w:rPr>
          <w:ins w:id="1980" w:author="Manuel Raul Livano Luna" w:date="2023-07-03T18:05:00Z"/>
          <w:rFonts w:ascii="Arial Narrow" w:hAnsi="Arial Narrow"/>
          <w:sz w:val="22"/>
          <w:szCs w:val="22"/>
        </w:rPr>
      </w:pPr>
    </w:p>
    <w:p w14:paraId="766717E2" w14:textId="77777777" w:rsidR="00FF661E" w:rsidRPr="005132B3" w:rsidRDefault="00FF661E" w:rsidP="00361274">
      <w:pPr>
        <w:rPr>
          <w:ins w:id="1981" w:author="Manuel Raul Livano Luna" w:date="2023-07-03T18:05:00Z"/>
          <w:rFonts w:ascii="Arial Narrow" w:hAnsi="Arial Narrow"/>
          <w:sz w:val="22"/>
          <w:szCs w:val="22"/>
        </w:rPr>
      </w:pPr>
    </w:p>
    <w:p w14:paraId="6C11BA23" w14:textId="77777777" w:rsidR="00FF661E" w:rsidRPr="005132B3" w:rsidRDefault="00FF661E" w:rsidP="00361274">
      <w:pPr>
        <w:rPr>
          <w:rFonts w:ascii="Arial Narrow" w:hAnsi="Arial Narrow"/>
          <w:sz w:val="22"/>
          <w:szCs w:val="22"/>
        </w:rPr>
      </w:pPr>
    </w:p>
    <w:p w14:paraId="7BC48E41" w14:textId="58CF5064" w:rsidR="00846256" w:rsidRPr="005132B3" w:rsidRDefault="00846256" w:rsidP="00361274">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 APÉNDICE N° 1</w:t>
      </w:r>
    </w:p>
    <w:p w14:paraId="3E923BF4" w14:textId="77777777" w:rsidR="00846256" w:rsidRPr="005132B3" w:rsidRDefault="00846256" w:rsidP="00361274">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361274">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Pr="005132B3" w:rsidRDefault="00C400D0" w:rsidP="00FB6974">
      <w:pPr>
        <w:pStyle w:val="Prrafodelista"/>
        <w:tabs>
          <w:tab w:val="left" w:pos="142"/>
        </w:tabs>
        <w:spacing w:after="0" w:line="240" w:lineRule="auto"/>
        <w:ind w:left="709"/>
        <w:jc w:val="both"/>
        <w:rPr>
          <w:rFonts w:ascii="Arial Narrow" w:hAnsi="Arial Narrow" w:cs="Arial"/>
          <w:b/>
          <w:bCs/>
        </w:rPr>
      </w:pPr>
      <w:r w:rsidRPr="005132B3">
        <w:rPr>
          <w:rFonts w:ascii="Arial Narrow" w:hAnsi="Arial Narrow"/>
          <w:b/>
          <w:bCs/>
        </w:rPr>
        <w:t>CRONOGRAMA</w:t>
      </w:r>
      <w:r w:rsidRPr="005132B3">
        <w:rPr>
          <w:rFonts w:ascii="Arial Narrow" w:hAnsi="Arial Narrow" w:cs="Arial"/>
          <w:b/>
          <w:bCs/>
        </w:rPr>
        <w:t xml:space="preserve"> DE EJECUCIÓN DE OBRA HABRÍA SIDO ELABORADO SIN CONSIDERAR UNA RUTA CRÍTICA DE EJECUCIÓN DE OBRA, Y SIN OBSERVANCIA A LAS DIRECTIVAS VIGENTES EN RELACIÓN A EJECUCIÓN DE OBRAS POR ADMINISTRACIÓN DIRECTA</w:t>
      </w:r>
      <w:r w:rsidR="00FA2C30" w:rsidRPr="005132B3">
        <w:rPr>
          <w:rFonts w:ascii="Arial Narrow" w:hAnsi="Arial Narrow" w:cs="Arial"/>
          <w:b/>
          <w:bCs/>
        </w:rPr>
        <w:t xml:space="preserve">. </w:t>
      </w:r>
    </w:p>
    <w:p w14:paraId="1E6F015A" w14:textId="77777777" w:rsidR="00C400D0" w:rsidRPr="005132B3"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12766FA5" w14:textId="77777777" w:rsidTr="00441E28">
        <w:tc>
          <w:tcPr>
            <w:tcW w:w="714" w:type="dxa"/>
            <w:shd w:val="clear" w:color="auto" w:fill="9CC2E5"/>
          </w:tcPr>
          <w:p w14:paraId="0F145AD3" w14:textId="77777777" w:rsidR="00846256" w:rsidRPr="005132B3" w:rsidRDefault="00846256"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1AED08C7" w14:textId="77777777" w:rsidR="00846256" w:rsidRPr="005132B3" w:rsidRDefault="00846256"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665DE5" w:rsidRPr="005132B3" w14:paraId="4FC043BF" w14:textId="77777777" w:rsidTr="00441E28">
        <w:tc>
          <w:tcPr>
            <w:tcW w:w="714" w:type="dxa"/>
            <w:shd w:val="clear" w:color="auto" w:fill="auto"/>
          </w:tcPr>
          <w:p w14:paraId="54960719" w14:textId="33326EA2" w:rsidR="00FA4C9B" w:rsidRPr="005132B3" w:rsidRDefault="00FA2C30"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1A9B3801" w14:textId="282672F4" w:rsidR="00FA4C9B" w:rsidRPr="005132B3" w:rsidRDefault="008F1671" w:rsidP="00361274">
            <w:pPr>
              <w:rPr>
                <w:rFonts w:ascii="Arial Narrow" w:hAnsi="Arial Narrow"/>
                <w:sz w:val="22"/>
                <w:szCs w:val="22"/>
              </w:rPr>
            </w:pPr>
            <w:r w:rsidRPr="005132B3">
              <w:rPr>
                <w:rFonts w:ascii="Arial Narrow" w:hAnsi="Arial Narrow"/>
                <w:sz w:val="22"/>
                <w:szCs w:val="22"/>
              </w:rPr>
              <w:t>Oficio n.° 262-2023-GRAP/11GRDS</w:t>
            </w:r>
            <w:r w:rsidR="000F2A7D" w:rsidRPr="005132B3">
              <w:rPr>
                <w:rFonts w:ascii="Arial Narrow" w:hAnsi="Arial Narrow"/>
                <w:sz w:val="22"/>
                <w:szCs w:val="22"/>
              </w:rPr>
              <w:t xml:space="preserve"> de 9 de mayo 2023</w:t>
            </w:r>
          </w:p>
        </w:tc>
      </w:tr>
    </w:tbl>
    <w:p w14:paraId="38323697" w14:textId="382CC0D2" w:rsidR="00727197" w:rsidRPr="005132B3" w:rsidRDefault="00727197" w:rsidP="00361274">
      <w:pPr>
        <w:rPr>
          <w:rFonts w:ascii="Arial Narrow" w:hAnsi="Arial Narrow"/>
        </w:rPr>
      </w:pPr>
    </w:p>
    <w:p w14:paraId="3ECBFFEB" w14:textId="77777777" w:rsidR="00C400D0" w:rsidRPr="005132B3" w:rsidRDefault="00C400D0" w:rsidP="00FB6974">
      <w:pPr>
        <w:ind w:left="709"/>
        <w:jc w:val="both"/>
        <w:rPr>
          <w:rFonts w:ascii="Arial Narrow" w:hAnsi="Arial Narrow" w:cs="Arial"/>
          <w:b/>
          <w:bCs/>
        </w:rPr>
      </w:pPr>
      <w:r w:rsidRPr="005132B3">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5A023285"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7A4A65">
            <w:pPr>
              <w:rPr>
                <w:rFonts w:ascii="Arial Narrow" w:hAnsi="Arial Narrow"/>
                <w:sz w:val="22"/>
                <w:szCs w:val="22"/>
              </w:rPr>
            </w:pPr>
            <w:r w:rsidRPr="005132B3">
              <w:rPr>
                <w:rFonts w:ascii="Arial Narrow" w:hAnsi="Arial Narrow"/>
                <w:sz w:val="22"/>
                <w:szCs w:val="22"/>
              </w:rPr>
              <w:t>Oficio n.°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7A4A65">
            <w:pPr>
              <w:rPr>
                <w:rFonts w:ascii="Arial Narrow" w:hAnsi="Arial Narrow"/>
                <w:sz w:val="22"/>
                <w:szCs w:val="22"/>
              </w:rPr>
            </w:pPr>
            <w:r w:rsidRPr="005132B3">
              <w:rPr>
                <w:rFonts w:ascii="Arial Narrow" w:hAnsi="Arial Narrow" w:cs="Arial"/>
                <w:bCs/>
                <w:sz w:val="22"/>
                <w:szCs w:val="22"/>
              </w:rPr>
              <w:t>Oficio n.°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08-2023-CG-OCI-GORE/APURIMAC, de 13 de junio de 2023</w:t>
            </w:r>
          </w:p>
        </w:tc>
      </w:tr>
    </w:tbl>
    <w:p w14:paraId="7A2180C0" w14:textId="77777777" w:rsidR="00FB6974" w:rsidRPr="005132B3" w:rsidRDefault="00FB6974" w:rsidP="00FB6974">
      <w:pPr>
        <w:ind w:left="709"/>
        <w:jc w:val="both"/>
        <w:rPr>
          <w:rFonts w:ascii="Arial Narrow" w:hAnsi="Arial Narrow"/>
          <w:b/>
          <w:bCs/>
        </w:rPr>
      </w:pPr>
    </w:p>
    <w:p w14:paraId="554B7C5C" w14:textId="61A10AA0" w:rsidR="00C400D0" w:rsidRPr="005132B3" w:rsidRDefault="00FB6974" w:rsidP="00FB6974">
      <w:pPr>
        <w:ind w:left="709"/>
        <w:jc w:val="both"/>
        <w:rPr>
          <w:rFonts w:ascii="Arial Narrow" w:hAnsi="Arial Narrow" w:cs="Arial"/>
          <w:b/>
          <w:bCs/>
        </w:rPr>
      </w:pPr>
      <w:r w:rsidRPr="005132B3">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0F7C09DB" w14:textId="77777777" w:rsidR="00D83242" w:rsidRPr="005132B3" w:rsidRDefault="00D83242"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7A4A65">
            <w:pPr>
              <w:rPr>
                <w:rFonts w:ascii="Arial Narrow" w:hAnsi="Arial Narrow"/>
                <w:sz w:val="22"/>
                <w:szCs w:val="22"/>
              </w:rPr>
            </w:pPr>
            <w:r w:rsidRPr="005132B3">
              <w:rPr>
                <w:rFonts w:ascii="Arial Narrow" w:hAnsi="Arial Narrow"/>
                <w:sz w:val="22"/>
                <w:szCs w:val="22"/>
              </w:rPr>
              <w:t>Acta de visita de control n.°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7A4A65">
            <w:pPr>
              <w:rPr>
                <w:rFonts w:ascii="Arial Narrow" w:hAnsi="Arial Narrow"/>
                <w:sz w:val="22"/>
                <w:szCs w:val="22"/>
              </w:rPr>
            </w:pPr>
            <w:r w:rsidRPr="005132B3">
              <w:rPr>
                <w:rFonts w:ascii="Arial Narrow" w:hAnsi="Arial Narrow"/>
                <w:sz w:val="22"/>
                <w:szCs w:val="22"/>
              </w:rPr>
              <w:t>Acta de visita de control n.° 010-2023-CG-OCI-GORE/APURIMAC, de 13 de junio de 2023</w:t>
            </w:r>
          </w:p>
        </w:tc>
      </w:tr>
    </w:tbl>
    <w:p w14:paraId="223080E9" w14:textId="77777777" w:rsidR="00C400D0" w:rsidRPr="005132B3" w:rsidRDefault="00C400D0" w:rsidP="00FB6974"/>
    <w:p w14:paraId="33062F73" w14:textId="77777777" w:rsidR="00C400D0" w:rsidRPr="005132B3" w:rsidRDefault="00C400D0" w:rsidP="00FB6974">
      <w:pPr>
        <w:ind w:left="709"/>
        <w:jc w:val="both"/>
        <w:rPr>
          <w:rFonts w:ascii="Arial Narrow" w:hAnsi="Arial Narrow" w:cs="Arial"/>
          <w:b/>
          <w:bCs/>
        </w:rPr>
      </w:pPr>
      <w:r w:rsidRPr="005132B3">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60B22411"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D01E6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D01E6E">
            <w:pPr>
              <w:rPr>
                <w:rFonts w:ascii="Arial Narrow" w:hAnsi="Arial Narrow"/>
                <w:sz w:val="22"/>
                <w:szCs w:val="22"/>
              </w:rPr>
            </w:pPr>
            <w:r w:rsidRPr="005132B3">
              <w:rPr>
                <w:rFonts w:ascii="Arial Narrow" w:hAnsi="Arial Narrow" w:cs="Arial"/>
                <w:bCs/>
                <w:sz w:val="22"/>
                <w:szCs w:val="22"/>
              </w:rPr>
              <w:t>Oficio n.° 123-2023-GRAP/11/GRDS, de 4 de abril de 2023</w:t>
            </w:r>
          </w:p>
        </w:tc>
      </w:tr>
    </w:tbl>
    <w:p w14:paraId="1CD05961" w14:textId="77777777" w:rsidR="00C400D0" w:rsidRPr="005132B3"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361274">
      <w:pPr>
        <w:rPr>
          <w:rFonts w:ascii="Arial Narrow" w:hAnsi="Arial Narrow"/>
        </w:rPr>
      </w:pPr>
    </w:p>
    <w:p w14:paraId="73B17FDB" w14:textId="7B82F774" w:rsidR="00727197" w:rsidRPr="005132B3" w:rsidRDefault="00727197" w:rsidP="00361274">
      <w:pPr>
        <w:rPr>
          <w:rFonts w:ascii="Arial Narrow" w:hAnsi="Arial Narrow"/>
        </w:rPr>
      </w:pPr>
    </w:p>
    <w:p w14:paraId="6A5C29EE" w14:textId="6CC174FD" w:rsidR="00727197" w:rsidRPr="005132B3" w:rsidRDefault="00727197" w:rsidP="00361274">
      <w:pPr>
        <w:rPr>
          <w:rFonts w:ascii="Arial Narrow" w:hAnsi="Arial Narrow"/>
        </w:rPr>
      </w:pPr>
    </w:p>
    <w:p w14:paraId="54B1EC78" w14:textId="48C99A6D" w:rsidR="00727197" w:rsidRPr="005132B3" w:rsidRDefault="00727197" w:rsidP="00361274">
      <w:pPr>
        <w:rPr>
          <w:rFonts w:ascii="Arial Narrow" w:hAnsi="Arial Narrow"/>
        </w:rPr>
      </w:pPr>
    </w:p>
    <w:p w14:paraId="79361179" w14:textId="2A4952E8" w:rsidR="00727197" w:rsidRPr="005132B3" w:rsidRDefault="00727197" w:rsidP="00361274">
      <w:pPr>
        <w:rPr>
          <w:rFonts w:ascii="Arial Narrow" w:hAnsi="Arial Narrow"/>
        </w:rPr>
      </w:pPr>
    </w:p>
    <w:p w14:paraId="59FE632C" w14:textId="0F2F8779" w:rsidR="00727197" w:rsidRPr="005132B3" w:rsidRDefault="00727197" w:rsidP="00361274">
      <w:pPr>
        <w:rPr>
          <w:rFonts w:ascii="Arial Narrow" w:hAnsi="Arial Narrow"/>
        </w:rPr>
      </w:pPr>
    </w:p>
    <w:p w14:paraId="1CD6D8FA" w14:textId="77777777" w:rsidR="007D14F2" w:rsidRDefault="007D14F2" w:rsidP="00727197">
      <w:pPr>
        <w:tabs>
          <w:tab w:val="left" w:pos="142"/>
        </w:tabs>
        <w:contextualSpacing/>
        <w:jc w:val="center"/>
        <w:rPr>
          <w:rFonts w:ascii="Arial Narrow" w:eastAsia="Calibri" w:hAnsi="Arial Narrow" w:cs="Arial"/>
          <w:b/>
          <w:bCs/>
          <w:sz w:val="22"/>
          <w:szCs w:val="22"/>
        </w:rPr>
      </w:pPr>
    </w:p>
    <w:p w14:paraId="12E6E160" w14:textId="263365D8" w:rsidR="00727197" w:rsidRPr="005132B3" w:rsidRDefault="00727197" w:rsidP="00727197">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44FAC58F" w14:textId="58FC10DA" w:rsidR="00727197" w:rsidRPr="005132B3" w:rsidRDefault="00727197" w:rsidP="00727197">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727197">
      <w:pPr>
        <w:rPr>
          <w:rFonts w:ascii="Arial Narrow" w:eastAsia="Arial Narrow" w:hAnsi="Arial Narrow" w:cs="Arial Narrow"/>
          <w:sz w:val="22"/>
          <w:szCs w:val="22"/>
        </w:rPr>
      </w:pPr>
    </w:p>
    <w:p w14:paraId="6FC9CD45"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1</w:t>
      </w:r>
    </w:p>
    <w:p w14:paraId="2BD4CE19" w14:textId="77777777" w:rsidR="00727197" w:rsidRPr="005132B3" w:rsidRDefault="00727197" w:rsidP="00727197">
      <w:pPr>
        <w:rPr>
          <w:rFonts w:ascii="Arial Narrow" w:eastAsia="Arial Narrow" w:hAnsi="Arial Narrow" w:cs="Arial Narrow"/>
          <w:sz w:val="22"/>
          <w:szCs w:val="22"/>
        </w:rPr>
      </w:pPr>
    </w:p>
    <w:p w14:paraId="1DF35CA4" w14:textId="4AED34D9"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5423CB">
        <w:rPr>
          <w:rFonts w:ascii="Arial Narrow" w:eastAsia="Arial Narrow" w:hAnsi="Arial Narrow" w:cs="Arial Narrow"/>
          <w:sz w:val="22"/>
          <w:szCs w:val="22"/>
        </w:rPr>
        <w:t>3</w:t>
      </w:r>
    </w:p>
    <w:p w14:paraId="1C35C4F7" w14:textId="76EF89E0"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5423CB">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55D1F2D9" w14:textId="5671F603"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r w:rsidR="005423CB">
        <w:rPr>
          <w:rFonts w:ascii="Arial Narrow" w:eastAsia="Arial Narrow" w:hAnsi="Arial Narrow" w:cs="Arial Narrow"/>
          <w:sz w:val="22"/>
          <w:szCs w:val="22"/>
        </w:rPr>
        <w:t>1</w:t>
      </w:r>
    </w:p>
    <w:p w14:paraId="725E54BB" w14:textId="77777777" w:rsidR="00727197" w:rsidRPr="005132B3" w:rsidRDefault="00727197" w:rsidP="00727197">
      <w:pPr>
        <w:rPr>
          <w:rFonts w:ascii="Arial Narrow" w:eastAsia="Arial Narrow" w:hAnsi="Arial Narrow" w:cs="Arial Narrow"/>
          <w:sz w:val="22"/>
          <w:szCs w:val="22"/>
        </w:rPr>
      </w:pPr>
    </w:p>
    <w:p w14:paraId="595D5B68" w14:textId="09AAC311" w:rsidR="00A54B66" w:rsidRPr="00A54B66" w:rsidRDefault="00A54B66" w:rsidP="00A54B66">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Incumplimiento de las especificaciones técnicas requeridas de gabinetes de metal de carga de portátiles entregados por contratista, no fueron comunicadas oportunamente al proveedor, generando el riesgo de </w:t>
      </w:r>
      <w:proofErr w:type="spellStart"/>
      <w:r w:rsidRPr="00A54B66">
        <w:rPr>
          <w:rFonts w:ascii="Arial Narrow" w:eastAsia="Arial Narrow" w:hAnsi="Arial Narrow" w:cs="Arial Narrow"/>
        </w:rPr>
        <w:t>recepcionar</w:t>
      </w:r>
      <w:proofErr w:type="spellEnd"/>
      <w:r w:rsidRPr="00A54B66">
        <w:rPr>
          <w:rFonts w:ascii="Arial Narrow" w:eastAsia="Arial Narrow" w:hAnsi="Arial Narrow" w:cs="Arial Narrow"/>
        </w:rPr>
        <w:t xml:space="preserve"> bienes que no cumplan con el objetivo del proyecto; así como, el incumplimiento a la normativa de contrataciones.</w:t>
      </w:r>
      <w:r w:rsidRPr="00A54B66">
        <w:rPr>
          <w:rFonts w:ascii="Arial Narrow" w:eastAsia="Arial Narrow" w:hAnsi="Arial Narrow" w:cs="Arial Narrow"/>
        </w:rPr>
        <w:tab/>
      </w:r>
    </w:p>
    <w:p w14:paraId="6D88977E" w14:textId="5F2AB818" w:rsidR="00A54B66" w:rsidRPr="00A54B66" w:rsidRDefault="00A54B66" w:rsidP="00A54B66">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Gabinete de carga de </w:t>
      </w:r>
      <w:proofErr w:type="spellStart"/>
      <w:r w:rsidRPr="00A54B66">
        <w:rPr>
          <w:rFonts w:ascii="Arial Narrow" w:eastAsia="Arial Narrow" w:hAnsi="Arial Narrow" w:cs="Arial Narrow"/>
        </w:rPr>
        <w:t>portatiles</w:t>
      </w:r>
      <w:proofErr w:type="spellEnd"/>
      <w:r w:rsidRPr="00A54B66">
        <w:rPr>
          <w:rFonts w:ascii="Arial Narrow" w:eastAsia="Arial Narrow" w:hAnsi="Arial Narrow" w:cs="Arial Narrow"/>
        </w:rPr>
        <w:t xml:space="preserve"> almacenados en el almacén central de la entidad no cuentan con registro documental de ingreso y/o movimiento, generando el riesgo de pérdida o deterioro, así como retrasos en la ejecución del proyecto y perjuicio económico a la entidad.</w:t>
      </w:r>
      <w:r w:rsidRPr="00A54B66">
        <w:rPr>
          <w:rFonts w:ascii="Arial Narrow" w:eastAsia="Arial Narrow" w:hAnsi="Arial Narrow" w:cs="Arial Narrow"/>
        </w:rPr>
        <w:tab/>
      </w:r>
    </w:p>
    <w:p w14:paraId="59BA9AA1" w14:textId="5F98AECD" w:rsidR="00A54B66" w:rsidRPr="00A54B66" w:rsidRDefault="00A54B66" w:rsidP="00A54B66">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La entidad formalizó, autorizó y registró devengado a favor de la empresa contratista, sin haberse acreditado la </w:t>
      </w:r>
      <w:proofErr w:type="spellStart"/>
      <w:r w:rsidRPr="00A54B66">
        <w:rPr>
          <w:rFonts w:ascii="Arial Narrow" w:eastAsia="Arial Narrow" w:hAnsi="Arial Narrow" w:cs="Arial Narrow"/>
        </w:rPr>
        <w:t>recepcion</w:t>
      </w:r>
      <w:proofErr w:type="spellEnd"/>
      <w:r w:rsidRPr="00A54B66">
        <w:rPr>
          <w:rFonts w:ascii="Arial Narrow" w:eastAsia="Arial Narrow" w:hAnsi="Arial Narrow" w:cs="Arial Narrow"/>
        </w:rPr>
        <w:t xml:space="preserve"> y conformidad del </w:t>
      </w:r>
      <w:proofErr w:type="spellStart"/>
      <w:r w:rsidRPr="00A54B66">
        <w:rPr>
          <w:rFonts w:ascii="Arial Narrow" w:eastAsia="Arial Narrow" w:hAnsi="Arial Narrow" w:cs="Arial Narrow"/>
        </w:rPr>
        <w:t>area</w:t>
      </w:r>
      <w:proofErr w:type="spellEnd"/>
      <w:r w:rsidRPr="00A54B66">
        <w:rPr>
          <w:rFonts w:ascii="Arial Narrow" w:eastAsia="Arial Narrow" w:hAnsi="Arial Narrow" w:cs="Arial Narrow"/>
        </w:rPr>
        <w:t xml:space="preserve"> usuaria del gabinete de carga de </w:t>
      </w:r>
      <w:proofErr w:type="spellStart"/>
      <w:r w:rsidRPr="00A54B66">
        <w:rPr>
          <w:rFonts w:ascii="Arial Narrow" w:eastAsia="Arial Narrow" w:hAnsi="Arial Narrow" w:cs="Arial Narrow"/>
        </w:rPr>
        <w:t>portatiles</w:t>
      </w:r>
      <w:proofErr w:type="spellEnd"/>
      <w:r w:rsidRPr="00A54B66">
        <w:rPr>
          <w:rFonts w:ascii="Arial Narrow" w:eastAsia="Arial Narrow" w:hAnsi="Arial Narrow" w:cs="Arial Narrow"/>
        </w:rPr>
        <w:t xml:space="preserve">; generando el riesgo de inadecuada </w:t>
      </w:r>
      <w:proofErr w:type="spellStart"/>
      <w:r w:rsidRPr="00A54B66">
        <w:rPr>
          <w:rFonts w:ascii="Arial Narrow" w:eastAsia="Arial Narrow" w:hAnsi="Arial Narrow" w:cs="Arial Narrow"/>
        </w:rPr>
        <w:t>utilizacion</w:t>
      </w:r>
      <w:proofErr w:type="spellEnd"/>
      <w:r w:rsidRPr="00A54B66">
        <w:rPr>
          <w:rFonts w:ascii="Arial Narrow" w:eastAsia="Arial Narrow" w:hAnsi="Arial Narrow" w:cs="Arial Narrow"/>
        </w:rPr>
        <w:t xml:space="preserve"> de los recursos públicos.</w:t>
      </w:r>
      <w:r w:rsidRPr="00A54B66">
        <w:rPr>
          <w:rFonts w:ascii="Arial Narrow" w:eastAsia="Arial Narrow" w:hAnsi="Arial Narrow" w:cs="Arial Narrow"/>
        </w:rPr>
        <w:tab/>
      </w:r>
    </w:p>
    <w:p w14:paraId="4390577A" w14:textId="77777777" w:rsidR="00727197" w:rsidRPr="005132B3" w:rsidRDefault="00727197" w:rsidP="00727197">
      <w:pPr>
        <w:rPr>
          <w:rFonts w:ascii="Arial Narrow" w:eastAsia="Arial Narrow" w:hAnsi="Arial Narrow" w:cs="Arial Narrow"/>
          <w:sz w:val="22"/>
          <w:szCs w:val="22"/>
        </w:rPr>
      </w:pPr>
    </w:p>
    <w:p w14:paraId="1378B36C"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2</w:t>
      </w:r>
    </w:p>
    <w:p w14:paraId="1887F062" w14:textId="77777777" w:rsidR="00727197" w:rsidRPr="005132B3" w:rsidRDefault="00727197" w:rsidP="00727197">
      <w:pPr>
        <w:rPr>
          <w:rFonts w:ascii="Arial Narrow" w:eastAsia="Arial Narrow" w:hAnsi="Arial Narrow" w:cs="Arial Narrow"/>
          <w:sz w:val="22"/>
          <w:szCs w:val="22"/>
        </w:rPr>
      </w:pPr>
    </w:p>
    <w:p w14:paraId="321D9148"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334C2ECA"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45FD3620" w14:textId="77777777" w:rsidR="00727197" w:rsidRPr="005132B3" w:rsidRDefault="00727197" w:rsidP="00727197">
      <w:pPr>
        <w:rPr>
          <w:rFonts w:ascii="Arial Narrow" w:eastAsia="Arial Narrow" w:hAnsi="Arial Narrow" w:cs="Arial Narrow"/>
          <w:sz w:val="22"/>
          <w:szCs w:val="22"/>
        </w:rPr>
      </w:pPr>
    </w:p>
    <w:p w14:paraId="2C8A7B77" w14:textId="41FCF559" w:rsidR="00A54B66" w:rsidRPr="00A54B66" w:rsidRDefault="00A54B66" w:rsidP="00A54B66">
      <w:pPr>
        <w:pStyle w:val="Prrafodelista"/>
        <w:numPr>
          <w:ilvl w:val="1"/>
          <w:numId w:val="13"/>
        </w:numPr>
        <w:ind w:left="1843"/>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67A8A17D" w14:textId="02C895DC" w:rsidR="00727197" w:rsidRPr="00A54B66" w:rsidRDefault="00A54B66" w:rsidP="00A54B66">
      <w:pPr>
        <w:pStyle w:val="Prrafodelista"/>
        <w:numPr>
          <w:ilvl w:val="1"/>
          <w:numId w:val="13"/>
        </w:numPr>
        <w:ind w:left="1843"/>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4A1930B1" w14:textId="77777777" w:rsidR="00A54B66" w:rsidRPr="005132B3" w:rsidRDefault="00A54B66" w:rsidP="00A54B66">
      <w:pPr>
        <w:rPr>
          <w:rFonts w:ascii="Arial Narrow" w:eastAsia="Arial Narrow" w:hAnsi="Arial Narrow" w:cs="Arial Narrow"/>
          <w:sz w:val="22"/>
          <w:szCs w:val="22"/>
        </w:rPr>
      </w:pPr>
    </w:p>
    <w:p w14:paraId="4B4833E4"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3</w:t>
      </w:r>
    </w:p>
    <w:p w14:paraId="2BFB98DB" w14:textId="77777777" w:rsidR="00727197" w:rsidRPr="005132B3" w:rsidRDefault="00727197" w:rsidP="00727197">
      <w:pPr>
        <w:rPr>
          <w:rFonts w:ascii="Arial Narrow" w:eastAsia="Arial Narrow" w:hAnsi="Arial Narrow" w:cs="Arial Narrow"/>
          <w:sz w:val="22"/>
          <w:szCs w:val="22"/>
        </w:rPr>
      </w:pPr>
    </w:p>
    <w:p w14:paraId="6E23DA07"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F5A1332" w14:textId="77777777" w:rsidR="00727197" w:rsidRPr="005132B3" w:rsidRDefault="00727197" w:rsidP="00727197">
      <w:pPr>
        <w:rPr>
          <w:rFonts w:ascii="Arial Narrow" w:eastAsia="Arial Narrow" w:hAnsi="Arial Narrow" w:cs="Arial Narrow"/>
          <w:sz w:val="22"/>
          <w:szCs w:val="22"/>
        </w:rPr>
      </w:pPr>
    </w:p>
    <w:p w14:paraId="53F0E12E" w14:textId="0B699427" w:rsidR="00512E41" w:rsidRDefault="00512E41" w:rsidP="00532FE2">
      <w:pPr>
        <w:pStyle w:val="Prrafodelista"/>
        <w:numPr>
          <w:ilvl w:val="1"/>
          <w:numId w:val="7"/>
        </w:numPr>
        <w:jc w:val="both"/>
        <w:rPr>
          <w:rFonts w:ascii="Arial Narrow" w:eastAsia="Arial Narrow" w:hAnsi="Arial Narrow" w:cs="Arial Narrow"/>
          <w:lang w:eastAsia="es-ES"/>
        </w:rPr>
      </w:pPr>
      <w:bookmarkStart w:id="1982" w:name="_Toc133419253"/>
      <w:r w:rsidRPr="005132B3">
        <w:rPr>
          <w:rFonts w:ascii="Arial Narrow" w:eastAsia="Arial Narrow" w:hAnsi="Arial Narrow" w:cs="Arial Narrow"/>
          <w:lang w:eastAsia="es-ES"/>
        </w:rPr>
        <w:t xml:space="preserve">La modificación del plazo de entrega consignado por el área usuaria en pedido de compra para la adquisición de computadoras portátiles para docentes y </w:t>
      </w:r>
      <w:r w:rsidRPr="005132B3">
        <w:rPr>
          <w:rFonts w:ascii="Arial Narrow" w:eastAsia="Arial Narrow" w:hAnsi="Arial Narrow" w:cs="Arial Narrow"/>
          <w:lang w:eastAsia="es-ES"/>
        </w:rPr>
        <w:lastRenderedPageBreak/>
        <w:t>estudiantes, fue realizado sin la justificación o sustento técnico adecuado, generando el riesgo de comprometer el proceso de adquisición y por ende el retraso de la ejecución física y financiera del proyecto</w:t>
      </w:r>
      <w:bookmarkEnd w:id="1982"/>
      <w:r w:rsidRPr="005132B3">
        <w:rPr>
          <w:rFonts w:ascii="Arial Narrow" w:eastAsia="Arial Narrow" w:hAnsi="Arial Narrow" w:cs="Arial Narrow"/>
          <w:lang w:eastAsia="es-ES"/>
        </w:rPr>
        <w:t xml:space="preserve">  </w:t>
      </w:r>
    </w:p>
    <w:p w14:paraId="0DD99F43" w14:textId="34464D5E" w:rsidR="007D14F2" w:rsidRPr="005132B3" w:rsidRDefault="007D14F2" w:rsidP="007D14F2">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Pr>
          <w:rFonts w:ascii="Arial Narrow" w:eastAsia="Arial Narrow" w:hAnsi="Arial Narrow" w:cs="Arial Narrow"/>
          <w:sz w:val="22"/>
          <w:szCs w:val="22"/>
        </w:rPr>
        <w:t>4</w:t>
      </w:r>
    </w:p>
    <w:p w14:paraId="70BF8622" w14:textId="77777777" w:rsidR="007D14F2" w:rsidRPr="005132B3" w:rsidRDefault="007D14F2" w:rsidP="007D14F2">
      <w:pPr>
        <w:rPr>
          <w:rFonts w:ascii="Arial Narrow" w:eastAsia="Arial Narrow" w:hAnsi="Arial Narrow" w:cs="Arial Narrow"/>
          <w:sz w:val="22"/>
          <w:szCs w:val="22"/>
        </w:rPr>
      </w:pPr>
    </w:p>
    <w:p w14:paraId="7E89BA69" w14:textId="77777777" w:rsidR="007D14F2" w:rsidRPr="005132B3" w:rsidRDefault="007D14F2" w:rsidP="007D14F2">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4C15C4A" w14:textId="59C64434" w:rsidR="007D14F2" w:rsidRPr="005132B3" w:rsidRDefault="007D14F2" w:rsidP="007D14F2">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0</w:t>
      </w:r>
      <w:r w:rsidRPr="005132B3">
        <w:rPr>
          <w:rFonts w:ascii="Arial Narrow" w:eastAsia="Arial Narrow" w:hAnsi="Arial Narrow" w:cs="Arial Narrow"/>
          <w:sz w:val="22"/>
          <w:szCs w:val="22"/>
        </w:rPr>
        <w:tab/>
      </w:r>
    </w:p>
    <w:p w14:paraId="08FE2607" w14:textId="77777777" w:rsidR="007D14F2" w:rsidRPr="005132B3" w:rsidRDefault="007D14F2" w:rsidP="007D14F2">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905954A" w14:textId="77777777" w:rsidR="007D14F2" w:rsidRPr="005132B3" w:rsidRDefault="007D14F2" w:rsidP="007D14F2">
      <w:pPr>
        <w:rPr>
          <w:rFonts w:ascii="Arial Narrow" w:eastAsia="Arial Narrow" w:hAnsi="Arial Narrow" w:cs="Arial Narrow"/>
          <w:sz w:val="22"/>
          <w:szCs w:val="22"/>
        </w:rPr>
      </w:pPr>
    </w:p>
    <w:p w14:paraId="1EE821D6" w14:textId="0D1D711F" w:rsidR="007D14F2" w:rsidRDefault="007D14F2" w:rsidP="007D14F2">
      <w:pPr>
        <w:pStyle w:val="Prrafodelista"/>
        <w:numPr>
          <w:ilvl w:val="1"/>
          <w:numId w:val="7"/>
        </w:numPr>
        <w:jc w:val="both"/>
        <w:rPr>
          <w:rFonts w:ascii="Arial Narrow" w:eastAsia="Arial Narrow" w:hAnsi="Arial Narrow" w:cs="Arial Narrow"/>
          <w:lang w:eastAsia="es-ES"/>
        </w:rPr>
      </w:pPr>
      <w:r>
        <w:rPr>
          <w:rFonts w:ascii="Arial Narrow" w:eastAsia="Arial Narrow" w:hAnsi="Arial Narrow" w:cs="Arial Narrow"/>
          <w:lang w:eastAsia="es-ES"/>
        </w:rPr>
        <w:t>Recepción y conformidad de computadoras portátiles para estudiantes habrían sido realizadas con especificaciones técnicas que no fueron validadas por el área usuaria y sin informe técnico o similar que sustente dichas modificaciones, desconociendo el expediente técnico aprobado resolutivamente y además las especificaciones y técnicas presentadas en el pedido de compra del área usuaria</w:t>
      </w:r>
    </w:p>
    <w:p w14:paraId="063CFAF3" w14:textId="71131E1E" w:rsidR="007D14F2" w:rsidRPr="007D14F2" w:rsidRDefault="007D14F2" w:rsidP="007D14F2">
      <w:pPr>
        <w:pStyle w:val="Prrafodelista"/>
        <w:ind w:left="1931"/>
        <w:jc w:val="both"/>
        <w:rPr>
          <w:rFonts w:ascii="Arial Narrow" w:eastAsia="Arial Narrow" w:hAnsi="Arial Narrow" w:cs="Arial Narrow"/>
          <w:lang w:eastAsia="es-ES"/>
        </w:rPr>
      </w:pPr>
    </w:p>
    <w:p w14:paraId="5AC4B65A" w14:textId="77777777" w:rsidR="007D14F2" w:rsidRPr="007D14F2" w:rsidRDefault="007D14F2" w:rsidP="007D14F2">
      <w:pPr>
        <w:ind w:left="1571"/>
        <w:jc w:val="both"/>
        <w:rPr>
          <w:rFonts w:ascii="Arial Narrow" w:eastAsia="Arial Narrow" w:hAnsi="Arial Narrow" w:cs="Arial Narrow"/>
        </w:rPr>
      </w:pPr>
    </w:p>
    <w:p w14:paraId="5D9F1F9B" w14:textId="77777777" w:rsidR="00727197" w:rsidRPr="005132B3" w:rsidRDefault="00727197" w:rsidP="00727197">
      <w:pPr>
        <w:tabs>
          <w:tab w:val="left" w:pos="142"/>
        </w:tabs>
        <w:jc w:val="both"/>
        <w:rPr>
          <w:rFonts w:ascii="Arial Narrow" w:eastAsia="Arial Narrow" w:hAnsi="Arial Narrow" w:cs="Arial Narrow"/>
          <w:b/>
        </w:rPr>
      </w:pPr>
    </w:p>
    <w:p w14:paraId="3C8C7139" w14:textId="77777777" w:rsidR="00727197" w:rsidRPr="005132B3" w:rsidRDefault="00727197" w:rsidP="00727197">
      <w:pPr>
        <w:tabs>
          <w:tab w:val="left" w:pos="142"/>
        </w:tabs>
        <w:jc w:val="both"/>
        <w:rPr>
          <w:rFonts w:ascii="Arial Narrow" w:eastAsia="Arial Narrow" w:hAnsi="Arial Narrow" w:cs="Arial Narrow"/>
          <w:b/>
        </w:rPr>
      </w:pPr>
    </w:p>
    <w:p w14:paraId="72E07178" w14:textId="77777777" w:rsidR="00727197" w:rsidRPr="005132B3" w:rsidRDefault="00727197" w:rsidP="00727197">
      <w:pPr>
        <w:tabs>
          <w:tab w:val="left" w:pos="142"/>
        </w:tabs>
        <w:jc w:val="both"/>
        <w:rPr>
          <w:rFonts w:ascii="Arial Narrow" w:eastAsia="Arial Narrow" w:hAnsi="Arial Narrow" w:cs="Arial Narrow"/>
          <w:b/>
        </w:rPr>
      </w:pPr>
    </w:p>
    <w:p w14:paraId="31B1F3E8" w14:textId="77777777" w:rsidR="00727197" w:rsidRPr="005132B3" w:rsidRDefault="00727197" w:rsidP="00361274">
      <w:pPr>
        <w:rPr>
          <w:rFonts w:ascii="Arial Narrow" w:hAnsi="Arial Narrow"/>
        </w:rPr>
      </w:pPr>
    </w:p>
    <w:p w14:paraId="6C4419BB" w14:textId="77777777" w:rsidR="00067016" w:rsidRPr="005132B3" w:rsidRDefault="00067016" w:rsidP="00361274">
      <w:pPr>
        <w:rPr>
          <w:noProof/>
        </w:rPr>
      </w:pPr>
    </w:p>
    <w:p w14:paraId="29F0CD21" w14:textId="77777777" w:rsidR="00067016" w:rsidRPr="005132B3" w:rsidRDefault="00067016" w:rsidP="00361274">
      <w:pPr>
        <w:rPr>
          <w:noProof/>
        </w:rPr>
      </w:pPr>
    </w:p>
    <w:p w14:paraId="17477E33" w14:textId="276633FC" w:rsidR="00D6793F" w:rsidRPr="005132B3" w:rsidRDefault="00D6793F" w:rsidP="00361274">
      <w:pPr>
        <w:rPr>
          <w:rFonts w:ascii="Arial Narrow" w:hAnsi="Arial Narrow"/>
        </w:rPr>
      </w:pPr>
    </w:p>
    <w:sectPr w:rsidR="00D6793F" w:rsidRPr="005132B3" w:rsidSect="00846256">
      <w:headerReference w:type="default" r:id="rId35"/>
      <w:footerReference w:type="default" r:id="rId36"/>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 w:author="GRAPURIMAC" w:date="2023-06-29T16:50:00Z" w:initials="G">
    <w:p w14:paraId="2C4E38E6" w14:textId="0C1113AE" w:rsidR="007A4A65" w:rsidRDefault="007A4A65">
      <w:pPr>
        <w:pStyle w:val="Textocomentario"/>
      </w:pPr>
      <w:r>
        <w:rPr>
          <w:rStyle w:val="Refdecomentario"/>
        </w:rPr>
        <w:annotationRef/>
      </w:r>
      <w:r>
        <w:t>Verificar</w:t>
      </w:r>
    </w:p>
  </w:comment>
  <w:comment w:id="214" w:author="GRAPURIMAC" w:date="2023-06-29T17:08:00Z" w:initials="G">
    <w:p w14:paraId="5507B617" w14:textId="0F98C992" w:rsidR="00D36E8F" w:rsidRDefault="00D36E8F">
      <w:pPr>
        <w:pStyle w:val="Textocomentario"/>
      </w:pPr>
      <w:r>
        <w:rPr>
          <w:rStyle w:val="Refdecomentario"/>
        </w:rPr>
        <w:annotationRef/>
      </w:r>
      <w:r>
        <w:t>Verifiquen ya que el nombre se escribe Garcilaso…</w:t>
      </w:r>
    </w:p>
  </w:comment>
  <w:comment w:id="219" w:author="GRAPURIMAC" w:date="2023-06-29T17:04:00Z" w:initials="G">
    <w:p w14:paraId="6290F3E5" w14:textId="351FF156" w:rsidR="00D36E8F" w:rsidRDefault="00D36E8F">
      <w:pPr>
        <w:pStyle w:val="Textocomentario"/>
      </w:pPr>
      <w:r>
        <w:rPr>
          <w:rStyle w:val="Refdecomentario"/>
        </w:rPr>
        <w:annotationRef/>
      </w:r>
      <w:r>
        <w:t>Estimados Señores tienen que consignar todas las actas, mediante las cuales visitaron las Instituciones Educativas mencionadas en el cuadro n.° 2.</w:t>
      </w:r>
    </w:p>
  </w:comment>
  <w:comment w:id="220" w:author="Manuel Raul Livano Luna" w:date="2023-07-03T15:16:00Z" w:initials="ML">
    <w:p w14:paraId="3B4A6BF7" w14:textId="05C2583A" w:rsidR="007D4CFB" w:rsidRDefault="007D4CFB">
      <w:pPr>
        <w:pStyle w:val="Textocomentario"/>
      </w:pPr>
      <w:r>
        <w:rPr>
          <w:rStyle w:val="Refdecomentario"/>
        </w:rPr>
        <w:annotationRef/>
      </w:r>
      <w:r>
        <w:t>Dr. Solo son dos colegios que tienen los servidores malogrados y se consigno esas dos actas</w:t>
      </w:r>
    </w:p>
  </w:comment>
  <w:comment w:id="280" w:author="GRAPURIMAC" w:date="2023-06-29T17:09:00Z" w:initials="G">
    <w:p w14:paraId="66B5F895" w14:textId="62D98935" w:rsidR="00D36E8F" w:rsidRDefault="00D36E8F">
      <w:pPr>
        <w:pStyle w:val="Textocomentario"/>
      </w:pPr>
      <w:r>
        <w:rPr>
          <w:rStyle w:val="Refdecomentario"/>
        </w:rPr>
        <w:annotationRef/>
      </w:r>
      <w:r>
        <w:t xml:space="preserve">Sólo a dos instituciones educativas o más, si fuera más consignar cada una de ellas. </w:t>
      </w:r>
    </w:p>
  </w:comment>
  <w:comment w:id="281" w:author="Manuel Raul Livano Luna" w:date="2023-07-03T15:17:00Z" w:initials="ML">
    <w:p w14:paraId="7AA7B755" w14:textId="043F7272" w:rsidR="007D4CFB" w:rsidRDefault="007D4CFB">
      <w:pPr>
        <w:pStyle w:val="Textocomentario"/>
      </w:pPr>
      <w:r>
        <w:rPr>
          <w:rStyle w:val="Refdecomentario"/>
        </w:rPr>
        <w:annotationRef/>
      </w:r>
      <w:r>
        <w:t>Solo Son esas dos I.E. que presentan la situación adversa</w:t>
      </w:r>
    </w:p>
  </w:comment>
  <w:comment w:id="284" w:author="GRAPURIMAC" w:date="2023-06-29T17:12:00Z" w:initials="G">
    <w:p w14:paraId="646F825E" w14:textId="4B1A2D93" w:rsidR="0083009D" w:rsidRDefault="0083009D">
      <w:pPr>
        <w:pStyle w:val="Textocomentario"/>
      </w:pPr>
      <w:r>
        <w:rPr>
          <w:rStyle w:val="Refdecomentario"/>
        </w:rPr>
        <w:annotationRef/>
      </w:r>
      <w:r>
        <w:t xml:space="preserve">Equipos informáticos es un término muy general, se puede consignar solo servidores, es de lo que trata la presente situación adversa. </w:t>
      </w:r>
    </w:p>
  </w:comment>
  <w:comment w:id="288" w:author="GRAPURIMAC" w:date="2023-06-29T17:10:00Z" w:initials="G">
    <w:p w14:paraId="6761C214" w14:textId="61114DEC" w:rsidR="00D36E8F" w:rsidRDefault="00D36E8F">
      <w:pPr>
        <w:pStyle w:val="Textocomentario"/>
      </w:pPr>
      <w:r>
        <w:rPr>
          <w:rStyle w:val="Refdecomentario"/>
        </w:rPr>
        <w:annotationRef/>
      </w:r>
      <w:r>
        <w:t xml:space="preserve">Uniformicen términos o son deteriorados o malogrados o inoperativos. O en el caso puede ser que unos sean inoperativos  y otros deteriorados. </w:t>
      </w:r>
    </w:p>
  </w:comment>
  <w:comment w:id="285" w:author="GRAPURIMAC" w:date="2023-06-29T17:14:00Z" w:initials="G">
    <w:p w14:paraId="5F79AF9C" w14:textId="3BD153E3" w:rsidR="0083009D" w:rsidRDefault="0083009D">
      <w:pPr>
        <w:pStyle w:val="Textocomentario"/>
      </w:pPr>
      <w:r>
        <w:rPr>
          <w:rStyle w:val="Refdecomentario"/>
        </w:rPr>
        <w:annotationRef/>
      </w:r>
      <w:r>
        <w:t>Se supone que los equipos informáticos inoperativos son los del cuadro n.° 2.  Ahora con relación al cuadro n.° 3 en esas Instituciones se va a realizar el componente capacitación. Sin embargo, supongo que no han ido a todas las Instituciones Educativas mencionadas en el cuadro n.° 3</w:t>
      </w:r>
    </w:p>
  </w:comment>
  <w:comment w:id="291" w:author="GRAPURIMAC" w:date="2023-06-29T17:13:00Z" w:initials="G">
    <w:p w14:paraId="026C9ECC" w14:textId="776E12F0" w:rsidR="0083009D" w:rsidRDefault="0083009D">
      <w:pPr>
        <w:pStyle w:val="Textocomentario"/>
      </w:pPr>
      <w:r>
        <w:rPr>
          <w:rStyle w:val="Refdecomentario"/>
        </w:rPr>
        <w:annotationRef/>
      </w:r>
      <w:r>
        <w:t xml:space="preserve">En el cuadro 3 no se habla de equipos, sino de Instituciones educativas, objeto de que se efectúen programas de capacitación. </w:t>
      </w:r>
    </w:p>
  </w:comment>
  <w:comment w:id="321" w:author="GRAPURIMAC" w:date="2023-06-29T17:33:00Z" w:initials="G">
    <w:p w14:paraId="2704C278" w14:textId="1B3CC1F9" w:rsidR="00594D29" w:rsidRDefault="00594D29">
      <w:pPr>
        <w:pStyle w:val="Textocomentario"/>
      </w:pPr>
      <w:r>
        <w:rPr>
          <w:rStyle w:val="Refdecomentario"/>
        </w:rPr>
        <w:annotationRef/>
      </w:r>
      <w:r>
        <w:t>Y la foto de la orden de compra n.° 152</w:t>
      </w:r>
    </w:p>
  </w:comment>
  <w:comment w:id="334" w:author="GRAPURIMAC" w:date="2023-06-29T17:41:00Z" w:initials="G">
    <w:p w14:paraId="21717049" w14:textId="4D69C3FC" w:rsidR="00C317F8" w:rsidRDefault="00C317F8">
      <w:pPr>
        <w:pStyle w:val="Textocomentario"/>
      </w:pPr>
      <w:r>
        <w:rPr>
          <w:rStyle w:val="Refdecomentario"/>
        </w:rPr>
        <w:annotationRef/>
      </w:r>
      <w:r>
        <w:t>Validen estás líneas.</w:t>
      </w:r>
    </w:p>
  </w:comment>
  <w:comment w:id="342" w:author="GRAPURIMAC" w:date="2023-06-29T17:43:00Z" w:initials="G">
    <w:p w14:paraId="06A1D556" w14:textId="687C4692" w:rsidR="00C317F8" w:rsidRDefault="00C317F8">
      <w:pPr>
        <w:pStyle w:val="Textocomentario"/>
      </w:pPr>
      <w:r>
        <w:rPr>
          <w:rStyle w:val="Refdecomentario"/>
        </w:rPr>
        <w:annotationRef/>
      </w:r>
      <w:r>
        <w:t xml:space="preserve">Se puede o no implantar nuevos contenidos pedagógicos?  En el caso se pueda implantar nuevos contenidos reformula esta situación adversa </w:t>
      </w:r>
    </w:p>
  </w:comment>
  <w:comment w:id="361" w:author="GRAPURIMAC" w:date="2023-06-29T17:47:00Z" w:initials="G">
    <w:p w14:paraId="052A1E87" w14:textId="1231E009" w:rsidR="00C317F8" w:rsidRDefault="00C317F8">
      <w:pPr>
        <w:pStyle w:val="Textocomentario"/>
      </w:pPr>
      <w:r>
        <w:rPr>
          <w:rStyle w:val="Refdecomentario"/>
        </w:rPr>
        <w:annotationRef/>
      </w:r>
      <w:r>
        <w:t xml:space="preserve">Cuántos aplicativos informáticos sólo el office u otros mencionar. </w:t>
      </w:r>
    </w:p>
  </w:comment>
  <w:comment w:id="397" w:author="GRAPURIMAC" w:date="2023-06-29T17:51:00Z" w:initials="G">
    <w:p w14:paraId="68CDF960" w14:textId="6F25FE3A" w:rsidR="0012111D" w:rsidRDefault="0012111D">
      <w:pPr>
        <w:pStyle w:val="Textocomentario"/>
      </w:pPr>
      <w:r>
        <w:rPr>
          <w:rStyle w:val="Refdecomentario"/>
        </w:rPr>
        <w:annotationRef/>
      </w:r>
      <w:r>
        <w:t xml:space="preserve">Un lineamiento más preciso con relación a la compra de servidores o al mal estado de los bienes… </w:t>
      </w:r>
    </w:p>
  </w:comment>
  <w:comment w:id="398" w:author="Manuel Raul Livano Luna" w:date="2023-07-03T15:33:00Z" w:initials="ML">
    <w:p w14:paraId="1505D29D" w14:textId="16A52DA5" w:rsidR="00986133" w:rsidRDefault="00986133">
      <w:pPr>
        <w:pStyle w:val="Textocomentario"/>
      </w:pPr>
      <w:r>
        <w:rPr>
          <w:rStyle w:val="Refdecomentario"/>
        </w:rPr>
        <w:annotationRef/>
      </w:r>
      <w:r>
        <w:t>No existe lineamientos sobre adquisición de servidores, solo se cuentan con estos criterios del expediente tecnico</w:t>
      </w:r>
    </w:p>
  </w:comment>
  <w:comment w:id="495" w:author="GRAPURIMAC" w:date="2023-06-29T18:01:00Z" w:initials="G">
    <w:p w14:paraId="5045F8D8" w14:textId="3412515A" w:rsidR="00F043EA" w:rsidRDefault="00F043EA">
      <w:pPr>
        <w:pStyle w:val="Textocomentario"/>
      </w:pPr>
      <w:r>
        <w:rPr>
          <w:rStyle w:val="Refdecomentario"/>
        </w:rPr>
        <w:annotationRef/>
      </w:r>
      <w:r>
        <w:t xml:space="preserve">El cuadro no se nota y, una de sus columnas  indica docentes capacitados. </w:t>
      </w:r>
    </w:p>
  </w:comment>
  <w:comment w:id="843" w:author="GRAPURIMAC" w:date="2023-06-29T18:03:00Z" w:initials="G">
    <w:p w14:paraId="47D87B5C" w14:textId="5701546F" w:rsidR="00F043EA" w:rsidRDefault="00F043EA">
      <w:pPr>
        <w:pStyle w:val="Textocomentario"/>
      </w:pPr>
      <w:r>
        <w:rPr>
          <w:rStyle w:val="Refdecomentario"/>
        </w:rPr>
        <w:annotationRef/>
      </w:r>
    </w:p>
  </w:comment>
  <w:comment w:id="876" w:author="GRAPURIMAC" w:date="2023-06-29T18:04:00Z" w:initials="G">
    <w:p w14:paraId="5F487251" w14:textId="38D16B84" w:rsidR="00F043EA" w:rsidRDefault="00F043EA">
      <w:pPr>
        <w:pStyle w:val="Textocomentario"/>
      </w:pPr>
      <w:r>
        <w:rPr>
          <w:rStyle w:val="Refdecomentario"/>
        </w:rPr>
        <w:annotationRef/>
      </w:r>
      <w:r>
        <w:t>Los componentes básicos están regulados en el expediente, si es así consignar en que lineamiento, numeral, se encuentra?</w:t>
      </w:r>
    </w:p>
  </w:comment>
  <w:comment w:id="924" w:author="GRAPURIMAC" w:date="2023-06-29T18:25:00Z" w:initials="G">
    <w:p w14:paraId="106C30D9" w14:textId="6EC245EA" w:rsidR="00E61AED" w:rsidRDefault="00E61AED">
      <w:pPr>
        <w:pStyle w:val="Textocomentario"/>
      </w:pPr>
      <w:r>
        <w:rPr>
          <w:rStyle w:val="Refdecomentario"/>
        </w:rPr>
        <w:annotationRef/>
      </w:r>
      <w:r>
        <w:t xml:space="preserve">Tenemos evidencia que el problema de la protección del sistema de pararrayos  se repite en las 8 Instituciones Educativas, mencionar cuáles son esos 8 centros. </w:t>
      </w:r>
    </w:p>
  </w:comment>
  <w:comment w:id="927" w:author="GRAPURIMAC" w:date="2023-06-29T18:27:00Z" w:initials="G">
    <w:p w14:paraId="5566606E" w14:textId="790E593E" w:rsidR="00E61AED" w:rsidRDefault="00E61AED">
      <w:pPr>
        <w:pStyle w:val="Textocomentario"/>
      </w:pPr>
      <w:r>
        <w:rPr>
          <w:rStyle w:val="Refdecomentario"/>
        </w:rPr>
        <w:annotationRef/>
      </w:r>
      <w:r>
        <w:t xml:space="preserve">Esto sucede es una afirmación como Comisión de Control. O este comentario proviene de una norma técnica u otro documento. </w:t>
      </w:r>
    </w:p>
  </w:comment>
  <w:comment w:id="930" w:author="GRAPURIMAC" w:date="2023-06-29T18:28:00Z" w:initials="G">
    <w:p w14:paraId="7F0899C1" w14:textId="42163BA9" w:rsidR="00E61AED" w:rsidRDefault="00E61AED">
      <w:pPr>
        <w:pStyle w:val="Textocomentario"/>
      </w:pPr>
      <w:r>
        <w:rPr>
          <w:rStyle w:val="Refdecomentario"/>
        </w:rPr>
        <w:annotationRef/>
      </w:r>
      <w:r>
        <w:t xml:space="preserve">Precedentemente, ya se hizo mención que se consigne lo que está en actas. Es decir, que manifestaron los directores al respecto. </w:t>
      </w:r>
    </w:p>
  </w:comment>
  <w:comment w:id="948" w:author="GRAPURIMAC" w:date="2023-06-29T18:28:00Z" w:initials="G">
    <w:p w14:paraId="6BFCD319" w14:textId="7793E9C9" w:rsidR="00E61AED" w:rsidRDefault="00E61AED">
      <w:pPr>
        <w:pStyle w:val="Textocomentario"/>
      </w:pPr>
      <w:r>
        <w:rPr>
          <w:rStyle w:val="Refdecomentario"/>
        </w:rPr>
        <w:annotationRef/>
      </w:r>
      <w:r>
        <w:t xml:space="preserve">Aquí se menciona un posible daño por acción de tormenta eléctrica y en la sumilla es una afirmación… Reformular… </w:t>
      </w:r>
    </w:p>
  </w:comment>
  <w:comment w:id="949" w:author="GRAPURIMAC" w:date="2023-06-29T18:32:00Z" w:initials="G">
    <w:p w14:paraId="14E2504F" w14:textId="7016DC05" w:rsidR="001C200C" w:rsidRDefault="001C200C">
      <w:pPr>
        <w:pStyle w:val="Textocomentario"/>
      </w:pPr>
      <w:r>
        <w:rPr>
          <w:rStyle w:val="Refdecomentario"/>
        </w:rPr>
        <w:annotationRef/>
      </w:r>
      <w:r>
        <w:t xml:space="preserve">Este comentario no tiene relación con la sumillaa.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E38E6" w15:done="0"/>
  <w15:commentEx w15:paraId="5507B617" w15:done="0"/>
  <w15:commentEx w15:paraId="6290F3E5" w15:done="1"/>
  <w15:commentEx w15:paraId="3B4A6BF7" w15:paraIdParent="6290F3E5" w15:done="1"/>
  <w15:commentEx w15:paraId="66B5F895" w15:done="1"/>
  <w15:commentEx w15:paraId="7AA7B755" w15:paraIdParent="66B5F895" w15:done="1"/>
  <w15:commentEx w15:paraId="646F825E" w15:done="1"/>
  <w15:commentEx w15:paraId="6761C214" w15:done="0"/>
  <w15:commentEx w15:paraId="5F79AF9C" w15:done="1"/>
  <w15:commentEx w15:paraId="026C9ECC" w15:done="1"/>
  <w15:commentEx w15:paraId="2704C278" w15:done="0"/>
  <w15:commentEx w15:paraId="21717049" w15:done="1"/>
  <w15:commentEx w15:paraId="06A1D556" w15:done="0"/>
  <w15:commentEx w15:paraId="052A1E87" w15:done="0"/>
  <w15:commentEx w15:paraId="68CDF960" w15:done="1"/>
  <w15:commentEx w15:paraId="1505D29D" w15:paraIdParent="68CDF960" w15:done="1"/>
  <w15:commentEx w15:paraId="5045F8D8" w15:done="0"/>
  <w15:commentEx w15:paraId="47D87B5C" w15:done="0"/>
  <w15:commentEx w15:paraId="5F487251" w15:done="0"/>
  <w15:commentEx w15:paraId="106C30D9" w15:done="0"/>
  <w15:commentEx w15:paraId="5566606E" w15:done="0"/>
  <w15:commentEx w15:paraId="7F0899C1" w15:done="0"/>
  <w15:commentEx w15:paraId="6BFCD319" w15:done="0"/>
  <w15:commentEx w15:paraId="14E250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D64C8" w16cex:dateUtc="2023-07-03T20:16:00Z"/>
  <w16cex:commentExtensible w16cex:durableId="284D6503" w16cex:dateUtc="2023-07-03T20:17:00Z"/>
  <w16cex:commentExtensible w16cex:durableId="284D68DE" w16cex:dateUtc="2023-07-03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E38E6" w16cid:durableId="28497101"/>
  <w16cid:commentId w16cid:paraId="5507B617" w16cid:durableId="28497102"/>
  <w16cid:commentId w16cid:paraId="6290F3E5" w16cid:durableId="28497103"/>
  <w16cid:commentId w16cid:paraId="3B4A6BF7" w16cid:durableId="284D64C8"/>
  <w16cid:commentId w16cid:paraId="66B5F895" w16cid:durableId="28497104"/>
  <w16cid:commentId w16cid:paraId="7AA7B755" w16cid:durableId="284D6503"/>
  <w16cid:commentId w16cid:paraId="646F825E" w16cid:durableId="28497105"/>
  <w16cid:commentId w16cid:paraId="6761C214" w16cid:durableId="28497106"/>
  <w16cid:commentId w16cid:paraId="5F79AF9C" w16cid:durableId="28497107"/>
  <w16cid:commentId w16cid:paraId="026C9ECC" w16cid:durableId="28497108"/>
  <w16cid:commentId w16cid:paraId="2704C278" w16cid:durableId="28497109"/>
  <w16cid:commentId w16cid:paraId="21717049" w16cid:durableId="2849710A"/>
  <w16cid:commentId w16cid:paraId="06A1D556" w16cid:durableId="2849710B"/>
  <w16cid:commentId w16cid:paraId="052A1E87" w16cid:durableId="2849710C"/>
  <w16cid:commentId w16cid:paraId="68CDF960" w16cid:durableId="2849710D"/>
  <w16cid:commentId w16cid:paraId="1505D29D" w16cid:durableId="284D68DE"/>
  <w16cid:commentId w16cid:paraId="5045F8D8" w16cid:durableId="2849710E"/>
  <w16cid:commentId w16cid:paraId="47D87B5C" w16cid:durableId="2849710F"/>
  <w16cid:commentId w16cid:paraId="5F487251" w16cid:durableId="28497110"/>
  <w16cid:commentId w16cid:paraId="106C30D9" w16cid:durableId="28497111"/>
  <w16cid:commentId w16cid:paraId="5566606E" w16cid:durableId="28497112"/>
  <w16cid:commentId w16cid:paraId="7F0899C1" w16cid:durableId="28497113"/>
  <w16cid:commentId w16cid:paraId="6BFCD319" w16cid:durableId="28497114"/>
  <w16cid:commentId w16cid:paraId="14E2504F" w16cid:durableId="28497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87F1" w14:textId="77777777" w:rsidR="00BF28D5" w:rsidRDefault="00BF28D5" w:rsidP="00D6793F">
      <w:r>
        <w:separator/>
      </w:r>
    </w:p>
  </w:endnote>
  <w:endnote w:type="continuationSeparator" w:id="0">
    <w:p w14:paraId="665B9AAD" w14:textId="77777777" w:rsidR="00BF28D5" w:rsidRDefault="00BF28D5"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A4A65" w:rsidRPr="003E4380" w:rsidRDefault="007A4A65"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7A4A65" w:rsidRPr="00E728A2" w:rsidRDefault="007A4A65"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708A" w14:textId="77777777" w:rsidR="00BF28D5" w:rsidRDefault="00BF28D5" w:rsidP="00D6793F">
      <w:r>
        <w:separator/>
      </w:r>
    </w:p>
  </w:footnote>
  <w:footnote w:type="continuationSeparator" w:id="0">
    <w:p w14:paraId="76AAE831" w14:textId="77777777" w:rsidR="00BF28D5" w:rsidRDefault="00BF28D5"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A4A65" w:rsidRPr="00432143" w:rsidRDefault="007A4A65"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A4A65" w:rsidRPr="00432143" w:rsidRDefault="007A4A65"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A4A65" w:rsidRPr="00432143" w:rsidRDefault="007A4A65"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7A4A65" w:rsidRPr="007957BB" w:rsidRDefault="007A4A65"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7A4A65" w:rsidRPr="00475156" w:rsidRDefault="007A4A65"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A4A65" w:rsidRPr="00E17335" w:rsidRDefault="007A4A65" w:rsidP="00986B90">
    <w:pPr>
      <w:pStyle w:val="Encabezado"/>
      <w:jc w:val="right"/>
      <w:rPr>
        <w:rFonts w:ascii="Arial Narrow" w:hAnsi="Arial Narrow"/>
        <w:sz w:val="6"/>
        <w:szCs w:val="6"/>
        <w:lang w:val="es-ES"/>
      </w:rPr>
    </w:pPr>
  </w:p>
  <w:p w14:paraId="7F607A86" w14:textId="696C1EB7" w:rsidR="007A4A65" w:rsidRPr="007B647C" w:rsidRDefault="007A4A65"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EA621F" w:rsidRPr="00EA621F">
      <w:rPr>
        <w:rFonts w:ascii="Arial Narrow" w:hAnsi="Arial Narrow"/>
        <w:b/>
        <w:bCs/>
        <w:noProof/>
        <w:sz w:val="16"/>
        <w:szCs w:val="16"/>
        <w:lang w:val="es-ES"/>
      </w:rPr>
      <w:t>13</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18</w:t>
    </w:r>
  </w:p>
  <w:p w14:paraId="33496BE7" w14:textId="77777777" w:rsidR="007A4A65" w:rsidRPr="00475156" w:rsidRDefault="007A4A65"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4713BE0"/>
    <w:multiLevelType w:val="hybridMultilevel"/>
    <w:tmpl w:val="77DA71C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8086322"/>
    <w:multiLevelType w:val="hybridMultilevel"/>
    <w:tmpl w:val="7F40489C"/>
    <w:lvl w:ilvl="0" w:tplc="E854608E">
      <w:start w:val="1"/>
      <w:numFmt w:val="upperRoman"/>
      <w:lvlText w:val="%1."/>
      <w:lvlJc w:val="left"/>
      <w:pPr>
        <w:ind w:left="720" w:hanging="360"/>
      </w:pPr>
      <w:rPr>
        <w:rFonts w:ascii="Arial Narrow" w:hAnsi="Arial Narrow" w:hint="default"/>
        <w:b/>
        <w:color w:val="auto"/>
        <w:sz w:val="22"/>
        <w:szCs w:val="22"/>
      </w:rPr>
    </w:lvl>
    <w:lvl w:ilvl="1" w:tplc="E5440558">
      <w:start w:val="1"/>
      <w:numFmt w:val="decimal"/>
      <w:lvlText w:val="%2."/>
      <w:lvlJc w:val="left"/>
      <w:pPr>
        <w:ind w:left="1788" w:hanging="708"/>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6"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7"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9"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0"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1488865169">
    <w:abstractNumId w:val="12"/>
  </w:num>
  <w:num w:numId="2" w16cid:durableId="275020672">
    <w:abstractNumId w:val="10"/>
  </w:num>
  <w:num w:numId="3" w16cid:durableId="1282954015">
    <w:abstractNumId w:val="4"/>
  </w:num>
  <w:num w:numId="4" w16cid:durableId="679159005">
    <w:abstractNumId w:val="6"/>
  </w:num>
  <w:num w:numId="5" w16cid:durableId="771900627">
    <w:abstractNumId w:val="11"/>
  </w:num>
  <w:num w:numId="6" w16cid:durableId="106583694">
    <w:abstractNumId w:val="2"/>
  </w:num>
  <w:num w:numId="7" w16cid:durableId="931351013">
    <w:abstractNumId w:val="5"/>
  </w:num>
  <w:num w:numId="8" w16cid:durableId="484859082">
    <w:abstractNumId w:val="13"/>
  </w:num>
  <w:num w:numId="9" w16cid:durableId="432481011">
    <w:abstractNumId w:val="0"/>
  </w:num>
  <w:num w:numId="10" w16cid:durableId="701395222">
    <w:abstractNumId w:val="7"/>
  </w:num>
  <w:num w:numId="11" w16cid:durableId="1956405313">
    <w:abstractNumId w:val="1"/>
  </w:num>
  <w:num w:numId="12" w16cid:durableId="1910650345">
    <w:abstractNumId w:val="8"/>
  </w:num>
  <w:num w:numId="13" w16cid:durableId="920136101">
    <w:abstractNumId w:val="9"/>
  </w:num>
  <w:num w:numId="14" w16cid:durableId="609244142">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GRAPURIMAC">
    <w15:presenceInfo w15:providerId="Windows Live" w15:userId="3cc727e2908818db"/>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CB"/>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4F2"/>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1F2C"/>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B7561"/>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4B66"/>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2"/>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28D5"/>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3EAC"/>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2CAB"/>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Change w:id="0" w:author="Manuel Raul Livano Luna" w:date="2023-07-03T17:59:00Z">
        <w:pPr>
          <w:tabs>
            <w:tab w:val="left" w:pos="800"/>
            <w:tab w:val="left" w:pos="7938"/>
          </w:tabs>
          <w:spacing w:before="120"/>
          <w:ind w:left="567" w:right="567"/>
          <w:jc w:val="both"/>
        </w:pPr>
      </w:pPrChange>
    </w:pPr>
    <w:rPr>
      <w:rFonts w:ascii="Arial Narrow" w:hAnsi="Arial Narrow" w:cstheme="minorHAnsi"/>
      <w:i/>
      <w:iCs/>
      <w:noProof/>
      <w:rPrChange w:id="0" w:author="Manuel Raul Livano Luna" w:date="2023-07-03T17:59:00Z">
        <w:rPr>
          <w:rFonts w:ascii="Arial Narrow" w:hAnsi="Arial Narrow" w:cstheme="minorHAnsi"/>
          <w:i/>
          <w:iCs/>
          <w:noProof/>
          <w:lang w:val="es-PE" w:eastAsia="es-ES" w:bidi="ar-SA"/>
        </w:rPr>
      </w:rPrChange>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24942867">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497042665">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customXml" Target="ink/ink3.xml"/><Relationship Id="rId33" Type="http://schemas.openxmlformats.org/officeDocument/2006/relationships/image" Target="media/image13.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ustomXml" Target="ink/ink2.xml"/><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image" Target="media/image10.jpe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453 24575,'381'0'0,"-269"15"0,30-1 0,1099-15 0,-1239 1 0,0 1 0,0-1 0,-1-1 0,1 1 0,0 0 0,-1 0 0,1-1 0,0 1 0,-1-1 0,1 1 0,0-1 0,-1 0 0,1 0 0,-1 1 0,1-1 0,-1 0 0,0 0 0,1-1 0,-1 1 0,0 0 0,0 0 0,1-1 0,-1 1 0,0 0 0,0-1 0,-1 1 0,1-1 0,0 0 0,0 1 0,-1-1 0,1 1 0,0-4 0,0-4 0,-1 0 0,1 1 0,-1-1 0,-1 1 0,-2-14 0,1 8 0,-2 1 0,0-1 0,-1 0 0,-9-19 0,8 18 0,0 0 0,0-1 0,-4-20 0,-3-16 0,9 39 0,1 0 0,0 0 0,0 1 0,0-25 0,3 34 0,0-1 0,0 1 0,0 0 0,0-1 0,-1 1 0,0-1 0,1 1 0,-1 0 0,0 0 0,-1-1 0,1 1 0,-3-5 0,2 6 0,0 0 0,0 0 0,0 1 0,0-1 0,-1 0 0,1 1 0,0 0 0,-1-1 0,1 1 0,-1 0 0,1 0 0,-1 0 0,0 1 0,1-1 0,-1 1 0,-5-1 0,-44-3 0,-87 5 0,49 1 0,73-1 0,1 1 0,-1 0 0,-24 8 0,25-6 0,-1 0 0,1-1 0,-28 1 0,-448-5 0,321 16 0,-535-16 0,595-14 0,-426 16 0,512 0 0,-1 2 0,-34 7 0,35-5 0,-1-1 0,-37 2 0,39-6 0,0 2 0,-30 6 0,-95 6 0,89-10 0,-53 10 0,34-6 0,32-1 0,2-2 0,22-2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0 0,-1 0 0,1 0 0,0-1 0,0 1 0,9 0 0,56 7 0,-55-8 0,272 2 0,-151-5 0,767 2 0,-894 0 0,-1 1 0,1 1 0,-1 0 0,0 0 0,15 6 0,24 5 0,-42-12-195,0 1 0,0-1 0,0 1 0,0 0 0,0 0 0,8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08.579"/>
    </inkml:context>
    <inkml:brush xml:id="br0">
      <inkml:brushProperty name="width" value="0.05" units="cm"/>
      <inkml:brushProperty name="height" value="0.05" units="cm"/>
      <inkml:brushProperty name="color" value="#E71224"/>
    </inkml:brush>
  </inkml:definitions>
  <inkml:trace contextRef="#ctx0" brushRef="#br0">2789 331 24575,'-2'-3'0,"-1"0"0,0 0 0,0 0 0,-1 1 0,1-1 0,0 1 0,-1 0 0,0 0 0,1 0 0,-8-2 0,-79-23 0,-23-15 0,-186-43 0,114 36 0,98 29 0,-126-14 0,136 24 0,-493-24 0,32 34 0,501 3 0,0 2 0,1 1 0,0 2 0,-54 19 0,72-21 0,-4 3 0,0 1 0,1 1 0,1 0 0,-32 25 0,31-22 0,11-8 0,0 1 0,0-1 0,1 2 0,0-1 0,0 1 0,1 1 0,0 0 0,0 0 0,1 0 0,1 1 0,-11 18 0,9-11 0,0 0 0,1 1 0,1 0 0,0 0 0,2 0 0,0 1 0,1-1 0,-1 36 0,4-24 0,-1-8 0,2 0 0,3 26 0,-2-41 0,-1 1 0,1-1 0,1 0 0,-1 0 0,1 0 0,0 0 0,1 0 0,0-1 0,0 0 0,6 9 0,7 3 0,1-1 0,0 0 0,1-2 0,1 0 0,0-1 0,1 0 0,1-2 0,44 18 0,6-3 0,118 26 0,-112-37 0,-1-3 0,117 3 0,162-15 0,-167-3 0,0 3 0,35 1 0,230-27 0,-426 20 0,0-2 0,0-1 0,40-17 0,-11 4 0,-40 16 0,-1-1 0,0-1 0,0 0 0,0-2 0,-1 1 0,0-2 0,-1 0 0,0-1 0,0 0 0,18-21 0,-17 15 0,-1 0 0,0-1 0,-1-1 0,11-21 0,-19 29 0,0 0 0,-1 0 0,0-1 0,-1 1 0,0-1 0,-1 0 0,0 0 0,-1 0 0,-1-17 0,1-49 0,-3-43 0,-2 102-1365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198C-EB5C-4E17-B399-E19C8E9B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24</Pages>
  <Words>6609</Words>
  <Characters>36351</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7</cp:revision>
  <cp:lastPrinted>2023-06-29T00:54:00Z</cp:lastPrinted>
  <dcterms:created xsi:type="dcterms:W3CDTF">2023-07-03T23:09:00Z</dcterms:created>
  <dcterms:modified xsi:type="dcterms:W3CDTF">2023-07-04T21:32:00Z</dcterms:modified>
</cp:coreProperties>
</file>
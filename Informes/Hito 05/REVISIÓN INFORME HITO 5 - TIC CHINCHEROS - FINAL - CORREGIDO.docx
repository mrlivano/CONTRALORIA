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Default="00C029F7" w:rsidP="00361274">
      <w:pPr>
        <w:jc w:val="center"/>
        <w:rPr>
          <w:rFonts w:ascii="Arial" w:hAnsi="Arial" w:cs="Arial"/>
          <w:b/>
        </w:rPr>
      </w:pPr>
    </w:p>
    <w:p w14:paraId="44327954" w14:textId="16058A98" w:rsidR="00C029F7" w:rsidRDefault="00C029F7" w:rsidP="00361274">
      <w:pPr>
        <w:jc w:val="center"/>
        <w:rPr>
          <w:rFonts w:ascii="Arial" w:hAnsi="Arial" w:cs="Arial"/>
          <w:b/>
        </w:rPr>
      </w:pPr>
      <w:bookmarkStart w:id="0" w:name="_Hlk130310234"/>
      <w:bookmarkEnd w:id="0"/>
    </w:p>
    <w:p w14:paraId="6D50773A" w14:textId="4EDCCDD3" w:rsidR="00D6793F" w:rsidRPr="00172130" w:rsidRDefault="002C58E7" w:rsidP="00361274">
      <w:pPr>
        <w:jc w:val="center"/>
        <w:rPr>
          <w:rFonts w:ascii="Arial" w:hAnsi="Arial" w:cs="Arial"/>
          <w:b/>
        </w:rPr>
      </w:pPr>
      <w:r>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Pr>
          <w:rFonts w:ascii="Arial" w:hAnsi="Arial" w:cs="Arial"/>
          <w:b/>
        </w:rPr>
        <w:t xml:space="preserve"> </w:t>
      </w:r>
      <w:r w:rsidR="00D6793F" w:rsidRPr="00172130">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172130" w:rsidRDefault="00D6793F" w:rsidP="00361274">
      <w:pPr>
        <w:tabs>
          <w:tab w:val="left" w:pos="1985"/>
          <w:tab w:val="center" w:pos="4419"/>
          <w:tab w:val="right" w:pos="8838"/>
        </w:tabs>
        <w:jc w:val="center"/>
        <w:rPr>
          <w:rFonts w:ascii="Arial Narrow" w:hAnsi="Arial Narrow"/>
        </w:rPr>
      </w:pPr>
    </w:p>
    <w:p w14:paraId="31F8558D" w14:textId="77777777" w:rsidR="00D6793F" w:rsidRPr="00172130" w:rsidRDefault="00D6793F" w:rsidP="00361274">
      <w:pPr>
        <w:jc w:val="center"/>
        <w:rPr>
          <w:rFonts w:ascii="Arial" w:hAnsi="Arial" w:cs="Arial"/>
          <w:b/>
        </w:rPr>
      </w:pPr>
    </w:p>
    <w:p w14:paraId="1EF6DA91" w14:textId="77777777" w:rsidR="00D6793F" w:rsidRPr="00172130" w:rsidRDefault="00D6793F" w:rsidP="00361274">
      <w:pPr>
        <w:jc w:val="center"/>
        <w:rPr>
          <w:rFonts w:ascii="Arial" w:hAnsi="Arial" w:cs="Arial"/>
          <w:b/>
        </w:rPr>
      </w:pPr>
    </w:p>
    <w:p w14:paraId="7F2BA611" w14:textId="77777777" w:rsidR="00D6793F" w:rsidRPr="00172130" w:rsidRDefault="00D6793F" w:rsidP="00361274">
      <w:pPr>
        <w:tabs>
          <w:tab w:val="left" w:pos="142"/>
        </w:tabs>
        <w:jc w:val="center"/>
        <w:rPr>
          <w:rFonts w:ascii="Arial Narrow" w:hAnsi="Arial Narrow" w:cs="Arial"/>
          <w:b/>
          <w:sz w:val="32"/>
          <w:szCs w:val="32"/>
        </w:rPr>
      </w:pPr>
    </w:p>
    <w:p w14:paraId="488EDF9F" w14:textId="77777777" w:rsidR="00D6793F" w:rsidRPr="00172130" w:rsidRDefault="00D6793F" w:rsidP="0036127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361274">
      <w:pPr>
        <w:jc w:val="center"/>
        <w:rPr>
          <w:rFonts w:ascii="Arial Narrow" w:hAnsi="Arial Narrow" w:cs="Arial"/>
          <w:b/>
          <w:sz w:val="24"/>
          <w:szCs w:val="40"/>
          <w:u w:val="single"/>
        </w:rPr>
      </w:pPr>
    </w:p>
    <w:p w14:paraId="3FDA7440" w14:textId="77777777" w:rsidR="00D6793F" w:rsidRPr="00172130" w:rsidRDefault="00D6793F" w:rsidP="0036127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6E564E0E" w:rsidR="00D6793F" w:rsidRPr="00172130" w:rsidRDefault="00D6793F" w:rsidP="00361274">
      <w:pPr>
        <w:jc w:val="center"/>
        <w:rPr>
          <w:rFonts w:ascii="Arial Narrow" w:hAnsi="Arial Narrow" w:cs="Arial"/>
          <w:b/>
          <w:sz w:val="40"/>
          <w:szCs w:val="40"/>
          <w:u w:val="single"/>
        </w:rPr>
      </w:pPr>
      <w:r w:rsidRPr="00FC07BF">
        <w:rPr>
          <w:rFonts w:ascii="Arial Narrow" w:hAnsi="Arial Narrow" w:cs="Arial"/>
          <w:b/>
          <w:sz w:val="40"/>
          <w:szCs w:val="40"/>
          <w:u w:val="single"/>
        </w:rPr>
        <w:t>N°</w:t>
      </w:r>
      <w:r w:rsidR="0051373D">
        <w:rPr>
          <w:rFonts w:ascii="Arial Narrow" w:hAnsi="Arial Narrow" w:cs="Arial"/>
          <w:b/>
          <w:sz w:val="40"/>
          <w:szCs w:val="40"/>
          <w:u w:val="single"/>
        </w:rPr>
        <w:t xml:space="preserve"> </w:t>
      </w:r>
      <w:r w:rsidR="0051373D" w:rsidRPr="00C12ED0">
        <w:rPr>
          <w:rFonts w:ascii="Arial Narrow" w:hAnsi="Arial Narrow" w:cs="Arial"/>
          <w:b/>
          <w:sz w:val="40"/>
          <w:szCs w:val="40"/>
          <w:highlight w:val="yellow"/>
          <w:u w:val="single"/>
        </w:rPr>
        <w:t>0</w:t>
      </w:r>
      <w:r w:rsidR="008B3BE2">
        <w:rPr>
          <w:rFonts w:ascii="Arial Narrow" w:hAnsi="Arial Narrow" w:cs="Arial"/>
          <w:b/>
          <w:sz w:val="40"/>
          <w:szCs w:val="40"/>
          <w:u w:val="single"/>
        </w:rPr>
        <w:t>00</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361274">
      <w:pPr>
        <w:jc w:val="center"/>
        <w:rPr>
          <w:rFonts w:ascii="Arial Narrow" w:hAnsi="Arial Narrow" w:cs="Arial"/>
          <w:b/>
          <w:sz w:val="36"/>
          <w:szCs w:val="36"/>
        </w:rPr>
      </w:pPr>
    </w:p>
    <w:p w14:paraId="53807FA0" w14:textId="4B91DE74" w:rsidR="00D6793F" w:rsidRPr="00172130" w:rsidRDefault="00D6793F" w:rsidP="0036127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36127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36127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361274">
      <w:pPr>
        <w:ind w:left="-567" w:right="-314"/>
        <w:jc w:val="center"/>
        <w:rPr>
          <w:rFonts w:ascii="Arial Narrow" w:hAnsi="Arial Narrow" w:cs="Arial"/>
          <w:b/>
          <w:sz w:val="36"/>
          <w:szCs w:val="36"/>
        </w:rPr>
      </w:pPr>
    </w:p>
    <w:p w14:paraId="4C2BCED2" w14:textId="07B2C736" w:rsidR="00B07C44" w:rsidRPr="00C72826" w:rsidRDefault="00B07C44" w:rsidP="00361274">
      <w:pPr>
        <w:jc w:val="center"/>
        <w:rPr>
          <w:rFonts w:ascii="Arial Narrow" w:hAnsi="Arial Narrow" w:cs="Arial"/>
          <w:b/>
          <w:sz w:val="36"/>
          <w:szCs w:val="36"/>
        </w:rPr>
      </w:pPr>
      <w:r w:rsidRPr="00C72826">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172130" w:rsidRDefault="00D6793F" w:rsidP="0036127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N° </w:t>
      </w:r>
      <w:r w:rsidR="000E4E3D">
        <w:rPr>
          <w:rFonts w:ascii="Arial Narrow" w:hAnsi="Arial Narrow" w:cs="Arial"/>
          <w:b/>
          <w:sz w:val="36"/>
          <w:szCs w:val="36"/>
        </w:rPr>
        <w:t>5</w:t>
      </w:r>
    </w:p>
    <w:p w14:paraId="105F9B78" w14:textId="228A0536" w:rsidR="00D6793F" w:rsidRPr="00172130" w:rsidRDefault="00CC4058" w:rsidP="0036127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sidR="00FA2C30" w:rsidRPr="00FA2C30">
        <w:rPr>
          <w:rFonts w:ascii="Arial Narrow" w:hAnsi="Arial Narrow" w:cs="Arial"/>
          <w:b/>
          <w:sz w:val="36"/>
          <w:szCs w:val="36"/>
        </w:rPr>
        <w:t>PROCE</w:t>
      </w:r>
      <w:r w:rsidR="00A03B3F">
        <w:rPr>
          <w:rFonts w:ascii="Arial Narrow" w:hAnsi="Arial Narrow" w:cs="Arial"/>
          <w:b/>
          <w:sz w:val="36"/>
          <w:szCs w:val="36"/>
        </w:rPr>
        <w:t xml:space="preserve">SO DE EJECUCION DE GASTOS DEL </w:t>
      </w:r>
      <w:r w:rsidR="004B7DA1">
        <w:rPr>
          <w:rFonts w:ascii="Arial Narrow" w:hAnsi="Arial Narrow" w:cs="Arial"/>
          <w:b/>
          <w:sz w:val="36"/>
          <w:szCs w:val="36"/>
        </w:rPr>
        <w:t>PROYECTO”</w:t>
      </w:r>
    </w:p>
    <w:p w14:paraId="3EDBF321" w14:textId="77777777" w:rsidR="00D6793F" w:rsidRPr="00172130" w:rsidRDefault="00D6793F" w:rsidP="00361274">
      <w:pPr>
        <w:jc w:val="center"/>
        <w:rPr>
          <w:rFonts w:ascii="Arial Narrow" w:hAnsi="Arial Narrow" w:cs="Arial"/>
          <w:b/>
          <w:sz w:val="28"/>
          <w:szCs w:val="28"/>
        </w:rPr>
      </w:pPr>
    </w:p>
    <w:p w14:paraId="170B1D18" w14:textId="77777777" w:rsidR="00D6793F" w:rsidRPr="00172130" w:rsidRDefault="00D6793F" w:rsidP="0036127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31CC0423"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 xml:space="preserve">DEL </w:t>
      </w:r>
      <w:r w:rsidR="00FC523D">
        <w:rPr>
          <w:rFonts w:ascii="Arial Narrow" w:hAnsi="Arial Narrow" w:cs="Arial"/>
          <w:b/>
          <w:sz w:val="28"/>
          <w:szCs w:val="28"/>
        </w:rPr>
        <w:t>12</w:t>
      </w:r>
      <w:r w:rsidR="00430627" w:rsidRPr="00E24967">
        <w:rPr>
          <w:rFonts w:ascii="Arial Narrow" w:hAnsi="Arial Narrow" w:cs="Arial"/>
          <w:b/>
          <w:sz w:val="28"/>
          <w:szCs w:val="28"/>
        </w:rPr>
        <w:t xml:space="preserve"> </w:t>
      </w:r>
      <w:r w:rsidR="008C0AC9">
        <w:rPr>
          <w:rFonts w:ascii="Arial Narrow" w:hAnsi="Arial Narrow" w:cs="Arial"/>
          <w:b/>
          <w:sz w:val="28"/>
          <w:szCs w:val="28"/>
        </w:rPr>
        <w:t xml:space="preserve">MAYO </w:t>
      </w:r>
      <w:r w:rsidR="00C67AAF" w:rsidRPr="00E24967">
        <w:rPr>
          <w:rFonts w:ascii="Arial Narrow" w:hAnsi="Arial Narrow" w:cs="Arial"/>
          <w:b/>
          <w:sz w:val="28"/>
          <w:szCs w:val="28"/>
        </w:rPr>
        <w:t xml:space="preserve">AL </w:t>
      </w:r>
      <w:r w:rsidR="00FC523D">
        <w:rPr>
          <w:rFonts w:ascii="Arial Narrow" w:hAnsi="Arial Narrow" w:cs="Arial"/>
          <w:b/>
          <w:sz w:val="28"/>
          <w:szCs w:val="28"/>
        </w:rPr>
        <w:t>2</w:t>
      </w:r>
      <w:ins w:id="1" w:author="Manuel Raul Livano Luna" w:date="2023-07-03T15:14:00Z">
        <w:r w:rsidR="00FB0B7D">
          <w:rPr>
            <w:rFonts w:ascii="Arial Narrow" w:hAnsi="Arial Narrow" w:cs="Arial"/>
            <w:b/>
            <w:sz w:val="28"/>
            <w:szCs w:val="28"/>
          </w:rPr>
          <w:t>4</w:t>
        </w:r>
      </w:ins>
      <w:del w:id="2" w:author="Manuel Raul Livano Luna" w:date="2023-07-03T15:14:00Z">
        <w:r w:rsidR="008C0AC9" w:rsidDel="00FB0B7D">
          <w:rPr>
            <w:rFonts w:ascii="Arial Narrow" w:hAnsi="Arial Narrow" w:cs="Arial"/>
            <w:b/>
            <w:sz w:val="28"/>
            <w:szCs w:val="28"/>
          </w:rPr>
          <w:delText>1</w:delText>
        </w:r>
      </w:del>
      <w:r w:rsidR="00C67AAF" w:rsidRPr="00E24967">
        <w:rPr>
          <w:rFonts w:ascii="Arial Narrow" w:hAnsi="Arial Narrow" w:cs="Arial"/>
          <w:b/>
          <w:sz w:val="28"/>
          <w:szCs w:val="28"/>
        </w:rPr>
        <w:t xml:space="preserve"> DE </w:t>
      </w:r>
      <w:r w:rsidR="008C0AC9">
        <w:rPr>
          <w:rFonts w:ascii="Arial Narrow" w:hAnsi="Arial Narrow" w:cs="Arial"/>
          <w:b/>
          <w:sz w:val="28"/>
          <w:szCs w:val="28"/>
        </w:rPr>
        <w:t>JUNIO</w:t>
      </w:r>
      <w:r w:rsidR="00ED3C30" w:rsidRPr="00E24967">
        <w:rPr>
          <w:rFonts w:ascii="Arial Narrow" w:hAnsi="Arial Narrow" w:cs="Arial"/>
          <w:b/>
          <w:sz w:val="28"/>
          <w:szCs w:val="28"/>
        </w:rPr>
        <w:t xml:space="preserve"> </w:t>
      </w:r>
      <w:r w:rsidRPr="00E24967">
        <w:rPr>
          <w:rFonts w:ascii="Arial Narrow" w:hAnsi="Arial Narrow" w:cs="Arial"/>
          <w:b/>
          <w:sz w:val="28"/>
          <w:szCs w:val="28"/>
        </w:rPr>
        <w:t>DE 202</w:t>
      </w:r>
      <w:r w:rsidR="00CC4058" w:rsidRPr="00E24967">
        <w:rPr>
          <w:rFonts w:ascii="Arial Narrow" w:hAnsi="Arial Narrow" w:cs="Arial"/>
          <w:b/>
          <w:sz w:val="28"/>
          <w:szCs w:val="28"/>
        </w:rPr>
        <w:t>3</w:t>
      </w:r>
    </w:p>
    <w:p w14:paraId="4E478459" w14:textId="77777777" w:rsidR="00D6793F" w:rsidRPr="00E24967" w:rsidRDefault="00D6793F" w:rsidP="00361274">
      <w:pPr>
        <w:jc w:val="center"/>
        <w:rPr>
          <w:rFonts w:ascii="Arial Narrow" w:hAnsi="Arial Narrow" w:cs="Arial"/>
          <w:b/>
          <w:sz w:val="28"/>
          <w:szCs w:val="28"/>
        </w:rPr>
      </w:pPr>
    </w:p>
    <w:p w14:paraId="28AD2586" w14:textId="77777777" w:rsidR="00D6793F" w:rsidRPr="00E24967" w:rsidRDefault="00D6793F" w:rsidP="00361274">
      <w:pPr>
        <w:jc w:val="center"/>
        <w:rPr>
          <w:rFonts w:ascii="Arial Narrow" w:hAnsi="Arial Narrow" w:cs="Arial"/>
          <w:b/>
          <w:sz w:val="22"/>
        </w:rPr>
      </w:pPr>
      <w:r w:rsidRPr="00E24967">
        <w:rPr>
          <w:rFonts w:ascii="Arial Narrow" w:hAnsi="Arial Narrow" w:cs="Arial"/>
          <w:b/>
          <w:sz w:val="22"/>
        </w:rPr>
        <w:t>TOMO I DE I</w:t>
      </w:r>
    </w:p>
    <w:p w14:paraId="15853B55" w14:textId="77777777" w:rsidR="00D6793F" w:rsidRPr="00E24967" w:rsidRDefault="00D6793F" w:rsidP="00361274">
      <w:pPr>
        <w:jc w:val="center"/>
        <w:rPr>
          <w:rFonts w:ascii="Arial Narrow" w:hAnsi="Arial Narrow" w:cs="Arial"/>
          <w:b/>
          <w:sz w:val="22"/>
        </w:rPr>
      </w:pPr>
    </w:p>
    <w:p w14:paraId="3341E174" w14:textId="3DCD05EF"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ABANCA</w:t>
      </w:r>
      <w:r w:rsidR="00430627" w:rsidRPr="00E24967">
        <w:rPr>
          <w:rFonts w:ascii="Arial Narrow" w:hAnsi="Arial Narrow" w:cs="Arial"/>
          <w:b/>
          <w:sz w:val="28"/>
          <w:szCs w:val="28"/>
        </w:rPr>
        <w:t>Y</w:t>
      </w:r>
      <w:r w:rsidR="00CF4272" w:rsidRPr="00E24967">
        <w:rPr>
          <w:rFonts w:ascii="Arial Narrow" w:hAnsi="Arial Narrow" w:cs="Arial"/>
          <w:b/>
          <w:sz w:val="28"/>
          <w:szCs w:val="28"/>
        </w:rPr>
        <w:t xml:space="preserve">, </w:t>
      </w:r>
      <w:r w:rsidR="00FC523D">
        <w:rPr>
          <w:rFonts w:ascii="Arial Narrow" w:hAnsi="Arial Narrow" w:cs="Arial"/>
          <w:b/>
          <w:sz w:val="28"/>
          <w:szCs w:val="28"/>
        </w:rPr>
        <w:t>2</w:t>
      </w:r>
      <w:r w:rsidR="001D66C8">
        <w:rPr>
          <w:rFonts w:ascii="Arial Narrow" w:hAnsi="Arial Narrow" w:cs="Arial"/>
          <w:b/>
          <w:sz w:val="28"/>
          <w:szCs w:val="28"/>
        </w:rPr>
        <w:t>8</w:t>
      </w:r>
      <w:r w:rsidR="000403C1" w:rsidRPr="00E24967">
        <w:rPr>
          <w:rFonts w:ascii="Arial Narrow" w:hAnsi="Arial Narrow" w:cs="Arial"/>
          <w:b/>
          <w:sz w:val="28"/>
          <w:szCs w:val="28"/>
        </w:rPr>
        <w:t xml:space="preserve"> </w:t>
      </w:r>
      <w:r w:rsidR="009B52F1" w:rsidRPr="00E24967">
        <w:rPr>
          <w:rFonts w:ascii="Arial Narrow" w:hAnsi="Arial Narrow" w:cs="Arial"/>
          <w:b/>
          <w:sz w:val="28"/>
          <w:szCs w:val="28"/>
        </w:rPr>
        <w:t xml:space="preserve">DE </w:t>
      </w:r>
      <w:r w:rsidR="005B22A9">
        <w:rPr>
          <w:rFonts w:ascii="Arial Narrow" w:hAnsi="Arial Narrow" w:cs="Arial"/>
          <w:b/>
          <w:sz w:val="28"/>
          <w:szCs w:val="28"/>
        </w:rPr>
        <w:t>JUNIO</w:t>
      </w:r>
      <w:r w:rsidR="00C67AAF" w:rsidRPr="00E24967">
        <w:rPr>
          <w:rFonts w:ascii="Arial Narrow" w:hAnsi="Arial Narrow" w:cs="Arial"/>
          <w:b/>
          <w:sz w:val="28"/>
          <w:szCs w:val="28"/>
        </w:rPr>
        <w:t xml:space="preserve"> D</w:t>
      </w:r>
      <w:r w:rsidR="00AB3387" w:rsidRPr="00E24967">
        <w:rPr>
          <w:rFonts w:ascii="Arial Narrow" w:hAnsi="Arial Narrow" w:cs="Arial"/>
          <w:b/>
          <w:sz w:val="28"/>
          <w:szCs w:val="28"/>
        </w:rPr>
        <w:t>E</w:t>
      </w:r>
      <w:r w:rsidRPr="00E24967">
        <w:rPr>
          <w:rFonts w:ascii="Arial Narrow" w:hAnsi="Arial Narrow" w:cs="Arial"/>
          <w:b/>
          <w:sz w:val="28"/>
          <w:szCs w:val="28"/>
        </w:rPr>
        <w:t xml:space="preserve"> 202</w:t>
      </w:r>
      <w:r w:rsidR="00CF4272" w:rsidRPr="00E24967">
        <w:rPr>
          <w:rFonts w:ascii="Arial Narrow" w:hAnsi="Arial Narrow" w:cs="Arial"/>
          <w:b/>
          <w:sz w:val="28"/>
          <w:szCs w:val="28"/>
        </w:rPr>
        <w:t>3</w:t>
      </w:r>
    </w:p>
    <w:p w14:paraId="0172F41D" w14:textId="77777777" w:rsidR="00D6793F" w:rsidRPr="00172130" w:rsidRDefault="00D6793F" w:rsidP="00361274">
      <w:pPr>
        <w:jc w:val="center"/>
        <w:rPr>
          <w:rFonts w:ascii="Arial Narrow" w:hAnsi="Arial Narrow" w:cs="Arial"/>
          <w:noProof/>
          <w:sz w:val="18"/>
          <w:szCs w:val="18"/>
        </w:rPr>
      </w:pPr>
    </w:p>
    <w:p w14:paraId="320BAF43" w14:textId="77777777" w:rsidR="00D6793F" w:rsidRPr="00172130" w:rsidRDefault="00D6793F" w:rsidP="0036127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36127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361274">
      <w:pPr>
        <w:jc w:val="center"/>
        <w:rPr>
          <w:rFonts w:ascii="Arial Narrow" w:hAnsi="Arial Narrow" w:cs="Arial"/>
          <w:noProof/>
          <w:sz w:val="18"/>
          <w:szCs w:val="18"/>
        </w:rPr>
      </w:pPr>
      <w:r>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449A308A" w:rsidR="00D6793F" w:rsidRPr="00172130" w:rsidRDefault="00D6793F" w:rsidP="00361274">
      <w:pPr>
        <w:jc w:val="center"/>
        <w:rPr>
          <w:rFonts w:ascii="Arial Narrow" w:hAnsi="Arial Narrow" w:cs="Arial"/>
          <w:b/>
          <w:sz w:val="28"/>
          <w:szCs w:val="28"/>
          <w:u w:val="single"/>
        </w:rPr>
      </w:pPr>
      <w:r w:rsidRPr="00FF7321">
        <w:rPr>
          <w:rFonts w:ascii="Arial Narrow" w:hAnsi="Arial Narrow" w:cs="Arial"/>
          <w:b/>
          <w:sz w:val="28"/>
          <w:szCs w:val="28"/>
          <w:u w:val="single"/>
        </w:rPr>
        <w:t>N°</w:t>
      </w:r>
      <w:r w:rsidR="00C12ED0">
        <w:rPr>
          <w:rFonts w:ascii="Arial Narrow" w:hAnsi="Arial Narrow" w:cs="Arial"/>
          <w:b/>
          <w:sz w:val="28"/>
          <w:szCs w:val="28"/>
          <w:u w:val="single"/>
        </w:rPr>
        <w:t xml:space="preserve"> </w:t>
      </w:r>
      <w:r w:rsidR="004B7DA1">
        <w:rPr>
          <w:rFonts w:ascii="Arial Narrow" w:hAnsi="Arial Narrow" w:cs="Arial"/>
          <w:b/>
          <w:sz w:val="28"/>
          <w:szCs w:val="28"/>
          <w:u w:val="single"/>
        </w:rPr>
        <w:t>000</w:t>
      </w:r>
      <w:r w:rsidRPr="00304A8F">
        <w:rPr>
          <w:rFonts w:ascii="Arial Narrow" w:hAnsi="Arial Narrow" w:cs="Arial"/>
          <w:b/>
          <w:sz w:val="28"/>
          <w:szCs w:val="28"/>
          <w:u w:val="single"/>
        </w:rPr>
        <w:t>-202</w:t>
      </w:r>
      <w:r w:rsidR="00BB71A1" w:rsidRPr="00304A8F">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361274">
      <w:pPr>
        <w:tabs>
          <w:tab w:val="left" w:pos="5895"/>
        </w:tabs>
        <w:rPr>
          <w:rStyle w:val="nfasis"/>
        </w:rPr>
      </w:pPr>
    </w:p>
    <w:p w14:paraId="45C4BF75" w14:textId="728723E5" w:rsidR="00D6793F" w:rsidRDefault="00955AD3" w:rsidP="0036127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361274">
      <w:pPr>
        <w:tabs>
          <w:tab w:val="left" w:pos="142"/>
        </w:tabs>
        <w:jc w:val="center"/>
        <w:rPr>
          <w:rFonts w:ascii="Arial Narrow" w:hAnsi="Arial Narrow" w:cs="Arial"/>
          <w:b/>
          <w:sz w:val="24"/>
          <w:szCs w:val="24"/>
        </w:rPr>
      </w:pPr>
    </w:p>
    <w:p w14:paraId="787144E4" w14:textId="77777777" w:rsidR="00D6793F" w:rsidRPr="00172130" w:rsidRDefault="00D6793F" w:rsidP="0036127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361274">
      <w:pPr>
        <w:tabs>
          <w:tab w:val="left" w:pos="2770"/>
        </w:tabs>
        <w:rPr>
          <w:rFonts w:ascii="Arial Narrow" w:hAnsi="Arial Narrow"/>
          <w:sz w:val="24"/>
          <w:szCs w:val="24"/>
        </w:rPr>
      </w:pPr>
    </w:p>
    <w:p w14:paraId="578A5232" w14:textId="77777777" w:rsidR="005219E6" w:rsidRPr="00172130" w:rsidRDefault="005219E6" w:rsidP="00361274">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361274">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Default="001A7AED" w:rsidP="00361274">
          <w:pPr>
            <w:pStyle w:val="TtuloTDC"/>
            <w:spacing w:line="240" w:lineRule="auto"/>
          </w:pPr>
        </w:p>
        <w:commentRangeStart w:id="3"/>
        <w:commentRangeStart w:id="4"/>
        <w:p w14:paraId="598E04A4" w14:textId="2611AF17" w:rsidR="00621969" w:rsidRDefault="001A7AED">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r>
            <w:fldChar w:fldCharType="begin"/>
          </w:r>
          <w:r>
            <w:instrText xml:space="preserve"> TOC \o "1-3" \h \z \u </w:instrText>
          </w:r>
          <w:r>
            <w:fldChar w:fldCharType="separate"/>
          </w:r>
          <w:hyperlink w:anchor="_Toc138874356" w:history="1">
            <w:r w:rsidR="00621969" w:rsidRPr="00D67D42">
              <w:rPr>
                <w:rStyle w:val="Hipervnculo"/>
                <w:rFonts w:ascii="Arial Narrow" w:hAnsi="Arial Narrow"/>
                <w:noProof/>
              </w:rPr>
              <w:t>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ORIGEN</w:t>
            </w:r>
            <w:r w:rsidR="00621969">
              <w:rPr>
                <w:noProof/>
                <w:webHidden/>
              </w:rPr>
              <w:tab/>
            </w:r>
            <w:r w:rsidR="00621969">
              <w:rPr>
                <w:noProof/>
                <w:webHidden/>
              </w:rPr>
              <w:fldChar w:fldCharType="begin"/>
            </w:r>
            <w:r w:rsidR="00621969">
              <w:rPr>
                <w:noProof/>
                <w:webHidden/>
              </w:rPr>
              <w:instrText xml:space="preserve"> PAGEREF _Toc138874356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3854DFEB" w14:textId="4E33FFDA"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7" w:history="1">
            <w:r w:rsidR="00621969" w:rsidRPr="00D67D42">
              <w:rPr>
                <w:rStyle w:val="Hipervnculo"/>
                <w:rFonts w:ascii="Arial Narrow" w:hAnsi="Arial Narrow"/>
                <w:noProof/>
              </w:rPr>
              <w:t>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OBJETIVOS</w:t>
            </w:r>
            <w:r w:rsidR="00621969">
              <w:rPr>
                <w:noProof/>
                <w:webHidden/>
              </w:rPr>
              <w:tab/>
            </w:r>
            <w:r w:rsidR="00621969">
              <w:rPr>
                <w:noProof/>
                <w:webHidden/>
              </w:rPr>
              <w:fldChar w:fldCharType="begin"/>
            </w:r>
            <w:r w:rsidR="00621969">
              <w:rPr>
                <w:noProof/>
                <w:webHidden/>
              </w:rPr>
              <w:instrText xml:space="preserve"> PAGEREF _Toc138874357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2B1F1A22" w14:textId="4990BA3D"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8" w:history="1">
            <w:r w:rsidR="00621969" w:rsidRPr="00D67D42">
              <w:rPr>
                <w:rStyle w:val="Hipervnculo"/>
                <w:rFonts w:ascii="Arial Narrow" w:hAnsi="Arial Narrow"/>
                <w:noProof/>
              </w:rPr>
              <w:t>III.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ALCANCE</w:t>
            </w:r>
            <w:r w:rsidR="00621969">
              <w:rPr>
                <w:noProof/>
                <w:webHidden/>
              </w:rPr>
              <w:tab/>
            </w:r>
            <w:r w:rsidR="00621969">
              <w:rPr>
                <w:noProof/>
                <w:webHidden/>
              </w:rPr>
              <w:fldChar w:fldCharType="begin"/>
            </w:r>
            <w:r w:rsidR="00621969">
              <w:rPr>
                <w:noProof/>
                <w:webHidden/>
              </w:rPr>
              <w:instrText xml:space="preserve"> PAGEREF _Toc138874358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633A4312" w14:textId="1A66E282"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9" w:history="1">
            <w:r w:rsidR="00621969" w:rsidRPr="00D67D42">
              <w:rPr>
                <w:rStyle w:val="Hipervnculo"/>
                <w:rFonts w:ascii="Arial Narrow" w:hAnsi="Arial Narrow"/>
                <w:noProof/>
              </w:rPr>
              <w:t>IV.</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INFORMACIÓN RESPECTO DEL HITO DE CONTROL</w:t>
            </w:r>
            <w:r w:rsidR="00621969">
              <w:rPr>
                <w:noProof/>
                <w:webHidden/>
              </w:rPr>
              <w:tab/>
            </w:r>
            <w:r w:rsidR="00621969">
              <w:rPr>
                <w:noProof/>
                <w:webHidden/>
              </w:rPr>
              <w:fldChar w:fldCharType="begin"/>
            </w:r>
            <w:r w:rsidR="00621969">
              <w:rPr>
                <w:noProof/>
                <w:webHidden/>
              </w:rPr>
              <w:instrText xml:space="preserve"> PAGEREF _Toc138874359 \h </w:instrText>
            </w:r>
            <w:r w:rsidR="00621969">
              <w:rPr>
                <w:noProof/>
                <w:webHidden/>
              </w:rPr>
            </w:r>
            <w:r w:rsidR="00621969">
              <w:rPr>
                <w:noProof/>
                <w:webHidden/>
              </w:rPr>
              <w:fldChar w:fldCharType="separate"/>
            </w:r>
            <w:r w:rsidR="00621969">
              <w:rPr>
                <w:noProof/>
                <w:webHidden/>
              </w:rPr>
              <w:t>3</w:t>
            </w:r>
            <w:r w:rsidR="00621969">
              <w:rPr>
                <w:noProof/>
                <w:webHidden/>
              </w:rPr>
              <w:fldChar w:fldCharType="end"/>
            </w:r>
          </w:hyperlink>
        </w:p>
        <w:p w14:paraId="4D2BF6A2" w14:textId="0AE08C78"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0" w:history="1">
            <w:r w:rsidR="00621969" w:rsidRPr="00D67D42">
              <w:rPr>
                <w:rStyle w:val="Hipervnculo"/>
                <w:rFonts w:ascii="Arial Narrow" w:eastAsia="Calibri" w:hAnsi="Arial Narrow"/>
                <w:noProof/>
                <w:lang w:eastAsia="en-US"/>
              </w:rPr>
              <w:t>V.</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SITUACION ADVERSA</w:t>
            </w:r>
            <w:r w:rsidR="00621969">
              <w:rPr>
                <w:noProof/>
                <w:webHidden/>
              </w:rPr>
              <w:tab/>
            </w:r>
            <w:r w:rsidR="00621969">
              <w:rPr>
                <w:noProof/>
                <w:webHidden/>
              </w:rPr>
              <w:fldChar w:fldCharType="begin"/>
            </w:r>
            <w:r w:rsidR="00621969">
              <w:rPr>
                <w:noProof/>
                <w:webHidden/>
              </w:rPr>
              <w:instrText xml:space="preserve"> PAGEREF _Toc138874360 \h </w:instrText>
            </w:r>
            <w:r w:rsidR="00621969">
              <w:rPr>
                <w:noProof/>
                <w:webHidden/>
              </w:rPr>
            </w:r>
            <w:r w:rsidR="00621969">
              <w:rPr>
                <w:noProof/>
                <w:webHidden/>
              </w:rPr>
              <w:fldChar w:fldCharType="separate"/>
            </w:r>
            <w:r w:rsidR="00621969">
              <w:rPr>
                <w:noProof/>
                <w:webHidden/>
              </w:rPr>
              <w:t>3</w:t>
            </w:r>
            <w:r w:rsidR="00621969">
              <w:rPr>
                <w:noProof/>
                <w:webHidden/>
              </w:rPr>
              <w:fldChar w:fldCharType="end"/>
            </w:r>
          </w:hyperlink>
        </w:p>
        <w:p w14:paraId="2AA190AD" w14:textId="4BCA2154" w:rsidR="00621969" w:rsidRPr="00621969"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8874361" w:history="1">
            <w:r w:rsidR="00621969" w:rsidRPr="00621969">
              <w:rPr>
                <w:rStyle w:val="Hipervnculo"/>
                <w:rFonts w:cs="Arial"/>
              </w:rPr>
              <w:t>1)</w:t>
            </w:r>
            <w:r w:rsidR="00621969" w:rsidRPr="00621969">
              <w:rPr>
                <w:rFonts w:asciiTheme="minorHAnsi" w:eastAsiaTheme="minorEastAsia" w:hAnsiTheme="minorHAnsi" w:cstheme="minorBidi"/>
                <w:i w:val="0"/>
                <w:iCs w:val="0"/>
                <w:kern w:val="2"/>
                <w:sz w:val="22"/>
                <w:szCs w:val="22"/>
                <w:lang w:eastAsia="es-PE"/>
                <w14:ligatures w14:val="standardContextual"/>
              </w:rPr>
              <w:tab/>
            </w:r>
            <w:r w:rsidR="00621969" w:rsidRPr="00621969">
              <w:rPr>
                <w:rStyle w:val="Hipervnculo"/>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r w:rsidR="00621969" w:rsidRPr="00621969">
              <w:rPr>
                <w:webHidden/>
              </w:rPr>
              <w:tab/>
            </w:r>
            <w:r w:rsidR="00621969" w:rsidRPr="00621969">
              <w:rPr>
                <w:webHidden/>
              </w:rPr>
              <w:fldChar w:fldCharType="begin"/>
            </w:r>
            <w:r w:rsidR="00621969" w:rsidRPr="00621969">
              <w:rPr>
                <w:webHidden/>
              </w:rPr>
              <w:instrText xml:space="preserve"> PAGEREF _Toc138874361 \h </w:instrText>
            </w:r>
            <w:r w:rsidR="00621969" w:rsidRPr="00621969">
              <w:rPr>
                <w:webHidden/>
              </w:rPr>
            </w:r>
            <w:r w:rsidR="00621969" w:rsidRPr="00621969">
              <w:rPr>
                <w:webHidden/>
              </w:rPr>
              <w:fldChar w:fldCharType="separate"/>
            </w:r>
            <w:r w:rsidR="00621969">
              <w:rPr>
                <w:webHidden/>
              </w:rPr>
              <w:t>3</w:t>
            </w:r>
            <w:r w:rsidR="00621969" w:rsidRPr="00621969">
              <w:rPr>
                <w:webHidden/>
              </w:rPr>
              <w:fldChar w:fldCharType="end"/>
            </w:r>
          </w:hyperlink>
        </w:p>
        <w:p w14:paraId="1337FEF0" w14:textId="329D9D3B" w:rsidR="00621969" w:rsidRPr="00621969"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8874362" w:history="1">
            <w:r w:rsidR="00621969" w:rsidRPr="00621969">
              <w:rPr>
                <w:rStyle w:val="Hipervnculo"/>
                <w:rFonts w:cs="Arial"/>
              </w:rPr>
              <w:t>2)</w:t>
            </w:r>
            <w:r w:rsidR="00621969" w:rsidRPr="00621969">
              <w:rPr>
                <w:rFonts w:asciiTheme="minorHAnsi" w:eastAsiaTheme="minorEastAsia" w:hAnsiTheme="minorHAnsi" w:cstheme="minorBidi"/>
                <w:i w:val="0"/>
                <w:iCs w:val="0"/>
                <w:kern w:val="2"/>
                <w:sz w:val="22"/>
                <w:szCs w:val="22"/>
                <w:lang w:eastAsia="es-PE"/>
                <w14:ligatures w14:val="standardContextual"/>
              </w:rPr>
              <w:tab/>
            </w:r>
            <w:r w:rsidR="00621969" w:rsidRPr="00621969">
              <w:rPr>
                <w:rStyle w:val="Hipervnculo"/>
              </w:rPr>
              <w:t>Aplic</w:t>
            </w:r>
            <w:r w:rsidR="001D66C8">
              <w:rPr>
                <w:rStyle w:val="Hipervnculo"/>
              </w:rPr>
              <w:t>ativo informático Perú E</w:t>
            </w:r>
            <w:r w:rsidR="00621969" w:rsidRPr="00621969">
              <w:rPr>
                <w:rStyle w:val="Hipervnculo"/>
              </w:rPr>
              <w:t>duca implementado por el proyecto no tendría compatibilidad con el sistema operativo de las últimas laptops entregadas por el proyecto, restringiendo el acceso a material de audio y video a los estudiantes y docentes beneficiarios del proyecto.</w:t>
            </w:r>
            <w:r w:rsidR="00621969" w:rsidRPr="00621969">
              <w:rPr>
                <w:webHidden/>
              </w:rPr>
              <w:tab/>
            </w:r>
            <w:r w:rsidR="00621969" w:rsidRPr="00621969">
              <w:rPr>
                <w:webHidden/>
              </w:rPr>
              <w:fldChar w:fldCharType="begin"/>
            </w:r>
            <w:r w:rsidR="00621969" w:rsidRPr="00621969">
              <w:rPr>
                <w:webHidden/>
              </w:rPr>
              <w:instrText xml:space="preserve"> PAGEREF _Toc138874362 \h </w:instrText>
            </w:r>
            <w:r w:rsidR="00621969" w:rsidRPr="00621969">
              <w:rPr>
                <w:webHidden/>
              </w:rPr>
            </w:r>
            <w:r w:rsidR="00621969" w:rsidRPr="00621969">
              <w:rPr>
                <w:webHidden/>
              </w:rPr>
              <w:fldChar w:fldCharType="separate"/>
            </w:r>
            <w:r w:rsidR="00621969">
              <w:rPr>
                <w:webHidden/>
              </w:rPr>
              <w:t>8</w:t>
            </w:r>
            <w:r w:rsidR="00621969" w:rsidRPr="00621969">
              <w:rPr>
                <w:webHidden/>
              </w:rPr>
              <w:fldChar w:fldCharType="end"/>
            </w:r>
          </w:hyperlink>
        </w:p>
        <w:p w14:paraId="663BF89B" w14:textId="67E76627" w:rsidR="00621969" w:rsidRPr="00621969"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8874363" w:history="1">
            <w:r w:rsidR="00621969" w:rsidRPr="00621969">
              <w:rPr>
                <w:rStyle w:val="Hipervnculo"/>
                <w:rFonts w:cs="Arial"/>
              </w:rPr>
              <w:t>3)</w:t>
            </w:r>
            <w:r w:rsidR="00621969" w:rsidRPr="00621969">
              <w:rPr>
                <w:rFonts w:asciiTheme="minorHAnsi" w:eastAsiaTheme="minorEastAsia" w:hAnsiTheme="minorHAnsi" w:cstheme="minorBidi"/>
                <w:i w:val="0"/>
                <w:iCs w:val="0"/>
                <w:kern w:val="2"/>
                <w:sz w:val="22"/>
                <w:szCs w:val="22"/>
                <w:lang w:eastAsia="es-PE"/>
                <w14:ligatures w14:val="standardContextual"/>
              </w:rPr>
              <w:tab/>
            </w:r>
            <w:r w:rsidR="00621969" w:rsidRPr="00621969">
              <w:rPr>
                <w:rStyle w:val="Hipervnculo"/>
              </w:rPr>
              <w:t>Sistemas de protección eléctrica pararrayos implementados por el proyecto no estarían cumpliendo con la finalidad para las que fueron instaladas ya que se encontraron 02 servidores dañados por tormentas eléctricas en las i.e. josé maría arguedas y la i.e. san pedro de uripa lo que también pondría en riesgo los equipos entregados recientemente ya que estos estarían conectados a la misma red eléctrica.</w:t>
            </w:r>
            <w:r w:rsidR="00621969" w:rsidRPr="00621969">
              <w:rPr>
                <w:webHidden/>
              </w:rPr>
              <w:tab/>
            </w:r>
            <w:r w:rsidR="00621969" w:rsidRPr="00621969">
              <w:rPr>
                <w:webHidden/>
              </w:rPr>
              <w:fldChar w:fldCharType="begin"/>
            </w:r>
            <w:r w:rsidR="00621969" w:rsidRPr="00621969">
              <w:rPr>
                <w:webHidden/>
              </w:rPr>
              <w:instrText xml:space="preserve"> PAGEREF _Toc138874363 \h </w:instrText>
            </w:r>
            <w:r w:rsidR="00621969" w:rsidRPr="00621969">
              <w:rPr>
                <w:webHidden/>
              </w:rPr>
            </w:r>
            <w:r w:rsidR="00621969" w:rsidRPr="00621969">
              <w:rPr>
                <w:webHidden/>
              </w:rPr>
              <w:fldChar w:fldCharType="separate"/>
            </w:r>
            <w:r w:rsidR="00621969">
              <w:rPr>
                <w:webHidden/>
              </w:rPr>
              <w:t>11</w:t>
            </w:r>
            <w:r w:rsidR="00621969" w:rsidRPr="00621969">
              <w:rPr>
                <w:webHidden/>
              </w:rPr>
              <w:fldChar w:fldCharType="end"/>
            </w:r>
          </w:hyperlink>
        </w:p>
        <w:p w14:paraId="25BD2DB9" w14:textId="41DE1DBC" w:rsidR="00621969" w:rsidRP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4" w:history="1">
            <w:r w:rsidR="00621969" w:rsidRPr="00621969">
              <w:rPr>
                <w:rStyle w:val="Hipervnculo"/>
                <w:rFonts w:ascii="Arial Narrow" w:hAnsi="Arial Narrow"/>
                <w:b w:val="0"/>
                <w:bCs w:val="0"/>
                <w:noProof/>
              </w:rPr>
              <w:t>VI.</w:t>
            </w:r>
            <w:r w:rsidR="00621969" w:rsidRPr="00621969">
              <w:rPr>
                <w:rFonts w:eastAsiaTheme="minorEastAsia" w:cstheme="minorBidi"/>
                <w:b w:val="0"/>
                <w:bCs w:val="0"/>
                <w:noProof/>
                <w:kern w:val="2"/>
                <w:sz w:val="22"/>
                <w:szCs w:val="22"/>
                <w:lang w:eastAsia="es-PE"/>
                <w14:ligatures w14:val="standardContextual"/>
              </w:rPr>
              <w:tab/>
            </w:r>
            <w:r w:rsidR="00621969" w:rsidRPr="00621969">
              <w:rPr>
                <w:rStyle w:val="Hipervnculo"/>
                <w:rFonts w:ascii="Arial Narrow" w:hAnsi="Arial Narrow"/>
                <w:b w:val="0"/>
                <w:bCs w:val="0"/>
                <w:noProof/>
              </w:rPr>
              <w:t>DOCUMENTACIÓN VINCULADA AL HITO DE CONTROL</w:t>
            </w:r>
            <w:r w:rsidR="00621969" w:rsidRPr="00621969">
              <w:rPr>
                <w:b w:val="0"/>
                <w:bCs w:val="0"/>
                <w:noProof/>
                <w:webHidden/>
              </w:rPr>
              <w:tab/>
            </w:r>
            <w:r w:rsidR="00621969" w:rsidRPr="00621969">
              <w:rPr>
                <w:b w:val="0"/>
                <w:bCs w:val="0"/>
                <w:noProof/>
                <w:webHidden/>
              </w:rPr>
              <w:fldChar w:fldCharType="begin"/>
            </w:r>
            <w:r w:rsidR="00621969" w:rsidRPr="00621969">
              <w:rPr>
                <w:b w:val="0"/>
                <w:bCs w:val="0"/>
                <w:noProof/>
                <w:webHidden/>
              </w:rPr>
              <w:instrText xml:space="preserve"> PAGEREF _Toc138874364 \h </w:instrText>
            </w:r>
            <w:r w:rsidR="00621969" w:rsidRPr="00621969">
              <w:rPr>
                <w:b w:val="0"/>
                <w:bCs w:val="0"/>
                <w:noProof/>
                <w:webHidden/>
              </w:rPr>
            </w:r>
            <w:r w:rsidR="00621969" w:rsidRPr="00621969">
              <w:rPr>
                <w:b w:val="0"/>
                <w:bCs w:val="0"/>
                <w:noProof/>
                <w:webHidden/>
              </w:rPr>
              <w:fldChar w:fldCharType="separate"/>
            </w:r>
            <w:r w:rsidR="00621969">
              <w:rPr>
                <w:b w:val="0"/>
                <w:bCs w:val="0"/>
                <w:noProof/>
                <w:webHidden/>
              </w:rPr>
              <w:t>15</w:t>
            </w:r>
            <w:r w:rsidR="00621969" w:rsidRPr="00621969">
              <w:rPr>
                <w:b w:val="0"/>
                <w:bCs w:val="0"/>
                <w:noProof/>
                <w:webHidden/>
              </w:rPr>
              <w:fldChar w:fldCharType="end"/>
            </w:r>
          </w:hyperlink>
        </w:p>
        <w:p w14:paraId="658FDCC2" w14:textId="67433105"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5" w:history="1">
            <w:r w:rsidR="00621969" w:rsidRPr="00D67D42">
              <w:rPr>
                <w:rStyle w:val="Hipervnculo"/>
                <w:rFonts w:ascii="Arial Narrow" w:hAnsi="Arial Narrow"/>
                <w:noProof/>
              </w:rPr>
              <w:t>VII.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INFORMACIÓN DEL REPORTE DE AVANCE ANTE SITUACIONES ADVERSAS</w:t>
            </w:r>
            <w:r w:rsidR="00621969">
              <w:rPr>
                <w:noProof/>
                <w:webHidden/>
              </w:rPr>
              <w:tab/>
            </w:r>
            <w:r w:rsidR="00621969">
              <w:rPr>
                <w:noProof/>
                <w:webHidden/>
              </w:rPr>
              <w:fldChar w:fldCharType="begin"/>
            </w:r>
            <w:r w:rsidR="00621969">
              <w:rPr>
                <w:noProof/>
                <w:webHidden/>
              </w:rPr>
              <w:instrText xml:space="preserve"> PAGEREF _Toc138874365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5B14F46A" w14:textId="35F3E78B"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6" w:history="1">
            <w:r w:rsidR="00621969" w:rsidRPr="00D67D42">
              <w:rPr>
                <w:rStyle w:val="Hipervnculo"/>
                <w:rFonts w:ascii="Arial Narrow" w:hAnsi="Arial Narrow"/>
                <w:noProof/>
              </w:rPr>
              <w:t>VIII.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INFORMACIÓN DE LAS SITUACIONES ADVERSAS COMUNICADAS EN INFORMES DE HITO DE CONTROL ANTERIORES</w:t>
            </w:r>
            <w:r w:rsidR="00621969">
              <w:rPr>
                <w:noProof/>
                <w:webHidden/>
              </w:rPr>
              <w:tab/>
            </w:r>
            <w:r w:rsidR="00621969">
              <w:rPr>
                <w:noProof/>
                <w:webHidden/>
              </w:rPr>
              <w:fldChar w:fldCharType="begin"/>
            </w:r>
            <w:r w:rsidR="00621969">
              <w:rPr>
                <w:noProof/>
                <w:webHidden/>
              </w:rPr>
              <w:instrText xml:space="preserve"> PAGEREF _Toc138874366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4DF15C9A" w14:textId="39B19265"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7" w:history="1">
            <w:r w:rsidR="00621969" w:rsidRPr="00D67D42">
              <w:rPr>
                <w:rStyle w:val="Hipervnculo"/>
                <w:rFonts w:ascii="Arial Narrow" w:eastAsia="Calibri" w:hAnsi="Arial Narrow"/>
                <w:noProof/>
                <w:lang w:eastAsia="en-US"/>
              </w:rPr>
              <w:t>IX.</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CONCLUSIÓN</w:t>
            </w:r>
            <w:r w:rsidR="00621969">
              <w:rPr>
                <w:noProof/>
                <w:webHidden/>
              </w:rPr>
              <w:tab/>
            </w:r>
            <w:r w:rsidR="00621969">
              <w:rPr>
                <w:noProof/>
                <w:webHidden/>
              </w:rPr>
              <w:fldChar w:fldCharType="begin"/>
            </w:r>
            <w:r w:rsidR="00621969">
              <w:rPr>
                <w:noProof/>
                <w:webHidden/>
              </w:rPr>
              <w:instrText xml:space="preserve"> PAGEREF _Toc138874367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3F7A4E78" w14:textId="6CAD5AD0"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8" w:history="1">
            <w:r w:rsidR="00621969" w:rsidRPr="00D67D42">
              <w:rPr>
                <w:rStyle w:val="Hipervnculo"/>
                <w:rFonts w:ascii="Arial Narrow" w:hAnsi="Arial Narrow"/>
                <w:noProof/>
              </w:rPr>
              <w:t>X.</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RECOMENDACIONES</w:t>
            </w:r>
            <w:r w:rsidR="00621969">
              <w:rPr>
                <w:noProof/>
                <w:webHidden/>
              </w:rPr>
              <w:tab/>
            </w:r>
            <w:r w:rsidR="00621969">
              <w:rPr>
                <w:noProof/>
                <w:webHidden/>
              </w:rPr>
              <w:fldChar w:fldCharType="begin"/>
            </w:r>
            <w:r w:rsidR="00621969">
              <w:rPr>
                <w:noProof/>
                <w:webHidden/>
              </w:rPr>
              <w:instrText xml:space="preserve"> PAGEREF _Toc138874368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47609C5D" w14:textId="52213938" w:rsidR="001A7AED" w:rsidRDefault="001A7AED" w:rsidP="00361274">
          <w:r>
            <w:rPr>
              <w:b/>
              <w:bCs/>
              <w:lang w:val="es-ES"/>
            </w:rPr>
            <w:fldChar w:fldCharType="end"/>
          </w:r>
          <w:commentRangeEnd w:id="3"/>
          <w:commentRangeEnd w:id="4"/>
          <w:r w:rsidR="007A4A65">
            <w:rPr>
              <w:rStyle w:val="Refdecomentario"/>
            </w:rPr>
            <w:commentReference w:id="3"/>
          </w:r>
          <w:r w:rsidR="007A4A65">
            <w:rPr>
              <w:rStyle w:val="Refdecomentario"/>
            </w:rPr>
            <w:commentReference w:id="4"/>
          </w:r>
        </w:p>
      </w:sdtContent>
    </w:sdt>
    <w:p w14:paraId="4AD4105E" w14:textId="77777777" w:rsidR="00621969" w:rsidRDefault="00621969" w:rsidP="00361274">
      <w:pPr>
        <w:tabs>
          <w:tab w:val="left" w:pos="1030"/>
        </w:tabs>
        <w:jc w:val="center"/>
        <w:rPr>
          <w:rFonts w:ascii="Arial Narrow" w:hAnsi="Arial Narrow" w:cs="Arial"/>
          <w:b/>
          <w:sz w:val="28"/>
          <w:szCs w:val="28"/>
          <w:u w:val="single"/>
        </w:rPr>
      </w:pPr>
    </w:p>
    <w:p w14:paraId="33A3A023" w14:textId="77777777" w:rsidR="00621969" w:rsidRDefault="00621969" w:rsidP="00361274">
      <w:pPr>
        <w:tabs>
          <w:tab w:val="left" w:pos="1030"/>
        </w:tabs>
        <w:jc w:val="center"/>
        <w:rPr>
          <w:rFonts w:ascii="Arial Narrow" w:hAnsi="Arial Narrow" w:cs="Arial"/>
          <w:b/>
          <w:sz w:val="28"/>
          <w:szCs w:val="28"/>
          <w:u w:val="single"/>
        </w:rPr>
      </w:pPr>
    </w:p>
    <w:p w14:paraId="28652D4F" w14:textId="4484BF17" w:rsidR="00D6793F" w:rsidRPr="007A4A65" w:rsidRDefault="00914C6B" w:rsidP="00361274">
      <w:pPr>
        <w:tabs>
          <w:tab w:val="left" w:pos="1030"/>
        </w:tabs>
        <w:jc w:val="center"/>
        <w:rPr>
          <w:rFonts w:ascii="Arial Narrow" w:hAnsi="Arial Narrow" w:cs="Arial"/>
          <w:b/>
          <w:color w:val="FF0000"/>
          <w:sz w:val="28"/>
          <w:szCs w:val="28"/>
          <w:u w:val="single"/>
          <w:rPrChange w:id="5" w:author="GRAPURIMAC" w:date="2023-06-29T16:44:00Z">
            <w:rPr>
              <w:rFonts w:ascii="Arial Narrow" w:hAnsi="Arial Narrow" w:cs="Arial"/>
              <w:b/>
              <w:sz w:val="28"/>
              <w:szCs w:val="28"/>
              <w:u w:val="single"/>
            </w:rPr>
          </w:rPrChange>
        </w:rPr>
      </w:pPr>
      <w:r w:rsidRPr="007A4A65">
        <w:rPr>
          <w:rFonts w:ascii="Arial Narrow" w:hAnsi="Arial Narrow" w:cs="Arial"/>
          <w:b/>
          <w:color w:val="FF0000"/>
          <w:sz w:val="28"/>
          <w:szCs w:val="28"/>
          <w:u w:val="single"/>
          <w:rPrChange w:id="6" w:author="GRAPURIMAC" w:date="2023-06-29T16:44:00Z">
            <w:rPr>
              <w:rFonts w:ascii="Arial Narrow" w:hAnsi="Arial Narrow" w:cs="Arial"/>
              <w:b/>
              <w:sz w:val="28"/>
              <w:szCs w:val="28"/>
              <w:u w:val="single"/>
            </w:rPr>
          </w:rPrChange>
        </w:rPr>
        <w:lastRenderedPageBreak/>
        <w:t>INFORME DE HITO DE CONTROL N°</w:t>
      </w:r>
      <w:r w:rsidR="000E4BEA" w:rsidRPr="007A4A65">
        <w:rPr>
          <w:rFonts w:ascii="Arial Narrow" w:hAnsi="Arial Narrow" w:cs="Arial"/>
          <w:b/>
          <w:color w:val="FF0000"/>
          <w:sz w:val="28"/>
          <w:szCs w:val="28"/>
          <w:u w:val="single"/>
          <w:rPrChange w:id="7" w:author="GRAPURIMAC" w:date="2023-06-29T16:44:00Z">
            <w:rPr>
              <w:rFonts w:ascii="Arial Narrow" w:hAnsi="Arial Narrow" w:cs="Arial"/>
              <w:b/>
              <w:sz w:val="28"/>
              <w:szCs w:val="28"/>
              <w:u w:val="single"/>
            </w:rPr>
          </w:rPrChange>
        </w:rPr>
        <w:t xml:space="preserve"> </w:t>
      </w:r>
      <w:r w:rsidR="004B7DA1" w:rsidRPr="007A4A65">
        <w:rPr>
          <w:rFonts w:ascii="Arial Narrow" w:hAnsi="Arial Narrow" w:cs="Arial"/>
          <w:b/>
          <w:color w:val="FF0000"/>
          <w:sz w:val="28"/>
          <w:szCs w:val="28"/>
          <w:u w:val="single"/>
          <w:rPrChange w:id="8" w:author="GRAPURIMAC" w:date="2023-06-29T16:44:00Z">
            <w:rPr>
              <w:rFonts w:ascii="Arial Narrow" w:hAnsi="Arial Narrow" w:cs="Arial"/>
              <w:b/>
              <w:sz w:val="28"/>
              <w:szCs w:val="28"/>
              <w:u w:val="single"/>
            </w:rPr>
          </w:rPrChange>
        </w:rPr>
        <w:t>000</w:t>
      </w:r>
      <w:r w:rsidR="00D6793F" w:rsidRPr="007A4A65">
        <w:rPr>
          <w:rFonts w:ascii="Arial Narrow" w:hAnsi="Arial Narrow" w:cs="Arial"/>
          <w:b/>
          <w:color w:val="FF0000"/>
          <w:sz w:val="28"/>
          <w:szCs w:val="28"/>
          <w:u w:val="single"/>
          <w:rPrChange w:id="9" w:author="GRAPURIMAC" w:date="2023-06-29T16:44:00Z">
            <w:rPr>
              <w:rFonts w:ascii="Arial Narrow" w:hAnsi="Arial Narrow" w:cs="Arial"/>
              <w:b/>
              <w:sz w:val="28"/>
              <w:szCs w:val="28"/>
              <w:u w:val="single"/>
            </w:rPr>
          </w:rPrChange>
        </w:rPr>
        <w:t>-202</w:t>
      </w:r>
      <w:r w:rsidR="005417E7" w:rsidRPr="007A4A65">
        <w:rPr>
          <w:rFonts w:ascii="Arial Narrow" w:hAnsi="Arial Narrow" w:cs="Arial"/>
          <w:b/>
          <w:color w:val="FF0000"/>
          <w:sz w:val="28"/>
          <w:szCs w:val="28"/>
          <w:u w:val="single"/>
          <w:rPrChange w:id="10" w:author="GRAPURIMAC" w:date="2023-06-29T16:44:00Z">
            <w:rPr>
              <w:rFonts w:ascii="Arial Narrow" w:hAnsi="Arial Narrow" w:cs="Arial"/>
              <w:b/>
              <w:sz w:val="28"/>
              <w:szCs w:val="28"/>
              <w:u w:val="single"/>
            </w:rPr>
          </w:rPrChange>
        </w:rPr>
        <w:t>3</w:t>
      </w:r>
      <w:r w:rsidR="00D6793F" w:rsidRPr="007A4A65">
        <w:rPr>
          <w:rFonts w:ascii="Arial Narrow" w:hAnsi="Arial Narrow" w:cs="Arial"/>
          <w:b/>
          <w:color w:val="FF0000"/>
          <w:sz w:val="28"/>
          <w:szCs w:val="28"/>
          <w:u w:val="single"/>
          <w:rPrChange w:id="11" w:author="GRAPURIMAC" w:date="2023-06-29T16:44:00Z">
            <w:rPr>
              <w:rFonts w:ascii="Arial Narrow" w:hAnsi="Arial Narrow" w:cs="Arial"/>
              <w:b/>
              <w:sz w:val="28"/>
              <w:szCs w:val="28"/>
              <w:u w:val="single"/>
            </w:rPr>
          </w:rPrChange>
        </w:rPr>
        <w:t>-</w:t>
      </w:r>
      <w:r w:rsidR="000D25E2" w:rsidRPr="007A4A65">
        <w:rPr>
          <w:rFonts w:ascii="Arial Narrow" w:hAnsi="Arial Narrow" w:cs="Arial"/>
          <w:b/>
          <w:color w:val="FF0000"/>
          <w:sz w:val="28"/>
          <w:szCs w:val="28"/>
          <w:u w:val="single"/>
          <w:rPrChange w:id="12" w:author="GRAPURIMAC" w:date="2023-06-29T16:44:00Z">
            <w:rPr>
              <w:rFonts w:ascii="Arial Narrow" w:hAnsi="Arial Narrow" w:cs="Arial"/>
              <w:b/>
              <w:sz w:val="28"/>
              <w:szCs w:val="28"/>
              <w:u w:val="single"/>
            </w:rPr>
          </w:rPrChange>
        </w:rPr>
        <w:t>0CI</w:t>
      </w:r>
      <w:r w:rsidR="00D6793F" w:rsidRPr="007A4A65">
        <w:rPr>
          <w:rFonts w:ascii="Arial Narrow" w:hAnsi="Arial Narrow" w:cs="Arial"/>
          <w:b/>
          <w:color w:val="FF0000"/>
          <w:sz w:val="28"/>
          <w:szCs w:val="28"/>
          <w:u w:val="single"/>
          <w:rPrChange w:id="13" w:author="GRAPURIMAC" w:date="2023-06-29T16:44:00Z">
            <w:rPr>
              <w:rFonts w:ascii="Arial Narrow" w:hAnsi="Arial Narrow" w:cs="Arial"/>
              <w:b/>
              <w:sz w:val="28"/>
              <w:szCs w:val="28"/>
              <w:u w:val="single"/>
            </w:rPr>
          </w:rPrChange>
        </w:rPr>
        <w:t>/</w:t>
      </w:r>
      <w:r w:rsidR="000D25E2" w:rsidRPr="007A4A65">
        <w:rPr>
          <w:rFonts w:ascii="Arial Narrow" w:hAnsi="Arial Narrow" w:cs="Arial"/>
          <w:b/>
          <w:color w:val="FF0000"/>
          <w:sz w:val="28"/>
          <w:szCs w:val="28"/>
          <w:u w:val="single"/>
          <w:rPrChange w:id="14" w:author="GRAPURIMAC" w:date="2023-06-29T16:44:00Z">
            <w:rPr>
              <w:rFonts w:ascii="Arial Narrow" w:hAnsi="Arial Narrow" w:cs="Arial"/>
              <w:b/>
              <w:sz w:val="28"/>
              <w:szCs w:val="28"/>
              <w:u w:val="single"/>
            </w:rPr>
          </w:rPrChange>
        </w:rPr>
        <w:t>5333</w:t>
      </w:r>
      <w:r w:rsidR="00D6793F" w:rsidRPr="007A4A65">
        <w:rPr>
          <w:rFonts w:ascii="Arial Narrow" w:hAnsi="Arial Narrow" w:cs="Arial"/>
          <w:b/>
          <w:color w:val="FF0000"/>
          <w:sz w:val="28"/>
          <w:szCs w:val="28"/>
          <w:u w:val="single"/>
          <w:rPrChange w:id="15" w:author="GRAPURIMAC" w:date="2023-06-29T16:44:00Z">
            <w:rPr>
              <w:rFonts w:ascii="Arial Narrow" w:hAnsi="Arial Narrow" w:cs="Arial"/>
              <w:b/>
              <w:sz w:val="28"/>
              <w:szCs w:val="28"/>
              <w:u w:val="single"/>
            </w:rPr>
          </w:rPrChange>
        </w:rPr>
        <w:t>-SCC</w:t>
      </w:r>
    </w:p>
    <w:p w14:paraId="4C87E619" w14:textId="79CFDDC9" w:rsidR="00D6793F" w:rsidRPr="00172130" w:rsidRDefault="00D6793F" w:rsidP="00361274">
      <w:pPr>
        <w:jc w:val="both"/>
        <w:rPr>
          <w:rFonts w:ascii="Arial Narrow" w:hAnsi="Arial Narrow" w:cs="Arial"/>
          <w:b/>
          <w:sz w:val="24"/>
          <w:szCs w:val="24"/>
        </w:rPr>
      </w:pPr>
    </w:p>
    <w:p w14:paraId="6B8B45F0" w14:textId="0460E648" w:rsidR="00D6793F" w:rsidRPr="00172130" w:rsidRDefault="00CF7587" w:rsidP="00361274">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rsidP="00361274">
      <w:pPr>
        <w:ind w:right="-1"/>
        <w:jc w:val="center"/>
        <w:rPr>
          <w:rFonts w:ascii="Arial Narrow" w:hAnsi="Arial Narrow" w:cs="Arial"/>
          <w:b/>
          <w:sz w:val="24"/>
          <w:szCs w:val="24"/>
        </w:rPr>
      </w:pPr>
    </w:p>
    <w:p w14:paraId="59070B63" w14:textId="30432502" w:rsidR="00D6793F" w:rsidRPr="00172130" w:rsidRDefault="00D6793F" w:rsidP="00361274">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6D58FE">
        <w:rPr>
          <w:rFonts w:ascii="Arial Narrow" w:hAnsi="Arial Narrow" w:cs="Arial"/>
          <w:b/>
          <w:sz w:val="24"/>
          <w:szCs w:val="24"/>
        </w:rPr>
        <w:t>5</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bookmarkStart w:id="16" w:name="_Hlk138771002"/>
      <w:bookmarkStart w:id="17" w:name="_Hlk134702342"/>
      <w:r w:rsidR="00A70CBE" w:rsidRPr="00A70CBE">
        <w:rPr>
          <w:rFonts w:ascii="Arial Narrow" w:hAnsi="Arial Narrow" w:cs="Arial"/>
          <w:b/>
          <w:sz w:val="24"/>
          <w:szCs w:val="24"/>
        </w:rPr>
        <w:t>PROCESO DE EJECUCION DE GASTOS DEL PROYECTO</w:t>
      </w:r>
      <w:bookmarkEnd w:id="16"/>
      <w:r w:rsidR="007D6CC1" w:rsidRPr="00172130">
        <w:rPr>
          <w:rFonts w:ascii="Arial Narrow" w:hAnsi="Arial Narrow" w:cs="Arial"/>
          <w:b/>
          <w:sz w:val="24"/>
          <w:szCs w:val="24"/>
        </w:rPr>
        <w:t>”</w:t>
      </w:r>
      <w:bookmarkEnd w:id="17"/>
    </w:p>
    <w:p w14:paraId="5F2B62E3" w14:textId="3EFE5AA7" w:rsidR="00D6793F" w:rsidRPr="00ED78ED" w:rsidRDefault="00D6793F" w:rsidP="00532FE2">
      <w:pPr>
        <w:pStyle w:val="Ttulo1"/>
        <w:numPr>
          <w:ilvl w:val="0"/>
          <w:numId w:val="3"/>
        </w:numPr>
        <w:rPr>
          <w:b w:val="0"/>
          <w:bCs w:val="0"/>
          <w:color w:val="auto"/>
        </w:rPr>
      </w:pPr>
      <w:bookmarkStart w:id="18" w:name="_Toc132126834"/>
      <w:bookmarkStart w:id="19" w:name="_Toc138874356"/>
      <w:r w:rsidRPr="00ED78ED">
        <w:rPr>
          <w:rStyle w:val="Textoennegrita"/>
          <w:rFonts w:ascii="Arial Narrow" w:hAnsi="Arial Narrow"/>
          <w:b/>
          <w:bCs/>
          <w:color w:val="auto"/>
          <w:sz w:val="22"/>
          <w:szCs w:val="22"/>
        </w:rPr>
        <w:t>ORIGEN</w:t>
      </w:r>
      <w:bookmarkEnd w:id="18"/>
      <w:bookmarkEnd w:id="19"/>
    </w:p>
    <w:p w14:paraId="1E7D77B5" w14:textId="3DF1D8E2" w:rsidR="00D6793F" w:rsidRPr="00172130" w:rsidRDefault="00D6793F" w:rsidP="00361274">
      <w:pPr>
        <w:ind w:left="426"/>
        <w:jc w:val="both"/>
        <w:rPr>
          <w:rFonts w:ascii="Arial Narrow" w:hAnsi="Arial Narrow" w:cs="Arial"/>
          <w:sz w:val="22"/>
          <w:szCs w:val="22"/>
        </w:rPr>
      </w:pPr>
    </w:p>
    <w:p w14:paraId="5AEB9FDE" w14:textId="59F35290" w:rsidR="00C21190" w:rsidRPr="00304A8F" w:rsidRDefault="00D6793F" w:rsidP="00361274">
      <w:pPr>
        <w:ind w:left="567"/>
        <w:jc w:val="both"/>
        <w:rPr>
          <w:rFonts w:ascii="Arial Narrow" w:hAnsi="Arial Narrow" w:cs="Arial"/>
          <w:sz w:val="22"/>
          <w:szCs w:val="22"/>
        </w:rPr>
      </w:pPr>
      <w:r w:rsidRPr="00304A8F">
        <w:rPr>
          <w:rFonts w:ascii="Arial Narrow" w:hAnsi="Arial Narrow" w:cs="Arial"/>
          <w:sz w:val="22"/>
          <w:szCs w:val="22"/>
        </w:rPr>
        <w:t xml:space="preserve">El presente informe se emite en mérito a lo dispuesto por </w:t>
      </w:r>
      <w:r w:rsidR="002979BF" w:rsidRPr="00304A8F">
        <w:rPr>
          <w:rFonts w:ascii="Arial Narrow" w:hAnsi="Arial Narrow" w:cs="Arial"/>
          <w:sz w:val="22"/>
          <w:szCs w:val="22"/>
        </w:rPr>
        <w:t>e</w:t>
      </w:r>
      <w:r w:rsidRPr="00304A8F">
        <w:rPr>
          <w:rFonts w:ascii="Arial Narrow" w:hAnsi="Arial Narrow" w:cs="Arial"/>
          <w:sz w:val="22"/>
          <w:szCs w:val="22"/>
        </w:rPr>
        <w:t>l</w:t>
      </w:r>
      <w:r w:rsidR="002979BF" w:rsidRPr="00304A8F">
        <w:rPr>
          <w:rFonts w:ascii="Arial Narrow" w:hAnsi="Arial Narrow" w:cs="Arial"/>
          <w:sz w:val="22"/>
          <w:szCs w:val="22"/>
        </w:rPr>
        <w:t xml:space="preserve"> Órgano de Control Institucional del </w:t>
      </w:r>
      <w:r w:rsidR="000F5186" w:rsidRPr="00304A8F">
        <w:rPr>
          <w:rFonts w:ascii="Arial Narrow" w:hAnsi="Arial Narrow" w:cs="Arial"/>
          <w:sz w:val="22"/>
          <w:szCs w:val="22"/>
        </w:rPr>
        <w:t>G</w:t>
      </w:r>
      <w:r w:rsidR="002979BF" w:rsidRPr="00304A8F">
        <w:rPr>
          <w:rFonts w:ascii="Arial Narrow" w:hAnsi="Arial Narrow" w:cs="Arial"/>
          <w:sz w:val="22"/>
          <w:szCs w:val="22"/>
        </w:rPr>
        <w:t xml:space="preserve">obierno Regional </w:t>
      </w:r>
      <w:r w:rsidRPr="00304A8F">
        <w:rPr>
          <w:rFonts w:ascii="Arial Narrow" w:hAnsi="Arial Narrow" w:cs="Arial"/>
          <w:sz w:val="22"/>
          <w:szCs w:val="22"/>
        </w:rPr>
        <w:t xml:space="preserve">de Apurímac de la Contraloría General de la República, mediante Oficio </w:t>
      </w:r>
      <w:r w:rsidR="000F51CC" w:rsidRPr="00304A8F">
        <w:rPr>
          <w:rFonts w:ascii="Arial Narrow" w:hAnsi="Arial Narrow" w:cs="Arial"/>
          <w:sz w:val="22"/>
          <w:szCs w:val="22"/>
        </w:rPr>
        <w:br/>
      </w:r>
      <w:r w:rsidR="00AB3387" w:rsidRPr="00304A8F">
        <w:rPr>
          <w:rFonts w:ascii="Arial Narrow" w:hAnsi="Arial Narrow" w:cs="Arial"/>
          <w:sz w:val="22"/>
          <w:szCs w:val="22"/>
        </w:rPr>
        <w:t>n.</w:t>
      </w:r>
      <w:r w:rsidRPr="00304A8F">
        <w:rPr>
          <w:rFonts w:ascii="Arial Narrow" w:hAnsi="Arial Narrow" w:cs="Arial"/>
          <w:sz w:val="22"/>
          <w:szCs w:val="22"/>
        </w:rPr>
        <w:t xml:space="preserve">° </w:t>
      </w:r>
      <w:r w:rsidR="00430627" w:rsidRPr="00304A8F">
        <w:rPr>
          <w:rFonts w:ascii="Arial Narrow" w:hAnsi="Arial Narrow" w:cs="Arial"/>
          <w:sz w:val="22"/>
          <w:szCs w:val="22"/>
        </w:rPr>
        <w:t>143-2023-CGR-OCI-GORE-APURÍMAC</w:t>
      </w:r>
      <w:r w:rsidR="00AB3387" w:rsidRPr="00304A8F">
        <w:rPr>
          <w:rFonts w:ascii="Arial Narrow" w:hAnsi="Arial Narrow" w:cs="Arial"/>
          <w:sz w:val="22"/>
          <w:szCs w:val="22"/>
        </w:rPr>
        <w:t xml:space="preserve"> de </w:t>
      </w:r>
      <w:r w:rsidR="00430627" w:rsidRPr="00304A8F">
        <w:rPr>
          <w:rFonts w:ascii="Arial Narrow" w:hAnsi="Arial Narrow" w:cs="Arial"/>
          <w:sz w:val="22"/>
          <w:szCs w:val="22"/>
        </w:rPr>
        <w:t>20 de marzo</w:t>
      </w:r>
      <w:r w:rsidR="00AB3387" w:rsidRPr="00304A8F">
        <w:rPr>
          <w:rFonts w:ascii="Arial Narrow" w:hAnsi="Arial Narrow" w:cs="Arial"/>
          <w:sz w:val="22"/>
          <w:szCs w:val="22"/>
        </w:rPr>
        <w:t xml:space="preserve"> </w:t>
      </w:r>
      <w:r w:rsidRPr="00304A8F">
        <w:rPr>
          <w:rFonts w:ascii="Arial Narrow" w:hAnsi="Arial Narrow" w:cs="Arial"/>
          <w:sz w:val="22"/>
          <w:szCs w:val="22"/>
        </w:rPr>
        <w:t>de 202</w:t>
      </w:r>
      <w:r w:rsidR="00430627" w:rsidRPr="00304A8F">
        <w:rPr>
          <w:rFonts w:ascii="Arial Narrow" w:hAnsi="Arial Narrow" w:cs="Arial"/>
          <w:sz w:val="22"/>
          <w:szCs w:val="22"/>
        </w:rPr>
        <w:t>3</w:t>
      </w:r>
      <w:r w:rsidRPr="00304A8F">
        <w:rPr>
          <w:rFonts w:ascii="Arial Narrow" w:hAnsi="Arial Narrow" w:cs="Arial"/>
          <w:sz w:val="22"/>
          <w:szCs w:val="22"/>
        </w:rPr>
        <w:t>, registrado en el Sistema de Control Gubernamental – S</w:t>
      </w:r>
      <w:r w:rsidR="00D22273" w:rsidRPr="00304A8F">
        <w:rPr>
          <w:rFonts w:ascii="Arial Narrow" w:hAnsi="Arial Narrow" w:cs="Arial"/>
          <w:sz w:val="22"/>
          <w:szCs w:val="22"/>
        </w:rPr>
        <w:t xml:space="preserve">CG con la </w:t>
      </w:r>
      <w:r w:rsidR="00D22273" w:rsidRPr="007A4A65">
        <w:rPr>
          <w:rFonts w:ascii="Arial Narrow" w:hAnsi="Arial Narrow" w:cs="Arial"/>
          <w:color w:val="FF0000"/>
          <w:sz w:val="22"/>
          <w:szCs w:val="22"/>
          <w:highlight w:val="yellow"/>
          <w:rPrChange w:id="20" w:author="GRAPURIMAC" w:date="2023-06-29T16:48:00Z">
            <w:rPr>
              <w:rFonts w:ascii="Arial Narrow" w:hAnsi="Arial Narrow" w:cs="Arial"/>
              <w:sz w:val="22"/>
              <w:szCs w:val="22"/>
            </w:rPr>
          </w:rPrChange>
        </w:rPr>
        <w:t>orden de servicio n.°</w:t>
      </w:r>
      <w:r w:rsidR="000F5186" w:rsidRPr="007A4A65">
        <w:rPr>
          <w:rFonts w:ascii="Arial Narrow" w:hAnsi="Arial Narrow" w:cs="Arial"/>
          <w:color w:val="FF0000"/>
          <w:sz w:val="22"/>
          <w:szCs w:val="22"/>
          <w:highlight w:val="yellow"/>
          <w:rPrChange w:id="21" w:author="GRAPURIMAC" w:date="2023-06-29T16:48:00Z">
            <w:rPr>
              <w:rFonts w:ascii="Arial Narrow" w:hAnsi="Arial Narrow" w:cs="Arial"/>
              <w:sz w:val="22"/>
              <w:szCs w:val="22"/>
            </w:rPr>
          </w:rPrChange>
        </w:rPr>
        <w:t xml:space="preserve"> </w:t>
      </w:r>
      <w:r w:rsidR="00F93396" w:rsidRPr="007A4A65">
        <w:rPr>
          <w:rFonts w:ascii="Arial Narrow" w:hAnsi="Arial Narrow" w:cs="Arial"/>
          <w:color w:val="FF0000"/>
          <w:sz w:val="22"/>
          <w:szCs w:val="22"/>
          <w:highlight w:val="yellow"/>
          <w:rPrChange w:id="22" w:author="GRAPURIMAC" w:date="2023-06-29T16:48:00Z">
            <w:rPr>
              <w:rFonts w:ascii="Arial Narrow" w:hAnsi="Arial Narrow" w:cs="Arial"/>
              <w:sz w:val="22"/>
              <w:szCs w:val="22"/>
            </w:rPr>
          </w:rPrChange>
        </w:rPr>
        <w:t>5333-</w:t>
      </w:r>
      <w:r w:rsidR="00CA6F0A" w:rsidRPr="007A4A65">
        <w:rPr>
          <w:rFonts w:ascii="Arial Narrow" w:hAnsi="Arial Narrow" w:cs="Arial"/>
          <w:color w:val="FF0000"/>
          <w:sz w:val="22"/>
          <w:szCs w:val="22"/>
          <w:highlight w:val="yellow"/>
          <w:rPrChange w:id="23" w:author="GRAPURIMAC" w:date="2023-06-29T16:48:00Z">
            <w:rPr>
              <w:rFonts w:ascii="Arial Narrow" w:hAnsi="Arial Narrow" w:cs="Arial"/>
              <w:sz w:val="22"/>
              <w:szCs w:val="22"/>
            </w:rPr>
          </w:rPrChange>
        </w:rPr>
        <w:t>202</w:t>
      </w:r>
      <w:r w:rsidR="00026127" w:rsidRPr="007A4A65">
        <w:rPr>
          <w:rFonts w:ascii="Arial Narrow" w:hAnsi="Arial Narrow" w:cs="Arial"/>
          <w:color w:val="FF0000"/>
          <w:sz w:val="22"/>
          <w:szCs w:val="22"/>
          <w:highlight w:val="yellow"/>
          <w:rPrChange w:id="24" w:author="GRAPURIMAC" w:date="2023-06-29T16:48:00Z">
            <w:rPr>
              <w:rFonts w:ascii="Arial Narrow" w:hAnsi="Arial Narrow" w:cs="Arial"/>
              <w:sz w:val="22"/>
              <w:szCs w:val="22"/>
            </w:rPr>
          </w:rPrChange>
        </w:rPr>
        <w:t>3</w:t>
      </w:r>
      <w:r w:rsidR="00CA6F0A" w:rsidRPr="007A4A65">
        <w:rPr>
          <w:rFonts w:ascii="Arial Narrow" w:hAnsi="Arial Narrow" w:cs="Arial"/>
          <w:color w:val="FF0000"/>
          <w:sz w:val="22"/>
          <w:szCs w:val="22"/>
          <w:highlight w:val="yellow"/>
          <w:rPrChange w:id="25" w:author="GRAPURIMAC" w:date="2023-06-29T16:48:00Z">
            <w:rPr>
              <w:rFonts w:ascii="Arial Narrow" w:hAnsi="Arial Narrow" w:cs="Arial"/>
              <w:sz w:val="22"/>
              <w:szCs w:val="22"/>
            </w:rPr>
          </w:rPrChange>
        </w:rPr>
        <w:t>-</w:t>
      </w:r>
      <w:r w:rsidR="00665DE5" w:rsidRPr="007A4A65">
        <w:rPr>
          <w:rFonts w:ascii="Arial Narrow" w:hAnsi="Arial Narrow" w:cs="Arial"/>
          <w:color w:val="FF0000"/>
          <w:sz w:val="22"/>
          <w:szCs w:val="22"/>
          <w:highlight w:val="yellow"/>
          <w:rPrChange w:id="26" w:author="GRAPURIMAC" w:date="2023-06-29T16:48:00Z">
            <w:rPr>
              <w:rFonts w:ascii="Arial Narrow" w:hAnsi="Arial Narrow" w:cs="Arial"/>
              <w:sz w:val="22"/>
              <w:szCs w:val="22"/>
            </w:rPr>
          </w:rPrChange>
        </w:rPr>
        <w:t>xxx</w:t>
      </w:r>
      <w:r w:rsidRPr="007A4A65">
        <w:rPr>
          <w:rFonts w:ascii="Arial Narrow" w:hAnsi="Arial Narrow" w:cs="Arial"/>
          <w:color w:val="FF0000"/>
          <w:sz w:val="22"/>
          <w:szCs w:val="22"/>
          <w:highlight w:val="yellow"/>
          <w:rPrChange w:id="27" w:author="GRAPURIMAC" w:date="2023-06-29T16:48:00Z">
            <w:rPr>
              <w:rFonts w:ascii="Arial Narrow" w:hAnsi="Arial Narrow" w:cs="Arial"/>
              <w:sz w:val="22"/>
              <w:szCs w:val="22"/>
            </w:rPr>
          </w:rPrChange>
        </w:rPr>
        <w:t>,</w:t>
      </w:r>
      <w:r w:rsidRPr="007A4A65">
        <w:rPr>
          <w:rFonts w:ascii="Arial Narrow" w:hAnsi="Arial Narrow" w:cs="Arial"/>
          <w:color w:val="FF0000"/>
          <w:sz w:val="22"/>
          <w:szCs w:val="22"/>
          <w:rPrChange w:id="28" w:author="GRAPURIMAC" w:date="2023-06-29T16:48:00Z">
            <w:rPr>
              <w:rFonts w:ascii="Arial Narrow" w:hAnsi="Arial Narrow" w:cs="Arial"/>
              <w:sz w:val="22"/>
              <w:szCs w:val="22"/>
            </w:rPr>
          </w:rPrChange>
        </w:rPr>
        <w:t xml:space="preserve"> </w:t>
      </w:r>
      <w:r w:rsidRPr="00304A8F">
        <w:rPr>
          <w:rFonts w:ascii="Arial Narrow" w:hAnsi="Arial Narrow" w:cs="Arial"/>
          <w:sz w:val="22"/>
          <w:szCs w:val="22"/>
        </w:rPr>
        <w:t xml:space="preserve">en el marco de </w:t>
      </w:r>
      <w:r w:rsidR="00D22273" w:rsidRPr="00304A8F">
        <w:rPr>
          <w:rFonts w:ascii="Arial Narrow" w:hAnsi="Arial Narrow" w:cs="Arial"/>
          <w:sz w:val="22"/>
          <w:szCs w:val="22"/>
        </w:rPr>
        <w:t>lo previsto en la Directiva n.°</w:t>
      </w:r>
      <w:r w:rsidR="000F5186" w:rsidRPr="00304A8F">
        <w:rPr>
          <w:rFonts w:ascii="Arial Narrow" w:hAnsi="Arial Narrow" w:cs="Arial"/>
          <w:sz w:val="22"/>
          <w:szCs w:val="22"/>
        </w:rPr>
        <w:t xml:space="preserve"> </w:t>
      </w:r>
      <w:r w:rsidRPr="00304A8F">
        <w:rPr>
          <w:rFonts w:ascii="Arial Narrow" w:hAnsi="Arial Narrow" w:cs="Arial"/>
          <w:sz w:val="22"/>
          <w:szCs w:val="22"/>
        </w:rPr>
        <w:t>013-2022-CG/NORM “Servicio de Control Simultáneo”</w:t>
      </w:r>
      <w:del w:id="29" w:author="GRAPURIMAC" w:date="2023-06-29T16:48:00Z">
        <w:r w:rsidRPr="00304A8F" w:rsidDel="007A4A65">
          <w:rPr>
            <w:rFonts w:ascii="Arial Narrow" w:hAnsi="Arial Narrow" w:cs="Arial"/>
            <w:sz w:val="22"/>
            <w:szCs w:val="22"/>
          </w:rPr>
          <w:delText>,</w:delText>
        </w:r>
      </w:del>
      <w:r w:rsidRPr="00304A8F">
        <w:rPr>
          <w:rFonts w:ascii="Arial Narrow" w:hAnsi="Arial Narrow" w:cs="Arial"/>
          <w:sz w:val="22"/>
          <w:szCs w:val="22"/>
        </w:rPr>
        <w:t xml:space="preserve"> aprobada mediant</w:t>
      </w:r>
      <w:r w:rsidR="00D22273" w:rsidRPr="00304A8F">
        <w:rPr>
          <w:rFonts w:ascii="Arial Narrow" w:hAnsi="Arial Narrow" w:cs="Arial"/>
          <w:sz w:val="22"/>
          <w:szCs w:val="22"/>
        </w:rPr>
        <w:t>e Resolución de Contraloría n.°</w:t>
      </w:r>
      <w:r w:rsidR="000F5186" w:rsidRPr="00304A8F">
        <w:rPr>
          <w:rFonts w:ascii="Arial Narrow" w:hAnsi="Arial Narrow" w:cs="Arial"/>
          <w:sz w:val="22"/>
          <w:szCs w:val="22"/>
        </w:rPr>
        <w:t xml:space="preserve"> </w:t>
      </w:r>
      <w:r w:rsidRPr="00304A8F">
        <w:rPr>
          <w:rFonts w:ascii="Arial Narrow" w:hAnsi="Arial Narrow" w:cs="Arial"/>
          <w:sz w:val="22"/>
          <w:szCs w:val="22"/>
        </w:rPr>
        <w:t>218-2022-CG</w:t>
      </w:r>
      <w:del w:id="30" w:author="GRAPURIMAC" w:date="2023-06-29T16:48:00Z">
        <w:r w:rsidRPr="00304A8F" w:rsidDel="007A4A65">
          <w:rPr>
            <w:rFonts w:ascii="Arial Narrow" w:hAnsi="Arial Narrow" w:cs="Arial"/>
            <w:sz w:val="22"/>
            <w:szCs w:val="22"/>
          </w:rPr>
          <w:delText>,</w:delText>
        </w:r>
      </w:del>
      <w:r w:rsidRPr="00304A8F">
        <w:rPr>
          <w:rFonts w:ascii="Arial Narrow" w:hAnsi="Arial Narrow" w:cs="Arial"/>
          <w:sz w:val="22"/>
          <w:szCs w:val="22"/>
        </w:rPr>
        <w:t xml:space="preserve"> de 30 de mayo de 2022</w:t>
      </w:r>
      <w:ins w:id="31" w:author="GRAPURIMAC" w:date="2023-06-29T16:48:00Z">
        <w:r w:rsidR="007A4A65">
          <w:rPr>
            <w:rFonts w:ascii="Arial Narrow" w:hAnsi="Arial Narrow" w:cs="Arial"/>
            <w:sz w:val="22"/>
            <w:szCs w:val="22"/>
          </w:rPr>
          <w:t xml:space="preserve"> y modificatorias.</w:t>
        </w:r>
      </w:ins>
      <w:del w:id="32" w:author="GRAPURIMAC" w:date="2023-06-29T16:48:00Z">
        <w:r w:rsidRPr="00304A8F" w:rsidDel="007A4A65">
          <w:rPr>
            <w:rFonts w:ascii="Arial Narrow" w:hAnsi="Arial Narrow" w:cs="Arial"/>
            <w:sz w:val="22"/>
            <w:szCs w:val="22"/>
          </w:rPr>
          <w:delText>.</w:delText>
        </w:r>
      </w:del>
    </w:p>
    <w:p w14:paraId="7F5BF85C" w14:textId="77777777" w:rsidR="00254B2D" w:rsidRPr="00172130" w:rsidRDefault="00254B2D" w:rsidP="00361274">
      <w:pPr>
        <w:ind w:left="567"/>
        <w:jc w:val="both"/>
        <w:rPr>
          <w:rFonts w:ascii="Arial Narrow" w:hAnsi="Arial Narrow" w:cs="Arial"/>
          <w:sz w:val="22"/>
          <w:szCs w:val="22"/>
        </w:rPr>
      </w:pPr>
    </w:p>
    <w:p w14:paraId="3E2848FE" w14:textId="0E9709AB" w:rsidR="00D6793F" w:rsidRPr="00597EBB" w:rsidRDefault="00D6793F" w:rsidP="00532FE2">
      <w:pPr>
        <w:pStyle w:val="Ttulo1"/>
        <w:numPr>
          <w:ilvl w:val="0"/>
          <w:numId w:val="3"/>
        </w:numPr>
        <w:spacing w:before="0"/>
        <w:rPr>
          <w:rStyle w:val="Textoennegrita"/>
          <w:rFonts w:ascii="Times New Roman" w:hAnsi="Times New Roman"/>
          <w:b/>
          <w:bCs/>
          <w:color w:val="auto"/>
          <w:sz w:val="20"/>
          <w:szCs w:val="20"/>
        </w:rPr>
      </w:pPr>
      <w:bookmarkStart w:id="33" w:name="_Toc132126835"/>
      <w:bookmarkStart w:id="34" w:name="_Toc138874357"/>
      <w:r w:rsidRPr="00597EBB">
        <w:rPr>
          <w:rStyle w:val="Textoennegrita"/>
          <w:rFonts w:ascii="Arial Narrow" w:hAnsi="Arial Narrow"/>
          <w:b/>
          <w:bCs/>
          <w:color w:val="auto"/>
          <w:sz w:val="22"/>
          <w:szCs w:val="22"/>
        </w:rPr>
        <w:t>OBJETIVOS</w:t>
      </w:r>
      <w:bookmarkEnd w:id="33"/>
      <w:bookmarkEnd w:id="34"/>
    </w:p>
    <w:p w14:paraId="2A850381" w14:textId="798965E8" w:rsidR="00D6793F" w:rsidRPr="00172130"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rsidP="00532FE2">
      <w:pPr>
        <w:numPr>
          <w:ilvl w:val="0"/>
          <w:numId w:val="1"/>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rsidP="00361274">
      <w:pPr>
        <w:ind w:left="993"/>
        <w:contextualSpacing/>
        <w:jc w:val="both"/>
        <w:rPr>
          <w:rFonts w:ascii="Arial Narrow" w:hAnsi="Arial Narrow"/>
          <w:sz w:val="22"/>
          <w:szCs w:val="22"/>
        </w:rPr>
      </w:pPr>
    </w:p>
    <w:p w14:paraId="51B88E1B" w14:textId="08718004" w:rsidR="005417E7" w:rsidRDefault="005417E7" w:rsidP="00361274">
      <w:pPr>
        <w:ind w:left="993"/>
        <w:jc w:val="both"/>
        <w:rPr>
          <w:rFonts w:ascii="Arial Narrow" w:hAnsi="Arial Narrow"/>
          <w:sz w:val="22"/>
          <w:szCs w:val="22"/>
        </w:rPr>
      </w:pPr>
      <w:r w:rsidRPr="005417E7">
        <w:rPr>
          <w:rFonts w:ascii="Arial Narrow" w:hAnsi="Arial Narrow"/>
          <w:sz w:val="22"/>
          <w:szCs w:val="22"/>
        </w:rPr>
        <w:t xml:space="preserve">Determinar si </w:t>
      </w:r>
      <w:r w:rsidR="00666368">
        <w:rPr>
          <w:rFonts w:ascii="Arial Narrow" w:hAnsi="Arial Narrow"/>
          <w:sz w:val="22"/>
          <w:szCs w:val="22"/>
        </w:rPr>
        <w:t xml:space="preserve">el proceso de ejecución de gastos del proyecto </w:t>
      </w:r>
      <w:r w:rsidRPr="005417E7">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rsidP="00361274">
      <w:pPr>
        <w:ind w:left="993"/>
        <w:jc w:val="both"/>
        <w:rPr>
          <w:rFonts w:ascii="Arial Narrow" w:hAnsi="Arial Narrow"/>
          <w:sz w:val="22"/>
          <w:szCs w:val="22"/>
        </w:rPr>
      </w:pPr>
    </w:p>
    <w:p w14:paraId="7AAC0F18" w14:textId="557CC178" w:rsidR="00D6793F" w:rsidRPr="00172130" w:rsidRDefault="00D6793F" w:rsidP="00532FE2">
      <w:pPr>
        <w:numPr>
          <w:ilvl w:val="0"/>
          <w:numId w:val="1"/>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rsidP="00361274">
      <w:pPr>
        <w:ind w:left="993"/>
        <w:contextualSpacing/>
        <w:jc w:val="both"/>
        <w:rPr>
          <w:rFonts w:ascii="Arial Narrow" w:hAnsi="Arial Narrow" w:cs="Arial"/>
          <w:b/>
          <w:sz w:val="22"/>
          <w:szCs w:val="22"/>
        </w:rPr>
      </w:pPr>
    </w:p>
    <w:p w14:paraId="075A9403" w14:textId="1B259BF2" w:rsidR="00D968D5" w:rsidRDefault="00467FE9" w:rsidP="00361274">
      <w:pPr>
        <w:ind w:left="993"/>
        <w:jc w:val="both"/>
        <w:rPr>
          <w:rFonts w:ascii="Arial Narrow" w:hAnsi="Arial Narrow"/>
          <w:sz w:val="22"/>
          <w:szCs w:val="22"/>
        </w:rPr>
      </w:pPr>
      <w:bookmarkStart w:id="35" w:name="_Hlk120718484"/>
      <w:r w:rsidRPr="00467FE9">
        <w:rPr>
          <w:rFonts w:ascii="Arial Narrow" w:hAnsi="Arial Narrow"/>
          <w:sz w:val="22"/>
          <w:szCs w:val="22"/>
        </w:rPr>
        <w:t xml:space="preserve">Determinar </w:t>
      </w:r>
      <w:r>
        <w:rPr>
          <w:rFonts w:ascii="Arial Narrow" w:hAnsi="Arial Narrow"/>
          <w:sz w:val="22"/>
          <w:szCs w:val="22"/>
        </w:rPr>
        <w:t xml:space="preserve">si </w:t>
      </w:r>
      <w:r w:rsidR="00666368">
        <w:rPr>
          <w:rFonts w:ascii="Arial Narrow" w:hAnsi="Arial Narrow"/>
          <w:sz w:val="22"/>
          <w:szCs w:val="22"/>
        </w:rPr>
        <w:t xml:space="preserve">el proceso de ejecución de gastos </w:t>
      </w:r>
      <w:r w:rsidRPr="00467FE9">
        <w:rPr>
          <w:rFonts w:ascii="Arial Narrow" w:hAnsi="Arial Narrow"/>
          <w:sz w:val="22"/>
          <w:szCs w:val="22"/>
        </w:rPr>
        <w:t>que comprende el proyecto</w:t>
      </w:r>
      <w:r w:rsidR="00D968D5">
        <w:rPr>
          <w:rFonts w:ascii="Arial Narrow" w:hAnsi="Arial Narrow"/>
          <w:sz w:val="22"/>
          <w:szCs w:val="22"/>
        </w:rPr>
        <w:t>, se</w:t>
      </w:r>
      <w:r w:rsidR="00E4391E">
        <w:rPr>
          <w:rFonts w:ascii="Arial Narrow" w:hAnsi="Arial Narrow"/>
          <w:sz w:val="22"/>
          <w:szCs w:val="22"/>
        </w:rPr>
        <w:t xml:space="preserve"> viene</w:t>
      </w:r>
      <w:r w:rsidR="00D968D5">
        <w:rPr>
          <w:rFonts w:ascii="Arial Narrow" w:hAnsi="Arial Narrow"/>
          <w:sz w:val="22"/>
          <w:szCs w:val="22"/>
        </w:rPr>
        <w:t xml:space="preserve"> realizando de acuerdo con la normativa vigente para la ejecución del proyecto:</w:t>
      </w:r>
      <w:r w:rsidR="00D968D5"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sidR="00D968D5">
        <w:rPr>
          <w:rFonts w:ascii="Arial Narrow" w:hAnsi="Arial Narrow"/>
          <w:sz w:val="22"/>
          <w:szCs w:val="22"/>
        </w:rPr>
        <w:t>a provincia de Chincheros</w:t>
      </w:r>
      <w:r w:rsidR="00D968D5" w:rsidRPr="006B52F7">
        <w:rPr>
          <w:rFonts w:ascii="Arial Narrow" w:hAnsi="Arial Narrow"/>
          <w:sz w:val="22"/>
          <w:szCs w:val="22"/>
        </w:rPr>
        <w:t xml:space="preserve">, UGEL </w:t>
      </w:r>
      <w:r w:rsidR="00D968D5">
        <w:rPr>
          <w:rFonts w:ascii="Arial Narrow" w:hAnsi="Arial Narrow"/>
          <w:sz w:val="22"/>
          <w:szCs w:val="22"/>
        </w:rPr>
        <w:t>Chincheros</w:t>
      </w:r>
      <w:r w:rsidR="00D968D5" w:rsidRPr="006B52F7">
        <w:rPr>
          <w:rFonts w:ascii="Arial Narrow" w:hAnsi="Arial Narrow"/>
          <w:sz w:val="22"/>
          <w:szCs w:val="22"/>
        </w:rPr>
        <w:t xml:space="preserve"> - región Apurímac.</w:t>
      </w:r>
    </w:p>
    <w:p w14:paraId="12E8E64A" w14:textId="77777777" w:rsidR="00D968D5" w:rsidRDefault="00D968D5" w:rsidP="00361274">
      <w:pPr>
        <w:ind w:left="993"/>
        <w:jc w:val="both"/>
        <w:rPr>
          <w:rFonts w:ascii="Arial Narrow" w:hAnsi="Arial Narrow"/>
          <w:sz w:val="22"/>
          <w:szCs w:val="22"/>
        </w:rPr>
      </w:pPr>
    </w:p>
    <w:p w14:paraId="51F87810" w14:textId="681D1A9D" w:rsidR="00D6793F" w:rsidRPr="00597EBB" w:rsidRDefault="00D6793F" w:rsidP="00532FE2">
      <w:pPr>
        <w:pStyle w:val="Ttulo1"/>
        <w:numPr>
          <w:ilvl w:val="0"/>
          <w:numId w:val="3"/>
        </w:numPr>
        <w:spacing w:before="0"/>
        <w:rPr>
          <w:rStyle w:val="Textoennegrita"/>
          <w:rFonts w:ascii="Arial Narrow" w:hAnsi="Arial Narrow"/>
          <w:b/>
          <w:bCs/>
          <w:color w:val="auto"/>
          <w:sz w:val="22"/>
          <w:szCs w:val="22"/>
        </w:rPr>
      </w:pPr>
      <w:bookmarkStart w:id="36" w:name="_Toc132126836"/>
      <w:bookmarkStart w:id="37" w:name="_Toc138874358"/>
      <w:bookmarkEnd w:id="35"/>
      <w:r w:rsidRPr="00597EBB">
        <w:rPr>
          <w:rStyle w:val="Textoennegrita"/>
          <w:rFonts w:ascii="Arial Narrow" w:hAnsi="Arial Narrow"/>
          <w:b/>
          <w:bCs/>
          <w:color w:val="auto"/>
          <w:sz w:val="22"/>
          <w:szCs w:val="22"/>
        </w:rPr>
        <w:t>ALCANCE</w:t>
      </w:r>
      <w:bookmarkEnd w:id="36"/>
      <w:bookmarkEnd w:id="37"/>
    </w:p>
    <w:p w14:paraId="4422D3AE" w14:textId="15D30775" w:rsidR="00D6793F" w:rsidRPr="00172130" w:rsidRDefault="00D6793F" w:rsidP="00361274">
      <w:pPr>
        <w:ind w:left="567"/>
        <w:jc w:val="both"/>
        <w:rPr>
          <w:rFonts w:ascii="Arial Narrow" w:hAnsi="Arial Narrow" w:cs="Arial"/>
          <w:b/>
          <w:sz w:val="22"/>
          <w:szCs w:val="22"/>
        </w:rPr>
      </w:pPr>
    </w:p>
    <w:p w14:paraId="01D523A7" w14:textId="79BF83F2" w:rsidR="00795EEB" w:rsidRDefault="00C56562" w:rsidP="00361274">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w:t>
      </w:r>
      <w:r w:rsidR="00A02875">
        <w:rPr>
          <w:rFonts w:ascii="Arial Narrow" w:eastAsia="Calibri" w:hAnsi="Arial Narrow" w:cs="Arial"/>
          <w:sz w:val="22"/>
          <w:szCs w:val="22"/>
          <w:lang w:eastAsia="en-US"/>
        </w:rPr>
        <w:t xml:space="preserve"> </w:t>
      </w:r>
      <w:r w:rsidR="00467FE9">
        <w:rPr>
          <w:rFonts w:ascii="Arial Narrow" w:eastAsia="Calibri" w:hAnsi="Arial Narrow" w:cs="Arial"/>
          <w:sz w:val="22"/>
          <w:szCs w:val="22"/>
          <w:lang w:eastAsia="en-US"/>
        </w:rPr>
        <w:t>determinación</w:t>
      </w:r>
      <w:r w:rsidR="00666368">
        <w:rPr>
          <w:rFonts w:ascii="Arial Narrow" w:eastAsia="Calibri" w:hAnsi="Arial Narrow" w:cs="Arial"/>
          <w:sz w:val="22"/>
          <w:szCs w:val="22"/>
          <w:lang w:eastAsia="en-US"/>
        </w:rPr>
        <w:t xml:space="preserve"> del </w:t>
      </w:r>
      <w:r w:rsidR="00666368">
        <w:rPr>
          <w:rFonts w:ascii="Arial Narrow" w:hAnsi="Arial Narrow"/>
          <w:sz w:val="22"/>
          <w:szCs w:val="22"/>
        </w:rPr>
        <w:t>proceso de ejecución de gastos del proyecto</w:t>
      </w:r>
      <w:del w:id="38" w:author="GRAPURIMAC" w:date="2023-06-29T16:50:00Z">
        <w:r w:rsidR="00666368" w:rsidDel="007A4A65">
          <w:rPr>
            <w:rFonts w:ascii="Arial Narrow" w:hAnsi="Arial Narrow"/>
            <w:sz w:val="22"/>
            <w:szCs w:val="22"/>
          </w:rPr>
          <w:delText xml:space="preserve"> </w:delText>
        </w:r>
      </w:del>
      <w:ins w:id="39" w:author="GRAPURIMAC" w:date="2023-06-29T16:50:00Z">
        <w:r w:rsidR="007A4A65">
          <w:rPr>
            <w:rFonts w:ascii="Arial Narrow" w:hAnsi="Arial Narrow"/>
            <w:sz w:val="22"/>
            <w:szCs w:val="22"/>
          </w:rPr>
          <w:t>:</w:t>
        </w:r>
      </w:ins>
      <w:del w:id="40" w:author="GRAPURIMAC" w:date="2023-06-29T16:50:00Z">
        <w:r w:rsidR="00467FE9" w:rsidRPr="00467FE9" w:rsidDel="007A4A65">
          <w:rPr>
            <w:rFonts w:ascii="Arial Narrow" w:eastAsia="Calibri" w:hAnsi="Arial Narrow" w:cs="Arial"/>
            <w:sz w:val="22"/>
            <w:szCs w:val="22"/>
            <w:lang w:eastAsia="en-US"/>
          </w:rPr>
          <w:delText>que comprende el proyecto</w:delText>
        </w:r>
        <w:r w:rsidR="00A02875" w:rsidDel="007A4A65">
          <w:rPr>
            <w:rFonts w:ascii="Arial Narrow" w:hAnsi="Arial Narrow" w:cs="Arial"/>
            <w:sz w:val="22"/>
            <w:szCs w:val="22"/>
          </w:rPr>
          <w:delText>,  para el</w:delText>
        </w:r>
      </w:del>
      <w:r w:rsidR="00A02875">
        <w:rPr>
          <w:rFonts w:ascii="Arial Narrow" w:hAnsi="Arial Narrow" w:cs="Arial"/>
          <w:sz w:val="22"/>
          <w:szCs w:val="22"/>
        </w:rPr>
        <w:t xml:space="preserve">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w:t>
      </w:r>
      <w:r w:rsidRPr="00FB0B7D">
        <w:rPr>
          <w:rFonts w:ascii="Arial Narrow" w:hAnsi="Arial Narrow"/>
          <w:sz w:val="22"/>
          <w:szCs w:val="22"/>
        </w:rPr>
        <w:t>finalidad determinar si dicha etapa se efectuó como dispone la normativa aplicable</w:t>
      </w:r>
      <w:r w:rsidR="00DC37D0" w:rsidRPr="00FB0B7D">
        <w:rPr>
          <w:rFonts w:ascii="Arial Narrow" w:hAnsi="Arial Narrow"/>
          <w:sz w:val="22"/>
          <w:szCs w:val="22"/>
        </w:rPr>
        <w:t xml:space="preserve"> y</w:t>
      </w:r>
      <w:ins w:id="41" w:author="GRAPURIMAC" w:date="2023-06-29T16:50:00Z">
        <w:r w:rsidR="007A4A65" w:rsidRPr="00FB0B7D">
          <w:rPr>
            <w:rFonts w:ascii="Arial Narrow" w:hAnsi="Arial Narrow"/>
            <w:sz w:val="22"/>
            <w:szCs w:val="22"/>
          </w:rPr>
          <w:t>,</w:t>
        </w:r>
      </w:ins>
      <w:r w:rsidR="00DC37D0" w:rsidRPr="00FB0B7D">
        <w:rPr>
          <w:rFonts w:ascii="Arial Narrow" w:hAnsi="Arial Narrow"/>
          <w:sz w:val="22"/>
          <w:szCs w:val="22"/>
        </w:rPr>
        <w:t xml:space="preserve"> se ejecut</w:t>
      </w:r>
      <w:ins w:id="42" w:author="GRAPURIMAC" w:date="2023-06-29T16:50:00Z">
        <w:r w:rsidR="007A4A65" w:rsidRPr="00FB0B7D">
          <w:rPr>
            <w:rFonts w:ascii="Arial Narrow" w:hAnsi="Arial Narrow"/>
            <w:sz w:val="22"/>
            <w:szCs w:val="22"/>
          </w:rPr>
          <w:t>a</w:t>
        </w:r>
      </w:ins>
      <w:del w:id="43" w:author="GRAPURIMAC" w:date="2023-06-29T16:50:00Z">
        <w:r w:rsidR="00DC37D0" w:rsidRPr="00FB0B7D" w:rsidDel="007A4A65">
          <w:rPr>
            <w:rFonts w:ascii="Arial Narrow" w:hAnsi="Arial Narrow"/>
            <w:sz w:val="22"/>
            <w:szCs w:val="22"/>
          </w:rPr>
          <w:delText>ó</w:delText>
        </w:r>
      </w:del>
      <w:r w:rsidR="00DC37D0" w:rsidRPr="00FB0B7D">
        <w:rPr>
          <w:rFonts w:ascii="Arial Narrow" w:hAnsi="Arial Narrow"/>
          <w:sz w:val="22"/>
          <w:szCs w:val="22"/>
        </w:rPr>
        <w:t xml:space="preserve"> </w:t>
      </w:r>
      <w:commentRangeStart w:id="44"/>
      <w:r w:rsidR="001031B5" w:rsidRPr="00FB0B7D">
        <w:rPr>
          <w:rFonts w:ascii="Arial Narrow" w:hAnsi="Arial Narrow"/>
          <w:sz w:val="22"/>
          <w:szCs w:val="22"/>
        </w:rPr>
        <w:t xml:space="preserve">del </w:t>
      </w:r>
      <w:r w:rsidR="00666368" w:rsidRPr="00FB0B7D">
        <w:rPr>
          <w:rFonts w:ascii="Arial Narrow" w:hAnsi="Arial Narrow"/>
          <w:sz w:val="22"/>
          <w:szCs w:val="22"/>
        </w:rPr>
        <w:t>1</w:t>
      </w:r>
      <w:r w:rsidR="00C03EFF" w:rsidRPr="00FB0B7D">
        <w:rPr>
          <w:rFonts w:ascii="Arial Narrow" w:hAnsi="Arial Narrow"/>
          <w:sz w:val="22"/>
          <w:szCs w:val="22"/>
        </w:rPr>
        <w:t>2</w:t>
      </w:r>
      <w:r w:rsidR="001031B5" w:rsidRPr="00FB0B7D">
        <w:rPr>
          <w:rFonts w:ascii="Arial Narrow" w:hAnsi="Arial Narrow"/>
          <w:sz w:val="22"/>
          <w:szCs w:val="22"/>
        </w:rPr>
        <w:t xml:space="preserve"> </w:t>
      </w:r>
      <w:r w:rsidR="00E65846" w:rsidRPr="00FB0B7D">
        <w:rPr>
          <w:rFonts w:ascii="Arial Narrow" w:hAnsi="Arial Narrow"/>
          <w:sz w:val="22"/>
          <w:szCs w:val="22"/>
        </w:rPr>
        <w:t xml:space="preserve">de mayo </w:t>
      </w:r>
      <w:commentRangeEnd w:id="44"/>
      <w:r w:rsidR="007A4A65" w:rsidRPr="00FB0B7D">
        <w:rPr>
          <w:rStyle w:val="Refdecomentario"/>
        </w:rPr>
        <w:commentReference w:id="44"/>
      </w:r>
      <w:r w:rsidR="001031B5" w:rsidRPr="00FB0B7D">
        <w:rPr>
          <w:rFonts w:ascii="Arial Narrow" w:hAnsi="Arial Narrow"/>
          <w:sz w:val="22"/>
          <w:szCs w:val="22"/>
        </w:rPr>
        <w:t xml:space="preserve">al </w:t>
      </w:r>
      <w:r w:rsidR="00666368" w:rsidRPr="00FB0B7D">
        <w:rPr>
          <w:rFonts w:ascii="Arial Narrow" w:hAnsi="Arial Narrow"/>
          <w:sz w:val="22"/>
          <w:szCs w:val="22"/>
        </w:rPr>
        <w:t>2</w:t>
      </w:r>
      <w:ins w:id="45" w:author="Manuel Raul Livano Luna" w:date="2023-07-03T15:13:00Z">
        <w:r w:rsidR="00FB0B7D" w:rsidRPr="00FB0B7D">
          <w:rPr>
            <w:rFonts w:ascii="Arial Narrow" w:hAnsi="Arial Narrow"/>
            <w:sz w:val="22"/>
            <w:szCs w:val="22"/>
          </w:rPr>
          <w:t>4</w:t>
        </w:r>
      </w:ins>
      <w:del w:id="46" w:author="Manuel Raul Livano Luna" w:date="2023-07-03T15:13:00Z">
        <w:r w:rsidR="00E65846" w:rsidRPr="00FB0B7D" w:rsidDel="00FB0B7D">
          <w:rPr>
            <w:rFonts w:ascii="Arial Narrow" w:hAnsi="Arial Narrow"/>
            <w:sz w:val="22"/>
            <w:szCs w:val="22"/>
          </w:rPr>
          <w:delText>1</w:delText>
        </w:r>
      </w:del>
      <w:r w:rsidR="001031B5" w:rsidRPr="00FB0B7D">
        <w:rPr>
          <w:rFonts w:ascii="Arial Narrow" w:hAnsi="Arial Narrow"/>
          <w:sz w:val="22"/>
          <w:szCs w:val="22"/>
        </w:rPr>
        <w:t xml:space="preserve"> de </w:t>
      </w:r>
      <w:r w:rsidR="00E65846" w:rsidRPr="00FB0B7D">
        <w:rPr>
          <w:rFonts w:ascii="Arial Narrow" w:hAnsi="Arial Narrow"/>
          <w:sz w:val="22"/>
          <w:szCs w:val="22"/>
        </w:rPr>
        <w:t>junio</w:t>
      </w:r>
      <w:r w:rsidR="001031B5" w:rsidRPr="00FB0B7D">
        <w:rPr>
          <w:rFonts w:ascii="Arial Narrow" w:hAnsi="Arial Narrow"/>
          <w:sz w:val="22"/>
          <w:szCs w:val="22"/>
        </w:rPr>
        <w:t xml:space="preserve"> de 2023.</w:t>
      </w:r>
    </w:p>
    <w:p w14:paraId="37064625" w14:textId="06BDD0BD" w:rsidR="00F565EC" w:rsidRDefault="00F565EC" w:rsidP="00361274">
      <w:pPr>
        <w:tabs>
          <w:tab w:val="left" w:pos="142"/>
          <w:tab w:val="left" w:pos="567"/>
        </w:tabs>
        <w:ind w:left="720"/>
        <w:jc w:val="both"/>
        <w:rPr>
          <w:rFonts w:ascii="Arial Narrow" w:hAnsi="Arial Narrow"/>
          <w:sz w:val="22"/>
          <w:szCs w:val="22"/>
        </w:rPr>
      </w:pPr>
    </w:p>
    <w:p w14:paraId="1FEBFAE6" w14:textId="5F439747" w:rsidR="00DC37D0" w:rsidRDefault="00DC37D0" w:rsidP="00361274">
      <w:pPr>
        <w:ind w:left="709"/>
        <w:jc w:val="both"/>
        <w:rPr>
          <w:rFonts w:ascii="Arial Narrow" w:hAnsi="Arial Narrow" w:cs="Arial"/>
          <w:b/>
          <w:u w:val="single"/>
        </w:rPr>
      </w:pPr>
    </w:p>
    <w:p w14:paraId="54B5E11B" w14:textId="77777777" w:rsidR="00621969" w:rsidRDefault="00621969" w:rsidP="00361274">
      <w:pPr>
        <w:ind w:left="709"/>
        <w:jc w:val="both"/>
        <w:rPr>
          <w:rFonts w:ascii="Arial Narrow" w:hAnsi="Arial Narrow" w:cs="Arial"/>
          <w:b/>
          <w:u w:val="single"/>
        </w:rPr>
      </w:pPr>
    </w:p>
    <w:p w14:paraId="1F6A5B5A" w14:textId="77777777" w:rsidR="00621969" w:rsidRDefault="00621969" w:rsidP="00361274">
      <w:pPr>
        <w:ind w:left="709"/>
        <w:jc w:val="both"/>
        <w:rPr>
          <w:rFonts w:ascii="Arial Narrow" w:hAnsi="Arial Narrow" w:cs="Arial"/>
          <w:b/>
          <w:u w:val="single"/>
        </w:rPr>
      </w:pPr>
    </w:p>
    <w:p w14:paraId="593FB594" w14:textId="77777777" w:rsidR="00621969" w:rsidRDefault="00621969" w:rsidP="00361274">
      <w:pPr>
        <w:ind w:left="709"/>
        <w:jc w:val="both"/>
        <w:rPr>
          <w:rFonts w:ascii="Arial Narrow" w:hAnsi="Arial Narrow" w:cs="Arial"/>
          <w:b/>
          <w:u w:val="single"/>
        </w:rPr>
      </w:pPr>
    </w:p>
    <w:p w14:paraId="2AFF59BA" w14:textId="77777777" w:rsidR="00621969" w:rsidRDefault="00621969" w:rsidP="00361274">
      <w:pPr>
        <w:ind w:left="709"/>
        <w:jc w:val="both"/>
        <w:rPr>
          <w:rFonts w:ascii="Arial Narrow" w:hAnsi="Arial Narrow" w:cs="Arial"/>
          <w:b/>
          <w:u w:val="single"/>
        </w:rPr>
      </w:pPr>
    </w:p>
    <w:p w14:paraId="6F11F795" w14:textId="77777777" w:rsidR="00846256" w:rsidRPr="007562CA" w:rsidRDefault="00846256" w:rsidP="00532FE2">
      <w:pPr>
        <w:pStyle w:val="Ttulo1"/>
        <w:numPr>
          <w:ilvl w:val="0"/>
          <w:numId w:val="3"/>
        </w:numPr>
        <w:spacing w:before="0"/>
        <w:rPr>
          <w:rStyle w:val="Textoennegrita"/>
          <w:b/>
          <w:bCs/>
          <w:color w:val="00B050"/>
        </w:rPr>
      </w:pPr>
      <w:bookmarkStart w:id="47" w:name="_Toc132102570"/>
      <w:bookmarkStart w:id="48" w:name="_Toc132126837"/>
      <w:bookmarkStart w:id="49" w:name="_Toc138874359"/>
      <w:r w:rsidRPr="0064436B">
        <w:rPr>
          <w:rStyle w:val="Textoennegrita"/>
          <w:rFonts w:ascii="Arial Narrow" w:hAnsi="Arial Narrow"/>
          <w:b/>
          <w:bCs/>
          <w:color w:val="auto"/>
          <w:sz w:val="22"/>
          <w:szCs w:val="22"/>
        </w:rPr>
        <w:lastRenderedPageBreak/>
        <w:t>INFO</w:t>
      </w:r>
      <w:r w:rsidRPr="002C58E7">
        <w:rPr>
          <w:rStyle w:val="Textoennegrita"/>
          <w:rFonts w:ascii="Arial Narrow" w:hAnsi="Arial Narrow"/>
          <w:b/>
          <w:bCs/>
          <w:color w:val="auto"/>
          <w:sz w:val="22"/>
          <w:szCs w:val="22"/>
        </w:rPr>
        <w:t>RMACIÓN RESPECTO DEL HITO DE CONTROL</w:t>
      </w:r>
      <w:bookmarkEnd w:id="47"/>
      <w:bookmarkEnd w:id="48"/>
      <w:bookmarkEnd w:id="49"/>
    </w:p>
    <w:p w14:paraId="6012F65E" w14:textId="77777777" w:rsidR="00645C3E" w:rsidRDefault="00645C3E" w:rsidP="00645C3E">
      <w:pPr>
        <w:tabs>
          <w:tab w:val="left" w:pos="142"/>
          <w:tab w:val="left" w:pos="567"/>
        </w:tabs>
        <w:ind w:left="720"/>
        <w:jc w:val="both"/>
        <w:rPr>
          <w:rFonts w:ascii="Arial Narrow" w:hAnsi="Arial Narrow"/>
          <w:sz w:val="22"/>
          <w:szCs w:val="22"/>
        </w:rPr>
      </w:pPr>
    </w:p>
    <w:p w14:paraId="232A20BF" w14:textId="77777777" w:rsidR="00D24196" w:rsidRPr="00D24196" w:rsidRDefault="00D24196" w:rsidP="00532FE2">
      <w:pPr>
        <w:pStyle w:val="Prrafodelista"/>
        <w:numPr>
          <w:ilvl w:val="0"/>
          <w:numId w:val="5"/>
        </w:numPr>
        <w:rPr>
          <w:rFonts w:ascii="Arial Narrow" w:hAnsi="Arial Narrow"/>
        </w:rPr>
      </w:pPr>
      <w:r w:rsidRPr="00D24196">
        <w:rPr>
          <w:rFonts w:ascii="Arial Narrow" w:hAnsi="Arial Narrow"/>
          <w:b/>
          <w:bCs/>
        </w:rPr>
        <w:t xml:space="preserve">Cumplimiento del cronograma de ejecución de obra </w:t>
      </w:r>
    </w:p>
    <w:p w14:paraId="2236FDBB" w14:textId="77777777" w:rsidR="00D24196" w:rsidRPr="00D24196" w:rsidRDefault="00D24196" w:rsidP="00D24196">
      <w:pPr>
        <w:pStyle w:val="Prrafodelista"/>
        <w:rPr>
          <w:rFonts w:ascii="Arial Narrow" w:hAnsi="Arial Narrow"/>
        </w:rPr>
      </w:pPr>
    </w:p>
    <w:p w14:paraId="413CB108" w14:textId="38F3CB90" w:rsidR="00645C3E" w:rsidRDefault="00645C3E" w:rsidP="00645C3E">
      <w:pPr>
        <w:pStyle w:val="Prrafodelista"/>
        <w:tabs>
          <w:tab w:val="left" w:pos="142"/>
          <w:tab w:val="left" w:pos="567"/>
        </w:tabs>
        <w:spacing w:line="240" w:lineRule="auto"/>
        <w:ind w:left="1080"/>
        <w:jc w:val="both"/>
        <w:rPr>
          <w:rFonts w:ascii="Arial Narrow" w:hAnsi="Arial Narrow"/>
        </w:rPr>
      </w:pPr>
      <w:r w:rsidRPr="00D24196">
        <w:rPr>
          <w:rFonts w:ascii="Arial Narrow" w:hAnsi="Arial Narrow"/>
        </w:rPr>
        <w:t xml:space="preserve">Mediante Oficio n.°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N° 262-2023-GRAP/11/GRDS de 9 de mayo de 2023, información que fue evaluada por la comisión de </w:t>
      </w:r>
      <w:r>
        <w:rPr>
          <w:rFonts w:ascii="Arial Narrow" w:hAnsi="Arial Narrow"/>
        </w:rPr>
        <w:t>control.</w:t>
      </w:r>
    </w:p>
    <w:p w14:paraId="18380A67" w14:textId="77777777" w:rsidR="00645C3E" w:rsidRPr="00D24196" w:rsidDel="007E66B4" w:rsidRDefault="00645C3E" w:rsidP="00645C3E">
      <w:pPr>
        <w:pStyle w:val="Prrafodelista"/>
        <w:tabs>
          <w:tab w:val="left" w:pos="142"/>
          <w:tab w:val="left" w:pos="567"/>
        </w:tabs>
        <w:spacing w:line="240" w:lineRule="auto"/>
        <w:ind w:left="1080"/>
        <w:jc w:val="both"/>
        <w:rPr>
          <w:del w:id="50" w:author="GRAPURIMAC" w:date="2023-06-29T16:52:00Z"/>
          <w:rFonts w:ascii="Arial Narrow" w:hAnsi="Arial Narrow"/>
        </w:rPr>
      </w:pPr>
    </w:p>
    <w:p w14:paraId="32B0A735" w14:textId="2540C422" w:rsidR="00D24196" w:rsidRPr="007E66B4" w:rsidDel="007E66B4" w:rsidRDefault="00D24196">
      <w:pPr>
        <w:jc w:val="both"/>
        <w:rPr>
          <w:del w:id="51" w:author="GRAPURIMAC" w:date="2023-06-29T16:52:00Z"/>
          <w:rFonts w:ascii="Arial Narrow" w:hAnsi="Arial Narrow"/>
          <w:rPrChange w:id="52" w:author="GRAPURIMAC" w:date="2023-06-29T16:52:00Z">
            <w:rPr>
              <w:del w:id="53" w:author="GRAPURIMAC" w:date="2023-06-29T16:52:00Z"/>
            </w:rPr>
          </w:rPrChange>
        </w:rPr>
        <w:pPrChange w:id="54" w:author="GRAPURIMAC" w:date="2023-06-29T16:52:00Z">
          <w:pPr>
            <w:pStyle w:val="Prrafodelista"/>
            <w:spacing w:line="240" w:lineRule="auto"/>
            <w:ind w:left="1080"/>
            <w:jc w:val="both"/>
          </w:pPr>
        </w:pPrChange>
      </w:pPr>
      <w:del w:id="55" w:author="GRAPURIMAC" w:date="2023-06-29T16:52:00Z">
        <w:r w:rsidRPr="007E66B4" w:rsidDel="007E66B4">
          <w:rPr>
            <w:rFonts w:ascii="Arial Narrow" w:hAnsi="Arial Narrow"/>
            <w:rPrChange w:id="56" w:author="GRAPURIMAC" w:date="2023-06-29T16:52:00Z">
              <w:rPr/>
            </w:rPrChange>
          </w:rPr>
          <w:delText xml:space="preserve">Al respecto con oficio n.° 008-2023-CGR-OCI-GORE/APURIMAC/SCC-TIC-CHI/MRLL de 3 de mayo de 2023, se solicitó a la Gerencia de Desarrollo </w:delText>
        </w:r>
        <w:r w:rsidR="002A5123" w:rsidRPr="007E66B4" w:rsidDel="007E66B4">
          <w:rPr>
            <w:rFonts w:ascii="Arial Narrow" w:hAnsi="Arial Narrow"/>
            <w:rPrChange w:id="57" w:author="GRAPURIMAC" w:date="2023-06-29T16:52:00Z">
              <w:rPr/>
            </w:rPrChange>
          </w:rPr>
          <w:delText xml:space="preserve">Social </w:delText>
        </w:r>
        <w:r w:rsidRPr="007E66B4" w:rsidDel="007E66B4">
          <w:rPr>
            <w:rFonts w:ascii="Arial Narrow" w:hAnsi="Arial Narrow"/>
            <w:rPrChange w:id="58" w:author="GRAPURIMAC" w:date="2023-06-29T16:52:00Z">
              <w:rPr/>
            </w:rPrChange>
          </w:rPr>
          <w:delText xml:space="preserve">copia de la última ampliación de plazo y cronograma de ejecución del proyecto. </w:delText>
        </w:r>
      </w:del>
    </w:p>
    <w:p w14:paraId="7EAAE7B2" w14:textId="77777777" w:rsidR="002A5123" w:rsidRPr="00D24196" w:rsidRDefault="002A5123">
      <w:pPr>
        <w:pPrChange w:id="59" w:author="GRAPURIMAC" w:date="2023-06-29T16:52:00Z">
          <w:pPr>
            <w:pStyle w:val="Prrafodelista"/>
            <w:ind w:left="1080"/>
          </w:pPr>
        </w:pPrChange>
      </w:pPr>
    </w:p>
    <w:p w14:paraId="15B6FD0A" w14:textId="0691EEFF" w:rsidR="00D24196" w:rsidRPr="00D24196" w:rsidRDefault="00D24196" w:rsidP="00C12ED0">
      <w:pPr>
        <w:pStyle w:val="Prrafodelista"/>
        <w:spacing w:line="240" w:lineRule="auto"/>
        <w:ind w:left="1080"/>
        <w:jc w:val="both"/>
        <w:rPr>
          <w:rFonts w:ascii="Arial Narrow" w:hAnsi="Arial Narrow"/>
        </w:rPr>
      </w:pPr>
      <w:r w:rsidRPr="00D24196">
        <w:rPr>
          <w:rFonts w:ascii="Arial Narrow" w:hAnsi="Arial Narrow"/>
        </w:rPr>
        <w:t xml:space="preserve">Asimismo, mediante informe </w:t>
      </w:r>
      <w:r w:rsidR="00645C3E">
        <w:rPr>
          <w:rFonts w:ascii="Arial Narrow" w:hAnsi="Arial Narrow"/>
        </w:rPr>
        <w:t>n.°</w:t>
      </w:r>
      <w:r w:rsidRPr="00D24196">
        <w:rPr>
          <w:rFonts w:ascii="Arial Narrow" w:hAnsi="Arial Narrow"/>
          <w:lang w:val="es-ES"/>
        </w:rPr>
        <w:t xml:space="preserve"> 481-2023-GRAP/11/GRDS/SGPS</w:t>
      </w:r>
      <w:r w:rsidRPr="00D24196">
        <w:rPr>
          <w:rFonts w:ascii="Arial Narrow" w:hAnsi="Arial Narrow"/>
        </w:rPr>
        <w:t xml:space="preserve"> de 8 de mayo de 2023, la Sub Gerencia de Promoción Social remitió a la Gerencia de Desarrollo Social el informe </w:t>
      </w:r>
      <w:r w:rsidR="00645C3E">
        <w:rPr>
          <w:rFonts w:ascii="Arial Narrow" w:hAnsi="Arial Narrow"/>
        </w:rPr>
        <w:br/>
        <w:t>n.</w:t>
      </w:r>
      <w:r w:rsidRPr="00D24196">
        <w:rPr>
          <w:rFonts w:ascii="Arial Narrow" w:hAnsi="Arial Narrow"/>
        </w:rPr>
        <w:t xml:space="preserve">º 089-2023-GRAP/11/SGDS/R.P/RJBA, informe en el que se adjunta lo solicitado </w:t>
      </w:r>
      <w:ins w:id="60" w:author="GRAPURIMAC" w:date="2023-06-29T16:53:00Z">
        <w:r w:rsidR="007E66B4">
          <w:rPr>
            <w:rFonts w:ascii="Arial Narrow" w:hAnsi="Arial Narrow"/>
          </w:rPr>
          <w:t xml:space="preserve">mediante el </w:t>
        </w:r>
      </w:ins>
      <w:del w:id="61" w:author="GRAPURIMAC" w:date="2023-06-29T16:53:00Z">
        <w:r w:rsidRPr="00D24196" w:rsidDel="007E66B4">
          <w:rPr>
            <w:rFonts w:ascii="Arial Narrow" w:hAnsi="Arial Narrow"/>
          </w:rPr>
          <w:delText xml:space="preserve">en </w:delText>
        </w:r>
      </w:del>
      <w:r w:rsidRPr="00D24196">
        <w:rPr>
          <w:rFonts w:ascii="Arial Narrow" w:hAnsi="Arial Narrow"/>
        </w:rPr>
        <w:t>requerimiento de la comisión de control concurrente.</w:t>
      </w:r>
    </w:p>
    <w:p w14:paraId="4B0C9CBC" w14:textId="6F57097A" w:rsidR="00846256" w:rsidRPr="00597EBB" w:rsidRDefault="00846256" w:rsidP="00532FE2">
      <w:pPr>
        <w:pStyle w:val="Ttulo1"/>
        <w:numPr>
          <w:ilvl w:val="0"/>
          <w:numId w:val="3"/>
        </w:numPr>
        <w:spacing w:before="0"/>
        <w:rPr>
          <w:rStyle w:val="Textoennegrita"/>
          <w:rFonts w:ascii="Calibri" w:eastAsia="Calibri" w:hAnsi="Calibri"/>
          <w:b/>
          <w:bCs/>
          <w:color w:val="auto"/>
          <w:sz w:val="22"/>
          <w:szCs w:val="22"/>
          <w:lang w:eastAsia="en-US"/>
        </w:rPr>
      </w:pPr>
      <w:bookmarkStart w:id="62" w:name="_Toc132102571"/>
      <w:bookmarkStart w:id="63" w:name="_Toc132126838"/>
      <w:bookmarkStart w:id="64" w:name="_Toc138874360"/>
      <w:r>
        <w:rPr>
          <w:rStyle w:val="Textoennegrita"/>
          <w:rFonts w:ascii="Arial Narrow" w:hAnsi="Arial Narrow"/>
          <w:b/>
          <w:bCs/>
          <w:color w:val="auto"/>
          <w:sz w:val="22"/>
          <w:szCs w:val="22"/>
        </w:rPr>
        <w:t>SITUACION ADVERSA</w:t>
      </w:r>
      <w:bookmarkEnd w:id="62"/>
      <w:bookmarkEnd w:id="63"/>
      <w:bookmarkEnd w:id="64"/>
    </w:p>
    <w:p w14:paraId="3DE5B91B" w14:textId="77777777" w:rsidR="00846256" w:rsidRPr="00563F7A" w:rsidRDefault="00846256" w:rsidP="00361274">
      <w:pPr>
        <w:ind w:left="567"/>
        <w:jc w:val="both"/>
        <w:rPr>
          <w:rFonts w:ascii="Arial Narrow" w:eastAsia="Calibri" w:hAnsi="Arial Narrow" w:cs="Arial"/>
          <w:b/>
          <w:bCs/>
          <w:sz w:val="10"/>
          <w:szCs w:val="22"/>
        </w:rPr>
      </w:pPr>
    </w:p>
    <w:p w14:paraId="30FB0E5C" w14:textId="3CC63F20" w:rsidR="00846256" w:rsidRDefault="00846256" w:rsidP="00361274">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 xml:space="preserve">De la revisión y análisis efectuado a la documentación vinculada al Hito de Control n.° </w:t>
      </w:r>
      <w:r w:rsidR="00174B61">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FA2C30">
        <w:rPr>
          <w:rFonts w:ascii="Arial Narrow" w:eastAsia="Calibri" w:hAnsi="Arial Narrow" w:cs="Arial"/>
          <w:sz w:val="22"/>
          <w:szCs w:val="22"/>
          <w:lang w:eastAsia="en-US"/>
        </w:rPr>
        <w:t xml:space="preserve">: </w:t>
      </w:r>
      <w:r w:rsidRPr="00563F7A">
        <w:rPr>
          <w:rFonts w:ascii="Arial Narrow" w:eastAsia="Calibri" w:hAnsi="Arial Narrow" w:cs="Arial"/>
          <w:sz w:val="22"/>
          <w:szCs w:val="22"/>
          <w:lang w:eastAsia="en-US"/>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563F7A">
        <w:rPr>
          <w:rFonts w:ascii="Arial Narrow" w:eastAsia="Calibri" w:hAnsi="Arial Narrow" w:cs="Arial"/>
          <w:sz w:val="22"/>
          <w:szCs w:val="22"/>
          <w:lang w:eastAsia="en-US"/>
        </w:rPr>
        <w:t xml:space="preserve">” se </w:t>
      </w:r>
      <w:r w:rsidRPr="00C172E4">
        <w:rPr>
          <w:rFonts w:ascii="Arial Narrow" w:eastAsia="Calibri" w:hAnsi="Arial Narrow" w:cs="Arial"/>
          <w:sz w:val="22"/>
          <w:szCs w:val="22"/>
          <w:lang w:eastAsia="en-US"/>
        </w:rPr>
        <w:t xml:space="preserve">han identificado </w:t>
      </w:r>
      <w:r w:rsidR="009F285C">
        <w:rPr>
          <w:rFonts w:ascii="Arial Narrow" w:eastAsia="Calibri" w:hAnsi="Arial Narrow" w:cs="Arial"/>
          <w:sz w:val="22"/>
          <w:szCs w:val="22"/>
          <w:lang w:eastAsia="en-US"/>
        </w:rPr>
        <w:t>tres</w:t>
      </w:r>
      <w:r w:rsidR="001A6D6F">
        <w:rPr>
          <w:rFonts w:ascii="Arial Narrow" w:eastAsia="Calibri" w:hAnsi="Arial Narrow" w:cs="Arial"/>
          <w:sz w:val="22"/>
          <w:szCs w:val="22"/>
          <w:lang w:eastAsia="en-US"/>
        </w:rPr>
        <w:t xml:space="preserve"> </w:t>
      </w:r>
      <w:r w:rsidRPr="00C172E4">
        <w:rPr>
          <w:rFonts w:ascii="Arial Narrow" w:eastAsia="Calibri" w:hAnsi="Arial Narrow" w:cs="Arial"/>
          <w:sz w:val="22"/>
          <w:szCs w:val="22"/>
          <w:lang w:eastAsia="en-US"/>
        </w:rPr>
        <w:t>(</w:t>
      </w:r>
      <w:r w:rsidR="009F285C">
        <w:rPr>
          <w:rFonts w:ascii="Arial Narrow" w:eastAsia="Calibri" w:hAnsi="Arial Narrow" w:cs="Arial"/>
          <w:sz w:val="22"/>
          <w:szCs w:val="22"/>
          <w:lang w:eastAsia="en-US"/>
        </w:rPr>
        <w:t>3</w:t>
      </w:r>
      <w:r w:rsidRPr="00C172E4">
        <w:rPr>
          <w:rFonts w:ascii="Arial Narrow" w:eastAsia="Calibri" w:hAnsi="Arial Narrow" w:cs="Arial"/>
          <w:sz w:val="22"/>
          <w:szCs w:val="22"/>
          <w:lang w:eastAsia="en-US"/>
        </w:rPr>
        <w:t xml:space="preserve">) </w:t>
      </w:r>
      <w:r w:rsidR="00966BB5" w:rsidRPr="00C172E4">
        <w:rPr>
          <w:rFonts w:ascii="Arial Narrow" w:eastAsia="Calibri" w:hAnsi="Arial Narrow" w:cs="Arial"/>
          <w:sz w:val="22"/>
          <w:szCs w:val="22"/>
          <w:lang w:eastAsia="en-US"/>
        </w:rPr>
        <w:t>situacion</w:t>
      </w:r>
      <w:r w:rsidR="00966BB5">
        <w:rPr>
          <w:rFonts w:ascii="Arial Narrow" w:eastAsia="Calibri" w:hAnsi="Arial Narrow" w:cs="Arial"/>
          <w:sz w:val="22"/>
          <w:szCs w:val="22"/>
          <w:lang w:eastAsia="en-US"/>
        </w:rPr>
        <w:t>es</w:t>
      </w:r>
      <w:r w:rsidRPr="00C172E4">
        <w:rPr>
          <w:rFonts w:ascii="Arial Narrow" w:eastAsia="Calibri" w:hAnsi="Arial Narrow" w:cs="Arial"/>
          <w:sz w:val="22"/>
          <w:szCs w:val="22"/>
          <w:lang w:eastAsia="en-US"/>
        </w:rPr>
        <w:t xml:space="preserve"> adversa</w:t>
      </w:r>
      <w:r w:rsidR="00966BB5">
        <w:rPr>
          <w:rFonts w:ascii="Arial Narrow" w:eastAsia="Calibri" w:hAnsi="Arial Narrow" w:cs="Arial"/>
          <w:sz w:val="22"/>
          <w:szCs w:val="22"/>
          <w:lang w:eastAsia="en-US"/>
        </w:rPr>
        <w:t>s</w:t>
      </w:r>
      <w:r w:rsidRPr="00C172E4">
        <w:rPr>
          <w:rFonts w:ascii="Arial Narrow" w:eastAsia="Calibri" w:hAnsi="Arial Narrow" w:cs="Arial"/>
          <w:sz w:val="22"/>
          <w:szCs w:val="22"/>
          <w:lang w:eastAsia="en-US"/>
        </w:rPr>
        <w:t xml:space="preserve"> que afecta o podrían afectar </w:t>
      </w:r>
      <w:r w:rsidR="00A32FAF">
        <w:rPr>
          <w:rFonts w:ascii="Arial Narrow" w:eastAsia="Calibri" w:hAnsi="Arial Narrow" w:cs="Arial"/>
          <w:sz w:val="22"/>
          <w:szCs w:val="22"/>
          <w:lang w:eastAsia="en-US"/>
        </w:rPr>
        <w:t xml:space="preserve">el cumplimiento de las directivas de adquisiciones y </w:t>
      </w:r>
      <w:r w:rsidRPr="00C172E4">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80058F" w:rsidRDefault="009F1F32" w:rsidP="0080058F">
      <w:pPr>
        <w:jc w:val="both"/>
        <w:outlineLvl w:val="1"/>
        <w:rPr>
          <w:rFonts w:ascii="Arial Narrow" w:hAnsi="Arial Narrow" w:cs="Arial"/>
          <w:b/>
          <w:bCs/>
        </w:rPr>
      </w:pPr>
    </w:p>
    <w:p w14:paraId="4D40A26D" w14:textId="7F1B8C5A" w:rsidR="009F1F32" w:rsidRPr="00773439" w:rsidRDefault="0080058F" w:rsidP="00532FE2">
      <w:pPr>
        <w:pStyle w:val="Prrafodelista"/>
        <w:numPr>
          <w:ilvl w:val="0"/>
          <w:numId w:val="8"/>
        </w:numPr>
        <w:spacing w:line="240" w:lineRule="auto"/>
        <w:ind w:left="709"/>
        <w:jc w:val="both"/>
        <w:outlineLvl w:val="1"/>
        <w:rPr>
          <w:rFonts w:ascii="Arial Narrow" w:hAnsi="Arial Narrow" w:cs="Arial"/>
          <w:b/>
          <w:bCs/>
        </w:rPr>
      </w:pPr>
      <w:bookmarkStart w:id="65" w:name="_Toc138874361"/>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w:t>
      </w:r>
      <w:r w:rsidR="00624CEA">
        <w:rPr>
          <w:rFonts w:ascii="Arial Narrow" w:hAnsi="Arial Narrow"/>
          <w:b/>
          <w:bCs/>
        </w:rPr>
        <w:t>B</w:t>
      </w:r>
      <w:r>
        <w:rPr>
          <w:rFonts w:ascii="Arial Narrow" w:hAnsi="Arial Narrow"/>
          <w:b/>
          <w:bCs/>
        </w:rPr>
        <w:t>JETIVOS PLANTEADOS EN EL EXPEDIENTE TÉCNICO.</w:t>
      </w:r>
      <w:bookmarkEnd w:id="65"/>
    </w:p>
    <w:p w14:paraId="66E526E0" w14:textId="094BE948" w:rsidR="009F1F32" w:rsidRPr="00773439" w:rsidRDefault="00FB3A5B"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Al respecto, de</w:t>
      </w:r>
      <w:r w:rsidR="009F1F32" w:rsidRPr="00773439">
        <w:rPr>
          <w:rFonts w:ascii="Arial Narrow" w:hAnsi="Arial Narrow" w:cs="Arial"/>
          <w:bCs/>
          <w:sz w:val="22"/>
          <w:szCs w:val="22"/>
        </w:rPr>
        <w:t xml:space="preserve"> la documentación proporcionada por el área usuaria </w:t>
      </w:r>
      <w:r w:rsidR="00047E7F">
        <w:rPr>
          <w:rFonts w:ascii="Arial Narrow" w:hAnsi="Arial Narrow" w:cs="Arial"/>
          <w:bCs/>
          <w:sz w:val="22"/>
          <w:szCs w:val="22"/>
        </w:rPr>
        <w:t>mediante</w:t>
      </w:r>
      <w:r w:rsidR="00047E7F" w:rsidRPr="00773439">
        <w:rPr>
          <w:rFonts w:ascii="Arial Narrow" w:hAnsi="Arial Narrow" w:cs="Arial"/>
          <w:bCs/>
          <w:sz w:val="22"/>
          <w:szCs w:val="22"/>
        </w:rPr>
        <w:t xml:space="preserve"> </w:t>
      </w:r>
      <w:r w:rsidR="00047E7F" w:rsidRPr="004A3B21">
        <w:rPr>
          <w:rFonts w:ascii="Arial Narrow" w:hAnsi="Arial Narrow" w:cs="Arial"/>
          <w:bCs/>
          <w:sz w:val="22"/>
          <w:szCs w:val="22"/>
        </w:rPr>
        <w:t xml:space="preserve">oficio </w:t>
      </w:r>
      <w:r w:rsidR="00047E7F">
        <w:rPr>
          <w:rFonts w:ascii="Arial Narrow" w:hAnsi="Arial Narrow" w:cs="Arial"/>
          <w:bCs/>
          <w:sz w:val="22"/>
          <w:szCs w:val="22"/>
        </w:rPr>
        <w:br/>
        <w:t>n.</w:t>
      </w:r>
      <w:r w:rsidR="009F1F32" w:rsidRPr="004A3B21">
        <w:rPr>
          <w:rFonts w:ascii="Arial Narrow" w:hAnsi="Arial Narrow" w:cs="Arial"/>
          <w:bCs/>
          <w:sz w:val="22"/>
          <w:szCs w:val="22"/>
        </w:rPr>
        <w:t xml:space="preserve">° 262-2023-GRAP/11/GRDS </w:t>
      </w:r>
      <w:r w:rsidR="004A3B21" w:rsidRPr="004A3B21">
        <w:rPr>
          <w:rFonts w:ascii="Arial Narrow" w:hAnsi="Arial Narrow" w:cs="Arial"/>
          <w:bCs/>
          <w:sz w:val="22"/>
          <w:szCs w:val="22"/>
        </w:rPr>
        <w:t>de 9 de mayo de 2023</w:t>
      </w:r>
      <w:r w:rsidR="00047E7F">
        <w:rPr>
          <w:rFonts w:ascii="Arial Narrow" w:hAnsi="Arial Narrow" w:cs="Arial"/>
          <w:bCs/>
          <w:sz w:val="22"/>
          <w:szCs w:val="22"/>
        </w:rPr>
        <w:t>,</w:t>
      </w:r>
      <w:r w:rsidR="004A3B21" w:rsidRPr="004A3B21">
        <w:rPr>
          <w:rFonts w:ascii="Arial Narrow" w:hAnsi="Arial Narrow" w:cs="Arial"/>
          <w:bCs/>
          <w:sz w:val="22"/>
          <w:szCs w:val="22"/>
        </w:rPr>
        <w:t xml:space="preserve"> </w:t>
      </w:r>
      <w:r w:rsidR="009F1F32" w:rsidRPr="004A3B21">
        <w:rPr>
          <w:rFonts w:ascii="Arial Narrow" w:hAnsi="Arial Narrow" w:cs="Arial"/>
          <w:bCs/>
          <w:sz w:val="22"/>
          <w:szCs w:val="22"/>
        </w:rPr>
        <w:t xml:space="preserve">se puede verificar </w:t>
      </w:r>
      <w:r w:rsidR="0080058F" w:rsidRPr="004A3B21">
        <w:rPr>
          <w:rFonts w:ascii="Arial Narrow" w:hAnsi="Arial Narrow" w:cs="Arial"/>
          <w:bCs/>
          <w:sz w:val="22"/>
          <w:szCs w:val="22"/>
        </w:rPr>
        <w:t xml:space="preserve">que se ha </w:t>
      </w:r>
      <w:r w:rsidR="0080058F">
        <w:rPr>
          <w:rFonts w:ascii="Arial Narrow" w:hAnsi="Arial Narrow" w:cs="Arial"/>
          <w:bCs/>
          <w:sz w:val="22"/>
          <w:szCs w:val="22"/>
        </w:rPr>
        <w:t xml:space="preserve">planteado  </w:t>
      </w:r>
      <w:r w:rsidR="00024C2E" w:rsidRPr="004C7686">
        <w:rPr>
          <w:rFonts w:ascii="Arial Narrow" w:hAnsi="Arial Narrow" w:cs="Arial"/>
          <w:bCs/>
          <w:sz w:val="22"/>
          <w:szCs w:val="22"/>
        </w:rPr>
        <w:t>cronograma valorizado de ejecución del proyecto</w:t>
      </w:r>
      <w:ins w:id="66" w:author="GRAPURIMAC" w:date="2023-06-29T16:58:00Z">
        <w:r w:rsidR="000A7CCA">
          <w:rPr>
            <w:rFonts w:ascii="Arial Narrow" w:hAnsi="Arial Narrow" w:cs="Arial"/>
            <w:bCs/>
            <w:sz w:val="22"/>
            <w:szCs w:val="22"/>
          </w:rPr>
          <w:t>, apreciándose</w:t>
        </w:r>
      </w:ins>
      <w:del w:id="67" w:author="GRAPURIMAC" w:date="2023-06-29T16:58:00Z">
        <w:r w:rsidR="00024C2E" w:rsidRPr="004C7686" w:rsidDel="000A7CCA">
          <w:rPr>
            <w:rFonts w:ascii="Arial Narrow" w:hAnsi="Arial Narrow" w:cs="Arial"/>
            <w:bCs/>
            <w:sz w:val="22"/>
            <w:szCs w:val="22"/>
          </w:rPr>
          <w:delText xml:space="preserve"> </w:delText>
        </w:r>
        <w:r w:rsidR="0080058F" w:rsidDel="000A7CCA">
          <w:rPr>
            <w:rFonts w:ascii="Arial Narrow" w:hAnsi="Arial Narrow" w:cs="Arial"/>
            <w:bCs/>
            <w:sz w:val="22"/>
            <w:szCs w:val="22"/>
          </w:rPr>
          <w:delText>en el cual se puede apreciar</w:delText>
        </w:r>
      </w:del>
      <w:r w:rsidR="0080058F">
        <w:rPr>
          <w:rFonts w:ascii="Arial Narrow" w:hAnsi="Arial Narrow" w:cs="Arial"/>
          <w:bCs/>
          <w:sz w:val="22"/>
          <w:szCs w:val="22"/>
        </w:rPr>
        <w:t xml:space="preserve"> la programación del componente capacitación para el presente año.</w:t>
      </w:r>
      <w:r w:rsidR="006C41FF">
        <w:rPr>
          <w:rFonts w:ascii="Arial Narrow" w:hAnsi="Arial Narrow" w:cs="Arial"/>
          <w:bCs/>
          <w:sz w:val="22"/>
          <w:szCs w:val="22"/>
        </w:rPr>
        <w:t xml:space="preserve"> </w:t>
      </w:r>
    </w:p>
    <w:p w14:paraId="00115398"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3C09721" w14:textId="22B2A64A"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sidR="0080058F">
        <w:rPr>
          <w:rFonts w:ascii="Arial Narrow" w:hAnsi="Arial Narrow" w:cs="Arial"/>
          <w:bCs/>
          <w:sz w:val="22"/>
          <w:szCs w:val="22"/>
        </w:rPr>
        <w:t>del formato de valorización al mes de diciembre del 2022</w:t>
      </w:r>
      <w:r w:rsidR="00FB3A5B">
        <w:rPr>
          <w:rFonts w:ascii="Arial Narrow" w:hAnsi="Arial Narrow" w:cs="Arial"/>
          <w:bCs/>
          <w:sz w:val="22"/>
          <w:szCs w:val="22"/>
        </w:rPr>
        <w:t>,</w:t>
      </w:r>
      <w:r w:rsidR="0080058F">
        <w:rPr>
          <w:rFonts w:ascii="Arial Narrow" w:hAnsi="Arial Narrow" w:cs="Arial"/>
          <w:bCs/>
          <w:sz w:val="22"/>
          <w:szCs w:val="22"/>
        </w:rPr>
        <w:t xml:space="preserve"> entregado </w:t>
      </w:r>
      <w:r w:rsidR="00FB3A5B">
        <w:rPr>
          <w:rFonts w:ascii="Arial Narrow" w:hAnsi="Arial Narrow" w:cs="Arial"/>
          <w:bCs/>
          <w:sz w:val="22"/>
          <w:szCs w:val="22"/>
        </w:rPr>
        <w:t xml:space="preserve">a la comisión de control </w:t>
      </w:r>
      <w:r w:rsidR="0080058F">
        <w:rPr>
          <w:rFonts w:ascii="Arial Narrow" w:hAnsi="Arial Narrow" w:cs="Arial"/>
          <w:bCs/>
          <w:sz w:val="22"/>
          <w:szCs w:val="22"/>
        </w:rPr>
        <w:t xml:space="preserve">mediante </w:t>
      </w:r>
      <w:r w:rsidR="004A3B21">
        <w:rPr>
          <w:rFonts w:ascii="Arial Narrow" w:hAnsi="Arial Narrow" w:cs="Arial"/>
          <w:bCs/>
          <w:sz w:val="22"/>
          <w:szCs w:val="22"/>
        </w:rPr>
        <w:t>oficio</w:t>
      </w:r>
      <w:r w:rsidR="0080058F">
        <w:rPr>
          <w:rFonts w:ascii="Arial Narrow" w:hAnsi="Arial Narrow" w:cs="Arial"/>
          <w:bCs/>
          <w:sz w:val="22"/>
          <w:szCs w:val="22"/>
        </w:rPr>
        <w:t xml:space="preserve"> </w:t>
      </w:r>
      <w:r w:rsidR="00047E7F">
        <w:rPr>
          <w:rFonts w:ascii="Arial Narrow" w:hAnsi="Arial Narrow" w:cs="Arial"/>
          <w:bCs/>
          <w:sz w:val="22"/>
          <w:szCs w:val="22"/>
        </w:rPr>
        <w:t>n.</w:t>
      </w:r>
      <w:r w:rsidR="0080058F" w:rsidRPr="004A3B21">
        <w:rPr>
          <w:rFonts w:ascii="Arial Narrow" w:hAnsi="Arial Narrow" w:cs="Arial"/>
          <w:bCs/>
          <w:sz w:val="22"/>
          <w:szCs w:val="22"/>
        </w:rPr>
        <w:t xml:space="preserve">° </w:t>
      </w:r>
      <w:r w:rsidR="004A3B21" w:rsidRPr="004A3B21">
        <w:rPr>
          <w:rFonts w:ascii="Arial Narrow" w:hAnsi="Arial Narrow" w:cs="Arial"/>
          <w:bCs/>
          <w:sz w:val="22"/>
          <w:szCs w:val="22"/>
        </w:rPr>
        <w:t>382</w:t>
      </w:r>
      <w:r w:rsidR="0080058F" w:rsidRPr="004A3B21">
        <w:rPr>
          <w:rFonts w:ascii="Arial Narrow" w:hAnsi="Arial Narrow" w:cs="Arial"/>
          <w:bCs/>
          <w:sz w:val="22"/>
          <w:szCs w:val="22"/>
        </w:rPr>
        <w:t xml:space="preserve">-2023-GRAP/11/GRDS </w:t>
      </w:r>
      <w:r w:rsidR="004A3B21">
        <w:rPr>
          <w:rFonts w:ascii="Arial Narrow" w:hAnsi="Arial Narrow" w:cs="Arial"/>
          <w:bCs/>
          <w:sz w:val="22"/>
          <w:szCs w:val="22"/>
        </w:rPr>
        <w:t>de 8 de junio de 2023</w:t>
      </w:r>
      <w:ins w:id="68" w:author="GRAPURIMAC" w:date="2023-06-29T16:59:00Z">
        <w:r w:rsidR="000A7CCA">
          <w:rPr>
            <w:rFonts w:ascii="Arial Narrow" w:hAnsi="Arial Narrow" w:cs="Arial"/>
            <w:bCs/>
            <w:sz w:val="22"/>
            <w:szCs w:val="22"/>
          </w:rPr>
          <w:t>,</w:t>
        </w:r>
      </w:ins>
      <w:r w:rsidR="004A3B21">
        <w:rPr>
          <w:rFonts w:ascii="Arial Narrow" w:hAnsi="Arial Narrow" w:cs="Arial"/>
          <w:bCs/>
          <w:sz w:val="22"/>
          <w:szCs w:val="22"/>
        </w:rPr>
        <w:t xml:space="preserve"> </w:t>
      </w:r>
      <w:r w:rsidR="0080058F">
        <w:rPr>
          <w:rFonts w:ascii="Arial Narrow" w:hAnsi="Arial Narrow" w:cs="Arial"/>
          <w:bCs/>
          <w:sz w:val="22"/>
          <w:szCs w:val="22"/>
        </w:rPr>
        <w:t xml:space="preserve">se </w:t>
      </w:r>
      <w:ins w:id="69" w:author="GRAPURIMAC" w:date="2023-06-29T16:59:00Z">
        <w:r w:rsidR="000A7CCA">
          <w:rPr>
            <w:rFonts w:ascii="Arial Narrow" w:hAnsi="Arial Narrow" w:cs="Arial"/>
            <w:bCs/>
            <w:sz w:val="22"/>
            <w:szCs w:val="22"/>
          </w:rPr>
          <w:t xml:space="preserve">advierte </w:t>
        </w:r>
      </w:ins>
      <w:del w:id="70" w:author="GRAPURIMAC" w:date="2023-06-29T16:59:00Z">
        <w:r w:rsidR="0080058F" w:rsidDel="000A7CCA">
          <w:rPr>
            <w:rFonts w:ascii="Arial Narrow" w:hAnsi="Arial Narrow" w:cs="Arial"/>
            <w:bCs/>
            <w:sz w:val="22"/>
            <w:szCs w:val="22"/>
          </w:rPr>
          <w:delText xml:space="preserve">aprecia </w:delText>
        </w:r>
      </w:del>
      <w:r w:rsidR="0080058F">
        <w:rPr>
          <w:rFonts w:ascii="Arial Narrow" w:hAnsi="Arial Narrow" w:cs="Arial"/>
          <w:bCs/>
          <w:sz w:val="22"/>
          <w:szCs w:val="22"/>
        </w:rPr>
        <w:t>que existen instituciones educativas que</w:t>
      </w:r>
      <w:r w:rsidR="00047E7F">
        <w:rPr>
          <w:rFonts w:ascii="Arial Narrow" w:hAnsi="Arial Narrow" w:cs="Arial"/>
          <w:bCs/>
          <w:sz w:val="22"/>
          <w:szCs w:val="22"/>
        </w:rPr>
        <w:t xml:space="preserve"> el componente capacitación está pendiente de ejecución, </w:t>
      </w:r>
      <w:ins w:id="71" w:author="GRAPURIMAC" w:date="2023-06-29T16:59:00Z">
        <w:r w:rsidR="000A7CCA">
          <w:rPr>
            <w:rFonts w:ascii="Arial Narrow" w:hAnsi="Arial Narrow" w:cs="Arial"/>
            <w:bCs/>
            <w:sz w:val="22"/>
            <w:szCs w:val="22"/>
          </w:rPr>
          <w:t xml:space="preserve">tal </w:t>
        </w:r>
      </w:ins>
      <w:r w:rsidR="00047E7F">
        <w:rPr>
          <w:rFonts w:ascii="Arial Narrow" w:hAnsi="Arial Narrow" w:cs="Arial"/>
          <w:bCs/>
          <w:sz w:val="22"/>
          <w:szCs w:val="22"/>
        </w:rPr>
        <w:t xml:space="preserve">como se muestra </w:t>
      </w:r>
      <w:ins w:id="72" w:author="GRAPURIMAC" w:date="2023-06-29T16:59:00Z">
        <w:r w:rsidR="000A7CCA">
          <w:rPr>
            <w:rFonts w:ascii="Arial Narrow" w:hAnsi="Arial Narrow" w:cs="Arial"/>
            <w:bCs/>
            <w:sz w:val="22"/>
            <w:szCs w:val="22"/>
          </w:rPr>
          <w:t>en el cuadro siguiente</w:t>
        </w:r>
      </w:ins>
      <w:del w:id="73" w:author="GRAPURIMAC" w:date="2023-06-29T16:59:00Z">
        <w:r w:rsidR="002F1ACF" w:rsidDel="000A7CCA">
          <w:rPr>
            <w:rFonts w:ascii="Arial Narrow" w:hAnsi="Arial Narrow" w:cs="Arial"/>
            <w:bCs/>
            <w:sz w:val="22"/>
            <w:szCs w:val="22"/>
          </w:rPr>
          <w:delText>a</w:delText>
        </w:r>
      </w:del>
      <w:del w:id="74" w:author="GRAPURIMAC" w:date="2023-06-29T17:00:00Z">
        <w:r w:rsidR="002F1ACF" w:rsidDel="000A7CCA">
          <w:rPr>
            <w:rFonts w:ascii="Arial Narrow" w:hAnsi="Arial Narrow" w:cs="Arial"/>
            <w:bCs/>
            <w:sz w:val="22"/>
            <w:szCs w:val="22"/>
          </w:rPr>
          <w:delText xml:space="preserve"> conti</w:delText>
        </w:r>
      </w:del>
      <w:del w:id="75" w:author="GRAPURIMAC" w:date="2023-06-29T16:59:00Z">
        <w:r w:rsidR="002F1ACF" w:rsidDel="000A7CCA">
          <w:rPr>
            <w:rFonts w:ascii="Arial Narrow" w:hAnsi="Arial Narrow" w:cs="Arial"/>
            <w:bCs/>
            <w:sz w:val="22"/>
            <w:szCs w:val="22"/>
          </w:rPr>
          <w:delText>nuación</w:delText>
        </w:r>
      </w:del>
      <w:r w:rsidR="00047E7F">
        <w:rPr>
          <w:rFonts w:ascii="Arial Narrow" w:hAnsi="Arial Narrow" w:cs="Arial"/>
          <w:bCs/>
          <w:sz w:val="22"/>
          <w:szCs w:val="22"/>
        </w:rPr>
        <w:t>:</w:t>
      </w:r>
    </w:p>
    <w:p w14:paraId="2828D36F"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31AFA80"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4DE6D9C"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1C249B"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492AA4F0" w14:textId="2C879F09" w:rsidR="00B628CB" w:rsidRDefault="00B628CB" w:rsidP="009F1F32">
      <w:pPr>
        <w:tabs>
          <w:tab w:val="left" w:pos="142"/>
          <w:tab w:val="left" w:pos="1276"/>
        </w:tabs>
        <w:autoSpaceDE w:val="0"/>
        <w:autoSpaceDN w:val="0"/>
        <w:adjustRightInd w:val="0"/>
        <w:ind w:left="709"/>
        <w:jc w:val="both"/>
        <w:rPr>
          <w:ins w:id="76" w:author="GRAPURIMAC" w:date="2023-06-29T17:00:00Z"/>
          <w:rFonts w:ascii="Arial Narrow" w:hAnsi="Arial Narrow" w:cs="Arial"/>
          <w:bCs/>
          <w:sz w:val="22"/>
          <w:szCs w:val="22"/>
        </w:rPr>
      </w:pPr>
    </w:p>
    <w:p w14:paraId="69ECEFBD" w14:textId="3903AF47" w:rsidR="000A7CCA" w:rsidRDefault="000A7CCA" w:rsidP="009F1F32">
      <w:pPr>
        <w:tabs>
          <w:tab w:val="left" w:pos="142"/>
          <w:tab w:val="left" w:pos="1276"/>
        </w:tabs>
        <w:autoSpaceDE w:val="0"/>
        <w:autoSpaceDN w:val="0"/>
        <w:adjustRightInd w:val="0"/>
        <w:ind w:left="709"/>
        <w:jc w:val="both"/>
        <w:rPr>
          <w:ins w:id="77" w:author="GRAPURIMAC" w:date="2023-06-29T17:00:00Z"/>
          <w:rFonts w:ascii="Arial Narrow" w:hAnsi="Arial Narrow" w:cs="Arial"/>
          <w:bCs/>
          <w:sz w:val="22"/>
          <w:szCs w:val="22"/>
        </w:rPr>
      </w:pPr>
    </w:p>
    <w:p w14:paraId="5D681A39" w14:textId="24D40359" w:rsidR="000A7CCA" w:rsidRDefault="000A7CCA" w:rsidP="009F1F32">
      <w:pPr>
        <w:tabs>
          <w:tab w:val="left" w:pos="142"/>
          <w:tab w:val="left" w:pos="1276"/>
        </w:tabs>
        <w:autoSpaceDE w:val="0"/>
        <w:autoSpaceDN w:val="0"/>
        <w:adjustRightInd w:val="0"/>
        <w:ind w:left="709"/>
        <w:jc w:val="both"/>
        <w:rPr>
          <w:ins w:id="78" w:author="GRAPURIMAC" w:date="2023-06-29T17:00:00Z"/>
          <w:rFonts w:ascii="Arial Narrow" w:hAnsi="Arial Narrow" w:cs="Arial"/>
          <w:bCs/>
          <w:sz w:val="22"/>
          <w:szCs w:val="22"/>
        </w:rPr>
      </w:pPr>
    </w:p>
    <w:p w14:paraId="74913BEE" w14:textId="77302575" w:rsidR="000A7CCA" w:rsidRDefault="000A7CCA" w:rsidP="009F1F32">
      <w:pPr>
        <w:tabs>
          <w:tab w:val="left" w:pos="142"/>
          <w:tab w:val="left" w:pos="1276"/>
        </w:tabs>
        <w:autoSpaceDE w:val="0"/>
        <w:autoSpaceDN w:val="0"/>
        <w:adjustRightInd w:val="0"/>
        <w:ind w:left="709"/>
        <w:jc w:val="both"/>
        <w:rPr>
          <w:ins w:id="79" w:author="GRAPURIMAC" w:date="2023-06-29T17:00:00Z"/>
          <w:rFonts w:ascii="Arial Narrow" w:hAnsi="Arial Narrow" w:cs="Arial"/>
          <w:bCs/>
          <w:sz w:val="22"/>
          <w:szCs w:val="22"/>
        </w:rPr>
      </w:pPr>
    </w:p>
    <w:p w14:paraId="0D19F750" w14:textId="77777777" w:rsidR="000A7CCA" w:rsidRDefault="000A7CC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043C10C5"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047E7F" w:rsidRDefault="00B628CB" w:rsidP="00047E7F">
      <w:pPr>
        <w:tabs>
          <w:tab w:val="left" w:pos="142"/>
          <w:tab w:val="left" w:pos="1276"/>
        </w:tabs>
        <w:autoSpaceDE w:val="0"/>
        <w:autoSpaceDN w:val="0"/>
        <w:adjustRightInd w:val="0"/>
        <w:ind w:left="1276"/>
        <w:jc w:val="center"/>
        <w:rPr>
          <w:rFonts w:ascii="Arial Narrow" w:hAnsi="Arial Narrow" w:cs="Arial"/>
          <w:b/>
          <w:bCs/>
          <w:sz w:val="22"/>
          <w:szCs w:val="22"/>
        </w:rPr>
      </w:pPr>
      <w:r>
        <w:rPr>
          <w:rFonts w:ascii="Arial Narrow" w:hAnsi="Arial Narrow" w:cs="Arial"/>
          <w:b/>
          <w:bCs/>
          <w:sz w:val="22"/>
          <w:szCs w:val="22"/>
        </w:rPr>
        <w:lastRenderedPageBreak/>
        <w:t>C</w:t>
      </w:r>
      <w:r w:rsidR="00DD198D">
        <w:rPr>
          <w:rFonts w:ascii="Arial Narrow" w:hAnsi="Arial Narrow" w:cs="Arial"/>
          <w:b/>
          <w:bCs/>
          <w:sz w:val="22"/>
          <w:szCs w:val="22"/>
        </w:rPr>
        <w:t>uadro</w:t>
      </w:r>
      <w:r w:rsidR="00024C2E" w:rsidRPr="00047E7F">
        <w:rPr>
          <w:rFonts w:ascii="Arial Narrow" w:hAnsi="Arial Narrow" w:cs="Arial"/>
          <w:b/>
          <w:bCs/>
          <w:sz w:val="22"/>
          <w:szCs w:val="22"/>
        </w:rPr>
        <w:t xml:space="preserve"> n°</w:t>
      </w:r>
      <w:r w:rsidR="00A94AEA">
        <w:rPr>
          <w:rFonts w:ascii="Arial Narrow" w:hAnsi="Arial Narrow" w:cs="Arial"/>
          <w:b/>
          <w:bCs/>
          <w:sz w:val="22"/>
          <w:szCs w:val="22"/>
        </w:rPr>
        <w:t>1</w:t>
      </w:r>
    </w:p>
    <w:p w14:paraId="0802F254" w14:textId="32C6B68E" w:rsidR="00024C2E" w:rsidRPr="00047E7F" w:rsidRDefault="00024C2E" w:rsidP="00047E7F">
      <w:pPr>
        <w:tabs>
          <w:tab w:val="left" w:pos="142"/>
          <w:tab w:val="left" w:pos="1276"/>
        </w:tabs>
        <w:autoSpaceDE w:val="0"/>
        <w:autoSpaceDN w:val="0"/>
        <w:adjustRightInd w:val="0"/>
        <w:ind w:left="1134"/>
        <w:jc w:val="center"/>
        <w:rPr>
          <w:rFonts w:ascii="Arial Narrow" w:hAnsi="Arial Narrow" w:cs="Arial"/>
          <w:b/>
          <w:bCs/>
          <w:sz w:val="22"/>
          <w:szCs w:val="22"/>
        </w:rPr>
      </w:pPr>
      <w:r w:rsidRPr="00047E7F">
        <w:rPr>
          <w:rFonts w:ascii="Arial Narrow" w:hAnsi="Arial Narrow" w:cs="Arial"/>
          <w:b/>
          <w:bCs/>
          <w:sz w:val="22"/>
          <w:szCs w:val="22"/>
        </w:rPr>
        <w:t>Instituciones educativas pendientes de capacitación programadas para el presente año</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802"/>
        <w:gridCol w:w="2268"/>
      </w:tblGrid>
      <w:tr w:rsidR="00FB3A5B" w:rsidRPr="00FB3A5B" w14:paraId="2B4E9BB3" w14:textId="77777777" w:rsidTr="00FB3A5B">
        <w:trPr>
          <w:trHeight w:val="360"/>
        </w:trPr>
        <w:tc>
          <w:tcPr>
            <w:tcW w:w="9072" w:type="dxa"/>
            <w:gridSpan w:val="6"/>
            <w:shd w:val="clear" w:color="auto" w:fill="auto"/>
            <w:noWrap/>
            <w:vAlign w:val="center"/>
            <w:hideMark/>
          </w:tcPr>
          <w:p w14:paraId="2323B11E"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INSTITUCIONES EDUCATIVAS A INTERVENIR TIC CHINCHEROS 2023</w:t>
            </w:r>
          </w:p>
        </w:tc>
      </w:tr>
      <w:tr w:rsidR="00FB3A5B" w:rsidRPr="00FB3A5B" w14:paraId="3B6B4F80" w14:textId="77777777" w:rsidTr="00FB3A5B">
        <w:trPr>
          <w:trHeight w:val="1296"/>
        </w:trPr>
        <w:tc>
          <w:tcPr>
            <w:tcW w:w="348" w:type="dxa"/>
            <w:shd w:val="clear" w:color="000000" w:fill="D0CECE"/>
            <w:noWrap/>
            <w:vAlign w:val="center"/>
            <w:hideMark/>
          </w:tcPr>
          <w:p w14:paraId="01B7E6AA"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N°</w:t>
            </w:r>
          </w:p>
        </w:tc>
        <w:tc>
          <w:tcPr>
            <w:tcW w:w="1214" w:type="dxa"/>
            <w:shd w:val="clear" w:color="000000" w:fill="D0CECE"/>
            <w:noWrap/>
            <w:vAlign w:val="center"/>
            <w:hideMark/>
          </w:tcPr>
          <w:p w14:paraId="5D07251F"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DISTRITO</w:t>
            </w:r>
          </w:p>
        </w:tc>
        <w:tc>
          <w:tcPr>
            <w:tcW w:w="1453" w:type="dxa"/>
            <w:shd w:val="clear" w:color="000000" w:fill="D0CECE"/>
            <w:noWrap/>
            <w:vAlign w:val="center"/>
            <w:hideMark/>
          </w:tcPr>
          <w:p w14:paraId="7628048B"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LOCALIDAD</w:t>
            </w:r>
          </w:p>
        </w:tc>
        <w:tc>
          <w:tcPr>
            <w:tcW w:w="987" w:type="dxa"/>
            <w:shd w:val="clear" w:color="000000" w:fill="D0CECE"/>
            <w:vAlign w:val="center"/>
            <w:hideMark/>
          </w:tcPr>
          <w:p w14:paraId="784347CC"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CODIGO MODULAR</w:t>
            </w:r>
          </w:p>
        </w:tc>
        <w:tc>
          <w:tcPr>
            <w:tcW w:w="2802" w:type="dxa"/>
            <w:shd w:val="clear" w:color="000000" w:fill="D0CECE"/>
            <w:noWrap/>
            <w:vAlign w:val="center"/>
            <w:hideMark/>
          </w:tcPr>
          <w:p w14:paraId="48264E53"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II.EE</w:t>
            </w:r>
          </w:p>
        </w:tc>
        <w:tc>
          <w:tcPr>
            <w:tcW w:w="2268" w:type="dxa"/>
            <w:shd w:val="clear" w:color="000000" w:fill="D0CECE"/>
            <w:vAlign w:val="center"/>
          </w:tcPr>
          <w:p w14:paraId="0097B1AE" w14:textId="6E21FBE8"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Estado</w:t>
            </w:r>
          </w:p>
        </w:tc>
      </w:tr>
      <w:tr w:rsidR="00FB3A5B" w:rsidRPr="00FB3A5B" w14:paraId="7AA83B00" w14:textId="77777777" w:rsidTr="00FB3A5B">
        <w:trPr>
          <w:trHeight w:val="324"/>
        </w:trPr>
        <w:tc>
          <w:tcPr>
            <w:tcW w:w="348" w:type="dxa"/>
            <w:shd w:val="clear" w:color="auto" w:fill="auto"/>
            <w:noWrap/>
            <w:vAlign w:val="center"/>
            <w:hideMark/>
          </w:tcPr>
          <w:p w14:paraId="1ED5C6E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w:t>
            </w:r>
          </w:p>
        </w:tc>
        <w:tc>
          <w:tcPr>
            <w:tcW w:w="1214" w:type="dxa"/>
            <w:shd w:val="clear" w:color="auto" w:fill="auto"/>
            <w:noWrap/>
            <w:vAlign w:val="center"/>
            <w:hideMark/>
          </w:tcPr>
          <w:p w14:paraId="2638925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Anco-Huallo</w:t>
            </w:r>
          </w:p>
        </w:tc>
        <w:tc>
          <w:tcPr>
            <w:tcW w:w="1453" w:type="dxa"/>
            <w:shd w:val="clear" w:color="auto" w:fill="auto"/>
            <w:noWrap/>
            <w:vAlign w:val="center"/>
            <w:hideMark/>
          </w:tcPr>
          <w:p w14:paraId="63531B8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Totorabamba</w:t>
            </w:r>
          </w:p>
        </w:tc>
        <w:tc>
          <w:tcPr>
            <w:tcW w:w="987" w:type="dxa"/>
            <w:shd w:val="clear" w:color="auto" w:fill="auto"/>
            <w:noWrap/>
            <w:vAlign w:val="center"/>
            <w:hideMark/>
          </w:tcPr>
          <w:p w14:paraId="0653D08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1266105</w:t>
            </w:r>
          </w:p>
        </w:tc>
        <w:tc>
          <w:tcPr>
            <w:tcW w:w="2802" w:type="dxa"/>
            <w:shd w:val="clear" w:color="auto" w:fill="auto"/>
            <w:noWrap/>
            <w:vAlign w:val="center"/>
            <w:hideMark/>
          </w:tcPr>
          <w:p w14:paraId="5874882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Daniel Alcides Carrión</w:t>
            </w:r>
          </w:p>
        </w:tc>
        <w:tc>
          <w:tcPr>
            <w:tcW w:w="2268" w:type="dxa"/>
            <w:shd w:val="clear" w:color="auto" w:fill="auto"/>
            <w:noWrap/>
            <w:vAlign w:val="center"/>
          </w:tcPr>
          <w:p w14:paraId="09979B88" w14:textId="7A000EAC"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Pendiente de capacitación </w:t>
            </w:r>
          </w:p>
        </w:tc>
      </w:tr>
      <w:tr w:rsidR="00FB3A5B" w:rsidRPr="00FB3A5B" w14:paraId="257BB5DB" w14:textId="77777777" w:rsidTr="00FB3A5B">
        <w:trPr>
          <w:trHeight w:val="324"/>
        </w:trPr>
        <w:tc>
          <w:tcPr>
            <w:tcW w:w="348" w:type="dxa"/>
            <w:shd w:val="clear" w:color="auto" w:fill="auto"/>
            <w:noWrap/>
            <w:vAlign w:val="center"/>
            <w:hideMark/>
          </w:tcPr>
          <w:p w14:paraId="22EC775F"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2</w:t>
            </w:r>
          </w:p>
        </w:tc>
        <w:tc>
          <w:tcPr>
            <w:tcW w:w="1214" w:type="dxa"/>
            <w:shd w:val="clear" w:color="auto" w:fill="auto"/>
            <w:noWrap/>
            <w:vAlign w:val="center"/>
            <w:hideMark/>
          </w:tcPr>
          <w:p w14:paraId="3F5856C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Anco-Huallo</w:t>
            </w:r>
          </w:p>
        </w:tc>
        <w:tc>
          <w:tcPr>
            <w:tcW w:w="1453" w:type="dxa"/>
            <w:shd w:val="clear" w:color="auto" w:fill="auto"/>
            <w:noWrap/>
            <w:vAlign w:val="center"/>
            <w:hideMark/>
          </w:tcPr>
          <w:p w14:paraId="3B062DB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Chalhuani</w:t>
            </w:r>
          </w:p>
        </w:tc>
        <w:tc>
          <w:tcPr>
            <w:tcW w:w="987" w:type="dxa"/>
            <w:shd w:val="clear" w:color="auto" w:fill="auto"/>
            <w:noWrap/>
            <w:vAlign w:val="center"/>
            <w:hideMark/>
          </w:tcPr>
          <w:p w14:paraId="7714B75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1274927</w:t>
            </w:r>
          </w:p>
        </w:tc>
        <w:tc>
          <w:tcPr>
            <w:tcW w:w="2802" w:type="dxa"/>
            <w:shd w:val="clear" w:color="auto" w:fill="auto"/>
            <w:noWrap/>
            <w:vAlign w:val="center"/>
            <w:hideMark/>
          </w:tcPr>
          <w:p w14:paraId="70CB94F2"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Las Américas</w:t>
            </w:r>
          </w:p>
        </w:tc>
        <w:tc>
          <w:tcPr>
            <w:tcW w:w="2268" w:type="dxa"/>
            <w:shd w:val="clear" w:color="auto" w:fill="auto"/>
            <w:noWrap/>
            <w:vAlign w:val="center"/>
          </w:tcPr>
          <w:p w14:paraId="4D1DF53C" w14:textId="28360CBF"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54DEA6BD" w14:textId="77777777" w:rsidTr="00FB3A5B">
        <w:trPr>
          <w:trHeight w:val="324"/>
        </w:trPr>
        <w:tc>
          <w:tcPr>
            <w:tcW w:w="348" w:type="dxa"/>
            <w:shd w:val="clear" w:color="auto" w:fill="auto"/>
            <w:noWrap/>
            <w:vAlign w:val="center"/>
            <w:hideMark/>
          </w:tcPr>
          <w:p w14:paraId="15FC4AFC"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3</w:t>
            </w:r>
          </w:p>
        </w:tc>
        <w:tc>
          <w:tcPr>
            <w:tcW w:w="1214" w:type="dxa"/>
            <w:shd w:val="clear" w:color="auto" w:fill="auto"/>
            <w:noWrap/>
            <w:vAlign w:val="center"/>
            <w:hideMark/>
          </w:tcPr>
          <w:p w14:paraId="347A7BB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1453" w:type="dxa"/>
            <w:shd w:val="clear" w:color="000000" w:fill="FFFFFF"/>
            <w:noWrap/>
            <w:vAlign w:val="center"/>
            <w:hideMark/>
          </w:tcPr>
          <w:p w14:paraId="59E94F2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987" w:type="dxa"/>
            <w:shd w:val="clear" w:color="000000" w:fill="FFFFFF"/>
            <w:noWrap/>
            <w:vAlign w:val="center"/>
            <w:hideMark/>
          </w:tcPr>
          <w:p w14:paraId="668EA16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1140862</w:t>
            </w:r>
          </w:p>
        </w:tc>
        <w:tc>
          <w:tcPr>
            <w:tcW w:w="2802" w:type="dxa"/>
            <w:shd w:val="clear" w:color="auto" w:fill="auto"/>
            <w:noWrap/>
            <w:vAlign w:val="center"/>
            <w:hideMark/>
          </w:tcPr>
          <w:p w14:paraId="08D2A72A"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Javier Heraud Pérez</w:t>
            </w:r>
          </w:p>
        </w:tc>
        <w:tc>
          <w:tcPr>
            <w:tcW w:w="2268" w:type="dxa"/>
            <w:shd w:val="clear" w:color="auto" w:fill="auto"/>
            <w:noWrap/>
            <w:vAlign w:val="center"/>
          </w:tcPr>
          <w:p w14:paraId="1463B952" w14:textId="3C93D59A"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118A4A7" w14:textId="77777777" w:rsidTr="00FB3A5B">
        <w:trPr>
          <w:trHeight w:val="324"/>
        </w:trPr>
        <w:tc>
          <w:tcPr>
            <w:tcW w:w="348" w:type="dxa"/>
            <w:shd w:val="clear" w:color="auto" w:fill="auto"/>
            <w:noWrap/>
            <w:vAlign w:val="center"/>
            <w:hideMark/>
          </w:tcPr>
          <w:p w14:paraId="7CAF9672"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4</w:t>
            </w:r>
          </w:p>
        </w:tc>
        <w:tc>
          <w:tcPr>
            <w:tcW w:w="1214" w:type="dxa"/>
            <w:shd w:val="clear" w:color="auto" w:fill="auto"/>
            <w:noWrap/>
            <w:vAlign w:val="center"/>
            <w:hideMark/>
          </w:tcPr>
          <w:p w14:paraId="5B2484A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1453" w:type="dxa"/>
            <w:shd w:val="clear" w:color="auto" w:fill="auto"/>
            <w:noWrap/>
            <w:vAlign w:val="center"/>
            <w:hideMark/>
          </w:tcPr>
          <w:p w14:paraId="23025BA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Urucancha</w:t>
            </w:r>
          </w:p>
        </w:tc>
        <w:tc>
          <w:tcPr>
            <w:tcW w:w="987" w:type="dxa"/>
            <w:shd w:val="clear" w:color="auto" w:fill="auto"/>
            <w:noWrap/>
            <w:vAlign w:val="center"/>
            <w:hideMark/>
          </w:tcPr>
          <w:p w14:paraId="2C83E79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1377290</w:t>
            </w:r>
          </w:p>
        </w:tc>
        <w:tc>
          <w:tcPr>
            <w:tcW w:w="2802" w:type="dxa"/>
            <w:shd w:val="clear" w:color="auto" w:fill="auto"/>
            <w:noWrap/>
            <w:vAlign w:val="center"/>
            <w:hideMark/>
          </w:tcPr>
          <w:p w14:paraId="5B5893B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Urucancha</w:t>
            </w:r>
          </w:p>
        </w:tc>
        <w:tc>
          <w:tcPr>
            <w:tcW w:w="2268" w:type="dxa"/>
            <w:shd w:val="clear" w:color="auto" w:fill="auto"/>
            <w:noWrap/>
            <w:vAlign w:val="center"/>
          </w:tcPr>
          <w:p w14:paraId="70271FED" w14:textId="0E764319"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79EC7CFD" w14:textId="77777777" w:rsidTr="00FB3A5B">
        <w:trPr>
          <w:trHeight w:val="324"/>
        </w:trPr>
        <w:tc>
          <w:tcPr>
            <w:tcW w:w="348" w:type="dxa"/>
            <w:shd w:val="clear" w:color="auto" w:fill="auto"/>
            <w:noWrap/>
            <w:vAlign w:val="center"/>
            <w:hideMark/>
          </w:tcPr>
          <w:p w14:paraId="69715F7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5</w:t>
            </w:r>
          </w:p>
        </w:tc>
        <w:tc>
          <w:tcPr>
            <w:tcW w:w="1214" w:type="dxa"/>
            <w:shd w:val="clear" w:color="auto" w:fill="auto"/>
            <w:noWrap/>
            <w:vAlign w:val="center"/>
            <w:hideMark/>
          </w:tcPr>
          <w:p w14:paraId="4EA0C5AB" w14:textId="77777777" w:rsidR="00FB3A5B" w:rsidRPr="00FB3A5B" w:rsidRDefault="00FB3A5B" w:rsidP="00FB3A5B">
            <w:pPr>
              <w:jc w:val="center"/>
              <w:rPr>
                <w:rFonts w:ascii="Arial Narrow" w:hAnsi="Arial Narrow" w:cs="Calibri"/>
                <w:sz w:val="22"/>
                <w:szCs w:val="22"/>
                <w:lang w:eastAsia="es-PE"/>
              </w:rPr>
            </w:pPr>
            <w:r w:rsidRPr="00FB3A5B">
              <w:rPr>
                <w:rFonts w:ascii="Arial Narrow" w:hAnsi="Arial Narrow" w:cs="Calibri"/>
                <w:sz w:val="22"/>
                <w:szCs w:val="22"/>
                <w:lang w:eastAsia="es-PE"/>
              </w:rPr>
              <w:t>Los Chancas</w:t>
            </w:r>
          </w:p>
        </w:tc>
        <w:tc>
          <w:tcPr>
            <w:tcW w:w="1453" w:type="dxa"/>
            <w:shd w:val="clear" w:color="auto" w:fill="auto"/>
            <w:noWrap/>
            <w:vAlign w:val="center"/>
            <w:hideMark/>
          </w:tcPr>
          <w:p w14:paraId="08CC092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Rio Blanco</w:t>
            </w:r>
          </w:p>
        </w:tc>
        <w:tc>
          <w:tcPr>
            <w:tcW w:w="987" w:type="dxa"/>
            <w:shd w:val="clear" w:color="auto" w:fill="auto"/>
            <w:noWrap/>
            <w:vAlign w:val="center"/>
            <w:hideMark/>
          </w:tcPr>
          <w:p w14:paraId="1688542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1266147</w:t>
            </w:r>
          </w:p>
        </w:tc>
        <w:tc>
          <w:tcPr>
            <w:tcW w:w="2802" w:type="dxa"/>
            <w:shd w:val="clear" w:color="auto" w:fill="auto"/>
            <w:noWrap/>
            <w:vAlign w:val="center"/>
            <w:hideMark/>
          </w:tcPr>
          <w:p w14:paraId="0710D8A6"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Leoncio Prado</w:t>
            </w:r>
          </w:p>
        </w:tc>
        <w:tc>
          <w:tcPr>
            <w:tcW w:w="2268" w:type="dxa"/>
            <w:shd w:val="clear" w:color="auto" w:fill="auto"/>
            <w:noWrap/>
            <w:vAlign w:val="center"/>
          </w:tcPr>
          <w:p w14:paraId="2C541D8A" w14:textId="69F8DADD"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E21110F" w14:textId="77777777" w:rsidTr="00FB3A5B">
        <w:trPr>
          <w:trHeight w:val="324"/>
        </w:trPr>
        <w:tc>
          <w:tcPr>
            <w:tcW w:w="348" w:type="dxa"/>
            <w:shd w:val="clear" w:color="auto" w:fill="auto"/>
            <w:noWrap/>
            <w:vAlign w:val="center"/>
            <w:hideMark/>
          </w:tcPr>
          <w:p w14:paraId="0083F69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6</w:t>
            </w:r>
          </w:p>
        </w:tc>
        <w:tc>
          <w:tcPr>
            <w:tcW w:w="1214" w:type="dxa"/>
            <w:shd w:val="clear" w:color="auto" w:fill="auto"/>
            <w:vAlign w:val="center"/>
            <w:hideMark/>
          </w:tcPr>
          <w:p w14:paraId="70708DDB"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Ocobamba</w:t>
            </w:r>
          </w:p>
        </w:tc>
        <w:tc>
          <w:tcPr>
            <w:tcW w:w="1453" w:type="dxa"/>
            <w:shd w:val="clear" w:color="auto" w:fill="auto"/>
            <w:noWrap/>
            <w:vAlign w:val="center"/>
            <w:hideMark/>
          </w:tcPr>
          <w:p w14:paraId="28FF08B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Ocobamba</w:t>
            </w:r>
          </w:p>
        </w:tc>
        <w:tc>
          <w:tcPr>
            <w:tcW w:w="987" w:type="dxa"/>
            <w:shd w:val="clear" w:color="auto" w:fill="auto"/>
            <w:noWrap/>
            <w:vAlign w:val="center"/>
            <w:hideMark/>
          </w:tcPr>
          <w:p w14:paraId="5AFF100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1140904</w:t>
            </w:r>
          </w:p>
        </w:tc>
        <w:tc>
          <w:tcPr>
            <w:tcW w:w="2802" w:type="dxa"/>
            <w:shd w:val="clear" w:color="auto" w:fill="auto"/>
            <w:vAlign w:val="center"/>
            <w:hideMark/>
          </w:tcPr>
          <w:p w14:paraId="0615CBEF"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José Benigno Samanez Ocampo</w:t>
            </w:r>
          </w:p>
        </w:tc>
        <w:tc>
          <w:tcPr>
            <w:tcW w:w="2268" w:type="dxa"/>
            <w:shd w:val="clear" w:color="auto" w:fill="auto"/>
            <w:noWrap/>
            <w:vAlign w:val="center"/>
          </w:tcPr>
          <w:p w14:paraId="0D3D53F0" w14:textId="0AF146C0"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1113E2CF" w14:textId="77777777" w:rsidTr="00FB3A5B">
        <w:trPr>
          <w:trHeight w:val="324"/>
        </w:trPr>
        <w:tc>
          <w:tcPr>
            <w:tcW w:w="348" w:type="dxa"/>
            <w:shd w:val="clear" w:color="auto" w:fill="auto"/>
            <w:noWrap/>
            <w:vAlign w:val="center"/>
            <w:hideMark/>
          </w:tcPr>
          <w:p w14:paraId="6598411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7</w:t>
            </w:r>
          </w:p>
        </w:tc>
        <w:tc>
          <w:tcPr>
            <w:tcW w:w="1214" w:type="dxa"/>
            <w:shd w:val="clear" w:color="000000" w:fill="FFFFFF"/>
            <w:noWrap/>
            <w:vAlign w:val="center"/>
            <w:hideMark/>
          </w:tcPr>
          <w:p w14:paraId="3083D48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Rocchac </w:t>
            </w:r>
          </w:p>
        </w:tc>
        <w:tc>
          <w:tcPr>
            <w:tcW w:w="1453" w:type="dxa"/>
            <w:shd w:val="clear" w:color="000000" w:fill="FFFFFF"/>
            <w:noWrap/>
            <w:vAlign w:val="center"/>
            <w:hideMark/>
          </w:tcPr>
          <w:p w14:paraId="4C7CCD0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Rocchac </w:t>
            </w:r>
          </w:p>
        </w:tc>
        <w:tc>
          <w:tcPr>
            <w:tcW w:w="987" w:type="dxa"/>
            <w:shd w:val="clear" w:color="000000" w:fill="FFFFFF"/>
            <w:noWrap/>
            <w:vAlign w:val="center"/>
            <w:hideMark/>
          </w:tcPr>
          <w:p w14:paraId="6AD36AA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1205996</w:t>
            </w:r>
          </w:p>
        </w:tc>
        <w:tc>
          <w:tcPr>
            <w:tcW w:w="2802" w:type="dxa"/>
            <w:shd w:val="clear" w:color="auto" w:fill="auto"/>
            <w:noWrap/>
            <w:vAlign w:val="center"/>
            <w:hideMark/>
          </w:tcPr>
          <w:p w14:paraId="4BAF56F8"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Víctor Raúl Haya de La Torre</w:t>
            </w:r>
          </w:p>
        </w:tc>
        <w:tc>
          <w:tcPr>
            <w:tcW w:w="2268" w:type="dxa"/>
            <w:shd w:val="clear" w:color="auto" w:fill="auto"/>
            <w:noWrap/>
            <w:vAlign w:val="center"/>
          </w:tcPr>
          <w:p w14:paraId="20A83AE4" w14:textId="6533EDE4"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3645E01E" w14:textId="77777777" w:rsidTr="00FB3A5B">
        <w:trPr>
          <w:trHeight w:val="324"/>
        </w:trPr>
        <w:tc>
          <w:tcPr>
            <w:tcW w:w="348" w:type="dxa"/>
            <w:shd w:val="clear" w:color="auto" w:fill="auto"/>
            <w:noWrap/>
            <w:vAlign w:val="center"/>
            <w:hideMark/>
          </w:tcPr>
          <w:p w14:paraId="42F0CA4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8</w:t>
            </w:r>
          </w:p>
        </w:tc>
        <w:tc>
          <w:tcPr>
            <w:tcW w:w="1214" w:type="dxa"/>
            <w:shd w:val="clear" w:color="auto" w:fill="auto"/>
            <w:noWrap/>
            <w:vAlign w:val="center"/>
            <w:hideMark/>
          </w:tcPr>
          <w:p w14:paraId="01B85BF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Ranracancha</w:t>
            </w:r>
          </w:p>
        </w:tc>
        <w:tc>
          <w:tcPr>
            <w:tcW w:w="1453" w:type="dxa"/>
            <w:shd w:val="clear" w:color="000000" w:fill="FFFFFF"/>
            <w:noWrap/>
            <w:vAlign w:val="center"/>
            <w:hideMark/>
          </w:tcPr>
          <w:p w14:paraId="18AC6A4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Ranracancha</w:t>
            </w:r>
          </w:p>
        </w:tc>
        <w:tc>
          <w:tcPr>
            <w:tcW w:w="987" w:type="dxa"/>
            <w:shd w:val="clear" w:color="000000" w:fill="FFFFFF"/>
            <w:noWrap/>
            <w:vAlign w:val="center"/>
            <w:hideMark/>
          </w:tcPr>
          <w:p w14:paraId="2975AF9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1206077</w:t>
            </w:r>
          </w:p>
        </w:tc>
        <w:tc>
          <w:tcPr>
            <w:tcW w:w="2802" w:type="dxa"/>
            <w:shd w:val="clear" w:color="auto" w:fill="auto"/>
            <w:noWrap/>
            <w:vAlign w:val="center"/>
            <w:hideMark/>
          </w:tcPr>
          <w:p w14:paraId="22DEDCA6"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Los Libertadores</w:t>
            </w:r>
          </w:p>
        </w:tc>
        <w:tc>
          <w:tcPr>
            <w:tcW w:w="2268" w:type="dxa"/>
            <w:shd w:val="clear" w:color="auto" w:fill="auto"/>
            <w:noWrap/>
            <w:vAlign w:val="center"/>
          </w:tcPr>
          <w:p w14:paraId="5AC39223" w14:textId="143A423C"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54A40631" w14:textId="77777777" w:rsidTr="00FB3A5B">
        <w:trPr>
          <w:trHeight w:val="324"/>
        </w:trPr>
        <w:tc>
          <w:tcPr>
            <w:tcW w:w="348" w:type="dxa"/>
            <w:shd w:val="clear" w:color="auto" w:fill="auto"/>
            <w:noWrap/>
            <w:vAlign w:val="center"/>
            <w:hideMark/>
          </w:tcPr>
          <w:p w14:paraId="31B3BC2F"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9</w:t>
            </w:r>
          </w:p>
        </w:tc>
        <w:tc>
          <w:tcPr>
            <w:tcW w:w="1214" w:type="dxa"/>
            <w:shd w:val="clear" w:color="auto" w:fill="auto"/>
            <w:vAlign w:val="center"/>
            <w:hideMark/>
          </w:tcPr>
          <w:p w14:paraId="61FE293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6E80E89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Culluni Izquierdo</w:t>
            </w:r>
          </w:p>
        </w:tc>
        <w:tc>
          <w:tcPr>
            <w:tcW w:w="987" w:type="dxa"/>
            <w:shd w:val="clear" w:color="auto" w:fill="auto"/>
            <w:noWrap/>
            <w:vAlign w:val="center"/>
            <w:hideMark/>
          </w:tcPr>
          <w:p w14:paraId="6268DEF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1573567</w:t>
            </w:r>
          </w:p>
        </w:tc>
        <w:tc>
          <w:tcPr>
            <w:tcW w:w="2802" w:type="dxa"/>
            <w:shd w:val="clear" w:color="auto" w:fill="auto"/>
            <w:vAlign w:val="center"/>
            <w:hideMark/>
          </w:tcPr>
          <w:p w14:paraId="6C3ECDBF" w14:textId="5AB7179F" w:rsidR="00FB3A5B" w:rsidRPr="00FB3A5B" w:rsidRDefault="00FB3A5B" w:rsidP="00FB3A5B">
            <w:pPr>
              <w:rPr>
                <w:rFonts w:ascii="Arial Narrow" w:hAnsi="Arial Narrow" w:cs="Calibri"/>
                <w:color w:val="000000"/>
                <w:sz w:val="22"/>
                <w:szCs w:val="22"/>
                <w:lang w:eastAsia="es-PE"/>
              </w:rPr>
            </w:pPr>
            <w:del w:id="80" w:author="GRAPURIMAC" w:date="2023-06-29T17:00:00Z">
              <w:r w:rsidRPr="00FB3A5B" w:rsidDel="000A7CCA">
                <w:rPr>
                  <w:rFonts w:ascii="Arial Narrow" w:hAnsi="Arial Narrow" w:cs="Calibri"/>
                  <w:color w:val="000000"/>
                  <w:sz w:val="22"/>
                  <w:szCs w:val="22"/>
                  <w:lang w:eastAsia="es-PE"/>
                </w:rPr>
                <w:delText>Jesus</w:delText>
              </w:r>
            </w:del>
            <w:ins w:id="81" w:author="GRAPURIMAC" w:date="2023-06-29T17:00:00Z">
              <w:r w:rsidR="000A7CCA" w:rsidRPr="00FB3A5B">
                <w:rPr>
                  <w:rFonts w:ascii="Arial Narrow" w:hAnsi="Arial Narrow" w:cs="Calibri"/>
                  <w:color w:val="000000"/>
                  <w:sz w:val="22"/>
                  <w:szCs w:val="22"/>
                  <w:lang w:eastAsia="es-PE"/>
                </w:rPr>
                <w:t>Jesús</w:t>
              </w:r>
            </w:ins>
            <w:r w:rsidRPr="00FB3A5B">
              <w:rPr>
                <w:rFonts w:ascii="Arial Narrow" w:hAnsi="Arial Narrow" w:cs="Calibri"/>
                <w:color w:val="000000"/>
                <w:sz w:val="22"/>
                <w:szCs w:val="22"/>
                <w:lang w:eastAsia="es-PE"/>
              </w:rPr>
              <w:t xml:space="preserve"> de Nazaret</w:t>
            </w:r>
          </w:p>
        </w:tc>
        <w:tc>
          <w:tcPr>
            <w:tcW w:w="2268" w:type="dxa"/>
            <w:shd w:val="clear" w:color="auto" w:fill="auto"/>
            <w:noWrap/>
            <w:vAlign w:val="center"/>
          </w:tcPr>
          <w:p w14:paraId="406809AE" w14:textId="1A0BBBAF"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00F8A86F" w14:textId="77777777" w:rsidTr="00FB3A5B">
        <w:trPr>
          <w:trHeight w:val="324"/>
        </w:trPr>
        <w:tc>
          <w:tcPr>
            <w:tcW w:w="348" w:type="dxa"/>
            <w:shd w:val="clear" w:color="auto" w:fill="auto"/>
            <w:noWrap/>
            <w:vAlign w:val="center"/>
            <w:hideMark/>
          </w:tcPr>
          <w:p w14:paraId="338E565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10</w:t>
            </w:r>
          </w:p>
        </w:tc>
        <w:tc>
          <w:tcPr>
            <w:tcW w:w="1214" w:type="dxa"/>
            <w:shd w:val="clear" w:color="auto" w:fill="auto"/>
            <w:noWrap/>
            <w:vAlign w:val="center"/>
            <w:hideMark/>
          </w:tcPr>
          <w:p w14:paraId="127A6E3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7DE260BB"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987" w:type="dxa"/>
            <w:shd w:val="clear" w:color="auto" w:fill="auto"/>
            <w:noWrap/>
            <w:vAlign w:val="center"/>
            <w:hideMark/>
          </w:tcPr>
          <w:p w14:paraId="70A5EDB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1331545</w:t>
            </w:r>
          </w:p>
        </w:tc>
        <w:tc>
          <w:tcPr>
            <w:tcW w:w="2802" w:type="dxa"/>
            <w:shd w:val="clear" w:color="auto" w:fill="auto"/>
            <w:noWrap/>
            <w:vAlign w:val="center"/>
            <w:hideMark/>
          </w:tcPr>
          <w:p w14:paraId="289CF154" w14:textId="27852D8B" w:rsidR="00FB3A5B" w:rsidRPr="00FB3A5B" w:rsidRDefault="00FB3A5B" w:rsidP="00FB3A5B">
            <w:pPr>
              <w:rPr>
                <w:rFonts w:ascii="Arial Narrow" w:hAnsi="Arial Narrow" w:cs="Calibri"/>
                <w:color w:val="000000"/>
                <w:sz w:val="22"/>
                <w:szCs w:val="22"/>
                <w:lang w:eastAsia="es-PE"/>
              </w:rPr>
            </w:pPr>
            <w:commentRangeStart w:id="82"/>
            <w:r w:rsidRPr="00FB3A5B">
              <w:rPr>
                <w:rFonts w:ascii="Arial Narrow" w:hAnsi="Arial Narrow" w:cs="Calibri"/>
                <w:color w:val="000000"/>
                <w:sz w:val="22"/>
                <w:szCs w:val="22"/>
                <w:lang w:eastAsia="es-PE"/>
              </w:rPr>
              <w:t xml:space="preserve">Inca </w:t>
            </w:r>
            <w:del w:id="83" w:author="GRAPURIMAC" w:date="2023-06-29T17:00:00Z">
              <w:r w:rsidRPr="00FB3A5B" w:rsidDel="000A7CCA">
                <w:rPr>
                  <w:rFonts w:ascii="Arial Narrow" w:hAnsi="Arial Narrow" w:cs="Calibri"/>
                  <w:color w:val="000000"/>
                  <w:sz w:val="22"/>
                  <w:szCs w:val="22"/>
                  <w:lang w:eastAsia="es-PE"/>
                </w:rPr>
                <w:delText>Garcilazo</w:delText>
              </w:r>
            </w:del>
            <w:proofErr w:type="spellStart"/>
            <w:ins w:id="84" w:author="GRAPURIMAC" w:date="2023-06-29T17:00:00Z">
              <w:r w:rsidR="00D36E8F">
                <w:rPr>
                  <w:rFonts w:ascii="Arial Narrow" w:hAnsi="Arial Narrow" w:cs="Calibri"/>
                  <w:color w:val="000000"/>
                  <w:sz w:val="22"/>
                  <w:szCs w:val="22"/>
                  <w:lang w:eastAsia="es-PE"/>
                </w:rPr>
                <w:t>Garcilaz</w:t>
              </w:r>
              <w:r w:rsidR="000A7CCA" w:rsidRPr="00FB3A5B">
                <w:rPr>
                  <w:rFonts w:ascii="Arial Narrow" w:hAnsi="Arial Narrow" w:cs="Calibri"/>
                  <w:color w:val="000000"/>
                  <w:sz w:val="22"/>
                  <w:szCs w:val="22"/>
                  <w:lang w:eastAsia="es-PE"/>
                </w:rPr>
                <w:t>o</w:t>
              </w:r>
            </w:ins>
            <w:proofErr w:type="spellEnd"/>
            <w:r w:rsidRPr="00FB3A5B">
              <w:rPr>
                <w:rFonts w:ascii="Arial Narrow" w:hAnsi="Arial Narrow" w:cs="Calibri"/>
                <w:color w:val="000000"/>
                <w:sz w:val="22"/>
                <w:szCs w:val="22"/>
                <w:lang w:eastAsia="es-PE"/>
              </w:rPr>
              <w:t xml:space="preserve"> de La Vega</w:t>
            </w:r>
            <w:commentRangeEnd w:id="82"/>
            <w:r w:rsidR="00D36E8F">
              <w:rPr>
                <w:rStyle w:val="Refdecomentario"/>
              </w:rPr>
              <w:commentReference w:id="82"/>
            </w:r>
          </w:p>
        </w:tc>
        <w:tc>
          <w:tcPr>
            <w:tcW w:w="2268" w:type="dxa"/>
            <w:shd w:val="clear" w:color="auto" w:fill="auto"/>
            <w:noWrap/>
            <w:vAlign w:val="center"/>
          </w:tcPr>
          <w:p w14:paraId="27E2DC63" w14:textId="4F2BF1C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03D4DFE" w14:textId="77777777" w:rsidTr="00FB3A5B">
        <w:trPr>
          <w:trHeight w:val="324"/>
        </w:trPr>
        <w:tc>
          <w:tcPr>
            <w:tcW w:w="348" w:type="dxa"/>
            <w:shd w:val="clear" w:color="auto" w:fill="auto"/>
            <w:noWrap/>
            <w:vAlign w:val="center"/>
            <w:hideMark/>
          </w:tcPr>
          <w:p w14:paraId="5E626D2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w:t>
            </w:r>
          </w:p>
        </w:tc>
        <w:tc>
          <w:tcPr>
            <w:tcW w:w="1214" w:type="dxa"/>
            <w:shd w:val="clear" w:color="auto" w:fill="auto"/>
            <w:noWrap/>
            <w:vAlign w:val="center"/>
            <w:hideMark/>
          </w:tcPr>
          <w:p w14:paraId="5BA662E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192C3E6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987" w:type="dxa"/>
            <w:shd w:val="clear" w:color="auto" w:fill="auto"/>
            <w:noWrap/>
            <w:vAlign w:val="center"/>
            <w:hideMark/>
          </w:tcPr>
          <w:p w14:paraId="5162297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1090422</w:t>
            </w:r>
          </w:p>
        </w:tc>
        <w:tc>
          <w:tcPr>
            <w:tcW w:w="2802" w:type="dxa"/>
            <w:shd w:val="clear" w:color="auto" w:fill="auto"/>
            <w:noWrap/>
            <w:vAlign w:val="center"/>
            <w:hideMark/>
          </w:tcPr>
          <w:p w14:paraId="3DDCA6D9"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José Carlos Mariátegui</w:t>
            </w:r>
          </w:p>
        </w:tc>
        <w:tc>
          <w:tcPr>
            <w:tcW w:w="2268" w:type="dxa"/>
            <w:shd w:val="clear" w:color="auto" w:fill="auto"/>
            <w:noWrap/>
            <w:vAlign w:val="center"/>
          </w:tcPr>
          <w:p w14:paraId="54F9A1A8" w14:textId="63E74AE3"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7C40AAC5" w14:textId="77777777" w:rsidTr="00FB3A5B">
        <w:trPr>
          <w:trHeight w:val="336"/>
        </w:trPr>
        <w:tc>
          <w:tcPr>
            <w:tcW w:w="348" w:type="dxa"/>
            <w:shd w:val="clear" w:color="auto" w:fill="auto"/>
            <w:noWrap/>
            <w:vAlign w:val="center"/>
            <w:hideMark/>
          </w:tcPr>
          <w:p w14:paraId="0AE5ED2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w:t>
            </w:r>
          </w:p>
        </w:tc>
        <w:tc>
          <w:tcPr>
            <w:tcW w:w="1214" w:type="dxa"/>
            <w:shd w:val="clear" w:color="auto" w:fill="auto"/>
            <w:noWrap/>
            <w:vAlign w:val="center"/>
            <w:hideMark/>
          </w:tcPr>
          <w:p w14:paraId="597EB4F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6CF24E5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Tancayllo</w:t>
            </w:r>
          </w:p>
        </w:tc>
        <w:tc>
          <w:tcPr>
            <w:tcW w:w="987" w:type="dxa"/>
            <w:shd w:val="clear" w:color="auto" w:fill="auto"/>
            <w:noWrap/>
            <w:vAlign w:val="center"/>
            <w:hideMark/>
          </w:tcPr>
          <w:p w14:paraId="26B41FD2"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1331438</w:t>
            </w:r>
          </w:p>
        </w:tc>
        <w:tc>
          <w:tcPr>
            <w:tcW w:w="2802" w:type="dxa"/>
            <w:shd w:val="clear" w:color="auto" w:fill="auto"/>
            <w:noWrap/>
            <w:vAlign w:val="center"/>
            <w:hideMark/>
          </w:tcPr>
          <w:p w14:paraId="6735886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Lino Quintanilla</w:t>
            </w:r>
          </w:p>
        </w:tc>
        <w:tc>
          <w:tcPr>
            <w:tcW w:w="2268" w:type="dxa"/>
            <w:shd w:val="clear" w:color="auto" w:fill="auto"/>
            <w:noWrap/>
            <w:vAlign w:val="center"/>
          </w:tcPr>
          <w:p w14:paraId="0BBE3AA6" w14:textId="3B30E060"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bl>
    <w:p w14:paraId="5D1F1741" w14:textId="6A89F013" w:rsidR="00024C2E" w:rsidRPr="00773439" w:rsidDel="000A7CCA" w:rsidRDefault="00024C2E">
      <w:pPr>
        <w:tabs>
          <w:tab w:val="left" w:pos="142"/>
          <w:tab w:val="left" w:pos="1276"/>
        </w:tabs>
        <w:autoSpaceDE w:val="0"/>
        <w:autoSpaceDN w:val="0"/>
        <w:adjustRightInd w:val="0"/>
        <w:jc w:val="both"/>
        <w:rPr>
          <w:del w:id="85" w:author="GRAPURIMAC" w:date="2023-06-29T17:00:00Z"/>
          <w:rFonts w:ascii="Arial Narrow" w:hAnsi="Arial Narrow" w:cs="Arial"/>
          <w:bCs/>
          <w:sz w:val="22"/>
          <w:szCs w:val="22"/>
        </w:rPr>
        <w:pPrChange w:id="86" w:author="GRAPURIMAC" w:date="2023-06-29T17:00:00Z">
          <w:pPr>
            <w:tabs>
              <w:tab w:val="left" w:pos="142"/>
              <w:tab w:val="left" w:pos="1276"/>
            </w:tabs>
            <w:autoSpaceDE w:val="0"/>
            <w:autoSpaceDN w:val="0"/>
            <w:adjustRightInd w:val="0"/>
            <w:ind w:left="709"/>
            <w:jc w:val="both"/>
          </w:pPr>
        </w:pPrChange>
      </w:pPr>
    </w:p>
    <w:p w14:paraId="7E72AD92" w14:textId="1BB7FAB8" w:rsidR="009F1F32" w:rsidRPr="00047E7F" w:rsidRDefault="00047E7F" w:rsidP="000A7CCA">
      <w:pPr>
        <w:tabs>
          <w:tab w:val="left" w:pos="142"/>
          <w:tab w:val="left" w:pos="1276"/>
        </w:tabs>
        <w:autoSpaceDE w:val="0"/>
        <w:autoSpaceDN w:val="0"/>
        <w:adjustRightInd w:val="0"/>
        <w:jc w:val="both"/>
        <w:rPr>
          <w:rFonts w:ascii="Arial Narrow" w:hAnsi="Arial Narrow" w:cs="Arial"/>
          <w:bCs/>
          <w:color w:val="FF0000"/>
          <w:sz w:val="16"/>
          <w:szCs w:val="22"/>
        </w:rPr>
      </w:pPr>
      <w:r w:rsidRPr="00047E7F">
        <w:rPr>
          <w:rFonts w:ascii="Arial Narrow" w:hAnsi="Arial Narrow" w:cs="Arial"/>
          <w:b/>
          <w:bCs/>
          <w:sz w:val="16"/>
          <w:szCs w:val="22"/>
        </w:rPr>
        <w:t>Elaborado por</w:t>
      </w:r>
      <w:r w:rsidR="00024C2E" w:rsidRPr="00047E7F">
        <w:rPr>
          <w:rFonts w:ascii="Arial Narrow" w:hAnsi="Arial Narrow" w:cs="Arial"/>
          <w:b/>
          <w:bCs/>
          <w:sz w:val="16"/>
          <w:szCs w:val="22"/>
        </w:rPr>
        <w:t>:</w:t>
      </w:r>
      <w:r w:rsidR="00024C2E" w:rsidRPr="00047E7F">
        <w:rPr>
          <w:rFonts w:ascii="Arial Narrow" w:hAnsi="Arial Narrow" w:cs="Arial"/>
          <w:bCs/>
          <w:sz w:val="16"/>
          <w:szCs w:val="22"/>
        </w:rPr>
        <w:t xml:space="preserve"> </w:t>
      </w:r>
      <w:r w:rsidRPr="00047E7F">
        <w:rPr>
          <w:rFonts w:ascii="Arial Narrow" w:hAnsi="Arial Narrow" w:cs="Arial"/>
          <w:bCs/>
          <w:sz w:val="16"/>
          <w:szCs w:val="22"/>
        </w:rPr>
        <w:t>Comisión de Control</w:t>
      </w:r>
      <w:r>
        <w:rPr>
          <w:rFonts w:ascii="Arial Narrow" w:hAnsi="Arial Narrow" w:cs="Arial"/>
          <w:bCs/>
          <w:sz w:val="16"/>
          <w:szCs w:val="22"/>
        </w:rPr>
        <w:t xml:space="preserve"> </w:t>
      </w:r>
    </w:p>
    <w:p w14:paraId="0E3F83B1" w14:textId="77777777" w:rsidR="00024C2E" w:rsidRPr="00773439"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AE75DAC" w14:textId="23B8E6BA" w:rsidR="009F1F32" w:rsidRDefault="009F1F32">
      <w:pPr>
        <w:tabs>
          <w:tab w:val="left" w:pos="142"/>
          <w:tab w:val="left" w:pos="1276"/>
        </w:tabs>
        <w:autoSpaceDE w:val="0"/>
        <w:autoSpaceDN w:val="0"/>
        <w:adjustRightInd w:val="0"/>
        <w:ind w:left="709"/>
        <w:jc w:val="both"/>
        <w:rPr>
          <w:rFonts w:ascii="Arial Narrow" w:hAnsi="Arial Narrow" w:cs="Arial"/>
          <w:bCs/>
          <w:sz w:val="22"/>
          <w:szCs w:val="22"/>
        </w:rPr>
      </w:pPr>
      <w:commentRangeStart w:id="87"/>
      <w:commentRangeStart w:id="88"/>
      <w:r w:rsidRPr="00773439">
        <w:rPr>
          <w:rFonts w:ascii="Arial Narrow" w:hAnsi="Arial Narrow" w:cs="Arial"/>
          <w:bCs/>
          <w:sz w:val="22"/>
          <w:szCs w:val="22"/>
        </w:rPr>
        <w:t xml:space="preserve">Por otro lado, </w:t>
      </w:r>
      <w:r w:rsidR="0080058F">
        <w:rPr>
          <w:rFonts w:ascii="Arial Narrow" w:hAnsi="Arial Narrow" w:cs="Arial"/>
          <w:bCs/>
          <w:sz w:val="22"/>
          <w:szCs w:val="22"/>
        </w:rPr>
        <w:t>de la visita</w:t>
      </w:r>
      <w:del w:id="89" w:author="GRAPURIMAC" w:date="2023-06-29T17:01:00Z">
        <w:r w:rsidR="0080058F" w:rsidDel="000A7CCA">
          <w:rPr>
            <w:rFonts w:ascii="Arial Narrow" w:hAnsi="Arial Narrow" w:cs="Arial"/>
            <w:bCs/>
            <w:sz w:val="22"/>
            <w:szCs w:val="22"/>
          </w:rPr>
          <w:delText xml:space="preserve"> </w:delText>
        </w:r>
      </w:del>
      <w:ins w:id="90" w:author="GRAPURIMAC" w:date="2023-06-29T17:01:00Z">
        <w:r w:rsidR="000A7CCA">
          <w:rPr>
            <w:rFonts w:ascii="Arial Narrow" w:hAnsi="Arial Narrow" w:cs="Arial"/>
            <w:bCs/>
            <w:sz w:val="22"/>
            <w:szCs w:val="22"/>
          </w:rPr>
          <w:t xml:space="preserve"> a </w:t>
        </w:r>
        <w:r w:rsidR="00D36E8F">
          <w:rPr>
            <w:rFonts w:ascii="Arial Narrow" w:hAnsi="Arial Narrow" w:cs="Arial"/>
            <w:bCs/>
            <w:sz w:val="22"/>
            <w:szCs w:val="22"/>
          </w:rPr>
          <w:t>la Ins</w:t>
        </w:r>
      </w:ins>
      <w:ins w:id="91" w:author="GRAPURIMAC" w:date="2023-06-29T17:03:00Z">
        <w:r w:rsidR="00D36E8F">
          <w:rPr>
            <w:rFonts w:ascii="Arial Narrow" w:hAnsi="Arial Narrow" w:cs="Arial"/>
            <w:bCs/>
            <w:sz w:val="22"/>
            <w:szCs w:val="22"/>
          </w:rPr>
          <w:t>titución Educativa</w:t>
        </w:r>
      </w:ins>
      <w:ins w:id="92" w:author="GRAPURIMAC" w:date="2023-06-29T17:01:00Z">
        <w:r w:rsidR="000A7CCA">
          <w:rPr>
            <w:rFonts w:ascii="Arial Narrow" w:hAnsi="Arial Narrow" w:cs="Arial"/>
            <w:bCs/>
            <w:sz w:val="22"/>
            <w:szCs w:val="22"/>
          </w:rPr>
          <w:t xml:space="preserve"> José María Arguedas de Uripa </w:t>
        </w:r>
      </w:ins>
      <w:del w:id="93" w:author="GRAPURIMAC" w:date="2023-06-29T17:01:00Z">
        <w:r w:rsidR="0080058F" w:rsidDel="000A7CCA">
          <w:rPr>
            <w:rFonts w:ascii="Arial Narrow" w:hAnsi="Arial Narrow" w:cs="Arial"/>
            <w:bCs/>
            <w:sz w:val="22"/>
            <w:szCs w:val="22"/>
          </w:rPr>
          <w:delText>a camp</w:delText>
        </w:r>
      </w:del>
      <w:ins w:id="94" w:author="GRAPURIMAC" w:date="2023-06-29T17:01:00Z">
        <w:r w:rsidR="000A7CCA">
          <w:rPr>
            <w:rFonts w:ascii="Arial Narrow" w:hAnsi="Arial Narrow" w:cs="Arial"/>
            <w:bCs/>
            <w:sz w:val="22"/>
            <w:szCs w:val="22"/>
          </w:rPr>
          <w:t>materializada en el</w:t>
        </w:r>
      </w:ins>
      <w:del w:id="95" w:author="GRAPURIMAC" w:date="2023-06-29T17:01:00Z">
        <w:r w:rsidR="0080058F" w:rsidDel="000A7CCA">
          <w:rPr>
            <w:rFonts w:ascii="Arial Narrow" w:hAnsi="Arial Narrow" w:cs="Arial"/>
            <w:bCs/>
            <w:sz w:val="22"/>
            <w:szCs w:val="22"/>
          </w:rPr>
          <w:delText>o</w:delText>
        </w:r>
        <w:r w:rsidR="00FB3A5B" w:rsidDel="000A7CCA">
          <w:rPr>
            <w:rFonts w:ascii="Arial Narrow" w:hAnsi="Arial Narrow" w:cs="Arial"/>
            <w:bCs/>
            <w:sz w:val="22"/>
            <w:szCs w:val="22"/>
          </w:rPr>
          <w:delText xml:space="preserve"> según</w:delText>
        </w:r>
      </w:del>
      <w:r w:rsidR="00FB3A5B">
        <w:rPr>
          <w:rFonts w:ascii="Arial Narrow" w:hAnsi="Arial Narrow" w:cs="Arial"/>
          <w:bCs/>
          <w:sz w:val="22"/>
          <w:szCs w:val="22"/>
        </w:rPr>
        <w:t xml:space="preserve"> </w:t>
      </w:r>
      <w:r w:rsidR="00FB3A5B" w:rsidRPr="00FB3A5B">
        <w:rPr>
          <w:rFonts w:ascii="Arial Narrow" w:hAnsi="Arial Narrow" w:cs="Arial"/>
          <w:bCs/>
          <w:sz w:val="22"/>
          <w:szCs w:val="22"/>
        </w:rPr>
        <w:t>Acta de visita de control n.° 0</w:t>
      </w:r>
      <w:r w:rsidR="00FB3A5B">
        <w:rPr>
          <w:rFonts w:ascii="Arial Narrow" w:hAnsi="Arial Narrow" w:cs="Arial"/>
          <w:bCs/>
          <w:sz w:val="22"/>
          <w:szCs w:val="22"/>
        </w:rPr>
        <w:t>7</w:t>
      </w:r>
      <w:r w:rsidR="00FB3A5B" w:rsidRPr="00FB3A5B">
        <w:rPr>
          <w:rFonts w:ascii="Arial Narrow" w:hAnsi="Arial Narrow" w:cs="Arial"/>
          <w:bCs/>
          <w:sz w:val="22"/>
          <w:szCs w:val="22"/>
        </w:rPr>
        <w:t>-2023-CG-OCI-GORE/APURIMAC</w:t>
      </w:r>
      <w:del w:id="96" w:author="GRAPURIMAC" w:date="2023-06-29T17:01:00Z">
        <w:r w:rsidR="00FB3A5B" w:rsidRPr="00FB3A5B" w:rsidDel="000A7CCA">
          <w:rPr>
            <w:rFonts w:ascii="Arial Narrow" w:hAnsi="Arial Narrow" w:cs="Arial"/>
            <w:bCs/>
            <w:sz w:val="22"/>
            <w:szCs w:val="22"/>
          </w:rPr>
          <w:delText>,</w:delText>
        </w:r>
      </w:del>
      <w:r w:rsidR="00FB3A5B" w:rsidRPr="00FB3A5B">
        <w:rPr>
          <w:rFonts w:ascii="Arial Narrow" w:hAnsi="Arial Narrow" w:cs="Arial"/>
          <w:bCs/>
          <w:sz w:val="22"/>
          <w:szCs w:val="22"/>
        </w:rPr>
        <w:t xml:space="preserve"> de 12 de junio de 2023</w:t>
      </w:r>
      <w:r w:rsidR="00FB3A5B">
        <w:rPr>
          <w:rFonts w:ascii="Arial Narrow" w:hAnsi="Arial Narrow" w:cs="Arial"/>
          <w:bCs/>
          <w:sz w:val="22"/>
          <w:szCs w:val="22"/>
        </w:rPr>
        <w:t xml:space="preserve"> </w:t>
      </w:r>
      <w:del w:id="97" w:author="GRAPURIMAC" w:date="2023-06-29T17:01:00Z">
        <w:r w:rsidR="00FB3A5B" w:rsidDel="000A7CCA">
          <w:rPr>
            <w:rFonts w:ascii="Arial Narrow" w:hAnsi="Arial Narrow" w:cs="Arial"/>
            <w:bCs/>
            <w:sz w:val="22"/>
            <w:szCs w:val="22"/>
          </w:rPr>
          <w:delText xml:space="preserve">de la I.E. José María Arguedas de Uripa </w:delText>
        </w:r>
      </w:del>
      <w:r w:rsidR="00FB3A5B">
        <w:rPr>
          <w:rFonts w:ascii="Arial Narrow" w:hAnsi="Arial Narrow" w:cs="Arial"/>
          <w:bCs/>
          <w:sz w:val="22"/>
          <w:szCs w:val="22"/>
        </w:rPr>
        <w:t>y</w:t>
      </w:r>
      <w:ins w:id="98" w:author="GRAPURIMAC" w:date="2023-06-29T17:02:00Z">
        <w:r w:rsidR="00D36E8F">
          <w:rPr>
            <w:rFonts w:ascii="Arial Narrow" w:hAnsi="Arial Narrow" w:cs="Arial"/>
            <w:bCs/>
            <w:sz w:val="22"/>
            <w:szCs w:val="22"/>
          </w:rPr>
          <w:t xml:space="preserve"> de la visita a la I</w:t>
        </w:r>
      </w:ins>
      <w:ins w:id="99" w:author="GRAPURIMAC" w:date="2023-06-29T17:03:00Z">
        <w:r w:rsidR="00D36E8F">
          <w:rPr>
            <w:rFonts w:ascii="Arial Narrow" w:hAnsi="Arial Narrow" w:cs="Arial"/>
            <w:bCs/>
            <w:sz w:val="22"/>
            <w:szCs w:val="22"/>
          </w:rPr>
          <w:t xml:space="preserve">nstitución Educativa </w:t>
        </w:r>
      </w:ins>
      <w:ins w:id="100" w:author="GRAPURIMAC" w:date="2023-06-29T17:02:00Z">
        <w:r w:rsidR="00D36E8F">
          <w:rPr>
            <w:rFonts w:ascii="Arial Narrow" w:hAnsi="Arial Narrow" w:cs="Arial"/>
            <w:bCs/>
            <w:sz w:val="22"/>
            <w:szCs w:val="22"/>
          </w:rPr>
          <w:t>San Pedro de Uripa, según consta en el</w:t>
        </w:r>
      </w:ins>
      <w:r w:rsidR="00FB3A5B">
        <w:rPr>
          <w:rFonts w:ascii="Arial Narrow" w:hAnsi="Arial Narrow" w:cs="Arial"/>
          <w:bCs/>
          <w:sz w:val="22"/>
          <w:szCs w:val="22"/>
        </w:rPr>
        <w:t xml:space="preserve"> </w:t>
      </w:r>
      <w:r w:rsidR="00FB3A5B" w:rsidRPr="00FB3A5B">
        <w:rPr>
          <w:rFonts w:ascii="Arial Narrow" w:hAnsi="Arial Narrow" w:cs="Arial"/>
          <w:bCs/>
          <w:sz w:val="22"/>
          <w:szCs w:val="22"/>
        </w:rPr>
        <w:t>Acta de visita de control n.° 0</w:t>
      </w:r>
      <w:r w:rsidR="00FB3A5B">
        <w:rPr>
          <w:rFonts w:ascii="Arial Narrow" w:hAnsi="Arial Narrow" w:cs="Arial"/>
          <w:bCs/>
          <w:sz w:val="22"/>
          <w:szCs w:val="22"/>
        </w:rPr>
        <w:t>8</w:t>
      </w:r>
      <w:r w:rsidR="00FB3A5B" w:rsidRPr="00FB3A5B">
        <w:rPr>
          <w:rFonts w:ascii="Arial Narrow" w:hAnsi="Arial Narrow" w:cs="Arial"/>
          <w:bCs/>
          <w:sz w:val="22"/>
          <w:szCs w:val="22"/>
        </w:rPr>
        <w:t>-2023-CG-OCI-GORE/APURIMAC</w:t>
      </w:r>
      <w:ins w:id="101" w:author="GRAPURIMAC" w:date="2023-06-29T17:03:00Z">
        <w:r w:rsidR="00D36E8F">
          <w:rPr>
            <w:rFonts w:ascii="Arial Narrow" w:hAnsi="Arial Narrow" w:cs="Arial"/>
            <w:bCs/>
            <w:sz w:val="22"/>
            <w:szCs w:val="22"/>
          </w:rPr>
          <w:t xml:space="preserve"> </w:t>
        </w:r>
      </w:ins>
      <w:del w:id="102" w:author="GRAPURIMAC" w:date="2023-06-29T17:02:00Z">
        <w:r w:rsidR="00FB3A5B" w:rsidRPr="00FB3A5B" w:rsidDel="00D36E8F">
          <w:rPr>
            <w:rFonts w:ascii="Arial Narrow" w:hAnsi="Arial Narrow" w:cs="Arial"/>
            <w:bCs/>
            <w:sz w:val="22"/>
            <w:szCs w:val="22"/>
          </w:rPr>
          <w:delText xml:space="preserve">, </w:delText>
        </w:r>
      </w:del>
      <w:r w:rsidR="00FB3A5B" w:rsidRPr="00FB3A5B">
        <w:rPr>
          <w:rFonts w:ascii="Arial Narrow" w:hAnsi="Arial Narrow" w:cs="Arial"/>
          <w:bCs/>
          <w:sz w:val="22"/>
          <w:szCs w:val="22"/>
        </w:rPr>
        <w:t>de 12 de junio de 2023</w:t>
      </w:r>
      <w:ins w:id="103" w:author="GRAPURIMAC" w:date="2023-06-29T17:03:00Z">
        <w:r w:rsidR="00D36E8F">
          <w:rPr>
            <w:rFonts w:ascii="Arial Narrow" w:hAnsi="Arial Narrow" w:cs="Arial"/>
            <w:bCs/>
            <w:sz w:val="22"/>
            <w:szCs w:val="22"/>
          </w:rPr>
          <w:t>, se verificó que estos centros educativos</w:t>
        </w:r>
      </w:ins>
      <w:del w:id="104" w:author="GRAPURIMAC" w:date="2023-06-29T17:03:00Z">
        <w:r w:rsidR="00FB3A5B" w:rsidDel="00D36E8F">
          <w:rPr>
            <w:rFonts w:ascii="Arial Narrow" w:hAnsi="Arial Narrow" w:cs="Arial"/>
            <w:bCs/>
            <w:sz w:val="22"/>
            <w:szCs w:val="22"/>
          </w:rPr>
          <w:delText xml:space="preserve"> de </w:delText>
        </w:r>
      </w:del>
      <w:del w:id="105" w:author="GRAPURIMAC" w:date="2023-06-29T17:02:00Z">
        <w:r w:rsidR="00FB3A5B" w:rsidDel="00D36E8F">
          <w:rPr>
            <w:rFonts w:ascii="Arial Narrow" w:hAnsi="Arial Narrow" w:cs="Arial"/>
            <w:bCs/>
            <w:sz w:val="22"/>
            <w:szCs w:val="22"/>
          </w:rPr>
          <w:delText xml:space="preserve">la I.E. San Pedro de Uripa </w:delText>
        </w:r>
      </w:del>
      <w:del w:id="106" w:author="GRAPURIMAC" w:date="2023-06-29T17:03:00Z">
        <w:r w:rsidR="0080058F" w:rsidDel="00D36E8F">
          <w:rPr>
            <w:rFonts w:ascii="Arial Narrow" w:hAnsi="Arial Narrow" w:cs="Arial"/>
            <w:bCs/>
            <w:sz w:val="22"/>
            <w:szCs w:val="22"/>
          </w:rPr>
          <w:delText xml:space="preserve">se pudo verificar que </w:delText>
        </w:r>
        <w:r w:rsidR="00FB3A5B" w:rsidDel="00D36E8F">
          <w:rPr>
            <w:rFonts w:ascii="Arial Narrow" w:hAnsi="Arial Narrow" w:cs="Arial"/>
            <w:bCs/>
            <w:sz w:val="22"/>
            <w:szCs w:val="22"/>
          </w:rPr>
          <w:delText xml:space="preserve">estas </w:delText>
        </w:r>
        <w:r w:rsidR="004A3B21" w:rsidDel="00D36E8F">
          <w:rPr>
            <w:rFonts w:ascii="Arial Narrow" w:hAnsi="Arial Narrow" w:cs="Arial"/>
            <w:bCs/>
            <w:sz w:val="22"/>
            <w:szCs w:val="22"/>
          </w:rPr>
          <w:delText>instituciones educativas</w:delText>
        </w:r>
      </w:del>
      <w:r w:rsidR="004A3B21">
        <w:rPr>
          <w:rFonts w:ascii="Arial Narrow" w:hAnsi="Arial Narrow" w:cs="Arial"/>
          <w:bCs/>
          <w:sz w:val="22"/>
          <w:szCs w:val="22"/>
        </w:rPr>
        <w:t xml:space="preserve"> cuentan con equipos de cómputo (servidores) inoperativos</w:t>
      </w:r>
      <w:r w:rsidR="00F52244">
        <w:rPr>
          <w:rFonts w:ascii="Arial Narrow" w:hAnsi="Arial Narrow" w:cs="Arial"/>
          <w:bCs/>
          <w:sz w:val="22"/>
          <w:szCs w:val="22"/>
        </w:rPr>
        <w:t xml:space="preserve">, </w:t>
      </w:r>
      <w:ins w:id="107" w:author="GRAPURIMAC" w:date="2023-06-29T17:03:00Z">
        <w:r w:rsidR="00D36E8F">
          <w:rPr>
            <w:rFonts w:ascii="Arial Narrow" w:hAnsi="Arial Narrow" w:cs="Arial"/>
            <w:bCs/>
            <w:sz w:val="22"/>
            <w:szCs w:val="22"/>
          </w:rPr>
          <w:t xml:space="preserve"> tal como se describe a</w:t>
        </w:r>
      </w:ins>
      <w:ins w:id="108" w:author="GRAPURIMAC" w:date="2023-06-29T17:04:00Z">
        <w:r w:rsidR="00D36E8F">
          <w:rPr>
            <w:rFonts w:ascii="Arial Narrow" w:hAnsi="Arial Narrow" w:cs="Arial"/>
            <w:bCs/>
            <w:sz w:val="22"/>
            <w:szCs w:val="22"/>
          </w:rPr>
          <w:t xml:space="preserve"> continuación</w:t>
        </w:r>
      </w:ins>
      <w:del w:id="109" w:author="GRAPURIMAC" w:date="2023-06-29T17:04:00Z">
        <w:r w:rsidR="00F52244" w:rsidDel="00D36E8F">
          <w:rPr>
            <w:rFonts w:ascii="Arial Narrow" w:hAnsi="Arial Narrow" w:cs="Arial"/>
            <w:bCs/>
            <w:sz w:val="22"/>
            <w:szCs w:val="22"/>
          </w:rPr>
          <w:delText>como se muestra a continuación</w:delText>
        </w:r>
      </w:del>
      <w:r w:rsidR="00F52244">
        <w:rPr>
          <w:rFonts w:ascii="Arial Narrow" w:hAnsi="Arial Narrow" w:cs="Arial"/>
          <w:bCs/>
          <w:sz w:val="22"/>
          <w:szCs w:val="22"/>
        </w:rPr>
        <w:t>:</w:t>
      </w:r>
      <w:commentRangeEnd w:id="87"/>
      <w:r w:rsidR="00D36E8F">
        <w:rPr>
          <w:rStyle w:val="Refdecomentario"/>
        </w:rPr>
        <w:commentReference w:id="87"/>
      </w:r>
      <w:commentRangeEnd w:id="88"/>
      <w:r w:rsidR="007D4CFB">
        <w:rPr>
          <w:rStyle w:val="Refdecomentario"/>
        </w:rPr>
        <w:commentReference w:id="88"/>
      </w:r>
    </w:p>
    <w:p w14:paraId="4A0EB662" w14:textId="77777777" w:rsidR="00F52244" w:rsidRDefault="00F52244"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885832D" w14:textId="096F9490"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405329B6"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3BAB8DF"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7A672F5"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072F999"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2C1C71C0"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456944B"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1C41757"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EAC501D"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4F73B152"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A6E717B"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E52A0E7"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4DE2CFD"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5C4AC0A"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3816033"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CC0A7B9"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98A7D4F"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15ADE9B" w14:textId="628F547F" w:rsidR="00F52244" w:rsidRPr="00F52244"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0225FA">
        <w:rPr>
          <w:rFonts w:ascii="Arial Narrow" w:hAnsi="Arial Narrow" w:cs="Arial"/>
          <w:b/>
          <w:bCs/>
          <w:sz w:val="22"/>
          <w:szCs w:val="22"/>
        </w:rPr>
        <w:lastRenderedPageBreak/>
        <w:t xml:space="preserve">Cuadro n.° </w:t>
      </w:r>
      <w:r w:rsidR="00621969">
        <w:rPr>
          <w:rFonts w:ascii="Arial Narrow" w:hAnsi="Arial Narrow" w:cs="Arial"/>
          <w:b/>
          <w:bCs/>
          <w:sz w:val="22"/>
          <w:szCs w:val="22"/>
        </w:rPr>
        <w:t>2</w:t>
      </w:r>
    </w:p>
    <w:p w14:paraId="329EADD7" w14:textId="5EF70BCA" w:rsidR="00F52244" w:rsidRPr="00F52244"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F52244">
        <w:rPr>
          <w:rFonts w:ascii="Arial Narrow" w:hAnsi="Arial Narrow" w:cs="Arial"/>
          <w:b/>
          <w:bCs/>
          <w:sz w:val="22"/>
          <w:szCs w:val="22"/>
        </w:rPr>
        <w:t>Instituciones Educativas con equipo informático inoperativo y/o dañado</w:t>
      </w:r>
    </w:p>
    <w:tbl>
      <w:tblPr>
        <w:tblStyle w:val="Tablaconcuadrcula"/>
        <w:tblW w:w="7791" w:type="dxa"/>
        <w:tblInd w:w="709" w:type="dxa"/>
        <w:tblLook w:val="04A0" w:firstRow="1" w:lastRow="0" w:firstColumn="1" w:lastColumn="0" w:noHBand="0" w:noVBand="1"/>
      </w:tblPr>
      <w:tblGrid>
        <w:gridCol w:w="1554"/>
        <w:gridCol w:w="1843"/>
        <w:gridCol w:w="4394"/>
      </w:tblGrid>
      <w:tr w:rsidR="00A94AEA" w:rsidRPr="00F807C8" w14:paraId="35A99F6E" w14:textId="77777777" w:rsidTr="007A4A65">
        <w:tc>
          <w:tcPr>
            <w:tcW w:w="1554" w:type="dxa"/>
            <w:shd w:val="clear" w:color="auto" w:fill="D9D9D9" w:themeFill="background1" w:themeFillShade="D9"/>
          </w:tcPr>
          <w:p w14:paraId="14DEBABD" w14:textId="77777777" w:rsidR="00F52244" w:rsidRPr="00F807C8"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I.E VISITADAS</w:t>
            </w:r>
          </w:p>
        </w:tc>
        <w:tc>
          <w:tcPr>
            <w:tcW w:w="1843" w:type="dxa"/>
            <w:shd w:val="clear" w:color="auto" w:fill="D9D9D9" w:themeFill="background1" w:themeFillShade="D9"/>
          </w:tcPr>
          <w:p w14:paraId="3FAEAE04" w14:textId="77777777" w:rsidR="00F52244" w:rsidRPr="00F807C8"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F807C8"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OBSERVACIONES</w:t>
            </w:r>
          </w:p>
        </w:tc>
      </w:tr>
      <w:tr w:rsidR="00A94AEA" w:rsidRPr="00F807C8" w14:paraId="115680C5" w14:textId="77777777" w:rsidTr="007A4A65">
        <w:tc>
          <w:tcPr>
            <w:tcW w:w="1554" w:type="dxa"/>
          </w:tcPr>
          <w:p w14:paraId="4756077E"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DANIEL ALCIDES CARRIÓN</w:t>
            </w:r>
          </w:p>
        </w:tc>
        <w:tc>
          <w:tcPr>
            <w:tcW w:w="1843" w:type="dxa"/>
          </w:tcPr>
          <w:p w14:paraId="4A6A4005"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TOTORABAMBA</w:t>
            </w:r>
          </w:p>
        </w:tc>
        <w:tc>
          <w:tcPr>
            <w:tcW w:w="4394" w:type="dxa"/>
          </w:tcPr>
          <w:p w14:paraId="6926D216" w14:textId="4DB23700" w:rsidR="00A94AEA"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46026FFC" w14:textId="77777777" w:rsidTr="007A4A65">
        <w:tc>
          <w:tcPr>
            <w:tcW w:w="1554" w:type="dxa"/>
          </w:tcPr>
          <w:p w14:paraId="3E96B2D3"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LAS AMÉRICAS</w:t>
            </w:r>
          </w:p>
        </w:tc>
        <w:tc>
          <w:tcPr>
            <w:tcW w:w="1843" w:type="dxa"/>
          </w:tcPr>
          <w:p w14:paraId="36571767"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CENTRO POBLADO DE CHALHUANI</w:t>
            </w:r>
          </w:p>
        </w:tc>
        <w:tc>
          <w:tcPr>
            <w:tcW w:w="4394" w:type="dxa"/>
          </w:tcPr>
          <w:p w14:paraId="4629A096"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71D2AFB0" w14:textId="77777777" w:rsidTr="007A4A65">
        <w:tc>
          <w:tcPr>
            <w:tcW w:w="1554" w:type="dxa"/>
          </w:tcPr>
          <w:p w14:paraId="668EFA0D"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JOSE MARÍA ARGUEDAS</w:t>
            </w:r>
          </w:p>
        </w:tc>
        <w:tc>
          <w:tcPr>
            <w:tcW w:w="1843" w:type="dxa"/>
          </w:tcPr>
          <w:p w14:paraId="161BA6F5"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3DE0BD80"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Servidores dañados por falla del sistema de protección eléctrico</w:t>
            </w:r>
          </w:p>
        </w:tc>
      </w:tr>
      <w:tr w:rsidR="00A94AEA" w:rsidRPr="00F807C8" w14:paraId="3F3E959C" w14:textId="77777777" w:rsidTr="007A4A65">
        <w:tc>
          <w:tcPr>
            <w:tcW w:w="1554" w:type="dxa"/>
          </w:tcPr>
          <w:p w14:paraId="3AAAEB20"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 xml:space="preserve">SAN PEDRO </w:t>
            </w:r>
          </w:p>
        </w:tc>
        <w:tc>
          <w:tcPr>
            <w:tcW w:w="1843" w:type="dxa"/>
          </w:tcPr>
          <w:p w14:paraId="4A0AEB96"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1FFCC5D7" w14:textId="7E21ABAA"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Servidor dañado por falla del sistema de protección eléctrico</w:t>
            </w:r>
          </w:p>
        </w:tc>
      </w:tr>
      <w:tr w:rsidR="00A94AEA" w:rsidRPr="00F807C8" w14:paraId="6170F496" w14:textId="77777777" w:rsidTr="007A4A65">
        <w:tc>
          <w:tcPr>
            <w:tcW w:w="1554" w:type="dxa"/>
          </w:tcPr>
          <w:p w14:paraId="5EFE469B"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SAN JUAN BAUTISTA</w:t>
            </w:r>
          </w:p>
        </w:tc>
        <w:tc>
          <w:tcPr>
            <w:tcW w:w="1843" w:type="dxa"/>
          </w:tcPr>
          <w:p w14:paraId="5BE78658"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CALL</w:t>
            </w:r>
            <w:r>
              <w:rPr>
                <w:rFonts w:ascii="Arial Narrow" w:hAnsi="Arial Narrow" w:cs="Arial"/>
                <w:bCs/>
                <w:sz w:val="18"/>
                <w:szCs w:val="18"/>
              </w:rPr>
              <w:t>E</w:t>
            </w:r>
            <w:r w:rsidRPr="00F807C8">
              <w:rPr>
                <w:rFonts w:ascii="Arial Narrow" w:hAnsi="Arial Narrow" w:cs="Arial"/>
                <w:bCs/>
                <w:sz w:val="18"/>
                <w:szCs w:val="18"/>
              </w:rPr>
              <w:t>BAMBA</w:t>
            </w:r>
          </w:p>
        </w:tc>
        <w:tc>
          <w:tcPr>
            <w:tcW w:w="4394" w:type="dxa"/>
          </w:tcPr>
          <w:p w14:paraId="5C19B63C"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1175A69C" w14:textId="77777777" w:rsidTr="007A4A65">
        <w:tc>
          <w:tcPr>
            <w:tcW w:w="1554" w:type="dxa"/>
          </w:tcPr>
          <w:p w14:paraId="456401B2"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LEONCIO PRADO</w:t>
            </w:r>
          </w:p>
        </w:tc>
        <w:tc>
          <w:tcPr>
            <w:tcW w:w="1843" w:type="dxa"/>
          </w:tcPr>
          <w:p w14:paraId="28A1F663"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RIO BLANCO</w:t>
            </w:r>
          </w:p>
        </w:tc>
        <w:tc>
          <w:tcPr>
            <w:tcW w:w="4394" w:type="dxa"/>
          </w:tcPr>
          <w:p w14:paraId="6875FCF1"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bl>
    <w:p w14:paraId="3C664FCB" w14:textId="45932B28" w:rsidR="001774EA"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348F68AE"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F9CC197" w14:textId="55EA6F5D" w:rsidR="00A94AEA"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drawing>
          <wp:inline distT="0" distB="0" distL="0" distR="0" wp14:anchorId="42571CE5" wp14:editId="4D274AE7">
            <wp:extent cx="4927407" cy="3695700"/>
            <wp:effectExtent l="0" t="0" r="6985" b="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2938" cy="3699849"/>
                    </a:xfrm>
                    <a:prstGeom prst="rect">
                      <a:avLst/>
                    </a:prstGeom>
                    <a:noFill/>
                    <a:ln>
                      <a:noFill/>
                    </a:ln>
                  </pic:spPr>
                </pic:pic>
              </a:graphicData>
            </a:graphic>
          </wp:inline>
        </w:drawing>
      </w:r>
    </w:p>
    <w:p w14:paraId="7346F782" w14:textId="4BC6E17F"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Visita a la I.E. José María Arguedas. </w:t>
      </w:r>
    </w:p>
    <w:p w14:paraId="73C11F6F" w14:textId="7777777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25F3B38" w14:textId="1A9BF6C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lastRenderedPageBreak/>
        <w:drawing>
          <wp:inline distT="0" distB="0" distL="0" distR="0" wp14:anchorId="28DA4191" wp14:editId="754DE606">
            <wp:extent cx="4912893" cy="3684814"/>
            <wp:effectExtent l="0" t="0" r="2540" b="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800" cy="3694494"/>
                    </a:xfrm>
                    <a:prstGeom prst="rect">
                      <a:avLst/>
                    </a:prstGeom>
                    <a:noFill/>
                    <a:ln>
                      <a:noFill/>
                    </a:ln>
                  </pic:spPr>
                </pic:pic>
              </a:graphicData>
            </a:graphic>
          </wp:inline>
        </w:drawing>
      </w:r>
    </w:p>
    <w:p w14:paraId="17AA48E4" w14:textId="4CB4441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En la imagen se evidencia que el servidor de la I.E. José María Arguedas se encuentra </w:t>
      </w:r>
      <w:ins w:id="110" w:author="GRAPURIMAC" w:date="2023-06-29T17:06:00Z">
        <w:r w:rsidR="00D36E8F">
          <w:rPr>
            <w:rFonts w:ascii="Arial Narrow" w:hAnsi="Arial Narrow" w:cs="Arial"/>
            <w:bCs/>
            <w:sz w:val="22"/>
            <w:szCs w:val="22"/>
          </w:rPr>
          <w:t>ino</w:t>
        </w:r>
      </w:ins>
      <w:del w:id="111" w:author="GRAPURIMAC" w:date="2023-06-29T17:06:00Z">
        <w:r w:rsidDel="00D36E8F">
          <w:rPr>
            <w:rFonts w:ascii="Arial Narrow" w:hAnsi="Arial Narrow" w:cs="Arial"/>
            <w:bCs/>
            <w:sz w:val="22"/>
            <w:szCs w:val="22"/>
          </w:rPr>
          <w:delText>no o</w:delText>
        </w:r>
      </w:del>
      <w:r>
        <w:rPr>
          <w:rFonts w:ascii="Arial Narrow" w:hAnsi="Arial Narrow" w:cs="Arial"/>
          <w:bCs/>
          <w:sz w:val="22"/>
          <w:szCs w:val="22"/>
        </w:rPr>
        <w:t xml:space="preserve">perativa </w:t>
      </w:r>
      <w:del w:id="112" w:author="GRAPURIMAC" w:date="2023-06-29T17:06:00Z">
        <w:r w:rsidDel="00D36E8F">
          <w:rPr>
            <w:rFonts w:ascii="Arial Narrow" w:hAnsi="Arial Narrow" w:cs="Arial"/>
            <w:bCs/>
            <w:sz w:val="22"/>
            <w:szCs w:val="22"/>
          </w:rPr>
          <w:delText>(malogrado)</w:delText>
        </w:r>
      </w:del>
    </w:p>
    <w:p w14:paraId="64479566"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3652F02" w14:textId="3E1B4A13"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drawing>
          <wp:inline distT="0" distB="0" distL="0" distR="0" wp14:anchorId="3662AED3" wp14:editId="76065BA8">
            <wp:extent cx="4893128" cy="3669989"/>
            <wp:effectExtent l="0" t="0" r="3175" b="6985"/>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2163" cy="3684266"/>
                    </a:xfrm>
                    <a:prstGeom prst="rect">
                      <a:avLst/>
                    </a:prstGeom>
                    <a:noFill/>
                    <a:ln>
                      <a:noFill/>
                    </a:ln>
                  </pic:spPr>
                </pic:pic>
              </a:graphicData>
            </a:graphic>
          </wp:inline>
        </w:drawing>
      </w:r>
    </w:p>
    <w:p w14:paraId="3A547899" w14:textId="3E657F76"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Visita de control a la I.E. San Pedro de Uripa.</w:t>
      </w:r>
    </w:p>
    <w:p w14:paraId="6480D386" w14:textId="5A76FCB9"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lastRenderedPageBreak/>
        <w:drawing>
          <wp:inline distT="0" distB="0" distL="0" distR="0" wp14:anchorId="0DF42453" wp14:editId="46188B29">
            <wp:extent cx="4883866" cy="3663043"/>
            <wp:effectExtent l="0" t="0" r="0" b="0"/>
            <wp:docPr id="33449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4573" cy="3671074"/>
                    </a:xfrm>
                    <a:prstGeom prst="rect">
                      <a:avLst/>
                    </a:prstGeom>
                    <a:noFill/>
                    <a:ln>
                      <a:noFill/>
                    </a:ln>
                  </pic:spPr>
                </pic:pic>
              </a:graphicData>
            </a:graphic>
          </wp:inline>
        </w:drawing>
      </w:r>
    </w:p>
    <w:p w14:paraId="1D31E34B" w14:textId="315980E6"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En la imagen se aprecia que el servidor de la I.E. San Pedro se encuentra inoperativa.</w:t>
      </w:r>
    </w:p>
    <w:p w14:paraId="4F831621" w14:textId="7777777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2CC31958" w:rsidR="00024C2E" w:rsidRPr="00F71CA5" w:rsidRDefault="008233A5"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w:t>
      </w:r>
      <w:r w:rsidR="00A45AEA">
        <w:rPr>
          <w:rFonts w:ascii="Arial Narrow" w:hAnsi="Arial Narrow" w:cs="Arial"/>
          <w:bCs/>
          <w:sz w:val="22"/>
          <w:szCs w:val="22"/>
        </w:rPr>
        <w:t xml:space="preserve">, de la información remitida por la Entidad mediante oficio n.° </w:t>
      </w:r>
      <w:r w:rsidR="009C3D98">
        <w:rPr>
          <w:rFonts w:ascii="Arial Narrow" w:hAnsi="Arial Narrow" w:cs="Arial"/>
          <w:bCs/>
          <w:sz w:val="22"/>
          <w:szCs w:val="22"/>
        </w:rPr>
        <w:t>123-2023-GRAP/11/GRDS</w:t>
      </w:r>
      <w:del w:id="113" w:author="GRAPURIMAC" w:date="2023-06-29T17:07:00Z">
        <w:r w:rsidR="00A45AEA" w:rsidDel="00D36E8F">
          <w:rPr>
            <w:rFonts w:ascii="Arial Narrow" w:hAnsi="Arial Narrow" w:cs="Arial"/>
            <w:bCs/>
            <w:sz w:val="22"/>
            <w:szCs w:val="22"/>
          </w:rPr>
          <w:delText>,</w:delText>
        </w:r>
      </w:del>
      <w:r w:rsidR="009C3D98">
        <w:rPr>
          <w:rFonts w:ascii="Arial Narrow" w:hAnsi="Arial Narrow" w:cs="Arial"/>
          <w:bCs/>
          <w:sz w:val="22"/>
          <w:szCs w:val="22"/>
        </w:rPr>
        <w:t xml:space="preserve"> de 4 de abril de 2023,</w:t>
      </w:r>
      <w:r w:rsidR="00A45AEA">
        <w:rPr>
          <w:rFonts w:ascii="Arial Narrow" w:hAnsi="Arial Narrow" w:cs="Arial"/>
          <w:bCs/>
          <w:sz w:val="22"/>
          <w:szCs w:val="22"/>
        </w:rPr>
        <w:t xml:space="preserve"> se ha tomado conocimiento que se tiene prevista la </w:t>
      </w:r>
      <w:r w:rsidR="00024C2E">
        <w:rPr>
          <w:rFonts w:ascii="Arial Narrow" w:hAnsi="Arial Narrow" w:cs="Arial"/>
          <w:bCs/>
          <w:sz w:val="22"/>
          <w:szCs w:val="22"/>
        </w:rPr>
        <w:t xml:space="preserve">entrega de equipos laptop para docentes y estudiantes </w:t>
      </w:r>
      <w:r w:rsidR="00A45AEA">
        <w:rPr>
          <w:rFonts w:ascii="Arial Narrow" w:hAnsi="Arial Narrow" w:cs="Arial"/>
          <w:bCs/>
          <w:sz w:val="22"/>
          <w:szCs w:val="22"/>
        </w:rPr>
        <w:t>y</w:t>
      </w:r>
      <w:r w:rsidR="00024C2E">
        <w:rPr>
          <w:rFonts w:ascii="Arial Narrow" w:hAnsi="Arial Narrow" w:cs="Arial"/>
          <w:bCs/>
          <w:sz w:val="22"/>
          <w:szCs w:val="22"/>
        </w:rPr>
        <w:t xml:space="preserve"> se tiene programado la ejecución del componente capacitación</w:t>
      </w:r>
      <w:r w:rsidR="00A45AEA">
        <w:rPr>
          <w:rFonts w:ascii="Arial Narrow" w:hAnsi="Arial Narrow" w:cs="Arial"/>
          <w:bCs/>
          <w:sz w:val="22"/>
          <w:szCs w:val="22"/>
        </w:rPr>
        <w:t xml:space="preserve"> en las IIEE que se muestran </w:t>
      </w:r>
      <w:r w:rsidR="005A748F">
        <w:rPr>
          <w:rFonts w:ascii="Arial Narrow" w:hAnsi="Arial Narrow" w:cs="Arial"/>
          <w:bCs/>
          <w:sz w:val="22"/>
          <w:szCs w:val="22"/>
        </w:rPr>
        <w:t>en el siguiente cuadro</w:t>
      </w:r>
      <w:r w:rsidR="00A45AEA">
        <w:rPr>
          <w:rFonts w:ascii="Arial Narrow" w:hAnsi="Arial Narrow" w:cs="Arial"/>
          <w:bCs/>
          <w:sz w:val="22"/>
          <w:szCs w:val="22"/>
        </w:rPr>
        <w:t>:</w:t>
      </w:r>
    </w:p>
    <w:p w14:paraId="22CBE3AF" w14:textId="77777777" w:rsidR="001774EA" w:rsidRPr="00F71CA5"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42F51AA" w:rsidR="009F1F32" w:rsidRPr="009158D6" w:rsidRDefault="00BE01EE" w:rsidP="009F1F32">
      <w:pPr>
        <w:tabs>
          <w:tab w:val="left" w:pos="142"/>
          <w:tab w:val="left" w:pos="1276"/>
        </w:tabs>
        <w:autoSpaceDE w:val="0"/>
        <w:autoSpaceDN w:val="0"/>
        <w:adjustRightInd w:val="0"/>
        <w:ind w:left="709"/>
        <w:jc w:val="center"/>
        <w:rPr>
          <w:rFonts w:ascii="Arial Narrow" w:hAnsi="Arial Narrow" w:cs="Arial"/>
          <w:b/>
          <w:sz w:val="22"/>
          <w:szCs w:val="22"/>
        </w:rPr>
      </w:pPr>
      <w:r>
        <w:rPr>
          <w:rFonts w:ascii="Arial Narrow" w:hAnsi="Arial Narrow" w:cs="Arial"/>
          <w:b/>
          <w:sz w:val="22"/>
          <w:szCs w:val="22"/>
        </w:rPr>
        <w:t>cuadro</w:t>
      </w:r>
      <w:r w:rsidR="004F55E9">
        <w:rPr>
          <w:rFonts w:ascii="Arial Narrow" w:hAnsi="Arial Narrow" w:cs="Arial"/>
          <w:b/>
          <w:sz w:val="22"/>
          <w:szCs w:val="22"/>
        </w:rPr>
        <w:t xml:space="preserve"> n°</w:t>
      </w:r>
      <w:r w:rsidR="00621969">
        <w:rPr>
          <w:rFonts w:ascii="Arial Narrow" w:hAnsi="Arial Narrow" w:cs="Arial"/>
          <w:b/>
          <w:sz w:val="22"/>
          <w:szCs w:val="22"/>
        </w:rPr>
        <w:t>3</w:t>
      </w:r>
    </w:p>
    <w:p w14:paraId="13F66090" w14:textId="6700B45D" w:rsidR="009F1F32" w:rsidRPr="004F55E9" w:rsidRDefault="004F55E9" w:rsidP="004F55E9">
      <w:pPr>
        <w:pStyle w:val="Prrafodelista"/>
        <w:tabs>
          <w:tab w:val="left" w:pos="142"/>
          <w:tab w:val="left" w:pos="1276"/>
        </w:tabs>
        <w:autoSpaceDE w:val="0"/>
        <w:autoSpaceDN w:val="0"/>
        <w:adjustRightInd w:val="0"/>
        <w:ind w:left="1429"/>
        <w:jc w:val="center"/>
        <w:rPr>
          <w:rFonts w:ascii="Arial Narrow" w:hAnsi="Arial Narrow" w:cs="Arial"/>
          <w:b/>
        </w:rPr>
      </w:pPr>
      <w:r>
        <w:rPr>
          <w:rFonts w:ascii="Arial Narrow" w:hAnsi="Arial Narrow" w:cs="Arial"/>
          <w:b/>
        </w:rPr>
        <w:t>I.E. Programadas para Capacitación</w:t>
      </w:r>
    </w:p>
    <w:p w14:paraId="6DE335CC" w14:textId="48A290F4" w:rsidR="009F1F32" w:rsidRDefault="004F55E9" w:rsidP="009F1F32">
      <w:pPr>
        <w:tabs>
          <w:tab w:val="left" w:pos="142"/>
          <w:tab w:val="left" w:pos="1276"/>
        </w:tabs>
        <w:autoSpaceDE w:val="0"/>
        <w:autoSpaceDN w:val="0"/>
        <w:adjustRightInd w:val="0"/>
        <w:ind w:left="709"/>
        <w:jc w:val="center"/>
        <w:rPr>
          <w:noProof/>
        </w:rPr>
      </w:pPr>
      <w:r w:rsidRPr="00BB6304">
        <w:rPr>
          <w:noProof/>
          <w:lang w:val="en-US" w:eastAsia="en-US"/>
        </w:rPr>
        <w:drawing>
          <wp:inline distT="0" distB="0" distL="0" distR="0" wp14:anchorId="14414F4E" wp14:editId="2D22F74B">
            <wp:extent cx="4844143" cy="185811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9859"/>
                    <a:stretch/>
                  </pic:blipFill>
                  <pic:spPr bwMode="auto">
                    <a:xfrm>
                      <a:off x="0" y="0"/>
                      <a:ext cx="4922846" cy="1888302"/>
                    </a:xfrm>
                    <a:prstGeom prst="rect">
                      <a:avLst/>
                    </a:prstGeom>
                    <a:noFill/>
                    <a:ln>
                      <a:noFill/>
                    </a:ln>
                    <a:extLst>
                      <a:ext uri="{53640926-AAD7-44D8-BBD7-CCE9431645EC}">
                        <a14:shadowObscured xmlns:a14="http://schemas.microsoft.com/office/drawing/2010/main"/>
                      </a:ext>
                    </a:extLst>
                  </pic:spPr>
                </pic:pic>
              </a:graphicData>
            </a:graphic>
          </wp:inline>
        </w:drawing>
      </w:r>
    </w:p>
    <w:p w14:paraId="20641B22" w14:textId="69BEEDAB" w:rsidR="00F52244" w:rsidRPr="005A748F" w:rsidRDefault="00F52244" w:rsidP="009F1F32">
      <w:pPr>
        <w:tabs>
          <w:tab w:val="left" w:pos="142"/>
          <w:tab w:val="left" w:pos="1276"/>
        </w:tabs>
        <w:autoSpaceDE w:val="0"/>
        <w:autoSpaceDN w:val="0"/>
        <w:adjustRightInd w:val="0"/>
        <w:ind w:left="709"/>
        <w:jc w:val="both"/>
        <w:rPr>
          <w:rFonts w:ascii="Arial Narrow" w:hAnsi="Arial Narrow" w:cs="Arial"/>
          <w:sz w:val="16"/>
          <w:szCs w:val="22"/>
        </w:rPr>
      </w:pPr>
      <w:r w:rsidRPr="005A748F">
        <w:rPr>
          <w:rFonts w:ascii="Arial Narrow" w:hAnsi="Arial Narrow" w:cs="Arial"/>
          <w:sz w:val="16"/>
          <w:szCs w:val="22"/>
        </w:rPr>
        <w:t xml:space="preserve">Fuente: </w:t>
      </w:r>
      <w:r w:rsidR="005A748F" w:rsidRPr="005A748F">
        <w:rPr>
          <w:rFonts w:ascii="Arial Narrow" w:hAnsi="Arial Narrow" w:cs="Arial"/>
          <w:sz w:val="16"/>
          <w:szCs w:val="22"/>
        </w:rPr>
        <w:t>oficio n.° 123-2023-GRAP/11/GRDS, de 4 de abril de 2023.</w:t>
      </w:r>
    </w:p>
    <w:p w14:paraId="00B4461C" w14:textId="1B622CF9" w:rsidR="009F1F32" w:rsidRDefault="00F52244" w:rsidP="009F1F32">
      <w:pPr>
        <w:tabs>
          <w:tab w:val="left" w:pos="142"/>
          <w:tab w:val="left" w:pos="1276"/>
        </w:tabs>
        <w:autoSpaceDE w:val="0"/>
        <w:autoSpaceDN w:val="0"/>
        <w:adjustRightInd w:val="0"/>
        <w:ind w:left="709"/>
        <w:jc w:val="both"/>
        <w:rPr>
          <w:rFonts w:ascii="Arial Narrow" w:hAnsi="Arial Narrow" w:cs="Arial"/>
          <w:bCs/>
          <w:sz w:val="22"/>
          <w:szCs w:val="22"/>
        </w:rPr>
      </w:pPr>
      <w:r w:rsidRPr="00047E7F">
        <w:rPr>
          <w:rFonts w:ascii="Arial Narrow" w:hAnsi="Arial Narrow" w:cs="Arial"/>
          <w:b/>
          <w:bCs/>
          <w:sz w:val="16"/>
          <w:szCs w:val="22"/>
        </w:rPr>
        <w:t>Elaborado por:</w:t>
      </w:r>
      <w:r w:rsidRPr="00047E7F">
        <w:rPr>
          <w:rFonts w:ascii="Arial Narrow" w:hAnsi="Arial Narrow" w:cs="Arial"/>
          <w:bCs/>
          <w:sz w:val="16"/>
          <w:szCs w:val="22"/>
        </w:rPr>
        <w:t xml:space="preserve"> Comisión de Control</w:t>
      </w:r>
      <w:r w:rsidR="001774EA">
        <w:rPr>
          <w:rFonts w:ascii="Arial Narrow" w:hAnsi="Arial Narrow" w:cs="Arial"/>
          <w:bCs/>
          <w:sz w:val="22"/>
          <w:szCs w:val="22"/>
        </w:rPr>
        <w:t>.</w:t>
      </w:r>
    </w:p>
    <w:p w14:paraId="718D15D8" w14:textId="77777777" w:rsidR="001774EA"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02FEE94" w14:textId="408FD7B3" w:rsidR="001774EA" w:rsidRDefault="00A45AEA"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1774EA">
        <w:rPr>
          <w:rFonts w:ascii="Arial Narrow" w:hAnsi="Arial Narrow" w:cs="Arial"/>
          <w:bCs/>
          <w:sz w:val="22"/>
          <w:szCs w:val="22"/>
        </w:rPr>
        <w:t xml:space="preserve">, como se aprecia en el </w:t>
      </w:r>
      <w:r>
        <w:rPr>
          <w:rFonts w:ascii="Arial Narrow" w:hAnsi="Arial Narrow" w:cs="Arial"/>
          <w:bCs/>
          <w:sz w:val="22"/>
          <w:szCs w:val="22"/>
        </w:rPr>
        <w:t>cuadro</w:t>
      </w:r>
      <w:r w:rsidR="001774EA">
        <w:rPr>
          <w:rFonts w:ascii="Arial Narrow" w:hAnsi="Arial Narrow" w:cs="Arial"/>
          <w:bCs/>
          <w:sz w:val="22"/>
          <w:szCs w:val="22"/>
        </w:rPr>
        <w:t xml:space="preserve"> anterior</w:t>
      </w:r>
      <w:r>
        <w:rPr>
          <w:rFonts w:ascii="Arial Narrow" w:hAnsi="Arial Narrow" w:cs="Arial"/>
          <w:bCs/>
          <w:sz w:val="22"/>
          <w:szCs w:val="22"/>
        </w:rPr>
        <w:t>,</w:t>
      </w:r>
      <w:r w:rsidR="001774EA">
        <w:rPr>
          <w:rFonts w:ascii="Arial Narrow" w:hAnsi="Arial Narrow" w:cs="Arial"/>
          <w:bCs/>
          <w:sz w:val="22"/>
          <w:szCs w:val="22"/>
        </w:rPr>
        <w:t xml:space="preserve"> el equipo técnico tiene planificado ejecutar el componente capacitación</w:t>
      </w:r>
      <w:r w:rsidR="00762219">
        <w:rPr>
          <w:rFonts w:ascii="Arial Narrow" w:hAnsi="Arial Narrow" w:cs="Arial"/>
          <w:bCs/>
          <w:sz w:val="22"/>
          <w:szCs w:val="22"/>
        </w:rPr>
        <w:t xml:space="preserve"> </w:t>
      </w:r>
      <w:r w:rsidR="003C3447">
        <w:rPr>
          <w:rFonts w:ascii="Arial Narrow" w:hAnsi="Arial Narrow" w:cs="Arial"/>
          <w:bCs/>
          <w:sz w:val="22"/>
          <w:szCs w:val="22"/>
        </w:rPr>
        <w:t xml:space="preserve">en las </w:t>
      </w:r>
      <w:commentRangeStart w:id="114"/>
      <w:commentRangeStart w:id="115"/>
      <w:r w:rsidR="003C3447">
        <w:rPr>
          <w:rFonts w:ascii="Arial Narrow" w:hAnsi="Arial Narrow" w:cs="Arial"/>
          <w:bCs/>
          <w:sz w:val="22"/>
          <w:szCs w:val="22"/>
        </w:rPr>
        <w:t xml:space="preserve">I.E. San Pedro y I.E. José María Arguedas de </w:t>
      </w:r>
      <w:proofErr w:type="spellStart"/>
      <w:r w:rsidR="00B800E3">
        <w:rPr>
          <w:rFonts w:ascii="Arial Narrow" w:hAnsi="Arial Narrow" w:cs="Arial"/>
          <w:bCs/>
          <w:sz w:val="22"/>
          <w:szCs w:val="22"/>
        </w:rPr>
        <w:t>U</w:t>
      </w:r>
      <w:r w:rsidR="003C3447">
        <w:rPr>
          <w:rFonts w:ascii="Arial Narrow" w:hAnsi="Arial Narrow" w:cs="Arial"/>
          <w:bCs/>
          <w:sz w:val="22"/>
          <w:szCs w:val="22"/>
        </w:rPr>
        <w:t>ripa</w:t>
      </w:r>
      <w:commentRangeEnd w:id="114"/>
      <w:proofErr w:type="spellEnd"/>
      <w:r w:rsidR="00D36E8F">
        <w:rPr>
          <w:rStyle w:val="Refdecomentario"/>
        </w:rPr>
        <w:commentReference w:id="114"/>
      </w:r>
      <w:commentRangeEnd w:id="115"/>
      <w:r w:rsidR="007D4CFB">
        <w:rPr>
          <w:rStyle w:val="Refdecomentario"/>
        </w:rPr>
        <w:commentReference w:id="115"/>
      </w:r>
      <w:r w:rsidR="003C3447">
        <w:rPr>
          <w:rFonts w:ascii="Arial Narrow" w:hAnsi="Arial Narrow" w:cs="Arial"/>
          <w:bCs/>
          <w:sz w:val="22"/>
          <w:szCs w:val="22"/>
        </w:rPr>
        <w:t>, y que en dich</w:t>
      </w:r>
      <w:del w:id="116" w:author="GRAPURIMAC" w:date="2023-06-29T17:10:00Z">
        <w:r w:rsidR="003C3447" w:rsidDel="00D36E8F">
          <w:rPr>
            <w:rFonts w:ascii="Arial Narrow" w:hAnsi="Arial Narrow" w:cs="Arial"/>
            <w:bCs/>
            <w:sz w:val="22"/>
            <w:szCs w:val="22"/>
          </w:rPr>
          <w:delText xml:space="preserve">as instituciones educativas </w:delText>
        </w:r>
      </w:del>
      <w:del w:id="117" w:author="ADM" w:date="2023-06-30T15:48:00Z">
        <w:r w:rsidR="003C3447" w:rsidDel="000A1822">
          <w:rPr>
            <w:rFonts w:ascii="Arial Narrow" w:hAnsi="Arial Narrow" w:cs="Arial"/>
            <w:bCs/>
            <w:sz w:val="22"/>
            <w:szCs w:val="22"/>
          </w:rPr>
          <w:delText>l</w:delText>
        </w:r>
      </w:del>
      <w:r w:rsidR="003C3447">
        <w:rPr>
          <w:rFonts w:ascii="Arial Narrow" w:hAnsi="Arial Narrow" w:cs="Arial"/>
          <w:bCs/>
          <w:sz w:val="22"/>
          <w:szCs w:val="22"/>
        </w:rPr>
        <w:t>os</w:t>
      </w:r>
      <w:r w:rsidR="001774EA">
        <w:rPr>
          <w:rFonts w:ascii="Arial Narrow" w:hAnsi="Arial Narrow" w:cs="Arial"/>
          <w:bCs/>
          <w:sz w:val="22"/>
          <w:szCs w:val="22"/>
        </w:rPr>
        <w:t xml:space="preserve"> equipos informáticos (servidores) se</w:t>
      </w:r>
      <w:r w:rsidR="00436D23">
        <w:rPr>
          <w:rFonts w:ascii="Arial Narrow" w:hAnsi="Arial Narrow" w:cs="Arial"/>
          <w:bCs/>
          <w:sz w:val="22"/>
          <w:szCs w:val="22"/>
        </w:rPr>
        <w:t xml:space="preserve"> </w:t>
      </w:r>
      <w:r w:rsidR="001774EA">
        <w:rPr>
          <w:rFonts w:ascii="Arial Narrow" w:hAnsi="Arial Narrow" w:cs="Arial"/>
          <w:bCs/>
          <w:sz w:val="22"/>
          <w:szCs w:val="22"/>
        </w:rPr>
        <w:t xml:space="preserve">encuentran Inoperativos, tal como se pudo verificar en la visita realizada y </w:t>
      </w:r>
      <w:r w:rsidR="00436D23">
        <w:rPr>
          <w:rFonts w:ascii="Arial Narrow" w:hAnsi="Arial Narrow" w:cs="Arial"/>
          <w:bCs/>
          <w:sz w:val="22"/>
          <w:szCs w:val="22"/>
        </w:rPr>
        <w:t xml:space="preserve">anotada en actas de visita de control </w:t>
      </w:r>
      <w:r w:rsidR="003C3447">
        <w:rPr>
          <w:rFonts w:ascii="Arial Narrow" w:hAnsi="Arial Narrow" w:cs="Arial"/>
          <w:bCs/>
          <w:sz w:val="22"/>
          <w:szCs w:val="22"/>
        </w:rPr>
        <w:t>según cuadro nº</w:t>
      </w:r>
      <w:r w:rsidR="00D12418">
        <w:rPr>
          <w:rFonts w:ascii="Arial Narrow" w:hAnsi="Arial Narrow" w:cs="Arial"/>
          <w:bCs/>
          <w:sz w:val="22"/>
          <w:szCs w:val="22"/>
        </w:rPr>
        <w:t xml:space="preserve"> </w:t>
      </w:r>
      <w:r w:rsidR="003C3447">
        <w:rPr>
          <w:rFonts w:ascii="Arial Narrow" w:hAnsi="Arial Narrow" w:cs="Arial"/>
          <w:bCs/>
          <w:sz w:val="22"/>
          <w:szCs w:val="22"/>
        </w:rPr>
        <w:t>3</w:t>
      </w:r>
      <w:r w:rsidR="00B926AA">
        <w:rPr>
          <w:rFonts w:ascii="Arial Narrow" w:hAnsi="Arial Narrow" w:cs="Arial"/>
          <w:bCs/>
          <w:sz w:val="22"/>
          <w:szCs w:val="22"/>
        </w:rPr>
        <w:t>.</w:t>
      </w:r>
    </w:p>
    <w:p w14:paraId="535DA0B9" w14:textId="77777777" w:rsidR="00024C2E"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5DFEE9" w14:textId="3053C124" w:rsidR="00026DA7" w:rsidRPr="009A0AC2" w:rsidRDefault="009A0AC2"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S</w:t>
      </w:r>
      <w:r w:rsidR="00F807C8" w:rsidRPr="009A0AC2">
        <w:rPr>
          <w:rFonts w:ascii="Arial Narrow" w:hAnsi="Arial Narrow" w:cs="Arial"/>
          <w:bCs/>
          <w:sz w:val="22"/>
          <w:szCs w:val="22"/>
        </w:rPr>
        <w:t xml:space="preserve">in embargo, considerando que los </w:t>
      </w:r>
      <w:commentRangeStart w:id="118"/>
      <w:commentRangeStart w:id="119"/>
      <w:r w:rsidR="00F807C8" w:rsidRPr="009A0AC2">
        <w:rPr>
          <w:rFonts w:ascii="Arial Narrow" w:hAnsi="Arial Narrow" w:cs="Arial"/>
          <w:bCs/>
          <w:sz w:val="22"/>
          <w:szCs w:val="22"/>
        </w:rPr>
        <w:t xml:space="preserve">equipos </w:t>
      </w:r>
      <w:r w:rsidRPr="009A0AC2">
        <w:rPr>
          <w:rFonts w:ascii="Arial Narrow" w:hAnsi="Arial Narrow" w:cs="Arial"/>
          <w:bCs/>
          <w:sz w:val="22"/>
          <w:szCs w:val="22"/>
        </w:rPr>
        <w:t>informáticos</w:t>
      </w:r>
      <w:ins w:id="120" w:author="Manuel Raul Livano Luna" w:date="2023-07-03T15:18:00Z">
        <w:r w:rsidR="007D4CFB">
          <w:rPr>
            <w:rFonts w:ascii="Arial Narrow" w:hAnsi="Arial Narrow" w:cs="Arial"/>
            <w:bCs/>
            <w:sz w:val="22"/>
            <w:szCs w:val="22"/>
          </w:rPr>
          <w:t xml:space="preserve"> (Servidores) </w:t>
        </w:r>
      </w:ins>
      <w:del w:id="121" w:author="Manuel Raul Livano Luna" w:date="2023-07-03T15:18:00Z">
        <w:r w:rsidR="00F807C8" w:rsidRPr="009A0AC2" w:rsidDel="007D4CFB">
          <w:rPr>
            <w:rFonts w:ascii="Arial Narrow" w:hAnsi="Arial Narrow" w:cs="Arial"/>
            <w:bCs/>
            <w:sz w:val="22"/>
            <w:szCs w:val="22"/>
          </w:rPr>
          <w:delText xml:space="preserve"> </w:delText>
        </w:r>
      </w:del>
      <w:commentRangeEnd w:id="118"/>
      <w:r w:rsidR="0083009D">
        <w:rPr>
          <w:rStyle w:val="Refdecomentario"/>
        </w:rPr>
        <w:commentReference w:id="118"/>
      </w:r>
      <w:r w:rsidR="00F807C8" w:rsidRPr="009A0AC2">
        <w:rPr>
          <w:rFonts w:ascii="Arial Narrow" w:hAnsi="Arial Narrow" w:cs="Arial"/>
          <w:bCs/>
          <w:sz w:val="22"/>
          <w:szCs w:val="22"/>
        </w:rPr>
        <w:t xml:space="preserve">se encuentran </w:t>
      </w:r>
      <w:commentRangeStart w:id="122"/>
      <w:del w:id="123" w:author="Manuel Raul Livano Luna" w:date="2023-07-03T15:18:00Z">
        <w:r w:rsidR="00F807C8" w:rsidRPr="009A0AC2" w:rsidDel="007D4CFB">
          <w:rPr>
            <w:rFonts w:ascii="Arial Narrow" w:hAnsi="Arial Narrow" w:cs="Arial"/>
            <w:bCs/>
            <w:sz w:val="22"/>
            <w:szCs w:val="22"/>
          </w:rPr>
          <w:delText>deteriorados</w:delText>
        </w:r>
        <w:commentRangeEnd w:id="122"/>
        <w:r w:rsidR="00D36E8F" w:rsidDel="007D4CFB">
          <w:rPr>
            <w:rStyle w:val="Refdecomentario"/>
          </w:rPr>
          <w:commentReference w:id="122"/>
        </w:r>
      </w:del>
      <w:ins w:id="124" w:author="Manuel Raul Livano Luna" w:date="2023-07-03T15:18:00Z">
        <w:r w:rsidR="007D4CFB">
          <w:rPr>
            <w:rFonts w:ascii="Arial Narrow" w:hAnsi="Arial Narrow" w:cs="Arial"/>
            <w:bCs/>
            <w:sz w:val="22"/>
            <w:szCs w:val="22"/>
          </w:rPr>
          <w:t>inoperativos</w:t>
        </w:r>
      </w:ins>
      <w:r w:rsidR="00F807C8" w:rsidRPr="009A0AC2">
        <w:rPr>
          <w:rFonts w:ascii="Arial Narrow" w:hAnsi="Arial Narrow" w:cs="Arial"/>
          <w:bCs/>
          <w:sz w:val="22"/>
          <w:szCs w:val="22"/>
        </w:rPr>
        <w:t xml:space="preserve">, </w:t>
      </w:r>
      <w:commentRangeEnd w:id="119"/>
      <w:r w:rsidR="0083009D">
        <w:rPr>
          <w:rStyle w:val="Refdecomentario"/>
        </w:rPr>
        <w:commentReference w:id="119"/>
      </w:r>
      <w:r w:rsidR="00F807C8" w:rsidRPr="009A0AC2">
        <w:rPr>
          <w:rFonts w:ascii="Arial Narrow" w:hAnsi="Arial Narrow" w:cs="Arial"/>
          <w:bCs/>
          <w:sz w:val="22"/>
          <w:szCs w:val="22"/>
        </w:rPr>
        <w:t xml:space="preserve">dicha programación no </w:t>
      </w:r>
      <w:r w:rsidR="00B926AA" w:rsidRPr="009A0AC2">
        <w:rPr>
          <w:rFonts w:ascii="Arial Narrow" w:hAnsi="Arial Narrow" w:cs="Arial"/>
          <w:bCs/>
          <w:sz w:val="22"/>
          <w:szCs w:val="22"/>
        </w:rPr>
        <w:t>podr</w:t>
      </w:r>
      <w:r w:rsidR="00B926AA">
        <w:rPr>
          <w:rFonts w:ascii="Arial Narrow" w:hAnsi="Arial Narrow" w:cs="Arial"/>
          <w:bCs/>
          <w:sz w:val="22"/>
          <w:szCs w:val="22"/>
        </w:rPr>
        <w:t>í</w:t>
      </w:r>
      <w:r w:rsidR="00B926AA" w:rsidRPr="009A0AC2">
        <w:rPr>
          <w:rFonts w:ascii="Arial Narrow" w:hAnsi="Arial Narrow" w:cs="Arial"/>
          <w:bCs/>
          <w:sz w:val="22"/>
          <w:szCs w:val="22"/>
        </w:rPr>
        <w:t>a</w:t>
      </w:r>
      <w:r w:rsidR="00F807C8" w:rsidRPr="009A0AC2">
        <w:rPr>
          <w:rFonts w:ascii="Arial Narrow" w:hAnsi="Arial Narrow" w:cs="Arial"/>
          <w:bCs/>
          <w:sz w:val="22"/>
          <w:szCs w:val="22"/>
        </w:rPr>
        <w:t xml:space="preserve"> cumplirse </w:t>
      </w:r>
      <w:r w:rsidR="00B926AA">
        <w:rPr>
          <w:rFonts w:ascii="Arial Narrow" w:hAnsi="Arial Narrow" w:cs="Arial"/>
          <w:bCs/>
          <w:sz w:val="22"/>
          <w:szCs w:val="22"/>
        </w:rPr>
        <w:t xml:space="preserve">ya </w:t>
      </w:r>
      <w:commentRangeStart w:id="125"/>
      <w:r w:rsidR="00B926AA">
        <w:rPr>
          <w:rFonts w:ascii="Arial Narrow" w:hAnsi="Arial Narrow" w:cs="Arial"/>
          <w:bCs/>
          <w:sz w:val="22"/>
          <w:szCs w:val="22"/>
        </w:rPr>
        <w:t xml:space="preserve">que los equipos según el cuadro </w:t>
      </w:r>
      <w:proofErr w:type="spellStart"/>
      <w:r w:rsidR="00B926AA">
        <w:rPr>
          <w:rFonts w:ascii="Arial Narrow" w:hAnsi="Arial Narrow" w:cs="Arial"/>
          <w:bCs/>
          <w:sz w:val="22"/>
          <w:szCs w:val="22"/>
        </w:rPr>
        <w:t>nº</w:t>
      </w:r>
      <w:proofErr w:type="spellEnd"/>
      <w:r w:rsidR="00D12418">
        <w:rPr>
          <w:rFonts w:ascii="Arial Narrow" w:hAnsi="Arial Narrow" w:cs="Arial"/>
          <w:bCs/>
          <w:sz w:val="22"/>
          <w:szCs w:val="22"/>
        </w:rPr>
        <w:t xml:space="preserve"> </w:t>
      </w:r>
      <w:ins w:id="126" w:author="Manuel Raul Livano Luna" w:date="2023-07-03T15:19:00Z">
        <w:r w:rsidR="007D4CFB">
          <w:rPr>
            <w:rFonts w:ascii="Arial Narrow" w:hAnsi="Arial Narrow" w:cs="Arial"/>
            <w:bCs/>
            <w:sz w:val="22"/>
            <w:szCs w:val="22"/>
          </w:rPr>
          <w:t>2</w:t>
        </w:r>
      </w:ins>
      <w:del w:id="127" w:author="Manuel Raul Livano Luna" w:date="2023-07-03T15:19:00Z">
        <w:r w:rsidR="00B926AA" w:rsidDel="007D4CFB">
          <w:rPr>
            <w:rFonts w:ascii="Arial Narrow" w:hAnsi="Arial Narrow" w:cs="Arial"/>
            <w:bCs/>
            <w:sz w:val="22"/>
            <w:szCs w:val="22"/>
          </w:rPr>
          <w:delText>3</w:delText>
        </w:r>
      </w:del>
      <w:r w:rsidR="00B926AA">
        <w:rPr>
          <w:rFonts w:ascii="Arial Narrow" w:hAnsi="Arial Narrow" w:cs="Arial"/>
          <w:bCs/>
          <w:sz w:val="22"/>
          <w:szCs w:val="22"/>
        </w:rPr>
        <w:t xml:space="preserve"> </w:t>
      </w:r>
      <w:commentRangeEnd w:id="125"/>
      <w:r w:rsidR="0083009D">
        <w:rPr>
          <w:rStyle w:val="Refdecomentario"/>
        </w:rPr>
        <w:commentReference w:id="125"/>
      </w:r>
      <w:r>
        <w:rPr>
          <w:rFonts w:ascii="Arial Narrow" w:hAnsi="Arial Narrow" w:cs="Arial"/>
          <w:bCs/>
          <w:sz w:val="22"/>
          <w:szCs w:val="22"/>
        </w:rPr>
        <w:t xml:space="preserve">se encuentran en mal estado y </w:t>
      </w:r>
      <w:r w:rsidR="00B926AA">
        <w:rPr>
          <w:rFonts w:ascii="Arial Narrow" w:hAnsi="Arial Narrow" w:cs="Arial"/>
          <w:bCs/>
          <w:sz w:val="22"/>
          <w:szCs w:val="22"/>
        </w:rPr>
        <w:t xml:space="preserve">en </w:t>
      </w:r>
      <w:r>
        <w:rPr>
          <w:rFonts w:ascii="Arial Narrow" w:hAnsi="Arial Narrow" w:cs="Arial"/>
          <w:bCs/>
          <w:sz w:val="22"/>
          <w:szCs w:val="22"/>
        </w:rPr>
        <w:t>otros casos malogrados</w:t>
      </w:r>
      <w:r w:rsidR="00760E9E">
        <w:rPr>
          <w:rFonts w:ascii="Arial Narrow" w:hAnsi="Arial Narrow" w:cs="Arial"/>
          <w:bCs/>
          <w:sz w:val="22"/>
          <w:szCs w:val="22"/>
        </w:rPr>
        <w:t xml:space="preserve"> pudiendo correr el riesgo de no cumplir con la ejecución programada de dicho componente y retrasar la culminación del proyecto</w:t>
      </w:r>
    </w:p>
    <w:p w14:paraId="601701E0" w14:textId="77777777" w:rsidR="00436D2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1EF24856" w14:textId="75171E19" w:rsidR="009F1F32" w:rsidRPr="00773439" w:rsidRDefault="00B926AA"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La situación descrita anteriormente contraviene</w:t>
      </w:r>
      <w:del w:id="128" w:author="GRAPURIMAC" w:date="2023-06-29T17:12:00Z">
        <w:r w:rsidDel="0083009D">
          <w:rPr>
            <w:rFonts w:ascii="Arial Narrow" w:hAnsi="Arial Narrow" w:cs="Arial"/>
            <w:bCs/>
            <w:sz w:val="22"/>
            <w:szCs w:val="22"/>
          </w:rPr>
          <w:delText>n</w:delText>
        </w:r>
      </w:del>
      <w:r>
        <w:rPr>
          <w:rFonts w:ascii="Arial Narrow" w:hAnsi="Arial Narrow" w:cs="Arial"/>
          <w:bCs/>
          <w:sz w:val="22"/>
          <w:szCs w:val="22"/>
        </w:rPr>
        <w:t xml:space="preserve"> los criterios siguientes:</w:t>
      </w:r>
    </w:p>
    <w:p w14:paraId="4FCDCC81"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022C9A9F" w:rsidR="009F1F32" w:rsidRPr="003758E8" w:rsidRDefault="00A45AEA"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r>
        <w:rPr>
          <w:rFonts w:ascii="Arial Narrow" w:hAnsi="Arial Narrow" w:cs="Arial"/>
          <w:b/>
          <w:bCs/>
          <w:sz w:val="22"/>
          <w:szCs w:val="22"/>
        </w:rPr>
        <w:t>n.</w:t>
      </w:r>
      <w:r w:rsidR="009F1F32" w:rsidRPr="00773439">
        <w:rPr>
          <w:rFonts w:ascii="Arial Narrow" w:hAnsi="Arial Narrow" w:cs="Arial"/>
          <w:b/>
          <w:bCs/>
          <w:sz w:val="22"/>
          <w:szCs w:val="22"/>
        </w:rPr>
        <w:t>°</w:t>
      </w:r>
      <w:r>
        <w:rPr>
          <w:rFonts w:ascii="Arial Narrow" w:hAnsi="Arial Narrow" w:cs="Arial"/>
          <w:b/>
          <w:bCs/>
          <w:sz w:val="22"/>
          <w:szCs w:val="22"/>
        </w:rPr>
        <w:t xml:space="preserve"> </w:t>
      </w:r>
      <w:r w:rsidR="009F1F32" w:rsidRPr="00773439">
        <w:rPr>
          <w:rFonts w:ascii="Arial Narrow" w:hAnsi="Arial Narrow" w:cs="Arial"/>
          <w:b/>
          <w:bCs/>
          <w:sz w:val="22"/>
          <w:szCs w:val="22"/>
        </w:rPr>
        <w:t xml:space="preserve">001-2022-GR.APURIMAC/GR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w:t>
      </w:r>
      <w:ins w:id="129" w:author="GRAPURIMAC" w:date="2023-06-29T17:14:00Z">
        <w:r w:rsidR="0083009D">
          <w:rPr>
            <w:rFonts w:ascii="Arial Narrow" w:hAnsi="Arial Narrow" w:cs="Arial"/>
            <w:b/>
            <w:bCs/>
            <w:sz w:val="22"/>
            <w:szCs w:val="22"/>
          </w:rPr>
          <w:t xml:space="preserve"> n.°</w:t>
        </w:r>
      </w:ins>
      <w:r w:rsidR="00BE01EE">
        <w:rPr>
          <w:rFonts w:ascii="Arial Narrow" w:hAnsi="Arial Narrow" w:cs="Arial"/>
          <w:b/>
          <w:bCs/>
          <w:sz w:val="22"/>
          <w:szCs w:val="22"/>
        </w:rPr>
        <w:t xml:space="preserve"> 467-2022-GR.APURIMAC/PR de 23 de diciembre del 2022.</w:t>
      </w:r>
      <w:del w:id="130" w:author="GRAPURIMAC" w:date="2023-06-29T17:13:00Z">
        <w:r w:rsidRPr="00773439" w:rsidDel="0083009D">
          <w:rPr>
            <w:rFonts w:ascii="Arial Narrow" w:hAnsi="Arial Narrow" w:cs="Arial"/>
            <w:b/>
            <w:bCs/>
            <w:sz w:val="22"/>
            <w:szCs w:val="22"/>
          </w:rPr>
          <w:delText>.</w:delText>
        </w:r>
      </w:del>
    </w:p>
    <w:p w14:paraId="47F6F8B6" w14:textId="77777777" w:rsidR="003758E8" w:rsidRPr="00773439" w:rsidRDefault="003758E8" w:rsidP="003758E8">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65319489"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31" w:name="_Toc135836001"/>
      <w:r w:rsidRPr="00681170">
        <w:rPr>
          <w:rFonts w:ascii="Arial Narrow" w:hAnsi="Arial Narrow" w:cs="Arial"/>
          <w:b/>
          <w:i/>
          <w:iCs/>
          <w:sz w:val="22"/>
          <w:szCs w:val="22"/>
        </w:rPr>
        <w:t>8.3.1. DISPOSICIONES GENERALES DE LA EJECUCIÓN DE INVERSIONES</w:t>
      </w:r>
      <w:bookmarkEnd w:id="131"/>
    </w:p>
    <w:p w14:paraId="3A1C49BA"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A45AEA" w:rsidRDefault="003758E8" w:rsidP="003758E8">
      <w:pPr>
        <w:tabs>
          <w:tab w:val="left" w:pos="142"/>
          <w:tab w:val="left" w:pos="1276"/>
        </w:tabs>
        <w:autoSpaceDE w:val="0"/>
        <w:autoSpaceDN w:val="0"/>
        <w:adjustRightInd w:val="0"/>
        <w:ind w:left="1276"/>
        <w:jc w:val="both"/>
        <w:rPr>
          <w:rFonts w:ascii="Arial Narrow" w:hAnsi="Arial Narrow" w:cs="Arial"/>
          <w:b/>
          <w:bCs/>
          <w:i/>
          <w:iCs/>
          <w:sz w:val="22"/>
          <w:szCs w:val="22"/>
        </w:rPr>
      </w:pPr>
      <w:bookmarkStart w:id="132" w:name="_Toc135836002"/>
      <w:r w:rsidRPr="00A45AEA">
        <w:rPr>
          <w:rFonts w:ascii="Arial Narrow" w:hAnsi="Arial Narrow" w:cs="Arial"/>
          <w:b/>
          <w:bCs/>
          <w:i/>
          <w:iCs/>
          <w:sz w:val="22"/>
          <w:szCs w:val="22"/>
        </w:rPr>
        <w:t>8.3.1.1. OBJETIVO</w:t>
      </w:r>
      <w:bookmarkEnd w:id="132"/>
    </w:p>
    <w:p w14:paraId="79A99FA8"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33" w:name="_Toc135836003"/>
      <w:r w:rsidRPr="00681170">
        <w:rPr>
          <w:rFonts w:ascii="Arial Narrow" w:hAnsi="Arial Narrow" w:cs="Arial"/>
          <w:b/>
          <w:i/>
          <w:iCs/>
          <w:sz w:val="22"/>
          <w:szCs w:val="22"/>
        </w:rPr>
        <w:t>8.3.1.2. FINALIDAD</w:t>
      </w:r>
      <w:bookmarkEnd w:id="133"/>
    </w:p>
    <w:p w14:paraId="51A10F2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 xml:space="preserve">Garantizar la calidad técnica en los Expedientes Técnicos (ET) </w:t>
      </w:r>
      <w:del w:id="134" w:author="GRAPURIMAC" w:date="2023-06-29T17:16:00Z">
        <w:r w:rsidRPr="003758E8" w:rsidDel="0083009D">
          <w:rPr>
            <w:rFonts w:ascii="Arial Narrow" w:hAnsi="Arial Narrow" w:cs="Arial"/>
            <w:bCs/>
            <w:i/>
            <w:iCs/>
            <w:sz w:val="22"/>
            <w:szCs w:val="22"/>
          </w:rPr>
          <w:delText xml:space="preserve"> </w:delText>
        </w:r>
      </w:del>
      <w:r w:rsidRPr="003758E8">
        <w:rPr>
          <w:rFonts w:ascii="Arial Narrow" w:hAnsi="Arial Narrow" w:cs="Arial"/>
          <w:bCs/>
          <w:i/>
          <w:iCs/>
          <w:sz w:val="22"/>
          <w:szCs w:val="22"/>
        </w:rPr>
        <w:t>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8D669F" w14:textId="10F6175E" w:rsidR="007D1D1A" w:rsidRDefault="007D1D1A" w:rsidP="00665DE5">
      <w:pPr>
        <w:tabs>
          <w:tab w:val="left" w:pos="142"/>
          <w:tab w:val="left" w:pos="1276"/>
        </w:tabs>
        <w:autoSpaceDE w:val="0"/>
        <w:autoSpaceDN w:val="0"/>
        <w:adjustRightInd w:val="0"/>
        <w:jc w:val="both"/>
        <w:rPr>
          <w:rFonts w:ascii="Arial Narrow" w:hAnsi="Arial Narrow" w:cs="Arial"/>
          <w:bCs/>
          <w:i/>
          <w:iCs/>
          <w:sz w:val="22"/>
          <w:szCs w:val="22"/>
        </w:rPr>
      </w:pPr>
    </w:p>
    <w:p w14:paraId="5C8D4DAB" w14:textId="77777777" w:rsidR="009F1F32" w:rsidRPr="00773439" w:rsidRDefault="009F1F32">
      <w:pPr>
        <w:tabs>
          <w:tab w:val="left" w:pos="142"/>
          <w:tab w:val="left" w:pos="1276"/>
        </w:tabs>
        <w:autoSpaceDE w:val="0"/>
        <w:autoSpaceDN w:val="0"/>
        <w:adjustRightInd w:val="0"/>
        <w:jc w:val="both"/>
        <w:rPr>
          <w:rFonts w:ascii="Arial Narrow" w:hAnsi="Arial Narrow" w:cs="Arial"/>
          <w:bCs/>
          <w:i/>
          <w:iCs/>
          <w:sz w:val="22"/>
          <w:szCs w:val="22"/>
        </w:rPr>
        <w:pPrChange w:id="135" w:author="GRAPURIMAC" w:date="2023-06-29T17:31:00Z">
          <w:pPr>
            <w:tabs>
              <w:tab w:val="left" w:pos="142"/>
              <w:tab w:val="left" w:pos="1276"/>
            </w:tabs>
            <w:autoSpaceDE w:val="0"/>
            <w:autoSpaceDN w:val="0"/>
            <w:adjustRightInd w:val="0"/>
            <w:ind w:left="709"/>
            <w:jc w:val="both"/>
          </w:pPr>
        </w:pPrChange>
      </w:pPr>
    </w:p>
    <w:p w14:paraId="33E98E16" w14:textId="7E753914" w:rsidR="009F1F32" w:rsidRDefault="009F1F32" w:rsidP="00681170">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ins w:id="136" w:author="GRAPURIMAC" w:date="2023-06-29T17:29:00Z">
        <w:r w:rsidR="00594D29">
          <w:rPr>
            <w:rFonts w:ascii="Arial Narrow" w:hAnsi="Arial Narrow" w:cs="Arial"/>
            <w:bCs/>
            <w:sz w:val="22"/>
            <w:szCs w:val="22"/>
          </w:rPr>
          <w:t xml:space="preserve"> se ha verificado </w:t>
        </w:r>
      </w:ins>
      <w:del w:id="137" w:author="GRAPURIMAC" w:date="2023-06-29T17:29:00Z">
        <w:r w:rsidRPr="00773439" w:rsidDel="00594D29">
          <w:rPr>
            <w:rFonts w:ascii="Arial Narrow" w:hAnsi="Arial Narrow" w:cs="Arial"/>
            <w:bCs/>
            <w:sz w:val="22"/>
            <w:szCs w:val="22"/>
          </w:rPr>
          <w:delText xml:space="preserve">genera el riesgo de </w:delText>
        </w:r>
      </w:del>
      <w:ins w:id="138" w:author="GRAPURIMAC" w:date="2023-06-29T17:28:00Z">
        <w:r w:rsidR="00594D29">
          <w:rPr>
            <w:rFonts w:ascii="Arial Narrow" w:hAnsi="Arial Narrow" w:cs="Arial"/>
            <w:bCs/>
            <w:sz w:val="22"/>
            <w:szCs w:val="22"/>
          </w:rPr>
          <w:t>que en las</w:t>
        </w:r>
      </w:ins>
      <w:del w:id="139" w:author="GRAPURIMAC" w:date="2023-06-29T17:28:00Z">
        <w:r w:rsidRPr="00773439" w:rsidDel="00594D29">
          <w:rPr>
            <w:rFonts w:ascii="Arial Narrow" w:hAnsi="Arial Narrow" w:cs="Arial"/>
            <w:bCs/>
            <w:sz w:val="22"/>
            <w:szCs w:val="22"/>
          </w:rPr>
          <w:delText>afectar negativamente con el proceso de ejecución física y financiera del proyecto, debido al posible incumplimiento de las directivas en relación a ejecución de obras por administración directa</w:delText>
        </w:r>
        <w:r w:rsidDel="00594D29">
          <w:rPr>
            <w:rFonts w:ascii="Arial Narrow" w:hAnsi="Arial Narrow" w:cs="Arial"/>
            <w:bCs/>
            <w:sz w:val="22"/>
            <w:szCs w:val="22"/>
          </w:rPr>
          <w:delText xml:space="preserve">, </w:delText>
        </w:r>
        <w:r w:rsidR="00681170" w:rsidDel="00594D29">
          <w:rPr>
            <w:rFonts w:ascii="Arial Narrow" w:hAnsi="Arial Narrow" w:cs="Arial"/>
            <w:bCs/>
            <w:sz w:val="22"/>
            <w:szCs w:val="22"/>
          </w:rPr>
          <w:delText xml:space="preserve">y que además se tiene programado la ejecución física del componente capacitación y en circunstancias que existen </w:delText>
        </w:r>
      </w:del>
      <w:del w:id="140" w:author="GRAPURIMAC" w:date="2023-06-29T17:29:00Z">
        <w:r w:rsidR="00681170" w:rsidDel="00594D29">
          <w:rPr>
            <w:rFonts w:ascii="Arial Narrow" w:hAnsi="Arial Narrow" w:cs="Arial"/>
            <w:bCs/>
            <w:sz w:val="22"/>
            <w:szCs w:val="22"/>
          </w:rPr>
          <w:delText>varias</w:delText>
        </w:r>
      </w:del>
      <w:r w:rsidR="00681170">
        <w:rPr>
          <w:rFonts w:ascii="Arial Narrow" w:hAnsi="Arial Narrow" w:cs="Arial"/>
          <w:bCs/>
          <w:sz w:val="22"/>
          <w:szCs w:val="22"/>
        </w:rPr>
        <w:t xml:space="preserve"> instituciones educativas</w:t>
      </w:r>
      <w:ins w:id="141" w:author="GRAPURIMAC" w:date="2023-06-29T17:29:00Z">
        <w:r w:rsidR="00594D29">
          <w:rPr>
            <w:rFonts w:ascii="Arial Narrow" w:hAnsi="Arial Narrow" w:cs="Arial"/>
            <w:bCs/>
            <w:sz w:val="22"/>
            <w:szCs w:val="22"/>
          </w:rPr>
          <w:t xml:space="preserve"> antes citadas, cuentan con servidores inoperativos</w:t>
        </w:r>
      </w:ins>
      <w:ins w:id="142" w:author="GRAPURIMAC" w:date="2023-06-29T17:30:00Z">
        <w:r w:rsidR="00594D29">
          <w:rPr>
            <w:rFonts w:ascii="Arial Narrow" w:hAnsi="Arial Narrow" w:cs="Arial"/>
            <w:bCs/>
            <w:sz w:val="22"/>
            <w:szCs w:val="22"/>
          </w:rPr>
          <w:t xml:space="preserve">, </w:t>
        </w:r>
      </w:ins>
      <w:ins w:id="143" w:author="GRAPURIMAC" w:date="2023-06-29T17:31:00Z">
        <w:r w:rsidR="00594D29">
          <w:rPr>
            <w:rFonts w:ascii="Arial Narrow" w:hAnsi="Arial Narrow" w:cs="Arial"/>
            <w:bCs/>
            <w:sz w:val="22"/>
            <w:szCs w:val="22"/>
          </w:rPr>
          <w:t xml:space="preserve">ello </w:t>
        </w:r>
      </w:ins>
      <w:ins w:id="144" w:author="GRAPURIMAC" w:date="2023-06-29T17:30:00Z">
        <w:r w:rsidR="00594D29">
          <w:rPr>
            <w:rFonts w:ascii="Arial Narrow" w:hAnsi="Arial Narrow" w:cs="Arial"/>
            <w:bCs/>
            <w:sz w:val="22"/>
            <w:szCs w:val="22"/>
          </w:rPr>
          <w:t xml:space="preserve">genera el riesgo de que no se ejecuté de manera eficaz el componente de capacitación y, por ende, no se cumpla </w:t>
        </w:r>
      </w:ins>
      <w:ins w:id="145" w:author="GRAPURIMAC" w:date="2023-06-29T17:31:00Z">
        <w:r w:rsidR="00594D29">
          <w:rPr>
            <w:rFonts w:ascii="Arial Narrow" w:hAnsi="Arial Narrow" w:cs="Arial"/>
            <w:bCs/>
            <w:sz w:val="22"/>
            <w:szCs w:val="22"/>
          </w:rPr>
          <w:t xml:space="preserve">con </w:t>
        </w:r>
      </w:ins>
      <w:del w:id="146" w:author="GRAPURIMAC" w:date="2023-06-29T17:29:00Z">
        <w:r w:rsidR="00681170" w:rsidDel="00594D29">
          <w:rPr>
            <w:rFonts w:ascii="Arial Narrow" w:hAnsi="Arial Narrow" w:cs="Arial"/>
            <w:bCs/>
            <w:sz w:val="22"/>
            <w:szCs w:val="22"/>
          </w:rPr>
          <w:delText xml:space="preserve"> que no cuentan con el equipamiento completo o en buen estado</w:delText>
        </w:r>
      </w:del>
      <w:del w:id="147" w:author="GRAPURIMAC" w:date="2023-06-29T17:30:00Z">
        <w:r w:rsidR="00681170" w:rsidDel="00594D29">
          <w:rPr>
            <w:rFonts w:ascii="Arial Narrow" w:hAnsi="Arial Narrow" w:cs="Arial"/>
            <w:bCs/>
            <w:sz w:val="22"/>
            <w:szCs w:val="22"/>
          </w:rPr>
          <w:delText xml:space="preserve"> para ejecutar dicho componente, </w:delText>
        </w:r>
      </w:del>
      <w:del w:id="148" w:author="GRAPURIMAC" w:date="2023-06-29T17:31:00Z">
        <w:r w:rsidR="00681170" w:rsidDel="00594D29">
          <w:rPr>
            <w:rFonts w:ascii="Arial Narrow" w:hAnsi="Arial Narrow" w:cs="Arial"/>
            <w:bCs/>
            <w:sz w:val="22"/>
            <w:szCs w:val="22"/>
          </w:rPr>
          <w:delText xml:space="preserve">y que esto puede conllevar al no cumplimiento de </w:delText>
        </w:r>
      </w:del>
      <w:r w:rsidR="00681170">
        <w:rPr>
          <w:rFonts w:ascii="Arial Narrow" w:hAnsi="Arial Narrow" w:cs="Arial"/>
          <w:bCs/>
          <w:sz w:val="22"/>
          <w:szCs w:val="22"/>
        </w:rPr>
        <w:t>los objetivos planteados en el expediente técnico</w:t>
      </w:r>
      <w:ins w:id="149" w:author="GRAPURIMAC" w:date="2023-06-29T17:31:00Z">
        <w:r w:rsidR="00594D29">
          <w:rPr>
            <w:rFonts w:ascii="Arial Narrow" w:hAnsi="Arial Narrow" w:cs="Arial"/>
            <w:bCs/>
            <w:sz w:val="22"/>
            <w:szCs w:val="22"/>
          </w:rPr>
          <w:t>.</w:t>
        </w:r>
      </w:ins>
      <w:del w:id="150" w:author="GRAPURIMAC" w:date="2023-06-29T17:31:00Z">
        <w:r w:rsidR="00681170" w:rsidDel="00594D29">
          <w:rPr>
            <w:rFonts w:ascii="Arial Narrow" w:hAnsi="Arial Narrow" w:cs="Arial"/>
            <w:bCs/>
            <w:sz w:val="22"/>
            <w:szCs w:val="22"/>
          </w:rPr>
          <w:delText xml:space="preserve"> y que además ocasionar un retraso</w:delText>
        </w:r>
        <w:r w:rsidR="000C1BE3" w:rsidDel="00594D29">
          <w:rPr>
            <w:rFonts w:ascii="Arial Narrow" w:hAnsi="Arial Narrow" w:cs="Arial"/>
            <w:bCs/>
            <w:sz w:val="22"/>
            <w:szCs w:val="22"/>
          </w:rPr>
          <w:delText xml:space="preserve"> en el proyecto.</w:delText>
        </w:r>
      </w:del>
    </w:p>
    <w:p w14:paraId="4A960C91" w14:textId="77777777" w:rsidR="00797607" w:rsidRDefault="00797607"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C2239B4" w14:textId="77777777" w:rsidR="00893C64" w:rsidRPr="00893C64" w:rsidRDefault="00760E9E" w:rsidP="00893C64">
      <w:pPr>
        <w:pStyle w:val="Prrafodelista"/>
        <w:numPr>
          <w:ilvl w:val="0"/>
          <w:numId w:val="8"/>
        </w:numPr>
        <w:spacing w:line="240" w:lineRule="auto"/>
        <w:ind w:left="709"/>
        <w:jc w:val="both"/>
        <w:outlineLvl w:val="1"/>
        <w:rPr>
          <w:rFonts w:ascii="Arial Narrow" w:hAnsi="Arial Narrow" w:cs="Arial"/>
          <w:bCs/>
        </w:rPr>
      </w:pPr>
      <w:bookmarkStart w:id="151" w:name="_Toc138874362"/>
      <w:r w:rsidRPr="00760E9E">
        <w:rPr>
          <w:rFonts w:ascii="Arial Narrow" w:hAnsi="Arial Narrow"/>
          <w:b/>
          <w:bCs/>
        </w:rPr>
        <w:t>APLICATIVO INFORMÁTICO PERÚ EDUCA IMPLEMENTADO POR EL PROYECTO NO TENDRÍA COMPATIBILIDAD CON</w:t>
      </w:r>
      <w:r w:rsidR="00A45AEA">
        <w:rPr>
          <w:rFonts w:ascii="Arial Narrow" w:hAnsi="Arial Narrow"/>
          <w:b/>
          <w:bCs/>
        </w:rPr>
        <w:t xml:space="preserve"> EL SISTEMA OPERATIVO DE LAS</w:t>
      </w:r>
      <w:r w:rsidRPr="00760E9E">
        <w:rPr>
          <w:rFonts w:ascii="Arial Narrow" w:hAnsi="Arial Narrow"/>
          <w:b/>
          <w:bCs/>
        </w:rPr>
        <w:t xml:space="preserve"> </w:t>
      </w:r>
      <w:r w:rsidR="00A45AEA">
        <w:rPr>
          <w:rFonts w:ascii="Arial Narrow" w:hAnsi="Arial Narrow"/>
          <w:b/>
          <w:bCs/>
        </w:rPr>
        <w:t xml:space="preserve">ÚLTIMAS </w:t>
      </w:r>
      <w:r w:rsidRPr="00760E9E">
        <w:rPr>
          <w:rFonts w:ascii="Arial Narrow" w:hAnsi="Arial Narrow"/>
          <w:b/>
          <w:bCs/>
        </w:rPr>
        <w:t>LAPTOP</w:t>
      </w:r>
      <w:r w:rsidR="00A45AEA">
        <w:rPr>
          <w:rFonts w:ascii="Arial Narrow" w:hAnsi="Arial Narrow"/>
          <w:b/>
          <w:bCs/>
        </w:rPr>
        <w:t>S</w:t>
      </w:r>
      <w:r w:rsidRPr="00760E9E">
        <w:rPr>
          <w:rFonts w:ascii="Arial Narrow" w:hAnsi="Arial Narrow"/>
          <w:b/>
          <w:bCs/>
        </w:rPr>
        <w:t xml:space="preserve"> ENTREGADAS POR EL PROYECTO</w:t>
      </w:r>
      <w:r w:rsidR="00A45AEA">
        <w:rPr>
          <w:rFonts w:ascii="Arial Narrow" w:hAnsi="Arial Narrow"/>
          <w:b/>
          <w:bCs/>
        </w:rPr>
        <w:t>, RESTRINGIENDO EL ACCESO A MATERIAL DE AUDIO Y VIDEO A LOS ESTUDIANTES Y DOCENTES BENEFICIARIOS DEL PROYECTO.</w:t>
      </w:r>
      <w:bookmarkEnd w:id="151"/>
    </w:p>
    <w:p w14:paraId="4F4125BE" w14:textId="77777777" w:rsidR="00893C64" w:rsidRPr="00893C64" w:rsidRDefault="00893C64" w:rsidP="00893C64"/>
    <w:p w14:paraId="44F6AC63" w14:textId="2500C061" w:rsidR="00A500FD" w:rsidRPr="007F2EED" w:rsidRDefault="00A45AEA" w:rsidP="00893C64">
      <w:pPr>
        <w:ind w:left="709"/>
        <w:jc w:val="both"/>
        <w:rPr>
          <w:rFonts w:ascii="Arial Narrow" w:hAnsi="Arial Narrow" w:cs="Arial"/>
          <w:bCs/>
          <w:sz w:val="22"/>
          <w:szCs w:val="22"/>
        </w:rPr>
      </w:pPr>
      <w:r w:rsidRPr="007F2EED">
        <w:rPr>
          <w:rFonts w:ascii="Arial Narrow" w:hAnsi="Arial Narrow" w:cs="Arial"/>
          <w:bCs/>
          <w:sz w:val="22"/>
          <w:szCs w:val="22"/>
        </w:rPr>
        <w:t>Mediante</w:t>
      </w:r>
      <w:r w:rsidR="009F1F32" w:rsidRPr="007F2EED">
        <w:rPr>
          <w:rFonts w:ascii="Arial Narrow" w:hAnsi="Arial Narrow" w:cs="Arial"/>
          <w:bCs/>
          <w:sz w:val="22"/>
          <w:szCs w:val="22"/>
        </w:rPr>
        <w:t xml:space="preserve"> </w:t>
      </w:r>
      <w:r w:rsidRPr="007F2EED">
        <w:rPr>
          <w:rFonts w:ascii="Arial Narrow" w:hAnsi="Arial Narrow" w:cs="Arial"/>
          <w:bCs/>
          <w:sz w:val="22"/>
          <w:szCs w:val="22"/>
        </w:rPr>
        <w:t>oficio n.</w:t>
      </w:r>
      <w:r w:rsidR="009F1F32" w:rsidRPr="007F2EED">
        <w:rPr>
          <w:rFonts w:ascii="Arial Narrow" w:hAnsi="Arial Narrow" w:cs="Arial"/>
          <w:bCs/>
          <w:sz w:val="22"/>
          <w:szCs w:val="22"/>
        </w:rPr>
        <w:t xml:space="preserve">° </w:t>
      </w:r>
      <w:r w:rsidR="00204617" w:rsidRPr="007F2EED">
        <w:rPr>
          <w:rFonts w:ascii="Arial Narrow" w:hAnsi="Arial Narrow" w:cs="Arial"/>
          <w:bCs/>
          <w:sz w:val="22"/>
          <w:szCs w:val="22"/>
        </w:rPr>
        <w:t>1</w:t>
      </w:r>
      <w:r w:rsidR="001433C5" w:rsidRPr="007F2EED">
        <w:rPr>
          <w:rFonts w:ascii="Arial Narrow" w:hAnsi="Arial Narrow" w:cs="Arial"/>
          <w:bCs/>
          <w:sz w:val="22"/>
          <w:szCs w:val="22"/>
        </w:rPr>
        <w:t>15</w:t>
      </w:r>
      <w:r w:rsidR="009F1F32" w:rsidRPr="007F2EED">
        <w:rPr>
          <w:rFonts w:ascii="Arial Narrow" w:hAnsi="Arial Narrow" w:cs="Arial"/>
          <w:bCs/>
          <w:sz w:val="22"/>
          <w:szCs w:val="22"/>
        </w:rPr>
        <w:t xml:space="preserve">-2023-GRAP/11/GRDS </w:t>
      </w:r>
      <w:r w:rsidR="00204617" w:rsidRPr="007F2EED">
        <w:rPr>
          <w:rFonts w:ascii="Arial Narrow" w:hAnsi="Arial Narrow" w:cs="Arial"/>
          <w:bCs/>
          <w:sz w:val="22"/>
          <w:szCs w:val="22"/>
        </w:rPr>
        <w:t xml:space="preserve">de </w:t>
      </w:r>
      <w:r w:rsidR="001433C5" w:rsidRPr="007F2EED">
        <w:rPr>
          <w:rFonts w:ascii="Arial Narrow" w:hAnsi="Arial Narrow" w:cs="Arial"/>
          <w:bCs/>
          <w:sz w:val="22"/>
          <w:szCs w:val="22"/>
        </w:rPr>
        <w:t>31</w:t>
      </w:r>
      <w:r w:rsidR="00204617" w:rsidRPr="007F2EED">
        <w:rPr>
          <w:rFonts w:ascii="Arial Narrow" w:hAnsi="Arial Narrow" w:cs="Arial"/>
          <w:bCs/>
          <w:sz w:val="22"/>
          <w:szCs w:val="22"/>
        </w:rPr>
        <w:t xml:space="preserve"> de </w:t>
      </w:r>
      <w:r w:rsidR="001433C5" w:rsidRPr="007F2EED">
        <w:rPr>
          <w:rFonts w:ascii="Arial Narrow" w:hAnsi="Arial Narrow" w:cs="Arial"/>
          <w:bCs/>
          <w:sz w:val="22"/>
          <w:szCs w:val="22"/>
        </w:rPr>
        <w:t>marzo</w:t>
      </w:r>
      <w:r w:rsidRPr="007F2EED">
        <w:rPr>
          <w:rFonts w:ascii="Arial Narrow" w:hAnsi="Arial Narrow" w:cs="Arial"/>
          <w:bCs/>
          <w:sz w:val="22"/>
          <w:szCs w:val="22"/>
        </w:rPr>
        <w:t xml:space="preserve"> del 2023, la Entidad remitió </w:t>
      </w:r>
      <w:r w:rsidR="00204617" w:rsidRPr="007F2EED">
        <w:rPr>
          <w:rFonts w:ascii="Arial Narrow" w:hAnsi="Arial Narrow" w:cs="Arial"/>
          <w:bCs/>
          <w:sz w:val="22"/>
          <w:szCs w:val="22"/>
        </w:rPr>
        <w:t xml:space="preserve">la </w:t>
      </w:r>
      <w:r w:rsidR="001433C5" w:rsidRPr="007F2EED">
        <w:rPr>
          <w:rFonts w:ascii="Arial Narrow" w:hAnsi="Arial Narrow" w:cs="Arial"/>
          <w:bCs/>
          <w:sz w:val="22"/>
          <w:szCs w:val="22"/>
        </w:rPr>
        <w:t>orden</w:t>
      </w:r>
      <w:r w:rsidR="00204617" w:rsidRPr="007F2EED">
        <w:rPr>
          <w:rFonts w:ascii="Arial Narrow" w:hAnsi="Arial Narrow" w:cs="Arial"/>
          <w:bCs/>
          <w:sz w:val="22"/>
          <w:szCs w:val="22"/>
        </w:rPr>
        <w:t xml:space="preserve"> de compra </w:t>
      </w:r>
      <w:r w:rsidRPr="007F2EED">
        <w:rPr>
          <w:rFonts w:ascii="Arial Narrow" w:hAnsi="Arial Narrow" w:cs="Arial"/>
          <w:bCs/>
          <w:sz w:val="22"/>
          <w:szCs w:val="22"/>
        </w:rPr>
        <w:t>n.</w:t>
      </w:r>
      <w:r w:rsidR="00204617" w:rsidRPr="007F2EED">
        <w:rPr>
          <w:rFonts w:ascii="Arial Narrow" w:hAnsi="Arial Narrow" w:cs="Arial"/>
          <w:bCs/>
          <w:sz w:val="22"/>
          <w:szCs w:val="22"/>
        </w:rPr>
        <w:t>º 1</w:t>
      </w:r>
      <w:r w:rsidR="00893C64" w:rsidRPr="007F2EED">
        <w:rPr>
          <w:rFonts w:ascii="Arial Narrow" w:hAnsi="Arial Narrow" w:cs="Arial"/>
          <w:bCs/>
          <w:sz w:val="22"/>
          <w:szCs w:val="22"/>
        </w:rPr>
        <w:t>50</w:t>
      </w:r>
      <w:r w:rsidR="00204617" w:rsidRPr="007F2EED">
        <w:rPr>
          <w:rFonts w:ascii="Arial Narrow" w:hAnsi="Arial Narrow" w:cs="Arial"/>
          <w:bCs/>
          <w:sz w:val="22"/>
          <w:szCs w:val="22"/>
        </w:rPr>
        <w:t xml:space="preserve"> </w:t>
      </w:r>
      <w:r w:rsidRPr="007F2EED">
        <w:rPr>
          <w:rFonts w:ascii="Arial Narrow" w:hAnsi="Arial Narrow" w:cs="Arial"/>
          <w:bCs/>
          <w:sz w:val="22"/>
          <w:szCs w:val="22"/>
        </w:rPr>
        <w:t xml:space="preserve">del </w:t>
      </w:r>
      <w:r w:rsidR="00204617" w:rsidRPr="007F2EED">
        <w:rPr>
          <w:rFonts w:ascii="Arial Narrow" w:hAnsi="Arial Narrow" w:cs="Arial"/>
          <w:bCs/>
          <w:sz w:val="22"/>
          <w:szCs w:val="22"/>
        </w:rPr>
        <w:t>2023</w:t>
      </w:r>
      <w:r w:rsidRPr="007F2EED">
        <w:rPr>
          <w:rFonts w:ascii="Arial Narrow" w:hAnsi="Arial Narrow" w:cs="Arial"/>
          <w:bCs/>
          <w:sz w:val="22"/>
          <w:szCs w:val="22"/>
        </w:rPr>
        <w:t xml:space="preserve">, mediante la cual se </w:t>
      </w:r>
      <w:r w:rsidR="00A500FD" w:rsidRPr="007F2EED">
        <w:rPr>
          <w:rFonts w:ascii="Arial Narrow" w:hAnsi="Arial Narrow" w:cs="Arial"/>
          <w:bCs/>
          <w:sz w:val="22"/>
          <w:szCs w:val="22"/>
        </w:rPr>
        <w:t xml:space="preserve">adquirió </w:t>
      </w:r>
      <w:r w:rsidR="00893C64" w:rsidRPr="007F2EED">
        <w:rPr>
          <w:rFonts w:ascii="Arial Narrow" w:hAnsi="Arial Narrow" w:cs="Arial"/>
          <w:bCs/>
          <w:sz w:val="22"/>
          <w:szCs w:val="22"/>
        </w:rPr>
        <w:t>148</w:t>
      </w:r>
      <w:r w:rsidR="00A500FD" w:rsidRPr="007F2EED">
        <w:rPr>
          <w:rFonts w:ascii="Arial Narrow" w:hAnsi="Arial Narrow" w:cs="Arial"/>
          <w:bCs/>
          <w:sz w:val="22"/>
          <w:szCs w:val="22"/>
        </w:rPr>
        <w:t xml:space="preserve"> unidades de laptops</w:t>
      </w:r>
      <w:r w:rsidR="00893C64" w:rsidRPr="007F2EED">
        <w:rPr>
          <w:rFonts w:ascii="Arial Narrow" w:hAnsi="Arial Narrow" w:cs="Arial"/>
          <w:bCs/>
          <w:sz w:val="22"/>
          <w:szCs w:val="22"/>
        </w:rPr>
        <w:t xml:space="preserve"> para docentes</w:t>
      </w:r>
      <w:r w:rsidR="00A500FD" w:rsidRPr="007F2EED">
        <w:rPr>
          <w:rFonts w:ascii="Arial Narrow" w:hAnsi="Arial Narrow" w:cs="Arial"/>
          <w:bCs/>
          <w:sz w:val="22"/>
          <w:szCs w:val="22"/>
        </w:rPr>
        <w:t xml:space="preserve">, </w:t>
      </w:r>
      <w:r w:rsidR="00893C64" w:rsidRPr="007F2EED">
        <w:rPr>
          <w:rFonts w:ascii="Arial Narrow" w:hAnsi="Arial Narrow" w:cs="Arial"/>
          <w:bCs/>
          <w:sz w:val="22"/>
          <w:szCs w:val="22"/>
        </w:rPr>
        <w:t xml:space="preserve">y con orden de compra </w:t>
      </w:r>
      <w:ins w:id="152" w:author="GRAPURIMAC" w:date="2023-06-29T17:32:00Z">
        <w:r w:rsidR="00594D29">
          <w:rPr>
            <w:rFonts w:ascii="Arial Narrow" w:hAnsi="Arial Narrow" w:cs="Arial"/>
            <w:bCs/>
            <w:sz w:val="22"/>
            <w:szCs w:val="22"/>
          </w:rPr>
          <w:t xml:space="preserve"> n.° </w:t>
        </w:r>
      </w:ins>
      <w:r w:rsidR="00893C64" w:rsidRPr="007F2EED">
        <w:rPr>
          <w:rFonts w:ascii="Arial Narrow" w:hAnsi="Arial Narrow" w:cs="Arial"/>
          <w:bCs/>
          <w:sz w:val="22"/>
          <w:szCs w:val="22"/>
        </w:rPr>
        <w:t>152 se adqui</w:t>
      </w:r>
      <w:ins w:id="153" w:author="GRAPURIMAC" w:date="2023-06-29T17:33:00Z">
        <w:r w:rsidR="00594D29">
          <w:rPr>
            <w:rFonts w:ascii="Arial Narrow" w:hAnsi="Arial Narrow" w:cs="Arial"/>
            <w:bCs/>
            <w:sz w:val="22"/>
            <w:szCs w:val="22"/>
          </w:rPr>
          <w:t>rió</w:t>
        </w:r>
      </w:ins>
      <w:del w:id="154" w:author="GRAPURIMAC" w:date="2023-06-29T17:33:00Z">
        <w:r w:rsidR="00893C64" w:rsidRPr="007F2EED" w:rsidDel="00594D29">
          <w:rPr>
            <w:rFonts w:ascii="Arial Narrow" w:hAnsi="Arial Narrow" w:cs="Arial"/>
            <w:bCs/>
            <w:sz w:val="22"/>
            <w:szCs w:val="22"/>
          </w:rPr>
          <w:delText>ere</w:delText>
        </w:r>
      </w:del>
      <w:r w:rsidR="00893C64" w:rsidRPr="007F2EED">
        <w:rPr>
          <w:rFonts w:ascii="Arial Narrow" w:hAnsi="Arial Narrow" w:cs="Arial"/>
          <w:bCs/>
          <w:sz w:val="22"/>
          <w:szCs w:val="22"/>
        </w:rPr>
        <w:t xml:space="preserve"> 423 laptops para estudiantes, </w:t>
      </w:r>
      <w:r w:rsidR="00A500FD" w:rsidRPr="007F2EED">
        <w:rPr>
          <w:rFonts w:ascii="Arial Narrow" w:hAnsi="Arial Narrow" w:cs="Arial"/>
          <w:bCs/>
          <w:sz w:val="22"/>
          <w:szCs w:val="22"/>
        </w:rPr>
        <w:t>las mismas que están implementadas con sistema operativo Windows 11, tal como se evidencia en la imagen siguiente:</w:t>
      </w:r>
    </w:p>
    <w:p w14:paraId="71FAF9D3" w14:textId="77777777" w:rsidR="00893C64" w:rsidRDefault="00893C64" w:rsidP="00893C64">
      <w:pPr>
        <w:ind w:left="709"/>
        <w:jc w:val="both"/>
        <w:rPr>
          <w:rFonts w:ascii="Arial Narrow" w:hAnsi="Arial Narrow" w:cs="Arial"/>
          <w:bCs/>
        </w:rPr>
      </w:pPr>
    </w:p>
    <w:p w14:paraId="22D9E0CE" w14:textId="590607EF" w:rsidR="00C409AE" w:rsidRPr="009F3A0D"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155"/>
      <w:r w:rsidRPr="009F3A0D">
        <w:rPr>
          <w:rFonts w:ascii="Arial Narrow" w:hAnsi="Arial Narrow" w:cs="Arial"/>
          <w:b/>
          <w:bCs/>
          <w:sz w:val="20"/>
        </w:rPr>
        <w:lastRenderedPageBreak/>
        <w:t xml:space="preserve">Imagen n.° </w:t>
      </w:r>
      <w:r w:rsidR="00621969">
        <w:rPr>
          <w:rFonts w:ascii="Arial Narrow" w:hAnsi="Arial Narrow" w:cs="Arial"/>
          <w:b/>
          <w:bCs/>
          <w:sz w:val="20"/>
        </w:rPr>
        <w:t>1</w:t>
      </w:r>
    </w:p>
    <w:p w14:paraId="1B920F63" w14:textId="248D4136" w:rsidR="00C409AE" w:rsidRPr="0090296D"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rPr>
      </w:pPr>
      <w:r>
        <w:rPr>
          <w:rFonts w:ascii="Arial Narrow" w:hAnsi="Arial Narrow" w:cs="Arial"/>
          <w:b/>
          <w:bCs/>
          <w:sz w:val="20"/>
          <w:szCs w:val="20"/>
        </w:rPr>
        <w:t xml:space="preserve">Orden de compra </w:t>
      </w:r>
      <w:proofErr w:type="spellStart"/>
      <w:r>
        <w:rPr>
          <w:rFonts w:ascii="Arial Narrow" w:hAnsi="Arial Narrow" w:cs="Arial"/>
          <w:b/>
          <w:bCs/>
          <w:sz w:val="20"/>
          <w:szCs w:val="20"/>
        </w:rPr>
        <w:t>n.°</w:t>
      </w:r>
      <w:proofErr w:type="spellEnd"/>
      <w:r>
        <w:rPr>
          <w:rFonts w:ascii="Arial Narrow" w:hAnsi="Arial Narrow" w:cs="Arial"/>
          <w:b/>
          <w:bCs/>
          <w:sz w:val="20"/>
          <w:szCs w:val="20"/>
        </w:rPr>
        <w:t xml:space="preserve"> 150</w:t>
      </w:r>
      <w:commentRangeEnd w:id="155"/>
      <w:r w:rsidR="00594D29">
        <w:rPr>
          <w:rStyle w:val="Refdecomentario"/>
          <w:rFonts w:ascii="Times New Roman" w:eastAsia="Times New Roman" w:hAnsi="Times New Roman"/>
          <w:lang w:eastAsia="es-ES"/>
        </w:rPr>
        <w:commentReference w:id="155"/>
      </w:r>
      <w:ins w:id="156" w:author="Manuel Raul Livano Luna" w:date="2023-07-03T15:21:00Z">
        <w:r w:rsidR="007D4CFB">
          <w:rPr>
            <w:rFonts w:ascii="Arial Narrow" w:hAnsi="Arial Narrow" w:cs="Arial"/>
            <w:b/>
            <w:bCs/>
            <w:sz w:val="20"/>
            <w:szCs w:val="20"/>
          </w:rPr>
          <w:t xml:space="preserve"> y nº152</w:t>
        </w:r>
      </w:ins>
    </w:p>
    <w:p w14:paraId="43FD9E8A" w14:textId="77777777" w:rsidR="00C409AE" w:rsidDel="00594D29" w:rsidRDefault="00C409AE" w:rsidP="00893C64">
      <w:pPr>
        <w:ind w:left="709"/>
        <w:rPr>
          <w:del w:id="157" w:author="GRAPURIMAC" w:date="2023-06-29T17:33:00Z"/>
        </w:rPr>
      </w:pPr>
    </w:p>
    <w:p w14:paraId="339A4B47" w14:textId="77777777" w:rsidR="004B794E" w:rsidRDefault="004B794E">
      <w:pPr>
        <w:rPr>
          <w:noProof/>
        </w:rPr>
        <w:pPrChange w:id="158" w:author="GRAPURIMAC" w:date="2023-06-29T17:33:00Z">
          <w:pPr>
            <w:ind w:left="709"/>
          </w:pPr>
        </w:pPrChange>
      </w:pPr>
    </w:p>
    <w:p w14:paraId="2886BC5F" w14:textId="6B6AF7BA" w:rsidR="00A500FD" w:rsidRDefault="004B794E" w:rsidP="00893C64">
      <w:pPr>
        <w:ind w:left="709"/>
        <w:rPr>
          <w:ins w:id="159" w:author="Manuel Raul Livano Luna" w:date="2023-07-03T15:22:00Z"/>
        </w:rPr>
      </w:pPr>
      <w:r>
        <w:rPr>
          <w:noProof/>
          <w:lang w:val="en-US" w:eastAsia="en-US"/>
        </w:rPr>
        <mc:AlternateContent>
          <mc:Choice Requires="wpi">
            <w:drawing>
              <wp:anchor distT="0" distB="0" distL="114300" distR="114300" simplePos="0" relativeHeight="251667456" behindDoc="0" locked="0" layoutInCell="1" allowOverlap="1" wp14:anchorId="01AE923C" wp14:editId="1F0534C8">
                <wp:simplePos x="0" y="0"/>
                <wp:positionH relativeFrom="column">
                  <wp:posOffset>2987465</wp:posOffset>
                </wp:positionH>
                <wp:positionV relativeFrom="paragraph">
                  <wp:posOffset>2336830</wp:posOffset>
                </wp:positionV>
                <wp:extent cx="1314000" cy="174600"/>
                <wp:effectExtent l="57150" t="38100" r="57785" b="54610"/>
                <wp:wrapNone/>
                <wp:docPr id="610645270" name="Entrada de lápiz 8"/>
                <wp:cNvGraphicFramePr/>
                <a:graphic xmlns:a="http://schemas.openxmlformats.org/drawingml/2006/main">
                  <a:graphicData uri="http://schemas.microsoft.com/office/word/2010/wordprocessingInk">
                    <w14:contentPart bwMode="auto" r:id="rId19">
                      <w14:nvContentPartPr>
                        <w14:cNvContentPartPr/>
                      </w14:nvContentPartPr>
                      <w14:xfrm>
                        <a:off x="0" y="0"/>
                        <a:ext cx="1314000" cy="174600"/>
                      </w14:xfrm>
                    </w14:contentPart>
                  </a:graphicData>
                </a:graphic>
              </wp:anchor>
            </w:drawing>
          </mc:Choice>
          <mc:Fallback>
            <w:pict>
              <v:shapetype w14:anchorId="3712DC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8" o:spid="_x0000_s1026" type="#_x0000_t75" style="position:absolute;margin-left:234.55pt;margin-top:183.3pt;width:104.85pt;height:15.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">
                <v:imagedata r:id="rId20" o:title=""/>
              </v:shape>
            </w:pict>
          </mc:Fallback>
        </mc:AlternateContent>
      </w:r>
      <w:r w:rsidR="00893C64" w:rsidRPr="00893C64">
        <w:rPr>
          <w:noProof/>
          <w:lang w:val="en-US" w:eastAsia="en-US"/>
        </w:rPr>
        <w:drawing>
          <wp:inline distT="0" distB="0" distL="0" distR="0" wp14:anchorId="3D74A558" wp14:editId="140BF508">
            <wp:extent cx="5117034" cy="2601686"/>
            <wp:effectExtent l="0" t="0" r="7620" b="8255"/>
            <wp:docPr id="888099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33000"/>
                              </a14:imgEffect>
                            </a14:imgLayer>
                          </a14:imgProps>
                        </a:ext>
                        <a:ext uri="{28A0092B-C50C-407E-A947-70E740481C1C}">
                          <a14:useLocalDpi xmlns:a14="http://schemas.microsoft.com/office/drawing/2010/main" val="0"/>
                        </a:ext>
                      </a:extLst>
                    </a:blip>
                    <a:srcRect r="4889" b="65503"/>
                    <a:stretch/>
                  </pic:blipFill>
                  <pic:spPr bwMode="auto">
                    <a:xfrm>
                      <a:off x="0" y="0"/>
                      <a:ext cx="5185499" cy="2636496"/>
                    </a:xfrm>
                    <a:prstGeom prst="rect">
                      <a:avLst/>
                    </a:prstGeom>
                    <a:noFill/>
                    <a:ln>
                      <a:noFill/>
                    </a:ln>
                    <a:extLst>
                      <a:ext uri="{53640926-AAD7-44D8-BBD7-CCE9431645EC}">
                        <a14:shadowObscured xmlns:a14="http://schemas.microsoft.com/office/drawing/2010/main"/>
                      </a:ext>
                    </a:extLst>
                  </pic:spPr>
                </pic:pic>
              </a:graphicData>
            </a:graphic>
          </wp:inline>
        </w:drawing>
      </w:r>
    </w:p>
    <w:p w14:paraId="1B0E24CE" w14:textId="77777777" w:rsidR="00E1282D" w:rsidRDefault="00E1282D" w:rsidP="00893C64">
      <w:pPr>
        <w:ind w:left="709"/>
        <w:rPr>
          <w:ins w:id="160" w:author="Manuel Raul Livano Luna" w:date="2023-07-03T15:23:00Z"/>
          <w:noProof/>
        </w:rPr>
      </w:pPr>
    </w:p>
    <w:p w14:paraId="5B015EC8" w14:textId="77777777" w:rsidR="00E1282D" w:rsidRDefault="00E1282D" w:rsidP="00893C64">
      <w:pPr>
        <w:ind w:left="709"/>
        <w:rPr>
          <w:ins w:id="161" w:author="Manuel Raul Livano Luna" w:date="2023-07-03T15:24:00Z"/>
        </w:rPr>
      </w:pPr>
    </w:p>
    <w:p w14:paraId="21201D2D" w14:textId="6DA4814D" w:rsidR="00E1282D" w:rsidRPr="00893C64" w:rsidRDefault="00E1282D" w:rsidP="00893C64">
      <w:pPr>
        <w:ind w:left="709"/>
      </w:pPr>
      <w:ins w:id="162" w:author="Manuel Raul Livano Luna" w:date="2023-07-03T15:24:00Z">
        <w:r>
          <w:rPr>
            <w:noProof/>
          </w:rPr>
          <mc:AlternateContent>
            <mc:Choice Requires="wpi">
              <w:drawing>
                <wp:anchor distT="0" distB="0" distL="114300" distR="114300" simplePos="0" relativeHeight="251671552" behindDoc="0" locked="0" layoutInCell="1" allowOverlap="1" wp14:anchorId="6EAA1C46" wp14:editId="31765F67">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D6F52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24" o:title=""/>
                </v:shape>
              </w:pict>
            </mc:Fallback>
          </mc:AlternateContent>
        </w:r>
        <w:r>
          <w:rPr>
            <w:noProof/>
          </w:rPr>
          <mc:AlternateContent>
            <mc:Choice Requires="wpi">
              <w:drawing>
                <wp:anchor distT="0" distB="0" distL="114300" distR="114300" simplePos="0" relativeHeight="251668480" behindDoc="0" locked="0" layoutInCell="1" allowOverlap="1" wp14:anchorId="5112F0AC" wp14:editId="2536B2A2">
                  <wp:simplePos x="0" y="0"/>
                  <wp:positionH relativeFrom="column">
                    <wp:posOffset>3258165</wp:posOffset>
                  </wp:positionH>
                  <wp:positionV relativeFrom="paragraph">
                    <wp:posOffset>2381637</wp:posOffset>
                  </wp:positionV>
                  <wp:extent cx="1005120" cy="340560"/>
                  <wp:effectExtent l="57150" t="38100" r="43180" b="40640"/>
                  <wp:wrapNone/>
                  <wp:docPr id="109267414" name="Entrada de lápiz 2"/>
                  <wp:cNvGraphicFramePr/>
                  <a:graphic xmlns:a="http://schemas.openxmlformats.org/drawingml/2006/main">
                    <a:graphicData uri="http://schemas.microsoft.com/office/word/2010/wordprocessingInk">
                      <w14:contentPart bwMode="auto" r:id="rId25">
                        <w14:nvContentPartPr>
                          <w14:cNvContentPartPr/>
                        </w14:nvContentPartPr>
                        <w14:xfrm>
                          <a:off x="0" y="0"/>
                          <a:ext cx="1005120" cy="340560"/>
                        </w14:xfrm>
                      </w14:contentPart>
                    </a:graphicData>
                  </a:graphic>
                </wp:anchor>
              </w:drawing>
            </mc:Choice>
            <mc:Fallback>
              <w:pict>
                <v:shape w14:anchorId="32553E4F" id="Entrada de lápiz 2" o:spid="_x0000_s1026" type="#_x0000_t75" style="position:absolute;margin-left:255.85pt;margin-top:186.85pt;width:80.6pt;height:28.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">
                  <v:imagedata r:id="rId26" o:title=""/>
                </v:shape>
              </w:pict>
            </mc:Fallback>
          </mc:AlternateContent>
        </w:r>
      </w:ins>
      <w:ins w:id="163" w:author="Manuel Raul Livano Luna" w:date="2023-07-03T15:22:00Z">
        <w:r>
          <w:rPr>
            <w:noProof/>
          </w:rPr>
          <w:drawing>
            <wp:inline distT="0" distB="0" distL="0" distR="0" wp14:anchorId="1FE9EFF1" wp14:editId="516B6CBC">
              <wp:extent cx="5143500" cy="4280571"/>
              <wp:effectExtent l="0" t="0" r="0" b="5715"/>
              <wp:docPr id="98929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rightnessContrast bright="20000" contrast="20000"/>
                                </a14:imgEffect>
                              </a14:imgLayer>
                            </a14:imgProps>
                          </a:ext>
                          <a:ext uri="{28A0092B-C50C-407E-A947-70E740481C1C}">
                            <a14:useLocalDpi xmlns:a14="http://schemas.microsoft.com/office/drawing/2010/main" val="0"/>
                          </a:ext>
                        </a:extLst>
                      </a:blip>
                      <a:srcRect l="6094" t="5741" b="50300"/>
                      <a:stretch/>
                    </pic:blipFill>
                    <pic:spPr bwMode="auto">
                      <a:xfrm>
                        <a:off x="0" y="0"/>
                        <a:ext cx="5147615" cy="4283996"/>
                      </a:xfrm>
                      <a:prstGeom prst="rect">
                        <a:avLst/>
                      </a:prstGeom>
                      <a:noFill/>
                      <a:ln>
                        <a:noFill/>
                      </a:ln>
                      <a:extLst>
                        <a:ext uri="{53640926-AAD7-44D8-BBD7-CCE9431645EC}">
                          <a14:shadowObscured xmlns:a14="http://schemas.microsoft.com/office/drawing/2010/main"/>
                        </a:ext>
                      </a:extLst>
                    </pic:spPr>
                  </pic:pic>
                </a:graphicData>
              </a:graphic>
            </wp:inline>
          </w:drawing>
        </w:r>
      </w:ins>
    </w:p>
    <w:p w14:paraId="376C4E73" w14:textId="4EE8C80B" w:rsidR="00893C64" w:rsidRDefault="00C409AE" w:rsidP="00893C64">
      <w:pPr>
        <w:ind w:left="709"/>
      </w:pPr>
      <w:r>
        <w:t>Fuente: orden de compra</w:t>
      </w:r>
      <w:r w:rsidR="0008508F">
        <w:t xml:space="preserve"> </w:t>
      </w:r>
      <w:r w:rsidR="00793858">
        <w:t xml:space="preserve"> </w:t>
      </w:r>
    </w:p>
    <w:p w14:paraId="140C6966" w14:textId="77777777" w:rsidR="00893C64" w:rsidRDefault="00893C64" w:rsidP="00893C64">
      <w:pPr>
        <w:ind w:left="709"/>
      </w:pPr>
    </w:p>
    <w:p w14:paraId="5FFC80D6" w14:textId="1DF94AD8" w:rsidR="009F1F32" w:rsidRDefault="009F1F32" w:rsidP="00E1282D">
      <w:pPr>
        <w:ind w:left="709"/>
        <w:jc w:val="both"/>
        <w:rPr>
          <w:rFonts w:ascii="Arial Narrow" w:hAnsi="Arial Narrow" w:cs="Arial"/>
          <w:bCs/>
          <w:sz w:val="22"/>
          <w:szCs w:val="22"/>
        </w:rPr>
      </w:pPr>
      <w:r w:rsidRPr="007F2EED">
        <w:rPr>
          <w:rFonts w:ascii="Arial Narrow" w:hAnsi="Arial Narrow"/>
          <w:sz w:val="22"/>
          <w:szCs w:val="22"/>
        </w:rPr>
        <w:t xml:space="preserve">Asimismo, </w:t>
      </w:r>
      <w:r w:rsidR="001433C5" w:rsidRPr="007F2EED">
        <w:rPr>
          <w:rFonts w:ascii="Arial Narrow" w:hAnsi="Arial Narrow"/>
          <w:sz w:val="22"/>
          <w:szCs w:val="22"/>
        </w:rPr>
        <w:t xml:space="preserve">de las visitas a campo realizadas por la comisión </w:t>
      </w:r>
      <w:r w:rsidR="00F7162A">
        <w:rPr>
          <w:rFonts w:ascii="Arial Narrow" w:hAnsi="Arial Narrow"/>
          <w:sz w:val="22"/>
          <w:szCs w:val="22"/>
        </w:rPr>
        <w:t>según actas de visitas n</w:t>
      </w:r>
      <w:ins w:id="164" w:author="GRAPURIMAC" w:date="2023-06-29T17:40:00Z">
        <w:r w:rsidR="00C317F8">
          <w:rPr>
            <w:rFonts w:ascii="Arial Narrow" w:hAnsi="Arial Narrow"/>
            <w:sz w:val="22"/>
            <w:szCs w:val="22"/>
          </w:rPr>
          <w:t>.</w:t>
        </w:r>
        <w:r w:rsidR="00C317F8" w:rsidRPr="00C317F8">
          <w:rPr>
            <w:rFonts w:ascii="Arial Narrow" w:hAnsi="Arial Narrow"/>
            <w:sz w:val="22"/>
            <w:szCs w:val="22"/>
            <w:vertAlign w:val="superscript"/>
            <w:rPrChange w:id="165" w:author="GRAPURIMAC" w:date="2023-06-29T17:40:00Z">
              <w:rPr>
                <w:rFonts w:ascii="Arial Narrow" w:hAnsi="Arial Narrow"/>
                <w:sz w:val="22"/>
                <w:szCs w:val="22"/>
              </w:rPr>
            </w:rPrChange>
          </w:rPr>
          <w:t>os</w:t>
        </w:r>
        <w:r w:rsidR="00C317F8">
          <w:rPr>
            <w:rFonts w:ascii="Arial Narrow" w:hAnsi="Arial Narrow"/>
            <w:sz w:val="22"/>
            <w:szCs w:val="22"/>
          </w:rPr>
          <w:t xml:space="preserve"> 5 al 10, </w:t>
        </w:r>
      </w:ins>
      <w:del w:id="166" w:author="GRAPURIMAC" w:date="2023-06-29T17:40:00Z">
        <w:r w:rsidR="00F7162A" w:rsidDel="00C317F8">
          <w:rPr>
            <w:rFonts w:ascii="Arial Narrow" w:hAnsi="Arial Narrow"/>
            <w:sz w:val="22"/>
            <w:szCs w:val="22"/>
          </w:rPr>
          <w:delText xml:space="preserve">º 05 al nº10 </w:delText>
        </w:r>
      </w:del>
      <w:r w:rsidR="001433C5" w:rsidRPr="007F2EED">
        <w:rPr>
          <w:rFonts w:ascii="Arial Narrow" w:hAnsi="Arial Narrow"/>
          <w:sz w:val="22"/>
          <w:szCs w:val="22"/>
        </w:rPr>
        <w:t xml:space="preserve">se verifico que </w:t>
      </w:r>
      <w:r w:rsidR="00A500FD" w:rsidRPr="007F2EED">
        <w:rPr>
          <w:rFonts w:ascii="Arial Narrow" w:hAnsi="Arial Narrow"/>
          <w:sz w:val="22"/>
          <w:szCs w:val="22"/>
        </w:rPr>
        <w:t>los servidores</w:t>
      </w:r>
      <w:r w:rsidR="00A500FD" w:rsidRPr="007F2EED">
        <w:rPr>
          <w:rFonts w:ascii="Arial Narrow" w:hAnsi="Arial Narrow" w:cs="Arial"/>
          <w:bCs/>
          <w:sz w:val="22"/>
          <w:szCs w:val="22"/>
        </w:rPr>
        <w:t xml:space="preserve"> instalados en </w:t>
      </w:r>
      <w:r w:rsidR="001433C5" w:rsidRPr="007F2EED">
        <w:rPr>
          <w:rFonts w:ascii="Arial Narrow" w:hAnsi="Arial Narrow" w:cs="Arial"/>
          <w:bCs/>
          <w:sz w:val="22"/>
          <w:szCs w:val="22"/>
        </w:rPr>
        <w:t xml:space="preserve">las instituciones educativas </w:t>
      </w:r>
      <w:r w:rsidR="00530FC1" w:rsidRPr="007F2EED">
        <w:rPr>
          <w:rFonts w:ascii="Arial Narrow" w:hAnsi="Arial Narrow" w:cs="Arial"/>
          <w:bCs/>
          <w:sz w:val="22"/>
          <w:szCs w:val="22"/>
        </w:rPr>
        <w:t>están impl</w:t>
      </w:r>
      <w:r w:rsidR="00A500FD" w:rsidRPr="007F2EED">
        <w:rPr>
          <w:rFonts w:ascii="Arial Narrow" w:hAnsi="Arial Narrow" w:cs="Arial"/>
          <w:bCs/>
          <w:sz w:val="22"/>
          <w:szCs w:val="22"/>
        </w:rPr>
        <w:t>emen</w:t>
      </w:r>
      <w:r w:rsidR="00530FC1" w:rsidRPr="007F2EED">
        <w:rPr>
          <w:rFonts w:ascii="Arial Narrow" w:hAnsi="Arial Narrow" w:cs="Arial"/>
          <w:bCs/>
          <w:sz w:val="22"/>
          <w:szCs w:val="22"/>
        </w:rPr>
        <w:t xml:space="preserve">tadas con la </w:t>
      </w:r>
      <w:r w:rsidR="00530FC1" w:rsidRPr="007F2EED">
        <w:rPr>
          <w:rFonts w:ascii="Arial Narrow" w:hAnsi="Arial Narrow" w:cs="Arial"/>
          <w:bCs/>
          <w:sz w:val="22"/>
          <w:szCs w:val="22"/>
        </w:rPr>
        <w:lastRenderedPageBreak/>
        <w:t>plataforma Perú Educa</w:t>
      </w:r>
      <w:r w:rsidR="00A500FD" w:rsidRPr="007F2EED">
        <w:rPr>
          <w:rFonts w:ascii="Arial Narrow" w:hAnsi="Arial Narrow" w:cs="Arial"/>
          <w:bCs/>
          <w:sz w:val="22"/>
          <w:szCs w:val="22"/>
        </w:rPr>
        <w:t xml:space="preserve"> </w:t>
      </w:r>
      <w:r w:rsidR="00665DE5" w:rsidRPr="007F2EED">
        <w:rPr>
          <w:rFonts w:ascii="Arial Narrow" w:hAnsi="Arial Narrow" w:cs="Arial"/>
          <w:bCs/>
          <w:sz w:val="22"/>
          <w:szCs w:val="22"/>
        </w:rPr>
        <w:t>basado en diferentes versiones del SO LINUX,</w:t>
      </w:r>
      <w:r w:rsidR="00530FC1" w:rsidRPr="007F2EED">
        <w:rPr>
          <w:rFonts w:ascii="Arial Narrow" w:hAnsi="Arial Narrow" w:cs="Arial"/>
          <w:bCs/>
          <w:sz w:val="22"/>
          <w:szCs w:val="22"/>
        </w:rPr>
        <w:t xml:space="preserve"> únicamente para su uso en intranet</w:t>
      </w:r>
      <w:ins w:id="167" w:author="GRAPURIMAC" w:date="2023-06-29T17:41:00Z">
        <w:r w:rsidR="00C317F8">
          <w:rPr>
            <w:rFonts w:ascii="Arial Narrow" w:hAnsi="Arial Narrow" w:cs="Arial"/>
            <w:bCs/>
            <w:sz w:val="22"/>
            <w:szCs w:val="22"/>
          </w:rPr>
          <w:t xml:space="preserve">; </w:t>
        </w:r>
        <w:commentRangeStart w:id="168"/>
        <w:r w:rsidR="00C317F8" w:rsidRPr="00C317F8">
          <w:rPr>
            <w:rFonts w:ascii="Arial Narrow" w:hAnsi="Arial Narrow" w:cs="Arial"/>
            <w:bCs/>
            <w:sz w:val="22"/>
            <w:szCs w:val="22"/>
            <w:highlight w:val="yellow"/>
            <w:rPrChange w:id="169" w:author="GRAPURIMAC" w:date="2023-06-29T17:42:00Z">
              <w:rPr>
                <w:rFonts w:ascii="Arial Narrow" w:hAnsi="Arial Narrow" w:cs="Arial"/>
                <w:bCs/>
                <w:sz w:val="22"/>
                <w:szCs w:val="22"/>
              </w:rPr>
            </w:rPrChange>
          </w:rPr>
          <w:t>ello</w:t>
        </w:r>
      </w:ins>
      <w:del w:id="170" w:author="GRAPURIMAC" w:date="2023-06-29T17:40:00Z">
        <w:r w:rsidR="00530FC1" w:rsidRPr="00C317F8" w:rsidDel="00C317F8">
          <w:rPr>
            <w:rFonts w:ascii="Arial Narrow" w:hAnsi="Arial Narrow" w:cs="Arial"/>
            <w:bCs/>
            <w:sz w:val="22"/>
            <w:szCs w:val="22"/>
            <w:highlight w:val="yellow"/>
            <w:rPrChange w:id="171" w:author="GRAPURIMAC" w:date="2023-06-29T17:42:00Z">
              <w:rPr>
                <w:rFonts w:ascii="Arial Narrow" w:hAnsi="Arial Narrow" w:cs="Arial"/>
                <w:bCs/>
                <w:sz w:val="22"/>
                <w:szCs w:val="22"/>
              </w:rPr>
            </w:rPrChange>
          </w:rPr>
          <w:delText>,</w:delText>
        </w:r>
      </w:del>
      <w:del w:id="172" w:author="GRAPURIMAC" w:date="2023-06-29T17:41:00Z">
        <w:r w:rsidR="00530FC1" w:rsidRPr="00C317F8" w:rsidDel="00C317F8">
          <w:rPr>
            <w:rFonts w:ascii="Arial Narrow" w:hAnsi="Arial Narrow" w:cs="Arial"/>
            <w:bCs/>
            <w:sz w:val="22"/>
            <w:szCs w:val="22"/>
            <w:highlight w:val="yellow"/>
            <w:rPrChange w:id="173" w:author="GRAPURIMAC" w:date="2023-06-29T17:42:00Z">
              <w:rPr>
                <w:rFonts w:ascii="Arial Narrow" w:hAnsi="Arial Narrow" w:cs="Arial"/>
                <w:bCs/>
                <w:sz w:val="22"/>
                <w:szCs w:val="22"/>
              </w:rPr>
            </w:rPrChange>
          </w:rPr>
          <w:delText xml:space="preserve"> esto</w:delText>
        </w:r>
      </w:del>
      <w:r w:rsidR="00530FC1" w:rsidRPr="00C317F8">
        <w:rPr>
          <w:rFonts w:ascii="Arial Narrow" w:hAnsi="Arial Narrow" w:cs="Arial"/>
          <w:bCs/>
          <w:sz w:val="22"/>
          <w:szCs w:val="22"/>
          <w:highlight w:val="yellow"/>
          <w:rPrChange w:id="174" w:author="GRAPURIMAC" w:date="2023-06-29T17:42:00Z">
            <w:rPr>
              <w:rFonts w:ascii="Arial Narrow" w:hAnsi="Arial Narrow" w:cs="Arial"/>
              <w:bCs/>
              <w:sz w:val="22"/>
              <w:szCs w:val="22"/>
            </w:rPr>
          </w:rPrChange>
        </w:rPr>
        <w:t xml:space="preserve"> implica </w:t>
      </w:r>
      <w:del w:id="175" w:author="GRAPURIMAC" w:date="2023-06-29T17:41:00Z">
        <w:r w:rsidR="00530FC1" w:rsidRPr="00C317F8" w:rsidDel="00C317F8">
          <w:rPr>
            <w:rFonts w:ascii="Arial Narrow" w:hAnsi="Arial Narrow" w:cs="Arial"/>
            <w:bCs/>
            <w:sz w:val="22"/>
            <w:szCs w:val="22"/>
            <w:highlight w:val="yellow"/>
            <w:rPrChange w:id="176" w:author="GRAPURIMAC" w:date="2023-06-29T17:42:00Z">
              <w:rPr>
                <w:rFonts w:ascii="Arial Narrow" w:hAnsi="Arial Narrow" w:cs="Arial"/>
                <w:bCs/>
                <w:sz w:val="22"/>
                <w:szCs w:val="22"/>
              </w:rPr>
            </w:rPrChange>
          </w:rPr>
          <w:delText xml:space="preserve">a </w:delText>
        </w:r>
      </w:del>
      <w:r w:rsidR="00530FC1" w:rsidRPr="00C317F8">
        <w:rPr>
          <w:rFonts w:ascii="Arial Narrow" w:hAnsi="Arial Narrow" w:cs="Arial"/>
          <w:bCs/>
          <w:sz w:val="22"/>
          <w:szCs w:val="22"/>
          <w:highlight w:val="yellow"/>
          <w:rPrChange w:id="177" w:author="GRAPURIMAC" w:date="2023-06-29T17:42:00Z">
            <w:rPr>
              <w:rFonts w:ascii="Arial Narrow" w:hAnsi="Arial Narrow" w:cs="Arial"/>
              <w:bCs/>
              <w:sz w:val="22"/>
              <w:szCs w:val="22"/>
            </w:rPr>
          </w:rPrChange>
        </w:rPr>
        <w:t>que estos servidores ya no pueden ser actualizados</w:t>
      </w:r>
      <w:r w:rsidR="00F7162A" w:rsidRPr="00C317F8">
        <w:rPr>
          <w:rFonts w:ascii="Arial Narrow" w:hAnsi="Arial Narrow" w:cs="Arial"/>
          <w:bCs/>
          <w:sz w:val="22"/>
          <w:szCs w:val="22"/>
          <w:highlight w:val="yellow"/>
          <w:rPrChange w:id="178" w:author="GRAPURIMAC" w:date="2023-06-29T17:42:00Z">
            <w:rPr>
              <w:rFonts w:ascii="Arial Narrow" w:hAnsi="Arial Narrow" w:cs="Arial"/>
              <w:bCs/>
              <w:sz w:val="22"/>
              <w:szCs w:val="22"/>
            </w:rPr>
          </w:rPrChange>
        </w:rPr>
        <w:t>,</w:t>
      </w:r>
      <w:r w:rsidR="00530FC1" w:rsidRPr="00C317F8">
        <w:rPr>
          <w:rFonts w:ascii="Arial Narrow" w:hAnsi="Arial Narrow" w:cs="Arial"/>
          <w:bCs/>
          <w:sz w:val="22"/>
          <w:szCs w:val="22"/>
          <w:highlight w:val="yellow"/>
          <w:rPrChange w:id="179" w:author="GRAPURIMAC" w:date="2023-06-29T17:42:00Z">
            <w:rPr>
              <w:rFonts w:ascii="Arial Narrow" w:hAnsi="Arial Narrow" w:cs="Arial"/>
              <w:bCs/>
              <w:sz w:val="22"/>
              <w:szCs w:val="22"/>
            </w:rPr>
          </w:rPrChange>
        </w:rPr>
        <w:t xml:space="preserve"> </w:t>
      </w:r>
      <w:ins w:id="180" w:author="GRAPURIMAC" w:date="2023-06-29T17:41:00Z">
        <w:r w:rsidR="00C317F8" w:rsidRPr="00C317F8">
          <w:rPr>
            <w:rFonts w:ascii="Arial Narrow" w:hAnsi="Arial Narrow" w:cs="Arial"/>
            <w:bCs/>
            <w:sz w:val="22"/>
            <w:szCs w:val="22"/>
            <w:highlight w:val="yellow"/>
            <w:rPrChange w:id="181" w:author="GRAPURIMAC" w:date="2023-06-29T17:42:00Z">
              <w:rPr>
                <w:rFonts w:ascii="Arial Narrow" w:hAnsi="Arial Narrow" w:cs="Arial"/>
                <w:bCs/>
                <w:sz w:val="22"/>
                <w:szCs w:val="22"/>
              </w:rPr>
            </w:rPrChange>
          </w:rPr>
          <w:t xml:space="preserve">así como </w:t>
        </w:r>
      </w:ins>
      <w:r w:rsidR="00530FC1" w:rsidRPr="00C317F8">
        <w:rPr>
          <w:rFonts w:ascii="Arial Narrow" w:hAnsi="Arial Narrow" w:cs="Arial"/>
          <w:bCs/>
          <w:sz w:val="22"/>
          <w:szCs w:val="22"/>
          <w:highlight w:val="yellow"/>
          <w:rPrChange w:id="182" w:author="GRAPURIMAC" w:date="2023-06-29T17:42:00Z">
            <w:rPr>
              <w:rFonts w:ascii="Arial Narrow" w:hAnsi="Arial Narrow" w:cs="Arial"/>
              <w:bCs/>
              <w:sz w:val="22"/>
              <w:szCs w:val="22"/>
            </w:rPr>
          </w:rPrChange>
        </w:rPr>
        <w:t xml:space="preserve">la plataforma </w:t>
      </w:r>
      <w:commentRangeEnd w:id="168"/>
      <w:r w:rsidR="00C317F8" w:rsidRPr="00C317F8">
        <w:rPr>
          <w:rStyle w:val="Refdecomentario"/>
          <w:highlight w:val="yellow"/>
          <w:rPrChange w:id="183" w:author="GRAPURIMAC" w:date="2023-06-29T17:42:00Z">
            <w:rPr>
              <w:rStyle w:val="Refdecomentario"/>
            </w:rPr>
          </w:rPrChange>
        </w:rPr>
        <w:commentReference w:id="168"/>
      </w:r>
      <w:r w:rsidR="00530FC1" w:rsidRPr="007F2EED">
        <w:rPr>
          <w:rFonts w:ascii="Arial Narrow" w:hAnsi="Arial Narrow" w:cs="Arial"/>
          <w:bCs/>
          <w:sz w:val="22"/>
          <w:szCs w:val="22"/>
        </w:rPr>
        <w:t>educativa ya no cuenta con soporte y/o actualizaciones</w:t>
      </w:r>
      <w:ins w:id="184" w:author="Manuel Raul Livano Luna" w:date="2023-07-03T15:26:00Z">
        <w:r w:rsidR="00E1282D">
          <w:rPr>
            <w:rFonts w:ascii="Arial Narrow" w:hAnsi="Arial Narrow" w:cs="Arial"/>
            <w:bCs/>
            <w:sz w:val="22"/>
            <w:szCs w:val="22"/>
          </w:rPr>
          <w:t xml:space="preserve"> por parte del Ministerio de Educación</w:t>
        </w:r>
      </w:ins>
      <w:ins w:id="185" w:author="GRAPURIMAC" w:date="2023-06-29T17:43:00Z">
        <w:r w:rsidR="00C317F8">
          <w:rPr>
            <w:rFonts w:ascii="Arial Narrow" w:hAnsi="Arial Narrow" w:cs="Arial"/>
            <w:bCs/>
            <w:sz w:val="22"/>
            <w:szCs w:val="22"/>
          </w:rPr>
          <w:t>;</w:t>
        </w:r>
      </w:ins>
      <w:del w:id="186" w:author="GRAPURIMAC" w:date="2023-06-29T17:43:00Z">
        <w:r w:rsidR="00530FC1" w:rsidRPr="007F2EED" w:rsidDel="00C317F8">
          <w:rPr>
            <w:rFonts w:ascii="Arial Narrow" w:hAnsi="Arial Narrow" w:cs="Arial"/>
            <w:bCs/>
            <w:sz w:val="22"/>
            <w:szCs w:val="22"/>
          </w:rPr>
          <w:delText>,</w:delText>
        </w:r>
      </w:del>
      <w:r w:rsidR="00530FC1" w:rsidRPr="007F2EED">
        <w:rPr>
          <w:rFonts w:ascii="Arial Narrow" w:hAnsi="Arial Narrow" w:cs="Arial"/>
          <w:bCs/>
          <w:sz w:val="22"/>
          <w:szCs w:val="22"/>
        </w:rPr>
        <w:t xml:space="preserve"> </w:t>
      </w:r>
      <w:commentRangeStart w:id="187"/>
      <w:r w:rsidR="00530FC1" w:rsidRPr="007F2EED">
        <w:rPr>
          <w:rFonts w:ascii="Arial Narrow" w:hAnsi="Arial Narrow" w:cs="Arial"/>
          <w:bCs/>
          <w:sz w:val="22"/>
          <w:szCs w:val="22"/>
        </w:rPr>
        <w:t xml:space="preserve">siendo este un problema ya que posiblemente </w:t>
      </w:r>
      <w:r w:rsidR="00F7162A">
        <w:rPr>
          <w:rFonts w:ascii="Arial Narrow" w:hAnsi="Arial Narrow" w:cs="Arial"/>
          <w:bCs/>
          <w:sz w:val="22"/>
          <w:szCs w:val="22"/>
        </w:rPr>
        <w:t>no se puedan implantar nuevos contenidos pedagógicos</w:t>
      </w:r>
      <w:ins w:id="188" w:author="Manuel Raul Livano Luna" w:date="2023-07-03T15:27:00Z">
        <w:r w:rsidR="00E1282D">
          <w:rPr>
            <w:rFonts w:ascii="Arial Narrow" w:hAnsi="Arial Narrow" w:cs="Arial"/>
            <w:bCs/>
            <w:sz w:val="22"/>
            <w:szCs w:val="22"/>
          </w:rPr>
          <w:t xml:space="preserve"> debido a que estos están desarrollados con nuevos formatos de audio y video</w:t>
        </w:r>
      </w:ins>
      <w:ins w:id="189" w:author="Manuel Raul Livano Luna" w:date="2023-07-03T15:30:00Z">
        <w:r w:rsidR="00E1282D">
          <w:rPr>
            <w:rFonts w:ascii="Arial Narrow" w:hAnsi="Arial Narrow" w:cs="Arial"/>
            <w:bCs/>
            <w:sz w:val="22"/>
            <w:szCs w:val="22"/>
          </w:rPr>
          <w:t xml:space="preserve"> como</w:t>
        </w:r>
      </w:ins>
      <w:del w:id="190" w:author="Manuel Raul Livano Luna" w:date="2023-07-03T15:30:00Z">
        <w:r w:rsidR="00F7162A" w:rsidDel="00E1282D">
          <w:rPr>
            <w:rFonts w:ascii="Arial Narrow" w:hAnsi="Arial Narrow" w:cs="Arial"/>
            <w:bCs/>
            <w:sz w:val="22"/>
            <w:szCs w:val="22"/>
          </w:rPr>
          <w:delText>.</w:delText>
        </w:r>
      </w:del>
      <w:ins w:id="191" w:author="Manuel Raul Livano Luna" w:date="2023-07-03T15:30:00Z">
        <w:r w:rsidR="00E1282D" w:rsidRPr="00E1282D">
          <w:t xml:space="preserve"> </w:t>
        </w:r>
        <w:r w:rsidR="00E1282D" w:rsidRPr="00E1282D">
          <w:rPr>
            <w:rFonts w:ascii="Arial Narrow" w:hAnsi="Arial Narrow" w:cs="Arial"/>
            <w:bCs/>
            <w:sz w:val="22"/>
            <w:szCs w:val="22"/>
          </w:rPr>
          <w:t xml:space="preserve">AAC. Ogg </w:t>
        </w:r>
        <w:proofErr w:type="spellStart"/>
        <w:r w:rsidR="00E1282D" w:rsidRPr="00E1282D">
          <w:rPr>
            <w:rFonts w:ascii="Arial Narrow" w:hAnsi="Arial Narrow" w:cs="Arial"/>
            <w:bCs/>
            <w:sz w:val="22"/>
            <w:szCs w:val="22"/>
          </w:rPr>
          <w:t>Vorbis</w:t>
        </w:r>
        <w:proofErr w:type="spellEnd"/>
        <w:r w:rsidR="00E1282D" w:rsidRPr="00E1282D">
          <w:rPr>
            <w:rFonts w:ascii="Arial Narrow" w:hAnsi="Arial Narrow" w:cs="Arial"/>
            <w:bCs/>
            <w:sz w:val="22"/>
            <w:szCs w:val="22"/>
          </w:rPr>
          <w:t>. FLAC. ALAC. WAV. AIFF. DSD</w:t>
        </w:r>
      </w:ins>
      <w:ins w:id="192" w:author="Manuel Raul Livano Luna" w:date="2023-07-03T15:31:00Z">
        <w:r w:rsidR="00E1282D">
          <w:rPr>
            <w:rFonts w:ascii="Arial Narrow" w:hAnsi="Arial Narrow" w:cs="Arial"/>
            <w:bCs/>
            <w:sz w:val="22"/>
            <w:szCs w:val="22"/>
          </w:rPr>
          <w:t xml:space="preserve"> y otros que no son soportados en plataformas LINUX de manera nativa.</w:t>
        </w:r>
      </w:ins>
    </w:p>
    <w:commentRangeEnd w:id="187"/>
    <w:p w14:paraId="3CEDE7CC" w14:textId="77777777" w:rsidR="00F7162A" w:rsidRPr="007F2EED" w:rsidRDefault="00C317F8" w:rsidP="00665DE5">
      <w:pPr>
        <w:ind w:left="709"/>
        <w:jc w:val="both"/>
        <w:rPr>
          <w:rFonts w:ascii="Arial Narrow" w:hAnsi="Arial Narrow" w:cs="Arial"/>
          <w:bCs/>
          <w:sz w:val="22"/>
          <w:szCs w:val="22"/>
        </w:rPr>
      </w:pPr>
      <w:r>
        <w:rPr>
          <w:rStyle w:val="Refdecomentario"/>
        </w:rPr>
        <w:commentReference w:id="187"/>
      </w:r>
    </w:p>
    <w:p w14:paraId="30777455" w14:textId="67147E2E" w:rsidR="005C0150" w:rsidRDefault="00343705">
      <w:pPr>
        <w:tabs>
          <w:tab w:val="left" w:pos="142"/>
          <w:tab w:val="left" w:pos="1276"/>
        </w:tabs>
        <w:autoSpaceDE w:val="0"/>
        <w:autoSpaceDN w:val="0"/>
        <w:adjustRightInd w:val="0"/>
        <w:ind w:left="709"/>
        <w:jc w:val="both"/>
        <w:rPr>
          <w:rFonts w:ascii="Arial Narrow" w:hAnsi="Arial Narrow" w:cs="Arial"/>
          <w:bCs/>
          <w:sz w:val="22"/>
          <w:szCs w:val="22"/>
        </w:rPr>
      </w:pPr>
      <w:r w:rsidRPr="007F2EED">
        <w:rPr>
          <w:rFonts w:ascii="Arial Narrow" w:hAnsi="Arial Narrow" w:cs="Arial"/>
          <w:bCs/>
          <w:sz w:val="22"/>
          <w:szCs w:val="22"/>
        </w:rPr>
        <w:t xml:space="preserve">Por otro lado, </w:t>
      </w:r>
      <w:r w:rsidR="00A500FD" w:rsidRPr="007F2EED">
        <w:rPr>
          <w:rFonts w:ascii="Arial Narrow" w:hAnsi="Arial Narrow" w:cs="Arial"/>
          <w:bCs/>
          <w:sz w:val="22"/>
          <w:szCs w:val="22"/>
        </w:rPr>
        <w:t>se ha evidenciado que</w:t>
      </w:r>
      <w:ins w:id="193" w:author="GRAPURIMAC" w:date="2023-06-29T17:45:00Z">
        <w:r w:rsidR="00C317F8">
          <w:rPr>
            <w:rFonts w:ascii="Arial Narrow" w:hAnsi="Arial Narrow" w:cs="Arial"/>
            <w:bCs/>
            <w:sz w:val="22"/>
            <w:szCs w:val="22"/>
          </w:rPr>
          <w:t xml:space="preserve"> ocho (8)</w:t>
        </w:r>
      </w:ins>
      <w:r w:rsidR="00A500FD" w:rsidRPr="007F2EED">
        <w:rPr>
          <w:rFonts w:ascii="Arial Narrow" w:hAnsi="Arial Narrow" w:cs="Arial"/>
          <w:bCs/>
          <w:sz w:val="22"/>
          <w:szCs w:val="22"/>
        </w:rPr>
        <w:t xml:space="preserve"> </w:t>
      </w:r>
      <w:del w:id="194" w:author="GRAPURIMAC" w:date="2023-06-29T17:45:00Z">
        <w:r w:rsidRPr="007F2EED" w:rsidDel="00C317F8">
          <w:rPr>
            <w:rFonts w:ascii="Arial Narrow" w:hAnsi="Arial Narrow" w:cs="Arial"/>
            <w:bCs/>
            <w:sz w:val="22"/>
            <w:szCs w:val="22"/>
          </w:rPr>
          <w:delText>las</w:delText>
        </w:r>
      </w:del>
      <w:r w:rsidRPr="007F2EED">
        <w:rPr>
          <w:rFonts w:ascii="Arial Narrow" w:hAnsi="Arial Narrow" w:cs="Arial"/>
          <w:bCs/>
          <w:sz w:val="22"/>
          <w:szCs w:val="22"/>
        </w:rPr>
        <w:t xml:space="preserve"> laptops</w:t>
      </w:r>
      <w:r w:rsidR="00F7162A">
        <w:rPr>
          <w:rFonts w:ascii="Arial Narrow" w:hAnsi="Arial Narrow" w:cs="Arial"/>
          <w:bCs/>
          <w:sz w:val="22"/>
          <w:szCs w:val="22"/>
        </w:rPr>
        <w:t xml:space="preserve"> </w:t>
      </w:r>
      <w:del w:id="195" w:author="GRAPURIMAC" w:date="2023-06-29T17:45:00Z">
        <w:r w:rsidR="00F7162A" w:rsidDel="00C317F8">
          <w:rPr>
            <w:rFonts w:ascii="Arial Narrow" w:hAnsi="Arial Narrow" w:cs="Arial"/>
            <w:bCs/>
            <w:sz w:val="22"/>
            <w:szCs w:val="22"/>
          </w:rPr>
          <w:delText>en un numero de 08</w:delText>
        </w:r>
        <w:r w:rsidRPr="007F2EED" w:rsidDel="00C317F8">
          <w:rPr>
            <w:rFonts w:ascii="Arial Narrow" w:hAnsi="Arial Narrow" w:cs="Arial"/>
            <w:bCs/>
            <w:sz w:val="22"/>
            <w:szCs w:val="22"/>
          </w:rPr>
          <w:delText xml:space="preserve"> </w:delText>
        </w:r>
      </w:del>
      <w:r w:rsidRPr="007F2EED">
        <w:rPr>
          <w:rFonts w:ascii="Arial Narrow" w:hAnsi="Arial Narrow" w:cs="Arial"/>
          <w:bCs/>
          <w:sz w:val="22"/>
          <w:szCs w:val="22"/>
        </w:rPr>
        <w:t>y</w:t>
      </w:r>
      <w:ins w:id="196" w:author="GRAPURIMAC" w:date="2023-06-29T17:45:00Z">
        <w:r w:rsidR="00C317F8">
          <w:rPr>
            <w:rFonts w:ascii="Arial Narrow" w:hAnsi="Arial Narrow" w:cs="Arial"/>
            <w:bCs/>
            <w:sz w:val="22"/>
            <w:szCs w:val="22"/>
          </w:rPr>
          <w:t xml:space="preserve"> una (</w:t>
        </w:r>
      </w:ins>
      <w:del w:id="197" w:author="GRAPURIMAC" w:date="2023-06-29T17:45:00Z">
        <w:r w:rsidRPr="007F2EED" w:rsidDel="00C317F8">
          <w:rPr>
            <w:rFonts w:ascii="Arial Narrow" w:hAnsi="Arial Narrow" w:cs="Arial"/>
            <w:bCs/>
            <w:sz w:val="22"/>
            <w:szCs w:val="22"/>
          </w:rPr>
          <w:delText xml:space="preserve"> </w:delText>
        </w:r>
        <w:r w:rsidR="00F7162A" w:rsidDel="00C317F8">
          <w:rPr>
            <w:rFonts w:ascii="Arial Narrow" w:hAnsi="Arial Narrow" w:cs="Arial"/>
            <w:bCs/>
            <w:sz w:val="22"/>
            <w:szCs w:val="22"/>
          </w:rPr>
          <w:delText>0</w:delText>
        </w:r>
      </w:del>
      <w:r w:rsidR="00F7162A">
        <w:rPr>
          <w:rFonts w:ascii="Arial Narrow" w:hAnsi="Arial Narrow" w:cs="Arial"/>
          <w:bCs/>
          <w:sz w:val="22"/>
          <w:szCs w:val="22"/>
        </w:rPr>
        <w:t>1</w:t>
      </w:r>
      <w:ins w:id="198" w:author="GRAPURIMAC" w:date="2023-06-29T17:45:00Z">
        <w:r w:rsidR="00C317F8">
          <w:rPr>
            <w:rFonts w:ascii="Arial Narrow" w:hAnsi="Arial Narrow" w:cs="Arial"/>
            <w:bCs/>
            <w:sz w:val="22"/>
            <w:szCs w:val="22"/>
          </w:rPr>
          <w:t>)</w:t>
        </w:r>
      </w:ins>
      <w:r w:rsidR="00F7162A">
        <w:rPr>
          <w:rFonts w:ascii="Arial Narrow" w:hAnsi="Arial Narrow" w:cs="Arial"/>
          <w:bCs/>
          <w:sz w:val="22"/>
          <w:szCs w:val="22"/>
        </w:rPr>
        <w:t xml:space="preserve"> </w:t>
      </w:r>
      <w:r w:rsidRPr="007F2EED">
        <w:rPr>
          <w:rFonts w:ascii="Arial Narrow" w:hAnsi="Arial Narrow" w:cs="Arial"/>
          <w:bCs/>
          <w:sz w:val="22"/>
          <w:szCs w:val="22"/>
        </w:rPr>
        <w:t>pantalla interactiva se encuentran con licencias vencidas</w:t>
      </w:r>
      <w:ins w:id="199" w:author="GRAPURIMAC" w:date="2023-06-29T17:45:00Z">
        <w:r w:rsidR="00C317F8">
          <w:rPr>
            <w:rFonts w:ascii="Arial Narrow" w:hAnsi="Arial Narrow" w:cs="Arial"/>
            <w:bCs/>
            <w:sz w:val="22"/>
            <w:szCs w:val="22"/>
          </w:rPr>
          <w:t xml:space="preserve">, tal como se evidencia en el </w:t>
        </w:r>
      </w:ins>
      <w:del w:id="200" w:author="GRAPURIMAC" w:date="2023-06-29T17:45:00Z">
        <w:r w:rsidRPr="007F2EED" w:rsidDel="00C317F8">
          <w:rPr>
            <w:rFonts w:ascii="Arial Narrow" w:hAnsi="Arial Narrow" w:cs="Arial"/>
            <w:bCs/>
            <w:sz w:val="22"/>
            <w:szCs w:val="22"/>
          </w:rPr>
          <w:delText xml:space="preserve"> </w:delText>
        </w:r>
        <w:r w:rsidR="00F7162A" w:rsidDel="00C317F8">
          <w:rPr>
            <w:rFonts w:ascii="Arial Narrow" w:hAnsi="Arial Narrow" w:cs="Arial"/>
            <w:bCs/>
            <w:sz w:val="22"/>
            <w:szCs w:val="22"/>
          </w:rPr>
          <w:delText xml:space="preserve">evidenciado con </w:delText>
        </w:r>
      </w:del>
      <w:r w:rsidR="00F7162A">
        <w:rPr>
          <w:rFonts w:ascii="Arial Narrow" w:hAnsi="Arial Narrow" w:cs="Arial"/>
          <w:bCs/>
          <w:sz w:val="22"/>
          <w:szCs w:val="22"/>
        </w:rPr>
        <w:t>acta de visita de control n</w:t>
      </w:r>
      <w:ins w:id="201" w:author="GRAPURIMAC" w:date="2023-06-29T17:45:00Z">
        <w:r w:rsidR="00C317F8">
          <w:rPr>
            <w:rFonts w:ascii="Arial Narrow" w:hAnsi="Arial Narrow" w:cs="Arial"/>
            <w:bCs/>
            <w:sz w:val="22"/>
            <w:szCs w:val="22"/>
          </w:rPr>
          <w:t xml:space="preserve">.° </w:t>
        </w:r>
      </w:ins>
      <w:del w:id="202" w:author="GRAPURIMAC" w:date="2023-06-29T17:45:00Z">
        <w:r w:rsidR="00F7162A" w:rsidDel="00C317F8">
          <w:rPr>
            <w:rFonts w:ascii="Arial Narrow" w:hAnsi="Arial Narrow" w:cs="Arial"/>
            <w:bCs/>
            <w:sz w:val="22"/>
            <w:szCs w:val="22"/>
          </w:rPr>
          <w:delText>º</w:delText>
        </w:r>
      </w:del>
      <w:r w:rsidR="00F7162A">
        <w:rPr>
          <w:rFonts w:ascii="Arial Narrow" w:hAnsi="Arial Narrow" w:cs="Arial"/>
          <w:bCs/>
          <w:sz w:val="22"/>
          <w:szCs w:val="22"/>
        </w:rPr>
        <w:t xml:space="preserve">9 realizada a la I.E. de Callabamba del distrito de </w:t>
      </w:r>
      <w:r w:rsidR="00621969">
        <w:rPr>
          <w:rFonts w:ascii="Arial Narrow" w:hAnsi="Arial Narrow" w:cs="Arial"/>
          <w:bCs/>
          <w:sz w:val="22"/>
          <w:szCs w:val="22"/>
        </w:rPr>
        <w:t>C</w:t>
      </w:r>
      <w:r w:rsidR="00F7162A">
        <w:rPr>
          <w:rFonts w:ascii="Arial Narrow" w:hAnsi="Arial Narrow" w:cs="Arial"/>
          <w:bCs/>
          <w:sz w:val="22"/>
          <w:szCs w:val="22"/>
        </w:rPr>
        <w:t>hincheros</w:t>
      </w:r>
      <w:r w:rsidR="005C0150">
        <w:rPr>
          <w:rFonts w:ascii="Arial Narrow" w:hAnsi="Arial Narrow" w:cs="Arial"/>
          <w:bCs/>
          <w:sz w:val="22"/>
          <w:szCs w:val="22"/>
        </w:rPr>
        <w:t xml:space="preserve">. </w:t>
      </w:r>
      <w:ins w:id="203" w:author="GRAPURIMAC" w:date="2023-06-29T17:46:00Z">
        <w:r w:rsidR="00C317F8">
          <w:rPr>
            <w:rFonts w:ascii="Arial Narrow" w:hAnsi="Arial Narrow" w:cs="Arial"/>
            <w:bCs/>
            <w:sz w:val="22"/>
            <w:szCs w:val="22"/>
          </w:rPr>
          <w:t>Asimismo, l</w:t>
        </w:r>
      </w:ins>
      <w:del w:id="204" w:author="GRAPURIMAC" w:date="2023-06-29T17:46:00Z">
        <w:r w:rsidR="005C0150" w:rsidDel="00C317F8">
          <w:rPr>
            <w:rFonts w:ascii="Arial Narrow" w:hAnsi="Arial Narrow" w:cs="Arial"/>
            <w:bCs/>
            <w:sz w:val="22"/>
            <w:szCs w:val="22"/>
          </w:rPr>
          <w:delText>L</w:delText>
        </w:r>
      </w:del>
      <w:r w:rsidR="005C0150">
        <w:rPr>
          <w:rFonts w:ascii="Arial Narrow" w:hAnsi="Arial Narrow" w:cs="Arial"/>
          <w:bCs/>
          <w:sz w:val="22"/>
          <w:szCs w:val="22"/>
        </w:rPr>
        <w:t xml:space="preserve">as laptops se encuentran guardadas ya que </w:t>
      </w:r>
      <w:del w:id="205" w:author="GRAPURIMAC" w:date="2023-06-29T17:46:00Z">
        <w:r w:rsidR="005C0150" w:rsidDel="00C317F8">
          <w:rPr>
            <w:rFonts w:ascii="Arial Narrow" w:hAnsi="Arial Narrow" w:cs="Arial"/>
            <w:bCs/>
            <w:sz w:val="22"/>
            <w:szCs w:val="22"/>
          </w:rPr>
          <w:delText xml:space="preserve">como lo indicamos estas </w:delText>
        </w:r>
      </w:del>
      <w:r w:rsidR="005C0150">
        <w:rPr>
          <w:rFonts w:ascii="Arial Narrow" w:hAnsi="Arial Narrow" w:cs="Arial"/>
          <w:bCs/>
          <w:sz w:val="22"/>
          <w:szCs w:val="22"/>
        </w:rPr>
        <w:t xml:space="preserve">no cuentan con </w:t>
      </w:r>
      <w:commentRangeStart w:id="206"/>
      <w:del w:id="207" w:author="Manuel Raul Livano Luna" w:date="2023-07-03T15:33:00Z">
        <w:r w:rsidR="005C0150" w:rsidDel="00986133">
          <w:rPr>
            <w:rFonts w:ascii="Arial Narrow" w:hAnsi="Arial Narrow" w:cs="Arial"/>
            <w:bCs/>
            <w:sz w:val="22"/>
            <w:szCs w:val="22"/>
          </w:rPr>
          <w:delText xml:space="preserve">aplicativos informáticos </w:delText>
        </w:r>
        <w:commentRangeEnd w:id="206"/>
        <w:r w:rsidR="00C317F8" w:rsidDel="00986133">
          <w:rPr>
            <w:rStyle w:val="Refdecomentario"/>
          </w:rPr>
          <w:commentReference w:id="206"/>
        </w:r>
        <w:r w:rsidR="005C0150" w:rsidDel="00986133">
          <w:rPr>
            <w:rFonts w:ascii="Arial Narrow" w:hAnsi="Arial Narrow" w:cs="Arial"/>
            <w:bCs/>
            <w:sz w:val="22"/>
            <w:szCs w:val="22"/>
          </w:rPr>
          <w:delText>como</w:delText>
        </w:r>
      </w:del>
      <w:ins w:id="208" w:author="Manuel Raul Livano Luna" w:date="2023-07-03T15:33:00Z">
        <w:r w:rsidR="00986133">
          <w:rPr>
            <w:rFonts w:ascii="Arial Narrow" w:hAnsi="Arial Narrow" w:cs="Arial"/>
            <w:bCs/>
            <w:sz w:val="22"/>
            <w:szCs w:val="22"/>
          </w:rPr>
          <w:t>licencias de</w:t>
        </w:r>
      </w:ins>
      <w:del w:id="209" w:author="Manuel Raul Livano Luna" w:date="2023-07-03T15:33:00Z">
        <w:r w:rsidR="005C0150" w:rsidDel="00986133">
          <w:rPr>
            <w:rFonts w:ascii="Arial Narrow" w:hAnsi="Arial Narrow" w:cs="Arial"/>
            <w:bCs/>
            <w:sz w:val="22"/>
            <w:szCs w:val="22"/>
          </w:rPr>
          <w:delText xml:space="preserve"> el</w:delText>
        </w:r>
      </w:del>
      <w:r w:rsidR="005C0150">
        <w:rPr>
          <w:rFonts w:ascii="Arial Narrow" w:hAnsi="Arial Narrow" w:cs="Arial"/>
          <w:bCs/>
          <w:sz w:val="22"/>
          <w:szCs w:val="22"/>
        </w:rPr>
        <w:t xml:space="preserve"> office</w:t>
      </w:r>
      <w:ins w:id="210" w:author="Manuel Raul Livano Luna" w:date="2023-07-03T15:33:00Z">
        <w:r w:rsidR="00986133">
          <w:rPr>
            <w:rFonts w:ascii="Arial Narrow" w:hAnsi="Arial Narrow" w:cs="Arial"/>
            <w:bCs/>
            <w:sz w:val="22"/>
            <w:szCs w:val="22"/>
          </w:rPr>
          <w:t xml:space="preserve"> y</w:t>
        </w:r>
      </w:ins>
      <w:ins w:id="211" w:author="Manuel Raul Livano Luna" w:date="2023-07-03T15:32:00Z">
        <w:r w:rsidR="00986133">
          <w:rPr>
            <w:rFonts w:ascii="Arial Narrow" w:hAnsi="Arial Narrow" w:cs="Arial"/>
            <w:bCs/>
            <w:sz w:val="22"/>
            <w:szCs w:val="22"/>
          </w:rPr>
          <w:t xml:space="preserve"> SO Windows, </w:t>
        </w:r>
      </w:ins>
      <w:del w:id="212" w:author="Manuel Raul Livano Luna" w:date="2023-07-03T15:32:00Z">
        <w:r w:rsidR="005C0150" w:rsidDel="00986133">
          <w:rPr>
            <w:rFonts w:ascii="Arial Narrow" w:hAnsi="Arial Narrow" w:cs="Arial"/>
            <w:bCs/>
            <w:sz w:val="22"/>
            <w:szCs w:val="22"/>
          </w:rPr>
          <w:delText xml:space="preserve"> </w:delText>
        </w:r>
      </w:del>
      <w:del w:id="213" w:author="Manuel Raul Livano Luna" w:date="2023-07-03T15:33:00Z">
        <w:r w:rsidR="005C0150" w:rsidDel="00986133">
          <w:rPr>
            <w:rFonts w:ascii="Arial Narrow" w:hAnsi="Arial Narrow" w:cs="Arial"/>
            <w:bCs/>
            <w:sz w:val="22"/>
            <w:szCs w:val="22"/>
          </w:rPr>
          <w:delText xml:space="preserve">licenciados </w:delText>
        </w:r>
      </w:del>
      <w:r w:rsidR="005C0150">
        <w:rPr>
          <w:rFonts w:ascii="Arial Narrow" w:hAnsi="Arial Narrow" w:cs="Arial"/>
          <w:bCs/>
          <w:sz w:val="22"/>
          <w:szCs w:val="22"/>
        </w:rPr>
        <w:t>para su uso en aula.</w:t>
      </w:r>
    </w:p>
    <w:p w14:paraId="7DAE94D6" w14:textId="593A6667" w:rsidR="005C0150"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 </w:t>
      </w:r>
    </w:p>
    <w:p w14:paraId="28FAC04C" w14:textId="7BD42726" w:rsidR="005C0150" w:rsidRPr="007F2EED"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drawing>
          <wp:inline distT="0" distB="0" distL="0" distR="0" wp14:anchorId="7AE7649E" wp14:editId="2C7463FC">
            <wp:extent cx="4930793" cy="3698240"/>
            <wp:effectExtent l="0" t="0" r="3175" b="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5925" cy="3702089"/>
                    </a:xfrm>
                    <a:prstGeom prst="rect">
                      <a:avLst/>
                    </a:prstGeom>
                    <a:noFill/>
                    <a:ln>
                      <a:noFill/>
                    </a:ln>
                  </pic:spPr>
                </pic:pic>
              </a:graphicData>
            </a:graphic>
          </wp:inline>
        </w:drawing>
      </w:r>
    </w:p>
    <w:p w14:paraId="0467C2DF" w14:textId="76614464" w:rsidR="00FE09A4"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En la imagen se aprecia que las laptops se encuentran almacenadas y en sus bolsas en desuso por falta de licencias.</w:t>
      </w:r>
    </w:p>
    <w:p w14:paraId="3635747C" w14:textId="77777777" w:rsidR="0027169A" w:rsidDel="00C317F8" w:rsidRDefault="0027169A" w:rsidP="009F1F32">
      <w:pPr>
        <w:tabs>
          <w:tab w:val="left" w:pos="142"/>
          <w:tab w:val="left" w:pos="1276"/>
        </w:tabs>
        <w:autoSpaceDE w:val="0"/>
        <w:autoSpaceDN w:val="0"/>
        <w:adjustRightInd w:val="0"/>
        <w:ind w:left="709"/>
        <w:jc w:val="both"/>
        <w:rPr>
          <w:del w:id="214" w:author="GRAPURIMAC" w:date="2023-06-29T17:48:00Z"/>
          <w:rFonts w:ascii="Arial Narrow" w:hAnsi="Arial Narrow" w:cs="Arial"/>
          <w:bCs/>
          <w:sz w:val="22"/>
          <w:szCs w:val="22"/>
        </w:rPr>
      </w:pPr>
    </w:p>
    <w:p w14:paraId="607B0006" w14:textId="5810B933" w:rsidR="0027169A" w:rsidDel="00C317F8" w:rsidRDefault="0027169A">
      <w:pPr>
        <w:tabs>
          <w:tab w:val="left" w:pos="142"/>
          <w:tab w:val="left" w:pos="1276"/>
        </w:tabs>
        <w:autoSpaceDE w:val="0"/>
        <w:autoSpaceDN w:val="0"/>
        <w:adjustRightInd w:val="0"/>
        <w:rPr>
          <w:del w:id="215" w:author="GRAPURIMAC" w:date="2023-06-29T17:48:00Z"/>
          <w:rFonts w:ascii="Arial Narrow" w:hAnsi="Arial Narrow" w:cs="Arial"/>
          <w:bCs/>
          <w:sz w:val="22"/>
          <w:szCs w:val="22"/>
        </w:rPr>
        <w:pPrChange w:id="216" w:author="GRAPURIMAC" w:date="2023-06-29T17:48:00Z">
          <w:pPr>
            <w:tabs>
              <w:tab w:val="left" w:pos="142"/>
              <w:tab w:val="left" w:pos="1276"/>
            </w:tabs>
            <w:autoSpaceDE w:val="0"/>
            <w:autoSpaceDN w:val="0"/>
            <w:adjustRightInd w:val="0"/>
            <w:ind w:left="709"/>
          </w:pPr>
        </w:pPrChange>
      </w:pPr>
      <w:moveFromRangeStart w:id="217" w:author="GRAPURIMAC" w:date="2023-06-29T17:49:00Z" w:name="move138953356"/>
      <w:moveFrom w:id="218" w:author="GRAPURIMAC" w:date="2023-06-29T17:49:00Z">
        <w:r w:rsidDel="00C317F8">
          <w:rPr>
            <w:noProof/>
            <w:lang w:val="en-US" w:eastAsia="en-US"/>
          </w:rPr>
          <w:drawing>
            <wp:inline distT="0" distB="0" distL="0" distR="0" wp14:anchorId="331249F5" wp14:editId="149DB58B">
              <wp:extent cx="4924425" cy="3693464"/>
              <wp:effectExtent l="0" t="0" r="0" b="2540"/>
              <wp:docPr id="4180660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7552" cy="3695809"/>
                      </a:xfrm>
                      <a:prstGeom prst="rect">
                        <a:avLst/>
                      </a:prstGeom>
                      <a:noFill/>
                      <a:ln>
                        <a:noFill/>
                      </a:ln>
                    </pic:spPr>
                  </pic:pic>
                </a:graphicData>
              </a:graphic>
            </wp:inline>
          </w:drawing>
        </w:r>
      </w:moveFrom>
      <w:moveFromRangeEnd w:id="217"/>
    </w:p>
    <w:p w14:paraId="69BCBD2B" w14:textId="77777777" w:rsidR="0027169A" w:rsidRDefault="0027169A">
      <w:pPr>
        <w:tabs>
          <w:tab w:val="left" w:pos="142"/>
          <w:tab w:val="left" w:pos="1276"/>
        </w:tabs>
        <w:autoSpaceDE w:val="0"/>
        <w:autoSpaceDN w:val="0"/>
        <w:adjustRightInd w:val="0"/>
        <w:rPr>
          <w:rFonts w:ascii="Arial Narrow" w:hAnsi="Arial Narrow" w:cs="Arial"/>
          <w:sz w:val="22"/>
          <w:szCs w:val="22"/>
        </w:rPr>
        <w:pPrChange w:id="219" w:author="GRAPURIMAC" w:date="2023-06-29T17:48:00Z">
          <w:pPr>
            <w:tabs>
              <w:tab w:val="left" w:pos="142"/>
              <w:tab w:val="left" w:pos="1276"/>
            </w:tabs>
            <w:autoSpaceDE w:val="0"/>
            <w:autoSpaceDN w:val="0"/>
            <w:adjustRightInd w:val="0"/>
            <w:ind w:left="709"/>
            <w:jc w:val="both"/>
          </w:pPr>
        </w:pPrChange>
      </w:pPr>
    </w:p>
    <w:p w14:paraId="08B21668" w14:textId="39EF618E" w:rsidR="0027169A" w:rsidRDefault="00C317F8" w:rsidP="0027169A">
      <w:pPr>
        <w:tabs>
          <w:tab w:val="left" w:pos="142"/>
          <w:tab w:val="left" w:pos="1276"/>
        </w:tabs>
        <w:autoSpaceDE w:val="0"/>
        <w:autoSpaceDN w:val="0"/>
        <w:adjustRightInd w:val="0"/>
        <w:ind w:left="709"/>
        <w:jc w:val="both"/>
        <w:rPr>
          <w:rFonts w:ascii="Arial Narrow" w:hAnsi="Arial Narrow" w:cs="Arial"/>
          <w:sz w:val="22"/>
          <w:szCs w:val="22"/>
        </w:rPr>
      </w:pPr>
      <w:ins w:id="220" w:author="GRAPURIMAC" w:date="2023-06-29T17:48:00Z">
        <w:r>
          <w:rPr>
            <w:rFonts w:ascii="Arial Narrow" w:hAnsi="Arial Narrow" w:cs="Arial"/>
            <w:sz w:val="22"/>
            <w:szCs w:val="22"/>
          </w:rPr>
          <w:t xml:space="preserve">Por otro lado, </w:t>
        </w:r>
      </w:ins>
      <w:del w:id="221" w:author="GRAPURIMAC" w:date="2023-06-29T17:48:00Z">
        <w:r w:rsidR="0027169A" w:rsidRPr="00BE01EE" w:rsidDel="00C317F8">
          <w:rPr>
            <w:rFonts w:ascii="Arial Narrow" w:hAnsi="Arial Narrow" w:cs="Arial"/>
            <w:sz w:val="22"/>
            <w:szCs w:val="22"/>
          </w:rPr>
          <w:delText xml:space="preserve">En la siguiente imagen </w:delText>
        </w:r>
      </w:del>
      <w:r w:rsidR="0027169A" w:rsidRPr="00BE01EE">
        <w:rPr>
          <w:rFonts w:ascii="Arial Narrow" w:hAnsi="Arial Narrow" w:cs="Arial"/>
          <w:sz w:val="22"/>
          <w:szCs w:val="22"/>
        </w:rPr>
        <w:t>se aprecia que el aplicativo MyViewBoard que es el que se utiliza como pizarra interactiva no cuenta con la licencia correspondiente</w:t>
      </w:r>
      <w:r w:rsidR="0027169A">
        <w:rPr>
          <w:rFonts w:ascii="Arial Narrow" w:hAnsi="Arial Narrow" w:cs="Arial"/>
          <w:sz w:val="22"/>
          <w:szCs w:val="22"/>
        </w:rPr>
        <w:t>, esto corresponde a la I</w:t>
      </w:r>
      <w:ins w:id="222" w:author="GRAPURIMAC" w:date="2023-06-29T17:48:00Z">
        <w:r>
          <w:rPr>
            <w:rFonts w:ascii="Arial Narrow" w:hAnsi="Arial Narrow" w:cs="Arial"/>
            <w:sz w:val="22"/>
            <w:szCs w:val="22"/>
          </w:rPr>
          <w:t>nstitución Educativa</w:t>
        </w:r>
      </w:ins>
      <w:del w:id="223" w:author="GRAPURIMAC" w:date="2023-06-29T17:48:00Z">
        <w:r w:rsidR="0027169A" w:rsidDel="00C317F8">
          <w:rPr>
            <w:rFonts w:ascii="Arial Narrow" w:hAnsi="Arial Narrow" w:cs="Arial"/>
            <w:sz w:val="22"/>
            <w:szCs w:val="22"/>
          </w:rPr>
          <w:delText>.E</w:delText>
        </w:r>
      </w:del>
      <w:r w:rsidR="0027169A">
        <w:rPr>
          <w:rFonts w:ascii="Arial Narrow" w:hAnsi="Arial Narrow" w:cs="Arial"/>
          <w:sz w:val="22"/>
          <w:szCs w:val="22"/>
        </w:rPr>
        <w:t>. Leoncio Prado de Rio Blanco consignado en acta de visita de control n</w:t>
      </w:r>
      <w:ins w:id="224" w:author="GRAPURIMAC" w:date="2023-06-29T17:48:00Z">
        <w:r>
          <w:rPr>
            <w:rFonts w:ascii="Arial Narrow" w:hAnsi="Arial Narrow" w:cs="Arial"/>
            <w:sz w:val="22"/>
            <w:szCs w:val="22"/>
          </w:rPr>
          <w:t>.°</w:t>
        </w:r>
      </w:ins>
      <w:del w:id="225" w:author="GRAPURIMAC" w:date="2023-06-29T17:48:00Z">
        <w:r w:rsidR="0027169A" w:rsidDel="00C317F8">
          <w:rPr>
            <w:rFonts w:ascii="Arial Narrow" w:hAnsi="Arial Narrow" w:cs="Arial"/>
            <w:sz w:val="22"/>
            <w:szCs w:val="22"/>
          </w:rPr>
          <w:delText>º</w:delText>
        </w:r>
      </w:del>
      <w:r w:rsidR="0027169A">
        <w:rPr>
          <w:rFonts w:ascii="Arial Narrow" w:hAnsi="Arial Narrow" w:cs="Arial"/>
          <w:sz w:val="22"/>
          <w:szCs w:val="22"/>
        </w:rPr>
        <w:t>10</w:t>
      </w:r>
      <w:ins w:id="226" w:author="GRAPURIMAC" w:date="2023-06-29T17:49:00Z">
        <w:r>
          <w:rPr>
            <w:rFonts w:ascii="Arial Narrow" w:hAnsi="Arial Narrow" w:cs="Arial"/>
            <w:sz w:val="22"/>
            <w:szCs w:val="22"/>
          </w:rPr>
          <w:t>, tal como consta en la imagen siguiente:</w:t>
        </w:r>
      </w:ins>
      <w:del w:id="227" w:author="GRAPURIMAC" w:date="2023-06-29T17:49:00Z">
        <w:r w:rsidR="0027169A" w:rsidDel="00C317F8">
          <w:rPr>
            <w:rFonts w:ascii="Arial Narrow" w:hAnsi="Arial Narrow" w:cs="Arial"/>
            <w:sz w:val="22"/>
            <w:szCs w:val="22"/>
          </w:rPr>
          <w:delText>.</w:delText>
        </w:r>
      </w:del>
    </w:p>
    <w:p w14:paraId="155DD029" w14:textId="77777777" w:rsidR="005C0150"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482BFD4" w14:textId="5B31CD4A" w:rsidR="00C317F8" w:rsidRDefault="00C317F8" w:rsidP="009F1F32">
      <w:pPr>
        <w:tabs>
          <w:tab w:val="left" w:pos="142"/>
          <w:tab w:val="left" w:pos="1276"/>
        </w:tabs>
        <w:autoSpaceDE w:val="0"/>
        <w:autoSpaceDN w:val="0"/>
        <w:adjustRightInd w:val="0"/>
        <w:ind w:left="709"/>
        <w:jc w:val="both"/>
        <w:rPr>
          <w:ins w:id="228" w:author="GRAPURIMAC" w:date="2023-06-29T17:48:00Z"/>
          <w:rFonts w:ascii="Arial Narrow" w:hAnsi="Arial Narrow" w:cs="Arial"/>
          <w:bCs/>
          <w:sz w:val="22"/>
          <w:szCs w:val="22"/>
        </w:rPr>
      </w:pPr>
      <w:moveToRangeStart w:id="229" w:author="GRAPURIMAC" w:date="2023-06-29T17:49:00Z" w:name="move138953356"/>
      <w:moveTo w:id="230" w:author="GRAPURIMAC" w:date="2023-06-29T17:49:00Z">
        <w:r>
          <w:rPr>
            <w:noProof/>
            <w:lang w:val="en-US" w:eastAsia="en-US"/>
          </w:rPr>
          <w:lastRenderedPageBreak/>
          <w:drawing>
            <wp:inline distT="0" distB="0" distL="0" distR="0" wp14:anchorId="209D7962" wp14:editId="2C8E9F75">
              <wp:extent cx="4924020" cy="3162300"/>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8472" cy="3165159"/>
                      </a:xfrm>
                      <a:prstGeom prst="rect">
                        <a:avLst/>
                      </a:prstGeom>
                      <a:noFill/>
                      <a:ln>
                        <a:noFill/>
                      </a:ln>
                    </pic:spPr>
                  </pic:pic>
                </a:graphicData>
              </a:graphic>
            </wp:inline>
          </w:drawing>
        </w:r>
      </w:moveTo>
      <w:moveToRangeEnd w:id="229"/>
    </w:p>
    <w:p w14:paraId="22A97234" w14:textId="44C3E30E" w:rsidR="00FE09A4" w:rsidDel="00C317F8" w:rsidRDefault="00FE09A4">
      <w:pPr>
        <w:tabs>
          <w:tab w:val="left" w:pos="142"/>
          <w:tab w:val="left" w:pos="1276"/>
        </w:tabs>
        <w:autoSpaceDE w:val="0"/>
        <w:autoSpaceDN w:val="0"/>
        <w:adjustRightInd w:val="0"/>
        <w:jc w:val="both"/>
        <w:rPr>
          <w:del w:id="231" w:author="GRAPURIMAC" w:date="2023-06-29T17:48:00Z"/>
          <w:rFonts w:ascii="Arial Narrow" w:hAnsi="Arial Narrow" w:cs="Arial"/>
          <w:bCs/>
          <w:sz w:val="22"/>
          <w:szCs w:val="22"/>
        </w:rPr>
        <w:pPrChange w:id="232" w:author="GRAPURIMAC" w:date="2023-06-29T17:49:00Z">
          <w:pPr>
            <w:tabs>
              <w:tab w:val="left" w:pos="142"/>
              <w:tab w:val="left" w:pos="1276"/>
            </w:tabs>
            <w:autoSpaceDE w:val="0"/>
            <w:autoSpaceDN w:val="0"/>
            <w:adjustRightInd w:val="0"/>
            <w:ind w:left="709"/>
            <w:jc w:val="both"/>
          </w:pPr>
        </w:pPrChange>
      </w:pPr>
      <w:del w:id="233" w:author="GRAPURIMAC" w:date="2023-06-29T17:48:00Z">
        <w:r w:rsidDel="00C317F8">
          <w:rPr>
            <w:rFonts w:ascii="Arial Narrow" w:hAnsi="Arial Narrow" w:cs="Arial"/>
            <w:bCs/>
            <w:sz w:val="22"/>
            <w:szCs w:val="22"/>
          </w:rPr>
          <w:delText>Es así, que todo lo mencionado se pudo registrar en actas de visita de control adjunto al presente informe.</w:delText>
        </w:r>
      </w:del>
    </w:p>
    <w:p w14:paraId="09A6615C" w14:textId="77777777" w:rsidR="00246401" w:rsidRDefault="00246401">
      <w:pPr>
        <w:tabs>
          <w:tab w:val="left" w:pos="142"/>
          <w:tab w:val="left" w:pos="1276"/>
        </w:tabs>
        <w:autoSpaceDE w:val="0"/>
        <w:autoSpaceDN w:val="0"/>
        <w:adjustRightInd w:val="0"/>
        <w:jc w:val="both"/>
        <w:rPr>
          <w:rFonts w:ascii="Arial Narrow" w:hAnsi="Arial Narrow" w:cs="Arial"/>
          <w:bCs/>
          <w:sz w:val="22"/>
          <w:szCs w:val="22"/>
        </w:rPr>
        <w:pPrChange w:id="234" w:author="GRAPURIMAC" w:date="2023-06-29T17:49:00Z">
          <w:pPr>
            <w:tabs>
              <w:tab w:val="left" w:pos="142"/>
              <w:tab w:val="left" w:pos="1276"/>
            </w:tabs>
            <w:autoSpaceDE w:val="0"/>
            <w:autoSpaceDN w:val="0"/>
            <w:adjustRightInd w:val="0"/>
            <w:ind w:left="709"/>
            <w:jc w:val="both"/>
          </w:pPr>
        </w:pPrChange>
      </w:pPr>
    </w:p>
    <w:p w14:paraId="3784DE6E" w14:textId="33E1BCCE" w:rsidR="00246401" w:rsidRPr="00773439"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antes descrita</w:t>
      </w:r>
      <w:del w:id="235" w:author="GRAPURIMAC" w:date="2023-06-29T17:49:00Z">
        <w:r w:rsidRPr="00773439" w:rsidDel="00C317F8">
          <w:rPr>
            <w:rFonts w:ascii="Arial Narrow" w:hAnsi="Arial Narrow" w:cs="Arial"/>
            <w:bCs/>
            <w:sz w:val="22"/>
            <w:szCs w:val="22"/>
          </w:rPr>
          <w:delText xml:space="preserve"> </w:delText>
        </w:r>
      </w:del>
      <w:ins w:id="236" w:author="GRAPURIMAC" w:date="2023-06-29T17:49:00Z">
        <w:r w:rsidR="00C317F8">
          <w:rPr>
            <w:rFonts w:ascii="Arial Narrow" w:hAnsi="Arial Narrow" w:cs="Arial"/>
            <w:bCs/>
            <w:sz w:val="22"/>
            <w:szCs w:val="22"/>
          </w:rPr>
          <w:t xml:space="preserve"> contraviene la normatividad siguiente</w:t>
        </w:r>
      </w:ins>
      <w:del w:id="237" w:author="GRAPURIMAC" w:date="2023-06-29T17:49:00Z">
        <w:r w:rsidRPr="00773439" w:rsidDel="00C317F8">
          <w:rPr>
            <w:rFonts w:ascii="Arial Narrow" w:hAnsi="Arial Narrow" w:cs="Arial"/>
            <w:bCs/>
            <w:sz w:val="22"/>
            <w:szCs w:val="22"/>
          </w:rPr>
          <w:delText>podría transgredir lo establecido en las normativas siguientes</w:delText>
        </w:r>
      </w:del>
      <w:r w:rsidRPr="00773439">
        <w:rPr>
          <w:rFonts w:ascii="Arial Narrow" w:hAnsi="Arial Narrow" w:cs="Arial"/>
          <w:bCs/>
          <w:sz w:val="22"/>
          <w:szCs w:val="22"/>
        </w:rPr>
        <w:t>:</w:t>
      </w:r>
    </w:p>
    <w:p w14:paraId="2A41C08E" w14:textId="77777777" w:rsidR="00246401" w:rsidDel="00C317F8" w:rsidRDefault="00246401" w:rsidP="009F1F32">
      <w:pPr>
        <w:tabs>
          <w:tab w:val="left" w:pos="142"/>
          <w:tab w:val="left" w:pos="1276"/>
        </w:tabs>
        <w:autoSpaceDE w:val="0"/>
        <w:autoSpaceDN w:val="0"/>
        <w:adjustRightInd w:val="0"/>
        <w:ind w:left="709"/>
        <w:jc w:val="both"/>
        <w:rPr>
          <w:del w:id="238" w:author="GRAPURIMAC" w:date="2023-06-29T17:49:00Z"/>
          <w:rFonts w:ascii="Arial Narrow" w:hAnsi="Arial Narrow" w:cs="Arial"/>
          <w:bCs/>
          <w:sz w:val="22"/>
          <w:szCs w:val="22"/>
        </w:rPr>
      </w:pPr>
    </w:p>
    <w:p w14:paraId="3FADB8B2" w14:textId="77777777" w:rsidR="001433C5" w:rsidRDefault="001433C5">
      <w:pPr>
        <w:tabs>
          <w:tab w:val="left" w:pos="142"/>
          <w:tab w:val="left" w:pos="1276"/>
        </w:tabs>
        <w:autoSpaceDE w:val="0"/>
        <w:autoSpaceDN w:val="0"/>
        <w:adjustRightInd w:val="0"/>
        <w:jc w:val="both"/>
        <w:rPr>
          <w:rFonts w:ascii="Arial Narrow" w:hAnsi="Arial Narrow" w:cs="Arial"/>
          <w:bCs/>
          <w:sz w:val="22"/>
          <w:szCs w:val="22"/>
        </w:rPr>
        <w:pPrChange w:id="239" w:author="GRAPURIMAC" w:date="2023-06-29T17:49:00Z">
          <w:pPr>
            <w:tabs>
              <w:tab w:val="left" w:pos="142"/>
              <w:tab w:val="left" w:pos="1276"/>
            </w:tabs>
            <w:autoSpaceDE w:val="0"/>
            <w:autoSpaceDN w:val="0"/>
            <w:adjustRightInd w:val="0"/>
            <w:ind w:left="709"/>
            <w:jc w:val="both"/>
          </w:pPr>
        </w:pPrChange>
      </w:pPr>
    </w:p>
    <w:p w14:paraId="6E1B0571" w14:textId="10F010CF" w:rsidR="00FE09A4" w:rsidRPr="003758E8" w:rsidRDefault="00A500FD"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r w:rsidR="00FE09A4" w:rsidRPr="00773439">
        <w:rPr>
          <w:rFonts w:ascii="Arial Narrow" w:hAnsi="Arial Narrow" w:cs="Arial"/>
          <w:b/>
          <w:bCs/>
          <w:sz w:val="22"/>
          <w:szCs w:val="22"/>
        </w:rPr>
        <w:t>N°</w:t>
      </w:r>
      <w:r>
        <w:rPr>
          <w:rFonts w:ascii="Arial Narrow" w:hAnsi="Arial Narrow" w:cs="Arial"/>
          <w:b/>
          <w:bCs/>
          <w:sz w:val="22"/>
          <w:szCs w:val="22"/>
        </w:rPr>
        <w:t xml:space="preserve"> </w:t>
      </w:r>
      <w:r w:rsidR="00FE09A4" w:rsidRPr="00773439">
        <w:rPr>
          <w:rFonts w:ascii="Arial Narrow" w:hAnsi="Arial Narrow" w:cs="Arial"/>
          <w:b/>
          <w:bCs/>
          <w:sz w:val="22"/>
          <w:szCs w:val="22"/>
        </w:rPr>
        <w:t xml:space="preserve">001-2022-GR.APURIMAC/GR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 467-2022-</w:t>
      </w:r>
      <w:del w:id="240" w:author="GRAPURIMAC" w:date="2023-06-29T17:49:00Z">
        <w:r w:rsidR="00BE01EE" w:rsidDel="00C317F8">
          <w:rPr>
            <w:rFonts w:ascii="Arial Narrow" w:hAnsi="Arial Narrow" w:cs="Arial"/>
            <w:b/>
            <w:bCs/>
            <w:sz w:val="22"/>
            <w:szCs w:val="22"/>
          </w:rPr>
          <w:delText>GR.APURIMAC</w:delText>
        </w:r>
      </w:del>
      <w:ins w:id="241" w:author="GRAPURIMAC" w:date="2023-06-29T17:49:00Z">
        <w:r w:rsidR="00C317F8">
          <w:rPr>
            <w:rFonts w:ascii="Arial Narrow" w:hAnsi="Arial Narrow" w:cs="Arial"/>
            <w:b/>
            <w:bCs/>
            <w:sz w:val="22"/>
            <w:szCs w:val="22"/>
          </w:rPr>
          <w:t>GR.APURIMAC</w:t>
        </w:r>
      </w:ins>
      <w:r w:rsidR="00BE01EE">
        <w:rPr>
          <w:rFonts w:ascii="Arial Narrow" w:hAnsi="Arial Narrow" w:cs="Arial"/>
          <w:b/>
          <w:bCs/>
          <w:sz w:val="22"/>
          <w:szCs w:val="22"/>
        </w:rPr>
        <w:t>/PR de 23 de diciembre del 2022.</w:t>
      </w:r>
    </w:p>
    <w:p w14:paraId="1DACA19C"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commentRangeStart w:id="242"/>
      <w:commentRangeStart w:id="243"/>
      <w:r w:rsidRPr="00681170">
        <w:rPr>
          <w:rFonts w:ascii="Arial Narrow" w:hAnsi="Arial Narrow" w:cs="Arial"/>
          <w:b/>
          <w:i/>
          <w:iCs/>
          <w:sz w:val="22"/>
          <w:szCs w:val="22"/>
        </w:rPr>
        <w:t>8.3.   EJECUCIÓN DE INVERSIONES</w:t>
      </w:r>
    </w:p>
    <w:p w14:paraId="336D0F5F"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commentRangeEnd w:id="242"/>
      <w:r w:rsidR="0012111D">
        <w:rPr>
          <w:rStyle w:val="Refdecomentario"/>
        </w:rPr>
        <w:commentReference w:id="242"/>
      </w:r>
      <w:commentRangeEnd w:id="243"/>
      <w:r w:rsidR="00986133">
        <w:rPr>
          <w:rStyle w:val="Refdecomentario"/>
        </w:rPr>
        <w:commentReference w:id="243"/>
      </w:r>
    </w:p>
    <w:p w14:paraId="79F375B8"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7D1D1A" w:rsidRDefault="00FE09A4" w:rsidP="00FE09A4">
      <w:pPr>
        <w:tabs>
          <w:tab w:val="left" w:pos="142"/>
          <w:tab w:val="left" w:pos="1276"/>
        </w:tabs>
        <w:autoSpaceDE w:val="0"/>
        <w:autoSpaceDN w:val="0"/>
        <w:adjustRightInd w:val="0"/>
        <w:ind w:left="1276"/>
        <w:jc w:val="both"/>
        <w:rPr>
          <w:rFonts w:ascii="Arial Narrow" w:hAnsi="Arial Narrow" w:cs="Arial"/>
          <w:b/>
          <w:bCs/>
          <w:i/>
          <w:iCs/>
          <w:sz w:val="22"/>
          <w:szCs w:val="22"/>
        </w:rPr>
      </w:pPr>
      <w:r w:rsidRPr="007D1D1A">
        <w:rPr>
          <w:rFonts w:ascii="Arial Narrow" w:hAnsi="Arial Narrow" w:cs="Arial"/>
          <w:b/>
          <w:bCs/>
          <w:i/>
          <w:iCs/>
          <w:sz w:val="22"/>
          <w:szCs w:val="22"/>
        </w:rPr>
        <w:t>8.3.1.1. OBJETIVO</w:t>
      </w:r>
    </w:p>
    <w:p w14:paraId="45FAEF8E"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69FCFD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7777777" w:rsidR="00FE09A4" w:rsidRDefault="00FE09A4" w:rsidP="00FE09A4">
      <w:pPr>
        <w:tabs>
          <w:tab w:val="left" w:pos="142"/>
          <w:tab w:val="left" w:pos="1276"/>
        </w:tabs>
        <w:autoSpaceDE w:val="0"/>
        <w:autoSpaceDN w:val="0"/>
        <w:adjustRightInd w:val="0"/>
        <w:ind w:left="1276"/>
        <w:jc w:val="both"/>
        <w:rPr>
          <w:ins w:id="244" w:author="Manuel Raul Livano Luna" w:date="2023-07-03T15:37:00Z"/>
          <w:rFonts w:ascii="Arial Narrow" w:hAnsi="Arial Narrow" w:cs="Arial"/>
          <w:bCs/>
          <w:i/>
          <w:iCs/>
          <w:sz w:val="22"/>
          <w:szCs w:val="22"/>
        </w:rPr>
      </w:pPr>
      <w:r w:rsidRPr="003758E8">
        <w:rPr>
          <w:rFonts w:ascii="Arial Narrow" w:hAnsi="Arial Narrow" w:cs="Arial"/>
          <w:bCs/>
          <w:i/>
          <w:iCs/>
          <w:sz w:val="22"/>
          <w:szCs w:val="22"/>
        </w:rPr>
        <w:t xml:space="preserve">Garantizar la calidad técnica en los Expedientes Técnicos (ET) </w:t>
      </w:r>
      <w:del w:id="245" w:author="GRAPURIMAC" w:date="2023-06-29T17:50:00Z">
        <w:r w:rsidRPr="003758E8" w:rsidDel="00C317F8">
          <w:rPr>
            <w:rFonts w:ascii="Arial Narrow" w:hAnsi="Arial Narrow" w:cs="Arial"/>
            <w:bCs/>
            <w:i/>
            <w:iCs/>
            <w:sz w:val="22"/>
            <w:szCs w:val="22"/>
          </w:rPr>
          <w:delText xml:space="preserve"> </w:delText>
        </w:r>
      </w:del>
      <w:r w:rsidRPr="003758E8">
        <w:rPr>
          <w:rFonts w:ascii="Arial Narrow" w:hAnsi="Arial Narrow" w:cs="Arial"/>
          <w:bCs/>
          <w:i/>
          <w:iCs/>
          <w:sz w:val="22"/>
          <w:szCs w:val="22"/>
        </w:rPr>
        <w:t>y/</w:t>
      </w:r>
      <w:proofErr w:type="gramStart"/>
      <w:r w:rsidRPr="003758E8">
        <w:rPr>
          <w:rFonts w:ascii="Arial Narrow" w:hAnsi="Arial Narrow" w:cs="Arial"/>
          <w:bCs/>
          <w:i/>
          <w:iCs/>
          <w:sz w:val="22"/>
          <w:szCs w:val="22"/>
        </w:rPr>
        <w:t>o  Documentos</w:t>
      </w:r>
      <w:proofErr w:type="gramEnd"/>
      <w:r w:rsidRPr="003758E8">
        <w:rPr>
          <w:rFonts w:ascii="Arial Narrow" w:hAnsi="Arial Narrow" w:cs="Arial"/>
          <w:bCs/>
          <w:i/>
          <w:iCs/>
          <w:sz w:val="22"/>
          <w:szCs w:val="22"/>
        </w:rPr>
        <w:t xml:space="preserve"> Equivalentes (DE), a ser aprobados por el GRAP y reducir la reformulación por errores y deficiencias técnicas que generan retraso del inicio o la continuidad y culminación de las inversiones,  afectando  su cronograma  de ejecución  previsto  y el monto de inversión  del  proyecto </w:t>
      </w:r>
      <w:del w:id="246" w:author="GRAPURIMAC" w:date="2023-06-29T17:50:00Z">
        <w:r w:rsidRPr="003758E8" w:rsidDel="0012111D">
          <w:rPr>
            <w:rFonts w:ascii="Arial Narrow" w:hAnsi="Arial Narrow" w:cs="Arial"/>
            <w:bCs/>
            <w:i/>
            <w:iCs/>
            <w:sz w:val="22"/>
            <w:szCs w:val="22"/>
          </w:rPr>
          <w:delText xml:space="preserve"> </w:delText>
        </w:r>
      </w:del>
      <w:r w:rsidRPr="003758E8">
        <w:rPr>
          <w:rFonts w:ascii="Arial Narrow" w:hAnsi="Arial Narrow" w:cs="Arial"/>
          <w:bCs/>
          <w:i/>
          <w:iCs/>
          <w:sz w:val="22"/>
          <w:szCs w:val="22"/>
        </w:rPr>
        <w:t xml:space="preserve"> de  inversión  (PI)  o  de  inversiones  de  optimización, de ampliación marginal, de reposición y de rehabilitación (IOARR).</w:t>
      </w:r>
    </w:p>
    <w:p w14:paraId="4BCAE3C3" w14:textId="77777777" w:rsidR="00986133" w:rsidRDefault="00986133" w:rsidP="00FE09A4">
      <w:pPr>
        <w:tabs>
          <w:tab w:val="left" w:pos="142"/>
          <w:tab w:val="left" w:pos="1276"/>
        </w:tabs>
        <w:autoSpaceDE w:val="0"/>
        <w:autoSpaceDN w:val="0"/>
        <w:adjustRightInd w:val="0"/>
        <w:ind w:left="1276"/>
        <w:jc w:val="both"/>
        <w:rPr>
          <w:ins w:id="247" w:author="Manuel Raul Livano Luna" w:date="2023-07-03T15:37:00Z"/>
          <w:rFonts w:ascii="Arial Narrow" w:hAnsi="Arial Narrow" w:cs="Arial"/>
          <w:bCs/>
          <w:i/>
          <w:iCs/>
          <w:sz w:val="22"/>
          <w:szCs w:val="22"/>
        </w:rPr>
      </w:pPr>
    </w:p>
    <w:p w14:paraId="2BA245D7" w14:textId="4DFD295A" w:rsidR="00986133" w:rsidRDefault="00986133" w:rsidP="00FE09A4">
      <w:pPr>
        <w:tabs>
          <w:tab w:val="left" w:pos="142"/>
          <w:tab w:val="left" w:pos="1276"/>
        </w:tabs>
        <w:autoSpaceDE w:val="0"/>
        <w:autoSpaceDN w:val="0"/>
        <w:adjustRightInd w:val="0"/>
        <w:ind w:left="1276"/>
        <w:jc w:val="both"/>
        <w:rPr>
          <w:ins w:id="248" w:author="Manuel Raul Livano Luna" w:date="2023-07-03T15:37:00Z"/>
          <w:rFonts w:ascii="Arial Narrow" w:hAnsi="Arial Narrow" w:cs="Arial"/>
          <w:bCs/>
          <w:i/>
          <w:iCs/>
          <w:sz w:val="22"/>
          <w:szCs w:val="22"/>
        </w:rPr>
      </w:pPr>
      <w:ins w:id="249" w:author="Manuel Raul Livano Luna" w:date="2023-07-03T15:37:00Z">
        <w:r>
          <w:rPr>
            <w:rFonts w:ascii="Arial Narrow" w:hAnsi="Arial Narrow" w:cs="Arial"/>
            <w:bCs/>
            <w:i/>
            <w:iCs/>
            <w:sz w:val="22"/>
            <w:szCs w:val="22"/>
          </w:rPr>
          <w:t>(…)</w:t>
        </w:r>
      </w:ins>
    </w:p>
    <w:p w14:paraId="75BD153C" w14:textId="77777777" w:rsidR="00986133" w:rsidRPr="00986133" w:rsidRDefault="00986133" w:rsidP="00FE09A4">
      <w:pPr>
        <w:tabs>
          <w:tab w:val="left" w:pos="142"/>
          <w:tab w:val="left" w:pos="1276"/>
        </w:tabs>
        <w:autoSpaceDE w:val="0"/>
        <w:autoSpaceDN w:val="0"/>
        <w:adjustRightInd w:val="0"/>
        <w:ind w:left="1276"/>
        <w:jc w:val="both"/>
        <w:rPr>
          <w:ins w:id="250" w:author="Manuel Raul Livano Luna" w:date="2023-07-03T15:37:00Z"/>
          <w:rFonts w:ascii="Arial Narrow" w:hAnsi="Arial Narrow" w:cs="Arial"/>
          <w:bCs/>
          <w:i/>
          <w:iCs/>
          <w:sz w:val="22"/>
          <w:szCs w:val="22"/>
        </w:rPr>
      </w:pPr>
    </w:p>
    <w:p w14:paraId="7595375A" w14:textId="77777777" w:rsidR="00986133" w:rsidRPr="00986133" w:rsidRDefault="00986133" w:rsidP="00986133">
      <w:pPr>
        <w:ind w:left="1276" w:right="-567" w:firstLine="425"/>
        <w:jc w:val="both"/>
        <w:rPr>
          <w:ins w:id="251" w:author="Manuel Raul Livano Luna" w:date="2023-07-03T15:37:00Z"/>
          <w:rFonts w:ascii="Arial Narrow" w:hAnsi="Arial Narrow" w:cstheme="minorHAnsi"/>
          <w:bCs/>
          <w:i/>
          <w:iCs/>
          <w:rPrChange w:id="252" w:author="Manuel Raul Livano Luna" w:date="2023-07-03T15:37:00Z">
            <w:rPr>
              <w:ins w:id="253" w:author="Manuel Raul Livano Luna" w:date="2023-07-03T15:37:00Z"/>
              <w:rFonts w:cstheme="minorHAnsi"/>
              <w:b/>
            </w:rPr>
          </w:rPrChange>
        </w:rPr>
        <w:pPrChange w:id="254" w:author="Manuel Raul Livano Luna" w:date="2023-07-03T15:37:00Z">
          <w:pPr>
            <w:ind w:left="284" w:right="-567" w:firstLine="425"/>
            <w:jc w:val="both"/>
          </w:pPr>
        </w:pPrChange>
      </w:pPr>
      <w:ins w:id="255" w:author="Manuel Raul Livano Luna" w:date="2023-07-03T15:37:00Z">
        <w:r w:rsidRPr="00986133">
          <w:rPr>
            <w:rFonts w:ascii="Arial Narrow" w:eastAsiaTheme="minorHAnsi" w:hAnsi="Arial Narrow" w:cstheme="minorHAnsi"/>
            <w:bCs/>
            <w:i/>
            <w:iCs/>
            <w:rPrChange w:id="256" w:author="Manuel Raul Livano Luna" w:date="2023-07-03T15:37:00Z">
              <w:rPr>
                <w:rFonts w:eastAsiaTheme="minorHAnsi" w:cstheme="minorHAnsi"/>
                <w:b/>
              </w:rPr>
            </w:rPrChange>
          </w:rPr>
          <w:lastRenderedPageBreak/>
          <w:t>Características</w:t>
        </w:r>
        <w:r w:rsidRPr="00986133">
          <w:rPr>
            <w:rFonts w:ascii="Arial Narrow" w:hAnsi="Arial Narrow" w:cstheme="minorHAnsi"/>
            <w:bCs/>
            <w:i/>
            <w:iCs/>
            <w:rPrChange w:id="257" w:author="Manuel Raul Livano Luna" w:date="2023-07-03T15:37:00Z">
              <w:rPr>
                <w:rFonts w:cstheme="minorHAnsi"/>
                <w:b/>
              </w:rPr>
            </w:rPrChange>
          </w:rPr>
          <w:t xml:space="preserve"> de la OLPC</w:t>
        </w:r>
      </w:ins>
    </w:p>
    <w:p w14:paraId="78797E6A" w14:textId="77777777" w:rsidR="00986133" w:rsidRPr="00986133" w:rsidRDefault="00986133" w:rsidP="00986133">
      <w:pPr>
        <w:ind w:left="1276" w:right="-567" w:firstLine="425"/>
        <w:jc w:val="both"/>
        <w:rPr>
          <w:ins w:id="258" w:author="Manuel Raul Livano Luna" w:date="2023-07-03T15:37:00Z"/>
          <w:rFonts w:ascii="Arial Narrow" w:hAnsi="Arial Narrow" w:cstheme="minorHAnsi"/>
          <w:bCs/>
          <w:i/>
          <w:iCs/>
          <w:rPrChange w:id="259" w:author="Manuel Raul Livano Luna" w:date="2023-07-03T15:37:00Z">
            <w:rPr>
              <w:ins w:id="260" w:author="Manuel Raul Livano Luna" w:date="2023-07-03T15:37:00Z"/>
              <w:rFonts w:cstheme="minorHAnsi"/>
              <w:bCs/>
            </w:rPr>
          </w:rPrChange>
        </w:rPr>
        <w:pPrChange w:id="261" w:author="Manuel Raul Livano Luna" w:date="2023-07-03T15:37:00Z">
          <w:pPr>
            <w:ind w:left="284" w:right="-567" w:firstLine="425"/>
            <w:jc w:val="both"/>
          </w:pPr>
        </w:pPrChange>
      </w:pPr>
      <w:bookmarkStart w:id="262" w:name="Caracter.C3.ADsticas"/>
      <w:bookmarkEnd w:id="262"/>
    </w:p>
    <w:p w14:paraId="67F3991F" w14:textId="77777777" w:rsidR="00986133" w:rsidRPr="00986133" w:rsidRDefault="00986133" w:rsidP="00986133">
      <w:pPr>
        <w:ind w:left="1276" w:firstLine="425"/>
        <w:jc w:val="both"/>
        <w:rPr>
          <w:ins w:id="263" w:author="Manuel Raul Livano Luna" w:date="2023-07-03T15:37:00Z"/>
          <w:rFonts w:ascii="Arial Narrow" w:hAnsi="Arial Narrow" w:cstheme="minorHAnsi"/>
          <w:bCs/>
          <w:i/>
          <w:iCs/>
          <w:rPrChange w:id="264" w:author="Manuel Raul Livano Luna" w:date="2023-07-03T15:37:00Z">
            <w:rPr>
              <w:ins w:id="265" w:author="Manuel Raul Livano Luna" w:date="2023-07-03T15:37:00Z"/>
              <w:rFonts w:cstheme="minorHAnsi"/>
              <w:bCs/>
            </w:rPr>
          </w:rPrChange>
        </w:rPr>
        <w:pPrChange w:id="266" w:author="Manuel Raul Livano Luna" w:date="2023-07-03T15:37:00Z">
          <w:pPr>
            <w:ind w:left="284" w:firstLine="425"/>
            <w:jc w:val="both"/>
          </w:pPr>
        </w:pPrChange>
      </w:pPr>
      <w:ins w:id="267" w:author="Manuel Raul Livano Luna" w:date="2023-07-03T15:37:00Z">
        <w:r w:rsidRPr="00986133">
          <w:rPr>
            <w:rFonts w:ascii="Arial Narrow" w:hAnsi="Arial Narrow" w:cstheme="minorHAnsi"/>
            <w:bCs/>
            <w:i/>
            <w:iCs/>
            <w:rPrChange w:id="268" w:author="Manuel Raul Livano Luna" w:date="2023-07-03T15:37:00Z">
              <w:rPr>
                <w:rFonts w:cstheme="minorHAnsi"/>
                <w:bCs/>
              </w:rPr>
            </w:rPrChange>
          </w:rPr>
          <w:t>Los niños necesitan más—no menos—funcionalidades que una laptop de alto rendimiento. Puntualmente necesitan tres cosas únicas a su condición: bajo consumo, legibilidad bajo el sol y conectividad automática.</w:t>
        </w:r>
      </w:ins>
    </w:p>
    <w:p w14:paraId="07463AC4" w14:textId="77777777" w:rsidR="00986133" w:rsidRPr="00986133" w:rsidRDefault="00986133" w:rsidP="00986133">
      <w:pPr>
        <w:ind w:left="1276" w:right="-567"/>
        <w:jc w:val="both"/>
        <w:rPr>
          <w:ins w:id="269" w:author="Manuel Raul Livano Luna" w:date="2023-07-03T15:37:00Z"/>
          <w:rFonts w:ascii="Arial Narrow" w:hAnsi="Arial Narrow" w:cstheme="minorHAnsi"/>
          <w:bCs/>
          <w:i/>
          <w:iCs/>
          <w:rPrChange w:id="270" w:author="Manuel Raul Livano Luna" w:date="2023-07-03T15:37:00Z">
            <w:rPr>
              <w:ins w:id="271" w:author="Manuel Raul Livano Luna" w:date="2023-07-03T15:37:00Z"/>
              <w:rFonts w:cstheme="minorHAnsi"/>
              <w:bCs/>
            </w:rPr>
          </w:rPrChange>
        </w:rPr>
        <w:pPrChange w:id="272" w:author="Manuel Raul Livano Luna" w:date="2023-07-03T15:37:00Z">
          <w:pPr>
            <w:ind w:left="284" w:right="-567"/>
            <w:jc w:val="both"/>
          </w:pPr>
        </w:pPrChange>
      </w:pPr>
    </w:p>
    <w:p w14:paraId="2C493863" w14:textId="77777777" w:rsidR="00986133" w:rsidRPr="00986133" w:rsidRDefault="00986133" w:rsidP="00986133">
      <w:pPr>
        <w:pStyle w:val="Prrafodelista"/>
        <w:numPr>
          <w:ilvl w:val="0"/>
          <w:numId w:val="12"/>
        </w:numPr>
        <w:spacing w:after="0" w:line="240" w:lineRule="auto"/>
        <w:ind w:left="1996"/>
        <w:jc w:val="both"/>
        <w:rPr>
          <w:ins w:id="273" w:author="Manuel Raul Livano Luna" w:date="2023-07-03T15:37:00Z"/>
          <w:rFonts w:ascii="Arial Narrow" w:hAnsi="Arial Narrow" w:cstheme="minorHAnsi"/>
          <w:bCs/>
          <w:i/>
          <w:iCs/>
          <w:rPrChange w:id="274" w:author="Manuel Raul Livano Luna" w:date="2023-07-03T15:37:00Z">
            <w:rPr>
              <w:ins w:id="275" w:author="Manuel Raul Livano Luna" w:date="2023-07-03T15:37:00Z"/>
              <w:rFonts w:asciiTheme="minorHAnsi" w:hAnsiTheme="minorHAnsi" w:cstheme="minorHAnsi"/>
              <w:bCs/>
            </w:rPr>
          </w:rPrChange>
        </w:rPr>
        <w:pPrChange w:id="276" w:author="Manuel Raul Livano Luna" w:date="2023-07-03T15:37:00Z">
          <w:pPr>
            <w:pStyle w:val="Prrafodelista"/>
            <w:numPr>
              <w:numId w:val="12"/>
            </w:numPr>
            <w:spacing w:after="0" w:line="240" w:lineRule="auto"/>
            <w:ind w:left="1004" w:hanging="360"/>
            <w:jc w:val="both"/>
          </w:pPr>
        </w:pPrChange>
      </w:pPr>
      <w:ins w:id="277" w:author="Manuel Raul Livano Luna" w:date="2023-07-03T15:37:00Z">
        <w:r w:rsidRPr="00986133">
          <w:rPr>
            <w:rFonts w:ascii="Arial Narrow" w:hAnsi="Arial Narrow" w:cstheme="minorHAnsi"/>
            <w:bCs/>
            <w:i/>
            <w:iCs/>
            <w:rPrChange w:id="278" w:author="Manuel Raul Livano Luna" w:date="2023-07-03T15:37:00Z">
              <w:rPr>
                <w:rFonts w:asciiTheme="minorHAnsi" w:hAnsiTheme="minorHAnsi" w:cstheme="minorHAnsi"/>
                <w:bCs/>
              </w:rPr>
            </w:rPrChange>
          </w:rPr>
          <w:t xml:space="preserve">El bajo consumo es fundamental. Muchas familias no tienen electricidad en sus hogares. Por lo tanto, una laptop deber poder funcionar tanto con energía humana como con baterías de larga vida. La generación de energía humana, ya sea moviendo una manivela o gesto similar, debe poder suministrar energía en una proporción de 1-a-10: un minuto de movimiento debe proveer diez minutos de uso. En el caso de las baterías, 10 horas de batería son necesarias. </w:t>
        </w:r>
      </w:ins>
    </w:p>
    <w:p w14:paraId="1004F6E0" w14:textId="77777777" w:rsidR="00986133" w:rsidRPr="00986133" w:rsidRDefault="00986133" w:rsidP="00986133">
      <w:pPr>
        <w:pStyle w:val="Prrafodelista"/>
        <w:numPr>
          <w:ilvl w:val="0"/>
          <w:numId w:val="12"/>
        </w:numPr>
        <w:spacing w:after="0" w:line="240" w:lineRule="auto"/>
        <w:ind w:left="1996"/>
        <w:jc w:val="both"/>
        <w:rPr>
          <w:ins w:id="279" w:author="Manuel Raul Livano Luna" w:date="2023-07-03T15:37:00Z"/>
          <w:rFonts w:ascii="Arial Narrow" w:hAnsi="Arial Narrow" w:cstheme="minorHAnsi"/>
          <w:bCs/>
          <w:i/>
          <w:iCs/>
          <w:rPrChange w:id="280" w:author="Manuel Raul Livano Luna" w:date="2023-07-03T15:37:00Z">
            <w:rPr>
              <w:ins w:id="281" w:author="Manuel Raul Livano Luna" w:date="2023-07-03T15:37:00Z"/>
              <w:rFonts w:asciiTheme="minorHAnsi" w:hAnsiTheme="minorHAnsi" w:cstheme="minorHAnsi"/>
              <w:bCs/>
            </w:rPr>
          </w:rPrChange>
        </w:rPr>
        <w:pPrChange w:id="282" w:author="Manuel Raul Livano Luna" w:date="2023-07-03T15:37:00Z">
          <w:pPr>
            <w:pStyle w:val="Prrafodelista"/>
            <w:numPr>
              <w:numId w:val="12"/>
            </w:numPr>
            <w:spacing w:after="0" w:line="240" w:lineRule="auto"/>
            <w:ind w:left="1004" w:hanging="360"/>
            <w:jc w:val="both"/>
          </w:pPr>
        </w:pPrChange>
      </w:pPr>
      <w:ins w:id="283" w:author="Manuel Raul Livano Luna" w:date="2023-07-03T15:37:00Z">
        <w:r w:rsidRPr="00986133">
          <w:rPr>
            <w:rFonts w:ascii="Arial Narrow" w:hAnsi="Arial Narrow" w:cstheme="minorHAnsi"/>
            <w:bCs/>
            <w:i/>
            <w:iCs/>
            <w:rPrChange w:id="284" w:author="Manuel Raul Livano Luna" w:date="2023-07-03T15:37:00Z">
              <w:rPr>
                <w:rFonts w:asciiTheme="minorHAnsi" w:hAnsiTheme="minorHAnsi" w:cstheme="minorHAnsi"/>
                <w:bCs/>
              </w:rPr>
            </w:rPrChange>
          </w:rPr>
          <w:t>Las laptops no pueden enchufarse a los pupitres en las aulas. Aun las escuelas más ricas no pueden proveer energía a cada pupitre.</w:t>
        </w:r>
      </w:ins>
    </w:p>
    <w:p w14:paraId="297F98BD" w14:textId="77777777" w:rsidR="00986133" w:rsidRPr="00986133" w:rsidRDefault="00986133" w:rsidP="00986133">
      <w:pPr>
        <w:pStyle w:val="Prrafodelista"/>
        <w:numPr>
          <w:ilvl w:val="0"/>
          <w:numId w:val="12"/>
        </w:numPr>
        <w:spacing w:after="0" w:line="240" w:lineRule="auto"/>
        <w:ind w:left="1996"/>
        <w:jc w:val="both"/>
        <w:rPr>
          <w:ins w:id="285" w:author="Manuel Raul Livano Luna" w:date="2023-07-03T15:37:00Z"/>
          <w:rFonts w:ascii="Arial Narrow" w:hAnsi="Arial Narrow" w:cstheme="minorHAnsi"/>
          <w:bCs/>
          <w:i/>
          <w:iCs/>
          <w:rPrChange w:id="286" w:author="Manuel Raul Livano Luna" w:date="2023-07-03T15:37:00Z">
            <w:rPr>
              <w:ins w:id="287" w:author="Manuel Raul Livano Luna" w:date="2023-07-03T15:37:00Z"/>
              <w:rFonts w:asciiTheme="minorHAnsi" w:hAnsiTheme="minorHAnsi" w:cstheme="minorHAnsi"/>
              <w:bCs/>
            </w:rPr>
          </w:rPrChange>
        </w:rPr>
        <w:pPrChange w:id="288" w:author="Manuel Raul Livano Luna" w:date="2023-07-03T15:37:00Z">
          <w:pPr>
            <w:pStyle w:val="Prrafodelista"/>
            <w:numPr>
              <w:numId w:val="12"/>
            </w:numPr>
            <w:spacing w:after="0" w:line="240" w:lineRule="auto"/>
            <w:ind w:left="1004" w:hanging="360"/>
            <w:jc w:val="both"/>
          </w:pPr>
        </w:pPrChange>
      </w:pPr>
      <w:ins w:id="289" w:author="Manuel Raul Livano Luna" w:date="2023-07-03T15:37:00Z">
        <w:r w:rsidRPr="00986133">
          <w:rPr>
            <w:rFonts w:ascii="Arial Narrow" w:hAnsi="Arial Narrow" w:cstheme="minorHAnsi"/>
            <w:bCs/>
            <w:i/>
            <w:iCs/>
            <w:rPrChange w:id="290" w:author="Manuel Raul Livano Luna" w:date="2023-07-03T15:37:00Z">
              <w:rPr>
                <w:rFonts w:asciiTheme="minorHAnsi" w:hAnsiTheme="minorHAnsi" w:cstheme="minorHAnsi"/>
                <w:bCs/>
              </w:rPr>
            </w:rPrChange>
          </w:rPr>
          <w:t>Tienen pantallas capaces de ser leídas bajo la luz solar directa, son importantes para su uso al aire libre, así como ahorro de energía. Esto debe ser logrado como opción a la tradicional iluminación de fondo, no como un remplazo. Ambas son necesarias. Aún más, durante la noche, la laptop en sí debe ser una fuente de luz ambiental.</w:t>
        </w:r>
      </w:ins>
    </w:p>
    <w:p w14:paraId="1F134854" w14:textId="77777777" w:rsidR="00986133" w:rsidRPr="00986133" w:rsidRDefault="00986133" w:rsidP="00986133">
      <w:pPr>
        <w:pStyle w:val="Prrafodelista"/>
        <w:numPr>
          <w:ilvl w:val="0"/>
          <w:numId w:val="12"/>
        </w:numPr>
        <w:spacing w:after="0" w:line="240" w:lineRule="auto"/>
        <w:ind w:left="1996"/>
        <w:jc w:val="both"/>
        <w:rPr>
          <w:ins w:id="291" w:author="Manuel Raul Livano Luna" w:date="2023-07-03T15:37:00Z"/>
          <w:rFonts w:ascii="Arial Narrow" w:hAnsi="Arial Narrow" w:cstheme="minorHAnsi"/>
          <w:b/>
          <w:i/>
          <w:iCs/>
          <w:u w:val="single"/>
          <w:rPrChange w:id="292" w:author="Manuel Raul Livano Luna" w:date="2023-07-03T15:38:00Z">
            <w:rPr>
              <w:ins w:id="293" w:author="Manuel Raul Livano Luna" w:date="2023-07-03T15:37:00Z"/>
              <w:rFonts w:asciiTheme="minorHAnsi" w:hAnsiTheme="minorHAnsi" w:cstheme="minorHAnsi"/>
              <w:bCs/>
            </w:rPr>
          </w:rPrChange>
        </w:rPr>
        <w:pPrChange w:id="294" w:author="Manuel Raul Livano Luna" w:date="2023-07-03T15:37:00Z">
          <w:pPr>
            <w:pStyle w:val="Prrafodelista"/>
            <w:numPr>
              <w:numId w:val="12"/>
            </w:numPr>
            <w:spacing w:after="0" w:line="240" w:lineRule="auto"/>
            <w:ind w:left="1004" w:hanging="360"/>
            <w:jc w:val="both"/>
          </w:pPr>
        </w:pPrChange>
      </w:pPr>
      <w:ins w:id="295" w:author="Manuel Raul Livano Luna" w:date="2023-07-03T15:37:00Z">
        <w:r w:rsidRPr="00986133">
          <w:rPr>
            <w:rFonts w:ascii="Arial Narrow" w:hAnsi="Arial Narrow" w:cstheme="minorHAnsi"/>
            <w:b/>
            <w:i/>
            <w:iCs/>
            <w:u w:val="single"/>
            <w:rPrChange w:id="296" w:author="Manuel Raul Livano Luna" w:date="2023-07-03T15:38:00Z">
              <w:rPr>
                <w:rFonts w:asciiTheme="minorHAnsi" w:hAnsiTheme="minorHAnsi" w:cstheme="minorHAnsi"/>
                <w:bCs/>
              </w:rPr>
            </w:rPrChange>
          </w:rPr>
          <w:t xml:space="preserve">La conectividad no puede suponer DSL, </w:t>
        </w:r>
        <w:proofErr w:type="spellStart"/>
        <w:r w:rsidRPr="00986133">
          <w:rPr>
            <w:rFonts w:ascii="Arial Narrow" w:hAnsi="Arial Narrow" w:cstheme="minorHAnsi"/>
            <w:b/>
            <w:i/>
            <w:iCs/>
            <w:u w:val="single"/>
            <w:rPrChange w:id="297" w:author="Manuel Raul Livano Luna" w:date="2023-07-03T15:38:00Z">
              <w:rPr>
                <w:rFonts w:asciiTheme="minorHAnsi" w:hAnsiTheme="minorHAnsi" w:cstheme="minorHAnsi"/>
                <w:bCs/>
              </w:rPr>
            </w:rPrChange>
          </w:rPr>
          <w:t>hotspots</w:t>
        </w:r>
        <w:proofErr w:type="spellEnd"/>
        <w:r w:rsidRPr="00986133">
          <w:rPr>
            <w:rFonts w:ascii="Arial Narrow" w:hAnsi="Arial Narrow" w:cstheme="minorHAnsi"/>
            <w:b/>
            <w:i/>
            <w:iCs/>
            <w:u w:val="single"/>
            <w:rPrChange w:id="298" w:author="Manuel Raul Livano Luna" w:date="2023-07-03T15:38:00Z">
              <w:rPr>
                <w:rFonts w:asciiTheme="minorHAnsi" w:hAnsiTheme="minorHAnsi" w:cstheme="minorHAnsi"/>
                <w:bCs/>
              </w:rPr>
            </w:rPrChange>
          </w:rPr>
          <w:t xml:space="preserve">, </w:t>
        </w:r>
        <w:proofErr w:type="spellStart"/>
        <w:r w:rsidRPr="00986133">
          <w:rPr>
            <w:rFonts w:ascii="Arial Narrow" w:hAnsi="Arial Narrow" w:cstheme="minorHAnsi"/>
            <w:b/>
            <w:i/>
            <w:iCs/>
            <w:u w:val="single"/>
            <w:rPrChange w:id="299" w:author="Manuel Raul Livano Luna" w:date="2023-07-03T15:38:00Z">
              <w:rPr>
                <w:rFonts w:asciiTheme="minorHAnsi" w:hAnsiTheme="minorHAnsi" w:cstheme="minorHAnsi"/>
                <w:bCs/>
              </w:rPr>
            </w:rPrChange>
          </w:rPr>
          <w:t>WiFi</w:t>
        </w:r>
        <w:proofErr w:type="spellEnd"/>
        <w:r w:rsidRPr="00986133">
          <w:rPr>
            <w:rFonts w:ascii="Arial Narrow" w:hAnsi="Arial Narrow" w:cstheme="minorHAnsi"/>
            <w:b/>
            <w:i/>
            <w:iCs/>
            <w:u w:val="single"/>
            <w:rPrChange w:id="300" w:author="Manuel Raul Livano Luna" w:date="2023-07-03T15:38:00Z">
              <w:rPr>
                <w:rFonts w:asciiTheme="minorHAnsi" w:hAnsiTheme="minorHAnsi" w:cstheme="minorHAnsi"/>
                <w:bCs/>
              </w:rPr>
            </w:rPrChange>
          </w:rPr>
          <w:t xml:space="preserve"> o similares. Las laptops deben ser capaces de generar una red de manera automática y colectiva, sin necesidad de la intervención de los chicos o sus maestros. Unas 500 personas aproximadamente deberían ser capaces de compartir un único punto de acceso a la Internet. Si bien este punto de acceso puede ser modesto en su capacidad, entre las laptops y el servidor escolar deberán poder gozar de un buen ancho de banda.</w:t>
        </w:r>
      </w:ins>
    </w:p>
    <w:p w14:paraId="41CA84CC" w14:textId="77777777" w:rsidR="00986133" w:rsidRPr="00986133" w:rsidRDefault="00986133" w:rsidP="00986133">
      <w:pPr>
        <w:pStyle w:val="Prrafodelista"/>
        <w:numPr>
          <w:ilvl w:val="0"/>
          <w:numId w:val="12"/>
        </w:numPr>
        <w:spacing w:after="0" w:line="240" w:lineRule="auto"/>
        <w:ind w:left="1996"/>
        <w:jc w:val="both"/>
        <w:rPr>
          <w:ins w:id="301" w:author="Manuel Raul Livano Luna" w:date="2023-07-03T15:37:00Z"/>
          <w:rFonts w:ascii="Arial Narrow" w:hAnsi="Arial Narrow" w:cstheme="minorHAnsi"/>
          <w:bCs/>
          <w:i/>
          <w:iCs/>
          <w:rPrChange w:id="302" w:author="Manuel Raul Livano Luna" w:date="2023-07-03T15:37:00Z">
            <w:rPr>
              <w:ins w:id="303" w:author="Manuel Raul Livano Luna" w:date="2023-07-03T15:37:00Z"/>
              <w:rFonts w:asciiTheme="minorHAnsi" w:hAnsiTheme="minorHAnsi" w:cstheme="minorHAnsi"/>
              <w:bCs/>
            </w:rPr>
          </w:rPrChange>
        </w:rPr>
        <w:pPrChange w:id="304" w:author="Manuel Raul Livano Luna" w:date="2023-07-03T15:37:00Z">
          <w:pPr>
            <w:pStyle w:val="Prrafodelista"/>
            <w:numPr>
              <w:numId w:val="12"/>
            </w:numPr>
            <w:spacing w:after="0" w:line="240" w:lineRule="auto"/>
            <w:ind w:left="1004" w:hanging="360"/>
            <w:jc w:val="both"/>
          </w:pPr>
        </w:pPrChange>
      </w:pPr>
      <w:ins w:id="305" w:author="Manuel Raul Livano Luna" w:date="2023-07-03T15:37:00Z">
        <w:r w:rsidRPr="00986133">
          <w:rPr>
            <w:rFonts w:ascii="Arial Narrow" w:hAnsi="Arial Narrow" w:cstheme="minorHAnsi"/>
            <w:bCs/>
            <w:i/>
            <w:iCs/>
            <w:rPrChange w:id="306" w:author="Manuel Raul Livano Luna" w:date="2023-07-03T15:37:00Z">
              <w:rPr>
                <w:rFonts w:asciiTheme="minorHAnsi" w:hAnsiTheme="minorHAnsi" w:cstheme="minorHAnsi"/>
                <w:bCs/>
              </w:rPr>
            </w:rPrChange>
          </w:rPr>
          <w:t>Una meta ulterior del esfuerzo de la OLPC es lograr que los gigantes del software y hardware se despierten y cobren conciencia sobre las necesidades de los niños en los países en vías de desarrollo y reconsideren sus estrategias acordemente.</w:t>
        </w:r>
      </w:ins>
    </w:p>
    <w:p w14:paraId="11556E7D" w14:textId="77777777" w:rsidR="00986133" w:rsidRPr="00986133" w:rsidRDefault="00986133" w:rsidP="00986133">
      <w:pPr>
        <w:pStyle w:val="Prrafodelista"/>
        <w:numPr>
          <w:ilvl w:val="0"/>
          <w:numId w:val="12"/>
        </w:numPr>
        <w:spacing w:after="0" w:line="240" w:lineRule="auto"/>
        <w:ind w:left="1996"/>
        <w:jc w:val="both"/>
        <w:rPr>
          <w:ins w:id="307" w:author="Manuel Raul Livano Luna" w:date="2023-07-03T15:37:00Z"/>
          <w:rFonts w:ascii="Arial Narrow" w:hAnsi="Arial Narrow" w:cstheme="minorHAnsi"/>
          <w:bCs/>
          <w:i/>
          <w:iCs/>
          <w:rPrChange w:id="308" w:author="Manuel Raul Livano Luna" w:date="2023-07-03T15:37:00Z">
            <w:rPr>
              <w:ins w:id="309" w:author="Manuel Raul Livano Luna" w:date="2023-07-03T15:37:00Z"/>
              <w:rFonts w:asciiTheme="minorHAnsi" w:hAnsiTheme="minorHAnsi" w:cstheme="minorHAnsi"/>
              <w:bCs/>
            </w:rPr>
          </w:rPrChange>
        </w:rPr>
        <w:pPrChange w:id="310" w:author="Manuel Raul Livano Luna" w:date="2023-07-03T15:37:00Z">
          <w:pPr>
            <w:pStyle w:val="Prrafodelista"/>
            <w:numPr>
              <w:numId w:val="12"/>
            </w:numPr>
            <w:spacing w:after="0" w:line="240" w:lineRule="auto"/>
            <w:ind w:left="1004" w:hanging="360"/>
            <w:jc w:val="both"/>
          </w:pPr>
        </w:pPrChange>
      </w:pPr>
      <w:ins w:id="311" w:author="Manuel Raul Livano Luna" w:date="2023-07-03T15:37:00Z">
        <w:r w:rsidRPr="00986133">
          <w:rPr>
            <w:rFonts w:ascii="Arial Narrow" w:hAnsi="Arial Narrow" w:cstheme="minorHAnsi"/>
            <w:bCs/>
            <w:i/>
            <w:iCs/>
            <w:rPrChange w:id="312" w:author="Manuel Raul Livano Luna" w:date="2023-07-03T15:37:00Z">
              <w:rPr>
                <w:rFonts w:asciiTheme="minorHAnsi" w:hAnsiTheme="minorHAnsi" w:cstheme="minorHAnsi"/>
                <w:bCs/>
              </w:rPr>
            </w:rPrChange>
          </w:rPr>
          <w:t>Si bien estos ensayos en teoría son bastante alentadores en la práctica el programa no se ha masificado como originalmente se quiso y la cobertura no ha llegado al 100% de la población de los niños.</w:t>
        </w:r>
      </w:ins>
    </w:p>
    <w:p w14:paraId="2123C3D0" w14:textId="77777777" w:rsidR="00986133" w:rsidRDefault="00986133"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CD33E4E" w14:textId="77777777" w:rsidR="007566CC" w:rsidRPr="003758E8"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C31D4F"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6E490CA8"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sidR="00FE09A4">
        <w:rPr>
          <w:rFonts w:ascii="Arial Narrow" w:hAnsi="Arial Narrow" w:cs="Arial"/>
          <w:bCs/>
          <w:sz w:val="22"/>
          <w:szCs w:val="22"/>
        </w:rPr>
        <w:t xml:space="preserve">genera el riesgo de que los equipos al no ser utilizados para la finalidad que fueron adquiridos, </w:t>
      </w:r>
      <w:ins w:id="313" w:author="GRAPURIMAC" w:date="2023-06-29T17:51:00Z">
        <w:r w:rsidR="0012111D">
          <w:rPr>
            <w:rFonts w:ascii="Arial Narrow" w:hAnsi="Arial Narrow" w:cs="Arial"/>
            <w:bCs/>
            <w:sz w:val="22"/>
            <w:szCs w:val="22"/>
          </w:rPr>
          <w:t>podría dañarse o deteriorarse</w:t>
        </w:r>
      </w:ins>
      <w:del w:id="314" w:author="GRAPURIMAC" w:date="2023-06-29T17:51:00Z">
        <w:r w:rsidR="00FE09A4" w:rsidDel="0012111D">
          <w:rPr>
            <w:rFonts w:ascii="Arial Narrow" w:hAnsi="Arial Narrow" w:cs="Arial"/>
            <w:bCs/>
            <w:sz w:val="22"/>
            <w:szCs w:val="22"/>
          </w:rPr>
          <w:delText>sean</w:delText>
        </w:r>
      </w:del>
      <w:ins w:id="315" w:author="GRAPURIMAC" w:date="2023-06-29T17:52:00Z">
        <w:r w:rsidR="0012111D">
          <w:rPr>
            <w:rFonts w:ascii="Arial Narrow" w:hAnsi="Arial Narrow" w:cs="Arial"/>
            <w:bCs/>
            <w:sz w:val="22"/>
            <w:szCs w:val="22"/>
          </w:rPr>
          <w:t xml:space="preserve"> y, con ello,</w:t>
        </w:r>
      </w:ins>
      <w:del w:id="316" w:author="GRAPURIMAC" w:date="2023-06-29T17:52:00Z">
        <w:r w:rsidR="00FE09A4" w:rsidDel="0012111D">
          <w:rPr>
            <w:rFonts w:ascii="Arial Narrow" w:hAnsi="Arial Narrow" w:cs="Arial"/>
            <w:bCs/>
            <w:sz w:val="22"/>
            <w:szCs w:val="22"/>
          </w:rPr>
          <w:delText xml:space="preserve"> dañados o deteriorados en actividades diferentes a las planteadas por el proyecto</w:delText>
        </w:r>
      </w:del>
      <w:r w:rsidR="00FE09A4">
        <w:rPr>
          <w:rFonts w:ascii="Arial Narrow" w:hAnsi="Arial Narrow" w:cs="Arial"/>
          <w:bCs/>
          <w:sz w:val="22"/>
          <w:szCs w:val="22"/>
        </w:rPr>
        <w:t xml:space="preserve"> </w:t>
      </w:r>
      <w:del w:id="317" w:author="GRAPURIMAC" w:date="2023-06-29T17:52:00Z">
        <w:r w:rsidR="00FE09A4" w:rsidDel="0012111D">
          <w:rPr>
            <w:rFonts w:ascii="Arial Narrow" w:hAnsi="Arial Narrow" w:cs="Arial"/>
            <w:bCs/>
            <w:sz w:val="22"/>
            <w:szCs w:val="22"/>
          </w:rPr>
          <w:delText xml:space="preserve">generando el riesgo de </w:delText>
        </w:r>
      </w:del>
      <w:r w:rsidR="00FE09A4">
        <w:rPr>
          <w:rFonts w:ascii="Arial Narrow" w:hAnsi="Arial Narrow" w:cs="Arial"/>
          <w:bCs/>
          <w:sz w:val="22"/>
          <w:szCs w:val="22"/>
        </w:rPr>
        <w:t>no</w:t>
      </w:r>
      <w:ins w:id="318" w:author="GRAPURIMAC" w:date="2023-06-29T17:52:00Z">
        <w:r w:rsidR="0012111D">
          <w:rPr>
            <w:rFonts w:ascii="Arial Narrow" w:hAnsi="Arial Narrow" w:cs="Arial"/>
            <w:bCs/>
            <w:sz w:val="22"/>
            <w:szCs w:val="22"/>
          </w:rPr>
          <w:t xml:space="preserve"> se</w:t>
        </w:r>
      </w:ins>
      <w:r w:rsidR="00FE09A4">
        <w:rPr>
          <w:rFonts w:ascii="Arial Narrow" w:hAnsi="Arial Narrow" w:cs="Arial"/>
          <w:bCs/>
          <w:sz w:val="22"/>
          <w:szCs w:val="22"/>
        </w:rPr>
        <w:t xml:space="preserve"> cerrar</w:t>
      </w:r>
      <w:ins w:id="319" w:author="GRAPURIMAC" w:date="2023-06-29T17:52:00Z">
        <w:r w:rsidR="0012111D">
          <w:rPr>
            <w:rFonts w:ascii="Arial Narrow" w:hAnsi="Arial Narrow" w:cs="Arial"/>
            <w:bCs/>
            <w:sz w:val="22"/>
            <w:szCs w:val="22"/>
          </w:rPr>
          <w:t>ía</w:t>
        </w:r>
      </w:ins>
      <w:r w:rsidR="00FE09A4">
        <w:rPr>
          <w:rFonts w:ascii="Arial Narrow" w:hAnsi="Arial Narrow" w:cs="Arial"/>
          <w:bCs/>
          <w:sz w:val="22"/>
          <w:szCs w:val="22"/>
        </w:rPr>
        <w:t xml:space="preserve"> la brecha de acceso a las tecnologías</w:t>
      </w:r>
      <w:ins w:id="320" w:author="GRAPURIMAC" w:date="2023-06-29T17:52:00Z">
        <w:r w:rsidR="0012111D">
          <w:rPr>
            <w:rFonts w:ascii="Arial Narrow" w:hAnsi="Arial Narrow" w:cs="Arial"/>
            <w:bCs/>
            <w:sz w:val="22"/>
            <w:szCs w:val="22"/>
          </w:rPr>
          <w:t>.</w:t>
        </w:r>
      </w:ins>
      <w:del w:id="321" w:author="GRAPURIMAC" w:date="2023-06-29T17:52:00Z">
        <w:r w:rsidR="00FE09A4" w:rsidDel="0012111D">
          <w:rPr>
            <w:rFonts w:ascii="Arial Narrow" w:hAnsi="Arial Narrow" w:cs="Arial"/>
            <w:bCs/>
            <w:sz w:val="22"/>
            <w:szCs w:val="22"/>
          </w:rPr>
          <w:delText xml:space="preserve"> y el objetivo principal como objetivo planteado en el componente de capacitación.</w:delText>
        </w:r>
      </w:del>
    </w:p>
    <w:p w14:paraId="4E00D29B"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3EA80F5E" w:rsidR="00FE09A4" w:rsidRPr="00773439" w:rsidRDefault="00F011E3" w:rsidP="00532FE2">
      <w:pPr>
        <w:pStyle w:val="Prrafodelista"/>
        <w:numPr>
          <w:ilvl w:val="0"/>
          <w:numId w:val="8"/>
        </w:numPr>
        <w:spacing w:line="240" w:lineRule="auto"/>
        <w:ind w:left="709"/>
        <w:jc w:val="both"/>
        <w:outlineLvl w:val="1"/>
        <w:rPr>
          <w:rFonts w:ascii="Arial Narrow" w:hAnsi="Arial Narrow" w:cs="Arial"/>
          <w:b/>
          <w:bCs/>
        </w:rPr>
      </w:pPr>
      <w:bookmarkStart w:id="322" w:name="_Toc138874363"/>
      <w:r>
        <w:rPr>
          <w:rFonts w:ascii="Arial Narrow" w:hAnsi="Arial Narrow"/>
          <w:b/>
          <w:bCs/>
        </w:rPr>
        <w:t xml:space="preserve">SISTEMAS DE PROTECCIÓN ELÉCTRICA PARARRAYOS IMPLEMENTADOS POR EL PROYECTO NO ESTARÍAN CUMPLIENDO CON LA FINALIDAD PARA LAS QUE FUERON INSTALADAS YA QUE SE ENCONTRARON </w:t>
      </w:r>
      <w:r w:rsidR="005C0150">
        <w:rPr>
          <w:rFonts w:ascii="Arial Narrow" w:hAnsi="Arial Narrow"/>
          <w:b/>
          <w:bCs/>
        </w:rPr>
        <w:t xml:space="preserve">02 </w:t>
      </w:r>
      <w:r>
        <w:rPr>
          <w:rFonts w:ascii="Arial Narrow" w:hAnsi="Arial Narrow"/>
          <w:b/>
          <w:bCs/>
        </w:rPr>
        <w:t xml:space="preserve">SERVIDORES DAÑADOS POR TORMENTAS </w:t>
      </w:r>
      <w:r w:rsidR="0094167C">
        <w:rPr>
          <w:rFonts w:ascii="Arial Narrow" w:hAnsi="Arial Narrow"/>
          <w:b/>
          <w:bCs/>
        </w:rPr>
        <w:t>ELÉCTRICAS EN LAS I.E. JOSÉ MARÍA ARGUEDAS Y LA I.E. SAN PEDRO DE URIPA</w:t>
      </w:r>
      <w:ins w:id="323" w:author="GRAPURIMAC" w:date="2023-06-29T17:59:00Z">
        <w:r w:rsidR="0012111D">
          <w:rPr>
            <w:rFonts w:ascii="Arial Narrow" w:hAnsi="Arial Narrow"/>
            <w:b/>
            <w:bCs/>
          </w:rPr>
          <w:t>,</w:t>
        </w:r>
      </w:ins>
      <w:r w:rsidR="0094167C">
        <w:rPr>
          <w:rFonts w:ascii="Arial Narrow" w:hAnsi="Arial Narrow"/>
          <w:b/>
          <w:bCs/>
        </w:rPr>
        <w:t xml:space="preserve"> </w:t>
      </w:r>
      <w:r>
        <w:rPr>
          <w:rFonts w:ascii="Arial Narrow" w:hAnsi="Arial Narrow"/>
          <w:b/>
          <w:bCs/>
        </w:rPr>
        <w:t xml:space="preserve">LO QUE </w:t>
      </w:r>
      <w:del w:id="324" w:author="GRAPURIMAC" w:date="2023-06-29T18:00:00Z">
        <w:r w:rsidDel="0012111D">
          <w:rPr>
            <w:rFonts w:ascii="Arial Narrow" w:hAnsi="Arial Narrow"/>
            <w:b/>
            <w:bCs/>
          </w:rPr>
          <w:delText xml:space="preserve">TAMBIÉN </w:delText>
        </w:r>
      </w:del>
      <w:r>
        <w:rPr>
          <w:rFonts w:ascii="Arial Narrow" w:hAnsi="Arial Narrow"/>
          <w:b/>
          <w:bCs/>
        </w:rPr>
        <w:t>PONDRÍA EN RIESGO LOS EQUIPOS ENTREGADOS RECIENTEMENTE YA QUE ESTOS ESTARÍAN CONECTADOS A LA MISMA RED ELÉCTRICA.</w:t>
      </w:r>
      <w:bookmarkEnd w:id="322"/>
    </w:p>
    <w:p w14:paraId="746A9827" w14:textId="75C027B2" w:rsidR="00FE09A4" w:rsidRDefault="0094167C" w:rsidP="00FE09A4">
      <w:pPr>
        <w:tabs>
          <w:tab w:val="left" w:pos="142"/>
          <w:tab w:val="left" w:pos="1276"/>
        </w:tabs>
        <w:autoSpaceDE w:val="0"/>
        <w:autoSpaceDN w:val="0"/>
        <w:adjustRightInd w:val="0"/>
        <w:ind w:left="709"/>
        <w:jc w:val="both"/>
        <w:rPr>
          <w:ins w:id="325" w:author="GRAPURIMAC" w:date="2023-06-29T18:01:00Z"/>
          <w:rFonts w:ascii="Arial Narrow" w:hAnsi="Arial Narrow" w:cs="Arial"/>
          <w:bCs/>
          <w:sz w:val="22"/>
          <w:szCs w:val="22"/>
        </w:rPr>
      </w:pPr>
      <w:r>
        <w:rPr>
          <w:rFonts w:ascii="Arial Narrow" w:hAnsi="Arial Narrow" w:cs="Arial"/>
          <w:bCs/>
          <w:sz w:val="22"/>
          <w:szCs w:val="22"/>
        </w:rPr>
        <w:t>Al respecto</w:t>
      </w:r>
      <w:ins w:id="326" w:author="GRAPURIMAC" w:date="2023-06-29T18:00:00Z">
        <w:r w:rsidR="00F043EA">
          <w:rPr>
            <w:rFonts w:ascii="Arial Narrow" w:hAnsi="Arial Narrow" w:cs="Arial"/>
            <w:bCs/>
            <w:sz w:val="22"/>
            <w:szCs w:val="22"/>
          </w:rPr>
          <w:t>,</w:t>
        </w:r>
      </w:ins>
      <w:r>
        <w:rPr>
          <w:rFonts w:ascii="Arial Narrow" w:hAnsi="Arial Narrow" w:cs="Arial"/>
          <w:bCs/>
          <w:sz w:val="22"/>
          <w:szCs w:val="22"/>
        </w:rPr>
        <w:t xml:space="preserve"> de la revisión de</w:t>
      </w:r>
      <w:r w:rsidR="00FE09A4" w:rsidRPr="00773439">
        <w:rPr>
          <w:rFonts w:ascii="Arial Narrow" w:hAnsi="Arial Narrow" w:cs="Arial"/>
          <w:bCs/>
          <w:sz w:val="22"/>
          <w:szCs w:val="22"/>
        </w:rPr>
        <w:t xml:space="preserve"> la documentación proporcionada por el área usuaria en </w:t>
      </w:r>
      <w:r w:rsidR="00BB6304">
        <w:rPr>
          <w:rFonts w:ascii="Arial Narrow" w:hAnsi="Arial Narrow" w:cs="Arial"/>
          <w:bCs/>
          <w:sz w:val="22"/>
          <w:szCs w:val="22"/>
        </w:rPr>
        <w:br/>
      </w:r>
      <w:r w:rsidR="00FE09A4" w:rsidRPr="00773439">
        <w:rPr>
          <w:rFonts w:ascii="Arial Narrow" w:hAnsi="Arial Narrow" w:cs="Arial"/>
          <w:bCs/>
          <w:sz w:val="22"/>
          <w:szCs w:val="22"/>
        </w:rPr>
        <w:t xml:space="preserve">OFICIO N° </w:t>
      </w:r>
      <w:r w:rsidR="00F011E3">
        <w:rPr>
          <w:rFonts w:ascii="Arial Narrow" w:hAnsi="Arial Narrow" w:cs="Arial"/>
          <w:bCs/>
          <w:sz w:val="22"/>
          <w:szCs w:val="22"/>
        </w:rPr>
        <w:t>123</w:t>
      </w:r>
      <w:r w:rsidR="00FE09A4" w:rsidRPr="00773439">
        <w:rPr>
          <w:rFonts w:ascii="Arial Narrow" w:hAnsi="Arial Narrow" w:cs="Arial"/>
          <w:bCs/>
          <w:sz w:val="22"/>
          <w:szCs w:val="22"/>
        </w:rPr>
        <w:t xml:space="preserve">-2023-GRAP/11/GRDS </w:t>
      </w:r>
      <w:r w:rsidR="00FE09A4">
        <w:rPr>
          <w:rFonts w:ascii="Arial Narrow" w:hAnsi="Arial Narrow" w:cs="Arial"/>
          <w:bCs/>
          <w:sz w:val="22"/>
          <w:szCs w:val="22"/>
        </w:rPr>
        <w:t xml:space="preserve">de </w:t>
      </w:r>
      <w:r w:rsidR="00F011E3">
        <w:rPr>
          <w:rFonts w:ascii="Arial Narrow" w:hAnsi="Arial Narrow" w:cs="Arial"/>
          <w:bCs/>
          <w:sz w:val="22"/>
          <w:szCs w:val="22"/>
        </w:rPr>
        <w:t>4</w:t>
      </w:r>
      <w:r w:rsidR="00FE09A4">
        <w:rPr>
          <w:rFonts w:ascii="Arial Narrow" w:hAnsi="Arial Narrow" w:cs="Arial"/>
          <w:bCs/>
          <w:sz w:val="22"/>
          <w:szCs w:val="22"/>
        </w:rPr>
        <w:t xml:space="preserve"> de </w:t>
      </w:r>
      <w:r w:rsidR="00F011E3">
        <w:rPr>
          <w:rFonts w:ascii="Arial Narrow" w:hAnsi="Arial Narrow" w:cs="Arial"/>
          <w:bCs/>
          <w:sz w:val="22"/>
          <w:szCs w:val="22"/>
        </w:rPr>
        <w:t>abril</w:t>
      </w:r>
      <w:r w:rsidR="00FE09A4">
        <w:rPr>
          <w:rFonts w:ascii="Arial Narrow" w:hAnsi="Arial Narrow" w:cs="Arial"/>
          <w:bCs/>
          <w:sz w:val="22"/>
          <w:szCs w:val="22"/>
        </w:rPr>
        <w:t xml:space="preserve"> del 2023 se </w:t>
      </w:r>
      <w:ins w:id="327" w:author="GRAPURIMAC" w:date="2023-06-29T18:00:00Z">
        <w:r w:rsidR="00F043EA">
          <w:rPr>
            <w:rFonts w:ascii="Arial Narrow" w:hAnsi="Arial Narrow" w:cs="Arial"/>
            <w:bCs/>
            <w:sz w:val="22"/>
            <w:szCs w:val="22"/>
          </w:rPr>
          <w:t xml:space="preserve">entregó </w:t>
        </w:r>
      </w:ins>
      <w:del w:id="328" w:author="GRAPURIMAC" w:date="2023-06-29T18:00:00Z">
        <w:r w:rsidR="00FE09A4" w:rsidDel="00F043EA">
          <w:rPr>
            <w:rFonts w:ascii="Arial Narrow" w:hAnsi="Arial Narrow" w:cs="Arial"/>
            <w:bCs/>
            <w:sz w:val="22"/>
            <w:szCs w:val="22"/>
          </w:rPr>
          <w:delText>nos hace</w:delText>
        </w:r>
        <w:r w:rsidDel="00F043EA">
          <w:rPr>
            <w:rFonts w:ascii="Arial Narrow" w:hAnsi="Arial Narrow" w:cs="Arial"/>
            <w:bCs/>
            <w:sz w:val="22"/>
            <w:szCs w:val="22"/>
          </w:rPr>
          <w:delText xml:space="preserve"> llegar </w:delText>
        </w:r>
      </w:del>
      <w:r w:rsidR="00F011E3">
        <w:rPr>
          <w:rFonts w:ascii="Arial Narrow" w:hAnsi="Arial Narrow" w:cs="Arial"/>
          <w:bCs/>
          <w:sz w:val="22"/>
          <w:szCs w:val="22"/>
        </w:rPr>
        <w:t>la relación de instituciones educativas a las cuales se les entregaran laptops para estudiantes y docentes</w:t>
      </w:r>
      <w:ins w:id="329" w:author="GRAPURIMAC" w:date="2023-06-29T18:01:00Z">
        <w:r w:rsidR="00F043EA">
          <w:rPr>
            <w:rFonts w:ascii="Arial Narrow" w:hAnsi="Arial Narrow" w:cs="Arial"/>
            <w:bCs/>
            <w:sz w:val="22"/>
            <w:szCs w:val="22"/>
          </w:rPr>
          <w:t>,</w:t>
        </w:r>
      </w:ins>
      <w:r>
        <w:rPr>
          <w:rFonts w:ascii="Arial Narrow" w:hAnsi="Arial Narrow" w:cs="Arial"/>
          <w:bCs/>
          <w:sz w:val="22"/>
          <w:szCs w:val="22"/>
        </w:rPr>
        <w:t xml:space="preserve"> tal como se muestra en el siguiente cuadro</w:t>
      </w:r>
      <w:r w:rsidR="00F011E3">
        <w:rPr>
          <w:rFonts w:ascii="Arial Narrow" w:hAnsi="Arial Narrow" w:cs="Arial"/>
          <w:bCs/>
          <w:sz w:val="22"/>
          <w:szCs w:val="22"/>
        </w:rPr>
        <w:t>.</w:t>
      </w:r>
      <w:r w:rsidR="00FE09A4">
        <w:rPr>
          <w:rFonts w:ascii="Arial Narrow" w:hAnsi="Arial Narrow" w:cs="Arial"/>
          <w:bCs/>
          <w:sz w:val="22"/>
          <w:szCs w:val="22"/>
        </w:rPr>
        <w:t xml:space="preserve"> </w:t>
      </w:r>
    </w:p>
    <w:p w14:paraId="67BFDDC9" w14:textId="362E25D5" w:rsidR="00F043EA" w:rsidRDefault="00F043EA" w:rsidP="00FE09A4">
      <w:pPr>
        <w:tabs>
          <w:tab w:val="left" w:pos="142"/>
          <w:tab w:val="left" w:pos="1276"/>
        </w:tabs>
        <w:autoSpaceDE w:val="0"/>
        <w:autoSpaceDN w:val="0"/>
        <w:adjustRightInd w:val="0"/>
        <w:ind w:left="709"/>
        <w:jc w:val="both"/>
        <w:rPr>
          <w:ins w:id="330" w:author="GRAPURIMAC" w:date="2023-06-29T18:01:00Z"/>
          <w:rFonts w:ascii="Arial Narrow" w:hAnsi="Arial Narrow" w:cs="Arial"/>
          <w:bCs/>
          <w:sz w:val="22"/>
          <w:szCs w:val="22"/>
        </w:rPr>
      </w:pPr>
    </w:p>
    <w:p w14:paraId="236E2390" w14:textId="241FFF72" w:rsidR="00F043EA" w:rsidRDefault="00F043EA" w:rsidP="00FE09A4">
      <w:pPr>
        <w:tabs>
          <w:tab w:val="left" w:pos="142"/>
          <w:tab w:val="left" w:pos="1276"/>
        </w:tabs>
        <w:autoSpaceDE w:val="0"/>
        <w:autoSpaceDN w:val="0"/>
        <w:adjustRightInd w:val="0"/>
        <w:ind w:left="709"/>
        <w:jc w:val="both"/>
        <w:rPr>
          <w:ins w:id="331" w:author="GRAPURIMAC" w:date="2023-06-29T18:01:00Z"/>
          <w:rFonts w:ascii="Arial Narrow" w:hAnsi="Arial Narrow" w:cs="Arial"/>
          <w:bCs/>
          <w:sz w:val="22"/>
          <w:szCs w:val="22"/>
        </w:rPr>
      </w:pPr>
    </w:p>
    <w:p w14:paraId="7A9775ED" w14:textId="2D9C5BEA" w:rsidR="00F043EA" w:rsidRDefault="00F043EA" w:rsidP="00FE09A4">
      <w:pPr>
        <w:tabs>
          <w:tab w:val="left" w:pos="142"/>
          <w:tab w:val="left" w:pos="1276"/>
        </w:tabs>
        <w:autoSpaceDE w:val="0"/>
        <w:autoSpaceDN w:val="0"/>
        <w:adjustRightInd w:val="0"/>
        <w:ind w:left="709"/>
        <w:jc w:val="both"/>
        <w:rPr>
          <w:ins w:id="332" w:author="GRAPURIMAC" w:date="2023-06-29T18:01:00Z"/>
          <w:rFonts w:ascii="Arial Narrow" w:hAnsi="Arial Narrow" w:cs="Arial"/>
          <w:bCs/>
          <w:sz w:val="22"/>
          <w:szCs w:val="22"/>
        </w:rPr>
      </w:pPr>
    </w:p>
    <w:p w14:paraId="627EF666" w14:textId="5967BC89" w:rsidR="00F043EA" w:rsidRDefault="00F043EA" w:rsidP="00FE09A4">
      <w:pPr>
        <w:tabs>
          <w:tab w:val="left" w:pos="142"/>
          <w:tab w:val="left" w:pos="1276"/>
        </w:tabs>
        <w:autoSpaceDE w:val="0"/>
        <w:autoSpaceDN w:val="0"/>
        <w:adjustRightInd w:val="0"/>
        <w:ind w:left="709"/>
        <w:jc w:val="both"/>
        <w:rPr>
          <w:ins w:id="333" w:author="GRAPURIMAC" w:date="2023-06-29T18:01:00Z"/>
          <w:rFonts w:ascii="Arial Narrow" w:hAnsi="Arial Narrow" w:cs="Arial"/>
          <w:bCs/>
          <w:sz w:val="22"/>
          <w:szCs w:val="22"/>
        </w:rPr>
      </w:pPr>
    </w:p>
    <w:p w14:paraId="7BB8BC4B" w14:textId="77777777" w:rsidR="00F043EA" w:rsidRDefault="00F043EA" w:rsidP="00FE09A4">
      <w:pPr>
        <w:tabs>
          <w:tab w:val="left" w:pos="142"/>
          <w:tab w:val="left" w:pos="1276"/>
        </w:tabs>
        <w:autoSpaceDE w:val="0"/>
        <w:autoSpaceDN w:val="0"/>
        <w:adjustRightInd w:val="0"/>
        <w:ind w:left="709"/>
        <w:jc w:val="both"/>
        <w:rPr>
          <w:rFonts w:ascii="Arial Narrow" w:hAnsi="Arial Narrow" w:cs="Arial"/>
          <w:bCs/>
          <w:sz w:val="22"/>
          <w:szCs w:val="22"/>
        </w:rPr>
      </w:pPr>
    </w:p>
    <w:p w14:paraId="501BFD00"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385C1637" w14:textId="490774A2" w:rsidR="00FE09A4" w:rsidRDefault="00665DE5" w:rsidP="00BB6304">
      <w:pPr>
        <w:tabs>
          <w:tab w:val="left" w:pos="142"/>
          <w:tab w:val="left" w:pos="1276"/>
        </w:tabs>
        <w:autoSpaceDE w:val="0"/>
        <w:autoSpaceDN w:val="0"/>
        <w:adjustRightInd w:val="0"/>
        <w:ind w:left="709"/>
        <w:jc w:val="center"/>
        <w:rPr>
          <w:rFonts w:ascii="Arial Narrow" w:hAnsi="Arial Narrow" w:cs="Arial"/>
          <w:bCs/>
          <w:sz w:val="22"/>
          <w:szCs w:val="22"/>
        </w:rPr>
      </w:pPr>
      <w:commentRangeStart w:id="334"/>
      <w:r>
        <w:rPr>
          <w:rFonts w:ascii="Arial Narrow" w:hAnsi="Arial Narrow" w:cs="Arial"/>
          <w:bCs/>
          <w:sz w:val="22"/>
          <w:szCs w:val="22"/>
        </w:rPr>
        <w:t>Cuadro nº</w:t>
      </w:r>
      <w:r w:rsidR="00621969">
        <w:rPr>
          <w:rFonts w:ascii="Arial Narrow" w:hAnsi="Arial Narrow" w:cs="Arial"/>
          <w:bCs/>
          <w:sz w:val="22"/>
          <w:szCs w:val="22"/>
        </w:rPr>
        <w:t>4</w:t>
      </w:r>
    </w:p>
    <w:p w14:paraId="2E40FDDA" w14:textId="23E95233" w:rsidR="00BB6304" w:rsidRDefault="00BB6304" w:rsidP="00BB6304">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Cuadro de I.E. beneficiarias de laptops 2023</w:t>
      </w:r>
      <w:commentRangeEnd w:id="334"/>
      <w:r w:rsidR="00F043EA">
        <w:rPr>
          <w:rStyle w:val="Refdecomentario"/>
        </w:rPr>
        <w:commentReference w:id="334"/>
      </w:r>
    </w:p>
    <w:p w14:paraId="7044F371" w14:textId="77777777" w:rsidR="00BE01EE" w:rsidRDefault="00BE01EE" w:rsidP="00FE09A4">
      <w:pPr>
        <w:tabs>
          <w:tab w:val="left" w:pos="142"/>
          <w:tab w:val="left" w:pos="1276"/>
        </w:tabs>
        <w:autoSpaceDE w:val="0"/>
        <w:autoSpaceDN w:val="0"/>
        <w:adjustRightInd w:val="0"/>
        <w:ind w:left="709"/>
        <w:jc w:val="both"/>
        <w:rPr>
          <w:noProof/>
          <w:lang w:eastAsia="es-PE"/>
        </w:rPr>
      </w:pP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Change w:id="335" w:author="Manuel Raul Livano Luna" w:date="2023-07-03T15:41:00Z">
          <w:tblPr>
            <w:tblW w:w="8478" w:type="dxa"/>
            <w:jc w:val="center"/>
            <w:tblCellMar>
              <w:left w:w="70" w:type="dxa"/>
              <w:right w:w="70" w:type="dxa"/>
            </w:tblCellMar>
            <w:tblLook w:val="04A0" w:firstRow="1" w:lastRow="0" w:firstColumn="1" w:lastColumn="0" w:noHBand="0" w:noVBand="1"/>
          </w:tblPr>
        </w:tblPrChange>
      </w:tblPr>
      <w:tblGrid>
        <w:gridCol w:w="1701"/>
        <w:gridCol w:w="1383"/>
        <w:gridCol w:w="2680"/>
        <w:gridCol w:w="1057"/>
        <w:gridCol w:w="913"/>
        <w:tblGridChange w:id="336">
          <w:tblGrid>
            <w:gridCol w:w="1120"/>
            <w:gridCol w:w="1383"/>
            <w:gridCol w:w="2680"/>
            <w:gridCol w:w="1057"/>
            <w:gridCol w:w="913"/>
          </w:tblGrid>
        </w:tblGridChange>
      </w:tblGrid>
      <w:tr w:rsidR="00986133" w:rsidRPr="00986133" w14:paraId="4A5CC788" w14:textId="77777777" w:rsidTr="00986133">
        <w:trPr>
          <w:trHeight w:val="37"/>
          <w:jc w:val="center"/>
          <w:ins w:id="337" w:author="Manuel Raul Livano Luna" w:date="2023-07-03T15:40:00Z"/>
          <w:trPrChange w:id="338" w:author="Manuel Raul Livano Luna" w:date="2023-07-03T15:41:00Z">
            <w:trPr>
              <w:trHeight w:val="1344"/>
              <w:jc w:val="center"/>
            </w:trPr>
          </w:trPrChange>
        </w:trPr>
        <w:tc>
          <w:tcPr>
            <w:tcW w:w="1701" w:type="dxa"/>
            <w:shd w:val="clear" w:color="000000" w:fill="D0CECE"/>
            <w:noWrap/>
            <w:vAlign w:val="center"/>
            <w:hideMark/>
            <w:tcPrChange w:id="339" w:author="Manuel Raul Livano Luna" w:date="2023-07-03T15:41:00Z">
              <w:tcPr>
                <w:tcW w:w="1120" w:type="dxa"/>
                <w:tcBorders>
                  <w:top w:val="single" w:sz="8" w:space="0" w:color="auto"/>
                  <w:left w:val="single" w:sz="4" w:space="0" w:color="auto"/>
                  <w:bottom w:val="single" w:sz="4" w:space="0" w:color="auto"/>
                  <w:right w:val="single" w:sz="4" w:space="0" w:color="auto"/>
                </w:tcBorders>
                <w:shd w:val="clear" w:color="000000" w:fill="D0CECE"/>
                <w:noWrap/>
                <w:vAlign w:val="center"/>
                <w:hideMark/>
              </w:tcPr>
            </w:tcPrChange>
          </w:tcPr>
          <w:p w14:paraId="1C52C0D5" w14:textId="77777777" w:rsidR="00986133" w:rsidRPr="00986133" w:rsidRDefault="00986133" w:rsidP="00986133">
            <w:pPr>
              <w:jc w:val="center"/>
              <w:rPr>
                <w:ins w:id="340" w:author="Manuel Raul Livano Luna" w:date="2023-07-03T15:40:00Z"/>
                <w:rFonts w:ascii="Arial Narrow" w:hAnsi="Arial Narrow" w:cs="Calibri"/>
                <w:b/>
                <w:bCs/>
                <w:color w:val="000000"/>
                <w:lang w:eastAsia="es-PE"/>
                <w:rPrChange w:id="341" w:author="Manuel Raul Livano Luna" w:date="2023-07-03T15:40:00Z">
                  <w:rPr>
                    <w:ins w:id="342" w:author="Manuel Raul Livano Luna" w:date="2023-07-03T15:40:00Z"/>
                    <w:rFonts w:ascii="Agency FB" w:hAnsi="Agency FB" w:cs="Calibri"/>
                    <w:b/>
                    <w:bCs/>
                    <w:color w:val="000000"/>
                    <w:sz w:val="26"/>
                    <w:szCs w:val="26"/>
                    <w:lang w:eastAsia="es-PE"/>
                  </w:rPr>
                </w:rPrChange>
              </w:rPr>
            </w:pPr>
            <w:ins w:id="343" w:author="Manuel Raul Livano Luna" w:date="2023-07-03T15:40:00Z">
              <w:r w:rsidRPr="00986133">
                <w:rPr>
                  <w:rFonts w:ascii="Arial Narrow" w:hAnsi="Arial Narrow" w:cs="Calibri"/>
                  <w:b/>
                  <w:bCs/>
                  <w:color w:val="000000"/>
                  <w:lang w:eastAsia="es-PE"/>
                  <w:rPrChange w:id="344" w:author="Manuel Raul Livano Luna" w:date="2023-07-03T15:40:00Z">
                    <w:rPr>
                      <w:rFonts w:ascii="Agency FB" w:hAnsi="Agency FB" w:cs="Calibri"/>
                      <w:b/>
                      <w:bCs/>
                      <w:color w:val="000000"/>
                      <w:sz w:val="26"/>
                      <w:szCs w:val="26"/>
                      <w:lang w:eastAsia="es-PE"/>
                    </w:rPr>
                  </w:rPrChange>
                </w:rPr>
                <w:t>DISTRITO</w:t>
              </w:r>
            </w:ins>
          </w:p>
        </w:tc>
        <w:tc>
          <w:tcPr>
            <w:tcW w:w="1383" w:type="dxa"/>
            <w:shd w:val="clear" w:color="000000" w:fill="D0CECE"/>
            <w:noWrap/>
            <w:vAlign w:val="center"/>
            <w:hideMark/>
            <w:tcPrChange w:id="345" w:author="Manuel Raul Livano Luna" w:date="2023-07-03T15:41:00Z">
              <w:tcPr>
                <w:tcW w:w="1383" w:type="dxa"/>
                <w:tcBorders>
                  <w:top w:val="single" w:sz="8" w:space="0" w:color="auto"/>
                  <w:left w:val="nil"/>
                  <w:bottom w:val="single" w:sz="4" w:space="0" w:color="auto"/>
                  <w:right w:val="single" w:sz="4" w:space="0" w:color="auto"/>
                </w:tcBorders>
                <w:shd w:val="clear" w:color="000000" w:fill="D0CECE"/>
                <w:noWrap/>
                <w:vAlign w:val="center"/>
                <w:hideMark/>
              </w:tcPr>
            </w:tcPrChange>
          </w:tcPr>
          <w:p w14:paraId="2DBC7915" w14:textId="77777777" w:rsidR="00986133" w:rsidRPr="00986133" w:rsidRDefault="00986133" w:rsidP="00986133">
            <w:pPr>
              <w:jc w:val="center"/>
              <w:rPr>
                <w:ins w:id="346" w:author="Manuel Raul Livano Luna" w:date="2023-07-03T15:40:00Z"/>
                <w:rFonts w:ascii="Arial Narrow" w:hAnsi="Arial Narrow" w:cs="Calibri"/>
                <w:b/>
                <w:bCs/>
                <w:color w:val="000000"/>
                <w:lang w:eastAsia="es-PE"/>
                <w:rPrChange w:id="347" w:author="Manuel Raul Livano Luna" w:date="2023-07-03T15:40:00Z">
                  <w:rPr>
                    <w:ins w:id="348" w:author="Manuel Raul Livano Luna" w:date="2023-07-03T15:40:00Z"/>
                    <w:rFonts w:ascii="Agency FB" w:hAnsi="Agency FB" w:cs="Calibri"/>
                    <w:b/>
                    <w:bCs/>
                    <w:color w:val="000000"/>
                    <w:sz w:val="26"/>
                    <w:szCs w:val="26"/>
                    <w:lang w:eastAsia="es-PE"/>
                  </w:rPr>
                </w:rPrChange>
              </w:rPr>
            </w:pPr>
            <w:ins w:id="349" w:author="Manuel Raul Livano Luna" w:date="2023-07-03T15:40:00Z">
              <w:r w:rsidRPr="00986133">
                <w:rPr>
                  <w:rFonts w:ascii="Arial Narrow" w:hAnsi="Arial Narrow" w:cs="Calibri"/>
                  <w:b/>
                  <w:bCs/>
                  <w:color w:val="000000"/>
                  <w:lang w:eastAsia="es-PE"/>
                  <w:rPrChange w:id="350" w:author="Manuel Raul Livano Luna" w:date="2023-07-03T15:40:00Z">
                    <w:rPr>
                      <w:rFonts w:ascii="Agency FB" w:hAnsi="Agency FB" w:cs="Calibri"/>
                      <w:b/>
                      <w:bCs/>
                      <w:color w:val="000000"/>
                      <w:sz w:val="26"/>
                      <w:szCs w:val="26"/>
                      <w:lang w:eastAsia="es-PE"/>
                    </w:rPr>
                  </w:rPrChange>
                </w:rPr>
                <w:t>LOCALIDAD</w:t>
              </w:r>
            </w:ins>
          </w:p>
        </w:tc>
        <w:tc>
          <w:tcPr>
            <w:tcW w:w="2680" w:type="dxa"/>
            <w:shd w:val="clear" w:color="000000" w:fill="D0CECE"/>
            <w:noWrap/>
            <w:vAlign w:val="center"/>
            <w:hideMark/>
            <w:tcPrChange w:id="351" w:author="Manuel Raul Livano Luna" w:date="2023-07-03T15:41:00Z">
              <w:tcPr>
                <w:tcW w:w="2680" w:type="dxa"/>
                <w:tcBorders>
                  <w:top w:val="single" w:sz="8" w:space="0" w:color="auto"/>
                  <w:left w:val="nil"/>
                  <w:bottom w:val="single" w:sz="4" w:space="0" w:color="auto"/>
                  <w:right w:val="single" w:sz="4" w:space="0" w:color="auto"/>
                </w:tcBorders>
                <w:shd w:val="clear" w:color="000000" w:fill="D0CECE"/>
                <w:noWrap/>
                <w:vAlign w:val="center"/>
                <w:hideMark/>
              </w:tcPr>
            </w:tcPrChange>
          </w:tcPr>
          <w:p w14:paraId="216C7B8F" w14:textId="77777777" w:rsidR="00986133" w:rsidRPr="00986133" w:rsidRDefault="00986133" w:rsidP="00986133">
            <w:pPr>
              <w:jc w:val="center"/>
              <w:rPr>
                <w:ins w:id="352" w:author="Manuel Raul Livano Luna" w:date="2023-07-03T15:40:00Z"/>
                <w:rFonts w:ascii="Arial Narrow" w:hAnsi="Arial Narrow" w:cs="Calibri"/>
                <w:b/>
                <w:bCs/>
                <w:color w:val="000000"/>
                <w:lang w:eastAsia="es-PE"/>
                <w:rPrChange w:id="353" w:author="Manuel Raul Livano Luna" w:date="2023-07-03T15:40:00Z">
                  <w:rPr>
                    <w:ins w:id="354" w:author="Manuel Raul Livano Luna" w:date="2023-07-03T15:40:00Z"/>
                    <w:rFonts w:ascii="Agency FB" w:hAnsi="Agency FB" w:cs="Calibri"/>
                    <w:b/>
                    <w:bCs/>
                    <w:color w:val="000000"/>
                    <w:sz w:val="26"/>
                    <w:szCs w:val="26"/>
                    <w:lang w:eastAsia="es-PE"/>
                  </w:rPr>
                </w:rPrChange>
              </w:rPr>
            </w:pPr>
            <w:ins w:id="355" w:author="Manuel Raul Livano Luna" w:date="2023-07-03T15:40:00Z">
              <w:r w:rsidRPr="00986133">
                <w:rPr>
                  <w:rFonts w:ascii="Arial Narrow" w:hAnsi="Arial Narrow" w:cs="Calibri"/>
                  <w:b/>
                  <w:bCs/>
                  <w:color w:val="000000"/>
                  <w:lang w:eastAsia="es-PE"/>
                  <w:rPrChange w:id="356" w:author="Manuel Raul Livano Luna" w:date="2023-07-03T15:40:00Z">
                    <w:rPr>
                      <w:rFonts w:ascii="Agency FB" w:hAnsi="Agency FB" w:cs="Calibri"/>
                      <w:b/>
                      <w:bCs/>
                      <w:color w:val="000000"/>
                      <w:sz w:val="26"/>
                      <w:szCs w:val="26"/>
                      <w:lang w:eastAsia="es-PE"/>
                    </w:rPr>
                  </w:rPrChange>
                </w:rPr>
                <w:t>II.EE</w:t>
              </w:r>
            </w:ins>
          </w:p>
        </w:tc>
        <w:tc>
          <w:tcPr>
            <w:tcW w:w="1057" w:type="dxa"/>
            <w:shd w:val="clear" w:color="000000" w:fill="D0CECE"/>
            <w:vAlign w:val="center"/>
            <w:hideMark/>
            <w:tcPrChange w:id="357" w:author="Manuel Raul Livano Luna" w:date="2023-07-03T15:41:00Z">
              <w:tcPr>
                <w:tcW w:w="1057" w:type="dxa"/>
                <w:tcBorders>
                  <w:top w:val="single" w:sz="8" w:space="0" w:color="auto"/>
                  <w:left w:val="nil"/>
                  <w:bottom w:val="single" w:sz="4" w:space="0" w:color="auto"/>
                  <w:right w:val="single" w:sz="4" w:space="0" w:color="auto"/>
                </w:tcBorders>
                <w:shd w:val="clear" w:color="000000" w:fill="D0CECE"/>
                <w:vAlign w:val="center"/>
                <w:hideMark/>
              </w:tcPr>
            </w:tcPrChange>
          </w:tcPr>
          <w:p w14:paraId="59CCD4D8" w14:textId="77777777" w:rsidR="00986133" w:rsidRPr="00986133" w:rsidRDefault="00986133" w:rsidP="00986133">
            <w:pPr>
              <w:jc w:val="center"/>
              <w:rPr>
                <w:ins w:id="358" w:author="Manuel Raul Livano Luna" w:date="2023-07-03T15:40:00Z"/>
                <w:rFonts w:ascii="Arial Narrow" w:hAnsi="Arial Narrow" w:cs="Calibri"/>
                <w:b/>
                <w:bCs/>
                <w:color w:val="000000"/>
                <w:lang w:eastAsia="es-PE"/>
                <w:rPrChange w:id="359" w:author="Manuel Raul Livano Luna" w:date="2023-07-03T15:40:00Z">
                  <w:rPr>
                    <w:ins w:id="360" w:author="Manuel Raul Livano Luna" w:date="2023-07-03T15:40:00Z"/>
                    <w:rFonts w:ascii="Agency FB" w:hAnsi="Agency FB" w:cs="Calibri"/>
                    <w:b/>
                    <w:bCs/>
                    <w:color w:val="000000"/>
                    <w:sz w:val="26"/>
                    <w:szCs w:val="26"/>
                    <w:lang w:eastAsia="es-PE"/>
                  </w:rPr>
                </w:rPrChange>
              </w:rPr>
            </w:pPr>
            <w:ins w:id="361" w:author="Manuel Raul Livano Luna" w:date="2023-07-03T15:40:00Z">
              <w:r w:rsidRPr="00986133">
                <w:rPr>
                  <w:rFonts w:ascii="Arial Narrow" w:hAnsi="Arial Narrow" w:cs="Calibri"/>
                  <w:b/>
                  <w:bCs/>
                  <w:color w:val="000000"/>
                  <w:lang w:eastAsia="es-PE"/>
                  <w:rPrChange w:id="362" w:author="Manuel Raul Livano Luna" w:date="2023-07-03T15:40:00Z">
                    <w:rPr>
                      <w:rFonts w:ascii="Agency FB" w:hAnsi="Agency FB" w:cs="Calibri"/>
                      <w:b/>
                      <w:bCs/>
                      <w:color w:val="000000"/>
                      <w:sz w:val="26"/>
                      <w:szCs w:val="26"/>
                      <w:lang w:eastAsia="es-PE"/>
                    </w:rPr>
                  </w:rPrChange>
                </w:rPr>
                <w:t>Laptop para estudiantes</w:t>
              </w:r>
            </w:ins>
          </w:p>
        </w:tc>
        <w:tc>
          <w:tcPr>
            <w:tcW w:w="913" w:type="dxa"/>
            <w:shd w:val="clear" w:color="000000" w:fill="D0CECE"/>
            <w:vAlign w:val="center"/>
            <w:hideMark/>
            <w:tcPrChange w:id="363" w:author="Manuel Raul Livano Luna" w:date="2023-07-03T15:41:00Z">
              <w:tcPr>
                <w:tcW w:w="913" w:type="dxa"/>
                <w:tcBorders>
                  <w:top w:val="single" w:sz="8" w:space="0" w:color="auto"/>
                  <w:left w:val="nil"/>
                  <w:bottom w:val="single" w:sz="4" w:space="0" w:color="auto"/>
                  <w:right w:val="single" w:sz="4" w:space="0" w:color="auto"/>
                </w:tcBorders>
                <w:shd w:val="clear" w:color="000000" w:fill="D0CECE"/>
                <w:vAlign w:val="center"/>
                <w:hideMark/>
              </w:tcPr>
            </w:tcPrChange>
          </w:tcPr>
          <w:p w14:paraId="220E4FA4" w14:textId="77777777" w:rsidR="00986133" w:rsidRPr="00986133" w:rsidRDefault="00986133" w:rsidP="00986133">
            <w:pPr>
              <w:jc w:val="center"/>
              <w:rPr>
                <w:ins w:id="364" w:author="Manuel Raul Livano Luna" w:date="2023-07-03T15:40:00Z"/>
                <w:rFonts w:ascii="Arial Narrow" w:hAnsi="Arial Narrow" w:cs="Calibri"/>
                <w:b/>
                <w:bCs/>
                <w:color w:val="000000"/>
                <w:lang w:eastAsia="es-PE"/>
                <w:rPrChange w:id="365" w:author="Manuel Raul Livano Luna" w:date="2023-07-03T15:40:00Z">
                  <w:rPr>
                    <w:ins w:id="366" w:author="Manuel Raul Livano Luna" w:date="2023-07-03T15:40:00Z"/>
                    <w:rFonts w:ascii="Agency FB" w:hAnsi="Agency FB" w:cs="Calibri"/>
                    <w:b/>
                    <w:bCs/>
                    <w:color w:val="000000"/>
                    <w:sz w:val="26"/>
                    <w:szCs w:val="26"/>
                    <w:lang w:eastAsia="es-PE"/>
                  </w:rPr>
                </w:rPrChange>
              </w:rPr>
            </w:pPr>
            <w:ins w:id="367" w:author="Manuel Raul Livano Luna" w:date="2023-07-03T15:40:00Z">
              <w:r w:rsidRPr="00986133">
                <w:rPr>
                  <w:rFonts w:ascii="Arial Narrow" w:hAnsi="Arial Narrow" w:cs="Calibri"/>
                  <w:b/>
                  <w:bCs/>
                  <w:color w:val="000000"/>
                  <w:lang w:eastAsia="es-PE"/>
                  <w:rPrChange w:id="368" w:author="Manuel Raul Livano Luna" w:date="2023-07-03T15:40:00Z">
                    <w:rPr>
                      <w:rFonts w:ascii="Agency FB" w:hAnsi="Agency FB" w:cs="Calibri"/>
                      <w:b/>
                      <w:bCs/>
                      <w:color w:val="000000"/>
                      <w:sz w:val="26"/>
                      <w:szCs w:val="26"/>
                      <w:lang w:eastAsia="es-PE"/>
                    </w:rPr>
                  </w:rPrChange>
                </w:rPr>
                <w:t>Laptop para docentes</w:t>
              </w:r>
            </w:ins>
          </w:p>
        </w:tc>
      </w:tr>
      <w:tr w:rsidR="00986133" w:rsidRPr="00986133" w14:paraId="71F7F1F2" w14:textId="77777777" w:rsidTr="00986133">
        <w:trPr>
          <w:trHeight w:val="47"/>
          <w:jc w:val="center"/>
          <w:ins w:id="369" w:author="Manuel Raul Livano Luna" w:date="2023-07-03T15:40:00Z"/>
          <w:trPrChange w:id="370" w:author="Manuel Raul Livano Luna" w:date="2023-07-03T15:41:00Z">
            <w:trPr>
              <w:trHeight w:val="336"/>
              <w:jc w:val="center"/>
            </w:trPr>
          </w:trPrChange>
        </w:trPr>
        <w:tc>
          <w:tcPr>
            <w:tcW w:w="1701" w:type="dxa"/>
            <w:shd w:val="clear" w:color="auto" w:fill="auto"/>
            <w:noWrap/>
            <w:vAlign w:val="center"/>
            <w:hideMark/>
            <w:tcPrChange w:id="371"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26FF1B1" w14:textId="77777777" w:rsidR="00986133" w:rsidRPr="00986133" w:rsidRDefault="00986133" w:rsidP="00986133">
            <w:pPr>
              <w:jc w:val="center"/>
              <w:rPr>
                <w:ins w:id="372" w:author="Manuel Raul Livano Luna" w:date="2023-07-03T15:40:00Z"/>
                <w:rFonts w:ascii="Arial Narrow" w:hAnsi="Arial Narrow" w:cs="Calibri"/>
                <w:color w:val="000000"/>
                <w:lang w:eastAsia="es-PE"/>
                <w:rPrChange w:id="373" w:author="Manuel Raul Livano Luna" w:date="2023-07-03T15:40:00Z">
                  <w:rPr>
                    <w:ins w:id="374" w:author="Manuel Raul Livano Luna" w:date="2023-07-03T15:40:00Z"/>
                    <w:rFonts w:ascii="Agency FB" w:hAnsi="Agency FB" w:cs="Calibri"/>
                    <w:color w:val="000000"/>
                    <w:sz w:val="26"/>
                    <w:szCs w:val="26"/>
                    <w:lang w:eastAsia="es-PE"/>
                  </w:rPr>
                </w:rPrChange>
              </w:rPr>
            </w:pPr>
            <w:proofErr w:type="spellStart"/>
            <w:ins w:id="375" w:author="Manuel Raul Livano Luna" w:date="2023-07-03T15:40:00Z">
              <w:r w:rsidRPr="00986133">
                <w:rPr>
                  <w:rFonts w:ascii="Arial Narrow" w:hAnsi="Arial Narrow" w:cs="Calibri"/>
                  <w:color w:val="000000"/>
                  <w:lang w:eastAsia="es-PE"/>
                  <w:rPrChange w:id="376" w:author="Manuel Raul Livano Luna" w:date="2023-07-03T15:40:00Z">
                    <w:rPr>
                      <w:rFonts w:ascii="Agency FB" w:hAnsi="Agency FB" w:cs="Calibri"/>
                      <w:color w:val="000000"/>
                      <w:sz w:val="26"/>
                      <w:szCs w:val="26"/>
                      <w:lang w:eastAsia="es-PE"/>
                    </w:rPr>
                  </w:rPrChange>
                </w:rPr>
                <w:t>Anco-Huallo</w:t>
              </w:r>
              <w:proofErr w:type="spellEnd"/>
            </w:ins>
          </w:p>
        </w:tc>
        <w:tc>
          <w:tcPr>
            <w:tcW w:w="1383" w:type="dxa"/>
            <w:shd w:val="clear" w:color="auto" w:fill="auto"/>
            <w:noWrap/>
            <w:vAlign w:val="center"/>
            <w:hideMark/>
            <w:tcPrChange w:id="377"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5B97F575" w14:textId="77777777" w:rsidR="00986133" w:rsidRPr="00986133" w:rsidRDefault="00986133" w:rsidP="00986133">
            <w:pPr>
              <w:jc w:val="center"/>
              <w:rPr>
                <w:ins w:id="378" w:author="Manuel Raul Livano Luna" w:date="2023-07-03T15:40:00Z"/>
                <w:rFonts w:ascii="Arial Narrow" w:hAnsi="Arial Narrow" w:cs="Calibri"/>
                <w:color w:val="000000"/>
                <w:lang w:eastAsia="es-PE"/>
                <w:rPrChange w:id="379" w:author="Manuel Raul Livano Luna" w:date="2023-07-03T15:40:00Z">
                  <w:rPr>
                    <w:ins w:id="380" w:author="Manuel Raul Livano Luna" w:date="2023-07-03T15:40:00Z"/>
                    <w:rFonts w:ascii="Agency FB" w:hAnsi="Agency FB" w:cs="Calibri"/>
                    <w:color w:val="000000"/>
                    <w:sz w:val="26"/>
                    <w:szCs w:val="26"/>
                    <w:lang w:eastAsia="es-PE"/>
                  </w:rPr>
                </w:rPrChange>
              </w:rPr>
            </w:pPr>
            <w:proofErr w:type="spellStart"/>
            <w:ins w:id="381" w:author="Manuel Raul Livano Luna" w:date="2023-07-03T15:40:00Z">
              <w:r w:rsidRPr="00986133">
                <w:rPr>
                  <w:rFonts w:ascii="Arial Narrow" w:hAnsi="Arial Narrow" w:cs="Calibri"/>
                  <w:color w:val="000000"/>
                  <w:lang w:eastAsia="es-PE"/>
                  <w:rPrChange w:id="382" w:author="Manuel Raul Livano Luna" w:date="2023-07-03T15:40:00Z">
                    <w:rPr>
                      <w:rFonts w:ascii="Agency FB" w:hAnsi="Agency FB" w:cs="Calibri"/>
                      <w:color w:val="000000"/>
                      <w:sz w:val="26"/>
                      <w:szCs w:val="26"/>
                      <w:lang w:eastAsia="es-PE"/>
                    </w:rPr>
                  </w:rPrChange>
                </w:rPr>
                <w:t>Totorabamba</w:t>
              </w:r>
              <w:proofErr w:type="spellEnd"/>
            </w:ins>
          </w:p>
        </w:tc>
        <w:tc>
          <w:tcPr>
            <w:tcW w:w="2680" w:type="dxa"/>
            <w:shd w:val="clear" w:color="auto" w:fill="auto"/>
            <w:noWrap/>
            <w:vAlign w:val="center"/>
            <w:hideMark/>
            <w:tcPrChange w:id="383"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5C953C00" w14:textId="77777777" w:rsidR="00986133" w:rsidRPr="00986133" w:rsidRDefault="00986133" w:rsidP="00986133">
            <w:pPr>
              <w:rPr>
                <w:ins w:id="384" w:author="Manuel Raul Livano Luna" w:date="2023-07-03T15:40:00Z"/>
                <w:rFonts w:ascii="Arial Narrow" w:hAnsi="Arial Narrow" w:cs="Calibri"/>
                <w:color w:val="000000"/>
                <w:lang w:eastAsia="es-PE"/>
                <w:rPrChange w:id="385" w:author="Manuel Raul Livano Luna" w:date="2023-07-03T15:40:00Z">
                  <w:rPr>
                    <w:ins w:id="386" w:author="Manuel Raul Livano Luna" w:date="2023-07-03T15:40:00Z"/>
                    <w:rFonts w:ascii="Agency FB" w:hAnsi="Agency FB" w:cs="Calibri"/>
                    <w:color w:val="000000"/>
                    <w:sz w:val="26"/>
                    <w:szCs w:val="26"/>
                    <w:lang w:eastAsia="es-PE"/>
                  </w:rPr>
                </w:rPrChange>
              </w:rPr>
            </w:pPr>
            <w:ins w:id="387" w:author="Manuel Raul Livano Luna" w:date="2023-07-03T15:40:00Z">
              <w:r w:rsidRPr="00986133">
                <w:rPr>
                  <w:rFonts w:ascii="Arial Narrow" w:hAnsi="Arial Narrow" w:cs="Calibri"/>
                  <w:color w:val="000000"/>
                  <w:lang w:eastAsia="es-PE"/>
                  <w:rPrChange w:id="388" w:author="Manuel Raul Livano Luna" w:date="2023-07-03T15:40:00Z">
                    <w:rPr>
                      <w:rFonts w:ascii="Agency FB" w:hAnsi="Agency FB" w:cs="Calibri"/>
                      <w:color w:val="000000"/>
                      <w:sz w:val="26"/>
                      <w:szCs w:val="26"/>
                      <w:lang w:eastAsia="es-PE"/>
                    </w:rPr>
                  </w:rPrChange>
                </w:rPr>
                <w:t>Daniel Alcides Carrión</w:t>
              </w:r>
            </w:ins>
          </w:p>
        </w:tc>
        <w:tc>
          <w:tcPr>
            <w:tcW w:w="1057" w:type="dxa"/>
            <w:shd w:val="clear" w:color="auto" w:fill="auto"/>
            <w:noWrap/>
            <w:vAlign w:val="center"/>
            <w:hideMark/>
            <w:tcPrChange w:id="389"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642BC3CF" w14:textId="77777777" w:rsidR="00986133" w:rsidRPr="00986133" w:rsidRDefault="00986133" w:rsidP="00986133">
            <w:pPr>
              <w:jc w:val="center"/>
              <w:rPr>
                <w:ins w:id="390" w:author="Manuel Raul Livano Luna" w:date="2023-07-03T15:40:00Z"/>
                <w:rFonts w:ascii="Arial Narrow" w:hAnsi="Arial Narrow" w:cs="Calibri"/>
                <w:color w:val="000000"/>
                <w:lang w:eastAsia="es-PE"/>
                <w:rPrChange w:id="391" w:author="Manuel Raul Livano Luna" w:date="2023-07-03T15:40:00Z">
                  <w:rPr>
                    <w:ins w:id="392" w:author="Manuel Raul Livano Luna" w:date="2023-07-03T15:40:00Z"/>
                    <w:rFonts w:ascii="Agency FB" w:hAnsi="Agency FB" w:cs="Calibri"/>
                    <w:color w:val="000000"/>
                    <w:sz w:val="26"/>
                    <w:szCs w:val="26"/>
                    <w:lang w:eastAsia="es-PE"/>
                  </w:rPr>
                </w:rPrChange>
              </w:rPr>
            </w:pPr>
            <w:ins w:id="393" w:author="Manuel Raul Livano Luna" w:date="2023-07-03T15:40:00Z">
              <w:r w:rsidRPr="00986133">
                <w:rPr>
                  <w:rFonts w:ascii="Arial Narrow" w:hAnsi="Arial Narrow" w:cs="Calibri"/>
                  <w:color w:val="000000"/>
                  <w:lang w:eastAsia="es-PE"/>
                  <w:rPrChange w:id="394" w:author="Manuel Raul Livano Luna" w:date="2023-07-03T15:40:00Z">
                    <w:rPr>
                      <w:rFonts w:ascii="Agency FB" w:hAnsi="Agency FB" w:cs="Calibri"/>
                      <w:color w:val="000000"/>
                      <w:sz w:val="26"/>
                      <w:szCs w:val="26"/>
                      <w:lang w:eastAsia="es-PE"/>
                    </w:rPr>
                  </w:rPrChange>
                </w:rPr>
                <w:t>48</w:t>
              </w:r>
            </w:ins>
          </w:p>
        </w:tc>
        <w:tc>
          <w:tcPr>
            <w:tcW w:w="913" w:type="dxa"/>
            <w:shd w:val="clear" w:color="auto" w:fill="auto"/>
            <w:noWrap/>
            <w:vAlign w:val="center"/>
            <w:hideMark/>
            <w:tcPrChange w:id="395"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7E03C70B" w14:textId="77777777" w:rsidR="00986133" w:rsidRPr="00986133" w:rsidRDefault="00986133" w:rsidP="00986133">
            <w:pPr>
              <w:jc w:val="center"/>
              <w:rPr>
                <w:ins w:id="396" w:author="Manuel Raul Livano Luna" w:date="2023-07-03T15:40:00Z"/>
                <w:rFonts w:ascii="Arial Narrow" w:hAnsi="Arial Narrow" w:cs="Calibri"/>
                <w:color w:val="000000"/>
                <w:lang w:eastAsia="es-PE"/>
                <w:rPrChange w:id="397" w:author="Manuel Raul Livano Luna" w:date="2023-07-03T15:40:00Z">
                  <w:rPr>
                    <w:ins w:id="398" w:author="Manuel Raul Livano Luna" w:date="2023-07-03T15:40:00Z"/>
                    <w:rFonts w:ascii="Agency FB" w:hAnsi="Agency FB" w:cs="Calibri"/>
                    <w:color w:val="000000"/>
                    <w:sz w:val="26"/>
                    <w:szCs w:val="26"/>
                    <w:lang w:eastAsia="es-PE"/>
                  </w:rPr>
                </w:rPrChange>
              </w:rPr>
            </w:pPr>
            <w:ins w:id="399" w:author="Manuel Raul Livano Luna" w:date="2023-07-03T15:40:00Z">
              <w:r w:rsidRPr="00986133">
                <w:rPr>
                  <w:rFonts w:ascii="Arial Narrow" w:hAnsi="Arial Narrow" w:cs="Calibri"/>
                  <w:color w:val="000000"/>
                  <w:lang w:eastAsia="es-PE"/>
                  <w:rPrChange w:id="400" w:author="Manuel Raul Livano Luna" w:date="2023-07-03T15:40:00Z">
                    <w:rPr>
                      <w:rFonts w:ascii="Agency FB" w:hAnsi="Agency FB" w:cs="Calibri"/>
                      <w:color w:val="000000"/>
                      <w:sz w:val="26"/>
                      <w:szCs w:val="26"/>
                      <w:lang w:eastAsia="es-PE"/>
                    </w:rPr>
                  </w:rPrChange>
                </w:rPr>
                <w:t>10</w:t>
              </w:r>
            </w:ins>
          </w:p>
        </w:tc>
      </w:tr>
      <w:tr w:rsidR="00986133" w:rsidRPr="00986133" w14:paraId="2D4D77E2" w14:textId="77777777" w:rsidTr="00986133">
        <w:trPr>
          <w:trHeight w:val="47"/>
          <w:jc w:val="center"/>
          <w:ins w:id="401" w:author="Manuel Raul Livano Luna" w:date="2023-07-03T15:40:00Z"/>
          <w:trPrChange w:id="402" w:author="Manuel Raul Livano Luna" w:date="2023-07-03T15:41:00Z">
            <w:trPr>
              <w:trHeight w:val="336"/>
              <w:jc w:val="center"/>
            </w:trPr>
          </w:trPrChange>
        </w:trPr>
        <w:tc>
          <w:tcPr>
            <w:tcW w:w="1701" w:type="dxa"/>
            <w:shd w:val="clear" w:color="auto" w:fill="auto"/>
            <w:noWrap/>
            <w:vAlign w:val="center"/>
            <w:hideMark/>
            <w:tcPrChange w:id="403"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09C1FB" w14:textId="77777777" w:rsidR="00986133" w:rsidRPr="00986133" w:rsidRDefault="00986133" w:rsidP="00986133">
            <w:pPr>
              <w:jc w:val="center"/>
              <w:rPr>
                <w:ins w:id="404" w:author="Manuel Raul Livano Luna" w:date="2023-07-03T15:40:00Z"/>
                <w:rFonts w:ascii="Arial Narrow" w:hAnsi="Arial Narrow" w:cs="Calibri"/>
                <w:color w:val="000000"/>
                <w:lang w:eastAsia="es-PE"/>
                <w:rPrChange w:id="405" w:author="Manuel Raul Livano Luna" w:date="2023-07-03T15:40:00Z">
                  <w:rPr>
                    <w:ins w:id="406" w:author="Manuel Raul Livano Luna" w:date="2023-07-03T15:40:00Z"/>
                    <w:rFonts w:ascii="Agency FB" w:hAnsi="Agency FB" w:cs="Calibri"/>
                    <w:color w:val="000000"/>
                    <w:sz w:val="26"/>
                    <w:szCs w:val="26"/>
                    <w:lang w:eastAsia="es-PE"/>
                  </w:rPr>
                </w:rPrChange>
              </w:rPr>
            </w:pPr>
            <w:proofErr w:type="spellStart"/>
            <w:ins w:id="407" w:author="Manuel Raul Livano Luna" w:date="2023-07-03T15:40:00Z">
              <w:r w:rsidRPr="00986133">
                <w:rPr>
                  <w:rFonts w:ascii="Arial Narrow" w:hAnsi="Arial Narrow" w:cs="Calibri"/>
                  <w:color w:val="000000"/>
                  <w:lang w:eastAsia="es-PE"/>
                  <w:rPrChange w:id="408" w:author="Manuel Raul Livano Luna" w:date="2023-07-03T15:40:00Z">
                    <w:rPr>
                      <w:rFonts w:ascii="Agency FB" w:hAnsi="Agency FB" w:cs="Calibri"/>
                      <w:color w:val="000000"/>
                      <w:sz w:val="26"/>
                      <w:szCs w:val="26"/>
                      <w:lang w:eastAsia="es-PE"/>
                    </w:rPr>
                  </w:rPrChange>
                </w:rPr>
                <w:t>Anco-Huallo</w:t>
              </w:r>
              <w:proofErr w:type="spellEnd"/>
            </w:ins>
          </w:p>
        </w:tc>
        <w:tc>
          <w:tcPr>
            <w:tcW w:w="1383" w:type="dxa"/>
            <w:shd w:val="clear" w:color="auto" w:fill="auto"/>
            <w:noWrap/>
            <w:vAlign w:val="center"/>
            <w:hideMark/>
            <w:tcPrChange w:id="409"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216397C5" w14:textId="77777777" w:rsidR="00986133" w:rsidRPr="00986133" w:rsidRDefault="00986133" w:rsidP="00986133">
            <w:pPr>
              <w:jc w:val="center"/>
              <w:rPr>
                <w:ins w:id="410" w:author="Manuel Raul Livano Luna" w:date="2023-07-03T15:40:00Z"/>
                <w:rFonts w:ascii="Arial Narrow" w:hAnsi="Arial Narrow" w:cs="Calibri"/>
                <w:color w:val="000000"/>
                <w:lang w:eastAsia="es-PE"/>
                <w:rPrChange w:id="411" w:author="Manuel Raul Livano Luna" w:date="2023-07-03T15:40:00Z">
                  <w:rPr>
                    <w:ins w:id="412" w:author="Manuel Raul Livano Luna" w:date="2023-07-03T15:40:00Z"/>
                    <w:rFonts w:ascii="Agency FB" w:hAnsi="Agency FB" w:cs="Calibri"/>
                    <w:color w:val="000000"/>
                    <w:sz w:val="26"/>
                    <w:szCs w:val="26"/>
                    <w:lang w:eastAsia="es-PE"/>
                  </w:rPr>
                </w:rPrChange>
              </w:rPr>
            </w:pPr>
            <w:proofErr w:type="spellStart"/>
            <w:ins w:id="413" w:author="Manuel Raul Livano Luna" w:date="2023-07-03T15:40:00Z">
              <w:r w:rsidRPr="00986133">
                <w:rPr>
                  <w:rFonts w:ascii="Arial Narrow" w:hAnsi="Arial Narrow" w:cs="Calibri"/>
                  <w:color w:val="000000"/>
                  <w:lang w:eastAsia="es-PE"/>
                  <w:rPrChange w:id="414" w:author="Manuel Raul Livano Luna" w:date="2023-07-03T15:40:00Z">
                    <w:rPr>
                      <w:rFonts w:ascii="Agency FB" w:hAnsi="Agency FB" w:cs="Calibri"/>
                      <w:color w:val="000000"/>
                      <w:sz w:val="26"/>
                      <w:szCs w:val="26"/>
                      <w:lang w:eastAsia="es-PE"/>
                    </w:rPr>
                  </w:rPrChange>
                </w:rPr>
                <w:t>Chalhuani</w:t>
              </w:r>
              <w:proofErr w:type="spellEnd"/>
            </w:ins>
          </w:p>
        </w:tc>
        <w:tc>
          <w:tcPr>
            <w:tcW w:w="2680" w:type="dxa"/>
            <w:shd w:val="clear" w:color="auto" w:fill="auto"/>
            <w:noWrap/>
            <w:vAlign w:val="center"/>
            <w:hideMark/>
            <w:tcPrChange w:id="415"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2986E21F" w14:textId="77777777" w:rsidR="00986133" w:rsidRPr="00986133" w:rsidRDefault="00986133" w:rsidP="00986133">
            <w:pPr>
              <w:rPr>
                <w:ins w:id="416" w:author="Manuel Raul Livano Luna" w:date="2023-07-03T15:40:00Z"/>
                <w:rFonts w:ascii="Arial Narrow" w:hAnsi="Arial Narrow" w:cs="Calibri"/>
                <w:color w:val="000000"/>
                <w:lang w:eastAsia="es-PE"/>
                <w:rPrChange w:id="417" w:author="Manuel Raul Livano Luna" w:date="2023-07-03T15:40:00Z">
                  <w:rPr>
                    <w:ins w:id="418" w:author="Manuel Raul Livano Luna" w:date="2023-07-03T15:40:00Z"/>
                    <w:rFonts w:ascii="Agency FB" w:hAnsi="Agency FB" w:cs="Calibri"/>
                    <w:color w:val="000000"/>
                    <w:sz w:val="26"/>
                    <w:szCs w:val="26"/>
                    <w:lang w:eastAsia="es-PE"/>
                  </w:rPr>
                </w:rPrChange>
              </w:rPr>
            </w:pPr>
            <w:ins w:id="419" w:author="Manuel Raul Livano Luna" w:date="2023-07-03T15:40:00Z">
              <w:r w:rsidRPr="00986133">
                <w:rPr>
                  <w:rFonts w:ascii="Arial Narrow" w:hAnsi="Arial Narrow" w:cs="Calibri"/>
                  <w:color w:val="000000"/>
                  <w:lang w:eastAsia="es-PE"/>
                  <w:rPrChange w:id="420" w:author="Manuel Raul Livano Luna" w:date="2023-07-03T15:40:00Z">
                    <w:rPr>
                      <w:rFonts w:ascii="Agency FB" w:hAnsi="Agency FB" w:cs="Calibri"/>
                      <w:color w:val="000000"/>
                      <w:sz w:val="26"/>
                      <w:szCs w:val="26"/>
                      <w:lang w:eastAsia="es-PE"/>
                    </w:rPr>
                  </w:rPrChange>
                </w:rPr>
                <w:t>Las Américas</w:t>
              </w:r>
            </w:ins>
          </w:p>
        </w:tc>
        <w:tc>
          <w:tcPr>
            <w:tcW w:w="1057" w:type="dxa"/>
            <w:shd w:val="clear" w:color="auto" w:fill="auto"/>
            <w:noWrap/>
            <w:vAlign w:val="center"/>
            <w:hideMark/>
            <w:tcPrChange w:id="421"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369D79DB" w14:textId="77777777" w:rsidR="00986133" w:rsidRPr="00986133" w:rsidRDefault="00986133" w:rsidP="00986133">
            <w:pPr>
              <w:jc w:val="center"/>
              <w:rPr>
                <w:ins w:id="422" w:author="Manuel Raul Livano Luna" w:date="2023-07-03T15:40:00Z"/>
                <w:rFonts w:ascii="Arial Narrow" w:hAnsi="Arial Narrow" w:cs="Calibri"/>
                <w:color w:val="000000"/>
                <w:lang w:eastAsia="es-PE"/>
                <w:rPrChange w:id="423" w:author="Manuel Raul Livano Luna" w:date="2023-07-03T15:40:00Z">
                  <w:rPr>
                    <w:ins w:id="424" w:author="Manuel Raul Livano Luna" w:date="2023-07-03T15:40:00Z"/>
                    <w:rFonts w:ascii="Agency FB" w:hAnsi="Agency FB" w:cs="Calibri"/>
                    <w:color w:val="000000"/>
                    <w:sz w:val="26"/>
                    <w:szCs w:val="26"/>
                    <w:lang w:eastAsia="es-PE"/>
                  </w:rPr>
                </w:rPrChange>
              </w:rPr>
            </w:pPr>
            <w:ins w:id="425" w:author="Manuel Raul Livano Luna" w:date="2023-07-03T15:40:00Z">
              <w:r w:rsidRPr="00986133">
                <w:rPr>
                  <w:rFonts w:ascii="Arial Narrow" w:hAnsi="Arial Narrow" w:cs="Calibri"/>
                  <w:color w:val="000000"/>
                  <w:lang w:eastAsia="es-PE"/>
                  <w:rPrChange w:id="426" w:author="Manuel Raul Livano Luna" w:date="2023-07-03T15:40:00Z">
                    <w:rPr>
                      <w:rFonts w:ascii="Agency FB" w:hAnsi="Agency FB" w:cs="Calibri"/>
                      <w:color w:val="000000"/>
                      <w:sz w:val="26"/>
                      <w:szCs w:val="26"/>
                      <w:lang w:eastAsia="es-PE"/>
                    </w:rPr>
                  </w:rPrChange>
                </w:rPr>
                <w:t>45</w:t>
              </w:r>
            </w:ins>
          </w:p>
        </w:tc>
        <w:tc>
          <w:tcPr>
            <w:tcW w:w="913" w:type="dxa"/>
            <w:shd w:val="clear" w:color="auto" w:fill="auto"/>
            <w:noWrap/>
            <w:vAlign w:val="center"/>
            <w:hideMark/>
            <w:tcPrChange w:id="427"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5258A20C" w14:textId="77777777" w:rsidR="00986133" w:rsidRPr="00986133" w:rsidRDefault="00986133" w:rsidP="00986133">
            <w:pPr>
              <w:jc w:val="center"/>
              <w:rPr>
                <w:ins w:id="428" w:author="Manuel Raul Livano Luna" w:date="2023-07-03T15:40:00Z"/>
                <w:rFonts w:ascii="Arial Narrow" w:hAnsi="Arial Narrow" w:cs="Calibri"/>
                <w:color w:val="000000"/>
                <w:lang w:eastAsia="es-PE"/>
                <w:rPrChange w:id="429" w:author="Manuel Raul Livano Luna" w:date="2023-07-03T15:40:00Z">
                  <w:rPr>
                    <w:ins w:id="430" w:author="Manuel Raul Livano Luna" w:date="2023-07-03T15:40:00Z"/>
                    <w:rFonts w:ascii="Agency FB" w:hAnsi="Agency FB" w:cs="Calibri"/>
                    <w:color w:val="000000"/>
                    <w:sz w:val="26"/>
                    <w:szCs w:val="26"/>
                    <w:lang w:eastAsia="es-PE"/>
                  </w:rPr>
                </w:rPrChange>
              </w:rPr>
            </w:pPr>
            <w:ins w:id="431" w:author="Manuel Raul Livano Luna" w:date="2023-07-03T15:40:00Z">
              <w:r w:rsidRPr="00986133">
                <w:rPr>
                  <w:rFonts w:ascii="Arial Narrow" w:hAnsi="Arial Narrow" w:cs="Calibri"/>
                  <w:color w:val="000000"/>
                  <w:lang w:eastAsia="es-PE"/>
                  <w:rPrChange w:id="432" w:author="Manuel Raul Livano Luna" w:date="2023-07-03T15:40:00Z">
                    <w:rPr>
                      <w:rFonts w:ascii="Agency FB" w:hAnsi="Agency FB" w:cs="Calibri"/>
                      <w:color w:val="000000"/>
                      <w:sz w:val="26"/>
                      <w:szCs w:val="26"/>
                      <w:lang w:eastAsia="es-PE"/>
                    </w:rPr>
                  </w:rPrChange>
                </w:rPr>
                <w:t>8</w:t>
              </w:r>
            </w:ins>
          </w:p>
        </w:tc>
      </w:tr>
      <w:tr w:rsidR="00986133" w:rsidRPr="00986133" w14:paraId="37DBC454" w14:textId="77777777" w:rsidTr="00986133">
        <w:trPr>
          <w:trHeight w:val="47"/>
          <w:jc w:val="center"/>
          <w:ins w:id="433" w:author="Manuel Raul Livano Luna" w:date="2023-07-03T15:40:00Z"/>
          <w:trPrChange w:id="434" w:author="Manuel Raul Livano Luna" w:date="2023-07-03T15:41:00Z">
            <w:trPr>
              <w:trHeight w:val="336"/>
              <w:jc w:val="center"/>
            </w:trPr>
          </w:trPrChange>
        </w:trPr>
        <w:tc>
          <w:tcPr>
            <w:tcW w:w="1701" w:type="dxa"/>
            <w:shd w:val="clear" w:color="auto" w:fill="auto"/>
            <w:noWrap/>
            <w:vAlign w:val="center"/>
            <w:hideMark/>
            <w:tcPrChange w:id="435"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FCE48F" w14:textId="77777777" w:rsidR="00986133" w:rsidRPr="00986133" w:rsidRDefault="00986133" w:rsidP="00986133">
            <w:pPr>
              <w:jc w:val="center"/>
              <w:rPr>
                <w:ins w:id="436" w:author="Manuel Raul Livano Luna" w:date="2023-07-03T15:40:00Z"/>
                <w:rFonts w:ascii="Arial Narrow" w:hAnsi="Arial Narrow" w:cs="Calibri"/>
                <w:color w:val="000000"/>
                <w:lang w:eastAsia="es-PE"/>
                <w:rPrChange w:id="437" w:author="Manuel Raul Livano Luna" w:date="2023-07-03T15:40:00Z">
                  <w:rPr>
                    <w:ins w:id="438" w:author="Manuel Raul Livano Luna" w:date="2023-07-03T15:40:00Z"/>
                    <w:rFonts w:ascii="Agency FB" w:hAnsi="Agency FB" w:cs="Calibri"/>
                    <w:color w:val="000000"/>
                    <w:sz w:val="26"/>
                    <w:szCs w:val="26"/>
                    <w:lang w:eastAsia="es-PE"/>
                  </w:rPr>
                </w:rPrChange>
              </w:rPr>
            </w:pPr>
            <w:ins w:id="439" w:author="Manuel Raul Livano Luna" w:date="2023-07-03T15:40:00Z">
              <w:r w:rsidRPr="00986133">
                <w:rPr>
                  <w:rFonts w:ascii="Arial Narrow" w:hAnsi="Arial Narrow" w:cs="Calibri"/>
                  <w:color w:val="000000"/>
                  <w:lang w:eastAsia="es-PE"/>
                  <w:rPrChange w:id="440" w:author="Manuel Raul Livano Luna" w:date="2023-07-03T15:40:00Z">
                    <w:rPr>
                      <w:rFonts w:ascii="Agency FB" w:hAnsi="Agency FB" w:cs="Calibri"/>
                      <w:color w:val="000000"/>
                      <w:sz w:val="26"/>
                      <w:szCs w:val="26"/>
                      <w:lang w:eastAsia="es-PE"/>
                    </w:rPr>
                  </w:rPrChange>
                </w:rPr>
                <w:t>Cocharcas</w:t>
              </w:r>
            </w:ins>
          </w:p>
        </w:tc>
        <w:tc>
          <w:tcPr>
            <w:tcW w:w="1383" w:type="dxa"/>
            <w:shd w:val="clear" w:color="000000" w:fill="FFFFFF"/>
            <w:noWrap/>
            <w:vAlign w:val="center"/>
            <w:hideMark/>
            <w:tcPrChange w:id="441" w:author="Manuel Raul Livano Luna" w:date="2023-07-03T15:41:00Z">
              <w:tcPr>
                <w:tcW w:w="1383" w:type="dxa"/>
                <w:tcBorders>
                  <w:top w:val="nil"/>
                  <w:left w:val="nil"/>
                  <w:bottom w:val="single" w:sz="4" w:space="0" w:color="auto"/>
                  <w:right w:val="single" w:sz="4" w:space="0" w:color="auto"/>
                </w:tcBorders>
                <w:shd w:val="clear" w:color="000000" w:fill="FFFFFF"/>
                <w:noWrap/>
                <w:vAlign w:val="center"/>
                <w:hideMark/>
              </w:tcPr>
            </w:tcPrChange>
          </w:tcPr>
          <w:p w14:paraId="73D8F20D" w14:textId="77777777" w:rsidR="00986133" w:rsidRPr="00986133" w:rsidRDefault="00986133" w:rsidP="00986133">
            <w:pPr>
              <w:jc w:val="center"/>
              <w:rPr>
                <w:ins w:id="442" w:author="Manuel Raul Livano Luna" w:date="2023-07-03T15:40:00Z"/>
                <w:rFonts w:ascii="Arial Narrow" w:hAnsi="Arial Narrow" w:cs="Calibri"/>
                <w:color w:val="000000"/>
                <w:lang w:eastAsia="es-PE"/>
                <w:rPrChange w:id="443" w:author="Manuel Raul Livano Luna" w:date="2023-07-03T15:40:00Z">
                  <w:rPr>
                    <w:ins w:id="444" w:author="Manuel Raul Livano Luna" w:date="2023-07-03T15:40:00Z"/>
                    <w:rFonts w:ascii="Agency FB" w:hAnsi="Agency FB" w:cs="Calibri"/>
                    <w:color w:val="000000"/>
                    <w:sz w:val="26"/>
                    <w:szCs w:val="26"/>
                    <w:lang w:eastAsia="es-PE"/>
                  </w:rPr>
                </w:rPrChange>
              </w:rPr>
            </w:pPr>
            <w:ins w:id="445" w:author="Manuel Raul Livano Luna" w:date="2023-07-03T15:40:00Z">
              <w:r w:rsidRPr="00986133">
                <w:rPr>
                  <w:rFonts w:ascii="Arial Narrow" w:hAnsi="Arial Narrow" w:cs="Calibri"/>
                  <w:color w:val="000000"/>
                  <w:lang w:eastAsia="es-PE"/>
                  <w:rPrChange w:id="446" w:author="Manuel Raul Livano Luna" w:date="2023-07-03T15:40:00Z">
                    <w:rPr>
                      <w:rFonts w:ascii="Agency FB" w:hAnsi="Agency FB" w:cs="Calibri"/>
                      <w:color w:val="000000"/>
                      <w:sz w:val="26"/>
                      <w:szCs w:val="26"/>
                      <w:lang w:eastAsia="es-PE"/>
                    </w:rPr>
                  </w:rPrChange>
                </w:rPr>
                <w:t>Cocharcas</w:t>
              </w:r>
            </w:ins>
          </w:p>
        </w:tc>
        <w:tc>
          <w:tcPr>
            <w:tcW w:w="2680" w:type="dxa"/>
            <w:shd w:val="clear" w:color="auto" w:fill="auto"/>
            <w:noWrap/>
            <w:vAlign w:val="center"/>
            <w:hideMark/>
            <w:tcPrChange w:id="447"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53511B73" w14:textId="77777777" w:rsidR="00986133" w:rsidRPr="00986133" w:rsidRDefault="00986133" w:rsidP="00986133">
            <w:pPr>
              <w:rPr>
                <w:ins w:id="448" w:author="Manuel Raul Livano Luna" w:date="2023-07-03T15:40:00Z"/>
                <w:rFonts w:ascii="Arial Narrow" w:hAnsi="Arial Narrow" w:cs="Calibri"/>
                <w:color w:val="000000"/>
                <w:lang w:eastAsia="es-PE"/>
                <w:rPrChange w:id="449" w:author="Manuel Raul Livano Luna" w:date="2023-07-03T15:40:00Z">
                  <w:rPr>
                    <w:ins w:id="450" w:author="Manuel Raul Livano Luna" w:date="2023-07-03T15:40:00Z"/>
                    <w:rFonts w:ascii="Agency FB" w:hAnsi="Agency FB" w:cs="Calibri"/>
                    <w:color w:val="000000"/>
                    <w:sz w:val="26"/>
                    <w:szCs w:val="26"/>
                    <w:lang w:eastAsia="es-PE"/>
                  </w:rPr>
                </w:rPrChange>
              </w:rPr>
            </w:pPr>
            <w:ins w:id="451" w:author="Manuel Raul Livano Luna" w:date="2023-07-03T15:40:00Z">
              <w:r w:rsidRPr="00986133">
                <w:rPr>
                  <w:rFonts w:ascii="Arial Narrow" w:hAnsi="Arial Narrow" w:cs="Calibri"/>
                  <w:color w:val="000000"/>
                  <w:lang w:eastAsia="es-PE"/>
                  <w:rPrChange w:id="452" w:author="Manuel Raul Livano Luna" w:date="2023-07-03T15:40:00Z">
                    <w:rPr>
                      <w:rFonts w:ascii="Agency FB" w:hAnsi="Agency FB" w:cs="Calibri"/>
                      <w:color w:val="000000"/>
                      <w:sz w:val="26"/>
                      <w:szCs w:val="26"/>
                      <w:lang w:eastAsia="es-PE"/>
                    </w:rPr>
                  </w:rPrChange>
                </w:rPr>
                <w:t>Javier Heraud Pérez</w:t>
              </w:r>
            </w:ins>
          </w:p>
        </w:tc>
        <w:tc>
          <w:tcPr>
            <w:tcW w:w="1057" w:type="dxa"/>
            <w:shd w:val="clear" w:color="auto" w:fill="auto"/>
            <w:noWrap/>
            <w:vAlign w:val="center"/>
            <w:hideMark/>
            <w:tcPrChange w:id="453"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6996F579" w14:textId="77777777" w:rsidR="00986133" w:rsidRPr="00986133" w:rsidRDefault="00986133" w:rsidP="00986133">
            <w:pPr>
              <w:jc w:val="center"/>
              <w:rPr>
                <w:ins w:id="454" w:author="Manuel Raul Livano Luna" w:date="2023-07-03T15:40:00Z"/>
                <w:rFonts w:ascii="Arial Narrow" w:hAnsi="Arial Narrow" w:cs="Calibri"/>
                <w:color w:val="000000"/>
                <w:lang w:eastAsia="es-PE"/>
                <w:rPrChange w:id="455" w:author="Manuel Raul Livano Luna" w:date="2023-07-03T15:40:00Z">
                  <w:rPr>
                    <w:ins w:id="456" w:author="Manuel Raul Livano Luna" w:date="2023-07-03T15:40:00Z"/>
                    <w:rFonts w:ascii="Agency FB" w:hAnsi="Agency FB" w:cs="Calibri"/>
                    <w:color w:val="000000"/>
                    <w:sz w:val="26"/>
                    <w:szCs w:val="26"/>
                    <w:lang w:eastAsia="es-PE"/>
                  </w:rPr>
                </w:rPrChange>
              </w:rPr>
            </w:pPr>
            <w:ins w:id="457" w:author="Manuel Raul Livano Luna" w:date="2023-07-03T15:40:00Z">
              <w:r w:rsidRPr="00986133">
                <w:rPr>
                  <w:rFonts w:ascii="Arial Narrow" w:hAnsi="Arial Narrow" w:cs="Calibri"/>
                  <w:color w:val="000000"/>
                  <w:lang w:eastAsia="es-PE"/>
                  <w:rPrChange w:id="458" w:author="Manuel Raul Livano Luna" w:date="2023-07-03T15:40:00Z">
                    <w:rPr>
                      <w:rFonts w:ascii="Agency FB" w:hAnsi="Agency FB" w:cs="Calibri"/>
                      <w:color w:val="000000"/>
                      <w:sz w:val="26"/>
                      <w:szCs w:val="26"/>
                      <w:lang w:eastAsia="es-PE"/>
                    </w:rPr>
                  </w:rPrChange>
                </w:rPr>
                <w:t>87</w:t>
              </w:r>
            </w:ins>
          </w:p>
        </w:tc>
        <w:tc>
          <w:tcPr>
            <w:tcW w:w="913" w:type="dxa"/>
            <w:shd w:val="clear" w:color="auto" w:fill="auto"/>
            <w:noWrap/>
            <w:vAlign w:val="center"/>
            <w:hideMark/>
            <w:tcPrChange w:id="459"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5F5415F8" w14:textId="77777777" w:rsidR="00986133" w:rsidRPr="00986133" w:rsidRDefault="00986133" w:rsidP="00986133">
            <w:pPr>
              <w:jc w:val="center"/>
              <w:rPr>
                <w:ins w:id="460" w:author="Manuel Raul Livano Luna" w:date="2023-07-03T15:40:00Z"/>
                <w:rFonts w:ascii="Arial Narrow" w:hAnsi="Arial Narrow" w:cs="Calibri"/>
                <w:color w:val="000000"/>
                <w:lang w:eastAsia="es-PE"/>
                <w:rPrChange w:id="461" w:author="Manuel Raul Livano Luna" w:date="2023-07-03T15:40:00Z">
                  <w:rPr>
                    <w:ins w:id="462" w:author="Manuel Raul Livano Luna" w:date="2023-07-03T15:40:00Z"/>
                    <w:rFonts w:ascii="Agency FB" w:hAnsi="Agency FB" w:cs="Calibri"/>
                    <w:color w:val="000000"/>
                    <w:sz w:val="26"/>
                    <w:szCs w:val="26"/>
                    <w:lang w:eastAsia="es-PE"/>
                  </w:rPr>
                </w:rPrChange>
              </w:rPr>
            </w:pPr>
            <w:ins w:id="463" w:author="Manuel Raul Livano Luna" w:date="2023-07-03T15:40:00Z">
              <w:r w:rsidRPr="00986133">
                <w:rPr>
                  <w:rFonts w:ascii="Arial Narrow" w:hAnsi="Arial Narrow" w:cs="Calibri"/>
                  <w:color w:val="000000"/>
                  <w:lang w:eastAsia="es-PE"/>
                  <w:rPrChange w:id="464" w:author="Manuel Raul Livano Luna" w:date="2023-07-03T15:40:00Z">
                    <w:rPr>
                      <w:rFonts w:ascii="Agency FB" w:hAnsi="Agency FB" w:cs="Calibri"/>
                      <w:color w:val="000000"/>
                      <w:sz w:val="26"/>
                      <w:szCs w:val="26"/>
                      <w:lang w:eastAsia="es-PE"/>
                    </w:rPr>
                  </w:rPrChange>
                </w:rPr>
                <w:t>11</w:t>
              </w:r>
            </w:ins>
          </w:p>
        </w:tc>
      </w:tr>
      <w:tr w:rsidR="00986133" w:rsidRPr="00986133" w14:paraId="50055CA9" w14:textId="77777777" w:rsidTr="00986133">
        <w:trPr>
          <w:trHeight w:val="47"/>
          <w:jc w:val="center"/>
          <w:ins w:id="465" w:author="Manuel Raul Livano Luna" w:date="2023-07-03T15:40:00Z"/>
          <w:trPrChange w:id="466" w:author="Manuel Raul Livano Luna" w:date="2023-07-03T15:41:00Z">
            <w:trPr>
              <w:trHeight w:val="336"/>
              <w:jc w:val="center"/>
            </w:trPr>
          </w:trPrChange>
        </w:trPr>
        <w:tc>
          <w:tcPr>
            <w:tcW w:w="1701" w:type="dxa"/>
            <w:shd w:val="clear" w:color="auto" w:fill="auto"/>
            <w:noWrap/>
            <w:vAlign w:val="center"/>
            <w:hideMark/>
            <w:tcPrChange w:id="467"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507A050" w14:textId="77777777" w:rsidR="00986133" w:rsidRPr="00986133" w:rsidRDefault="00986133" w:rsidP="00986133">
            <w:pPr>
              <w:jc w:val="center"/>
              <w:rPr>
                <w:ins w:id="468" w:author="Manuel Raul Livano Luna" w:date="2023-07-03T15:40:00Z"/>
                <w:rFonts w:ascii="Arial Narrow" w:hAnsi="Arial Narrow" w:cs="Calibri"/>
                <w:color w:val="000000"/>
                <w:lang w:eastAsia="es-PE"/>
                <w:rPrChange w:id="469" w:author="Manuel Raul Livano Luna" w:date="2023-07-03T15:40:00Z">
                  <w:rPr>
                    <w:ins w:id="470" w:author="Manuel Raul Livano Luna" w:date="2023-07-03T15:40:00Z"/>
                    <w:rFonts w:ascii="Agency FB" w:hAnsi="Agency FB" w:cs="Calibri"/>
                    <w:color w:val="000000"/>
                    <w:sz w:val="26"/>
                    <w:szCs w:val="26"/>
                    <w:lang w:eastAsia="es-PE"/>
                  </w:rPr>
                </w:rPrChange>
              </w:rPr>
            </w:pPr>
            <w:ins w:id="471" w:author="Manuel Raul Livano Luna" w:date="2023-07-03T15:40:00Z">
              <w:r w:rsidRPr="00986133">
                <w:rPr>
                  <w:rFonts w:ascii="Arial Narrow" w:hAnsi="Arial Narrow" w:cs="Calibri"/>
                  <w:color w:val="000000"/>
                  <w:lang w:eastAsia="es-PE"/>
                  <w:rPrChange w:id="472" w:author="Manuel Raul Livano Luna" w:date="2023-07-03T15:40:00Z">
                    <w:rPr>
                      <w:rFonts w:ascii="Agency FB" w:hAnsi="Agency FB" w:cs="Calibri"/>
                      <w:color w:val="000000"/>
                      <w:sz w:val="26"/>
                      <w:szCs w:val="26"/>
                      <w:lang w:eastAsia="es-PE"/>
                    </w:rPr>
                  </w:rPrChange>
                </w:rPr>
                <w:t>Cocharcas</w:t>
              </w:r>
            </w:ins>
          </w:p>
        </w:tc>
        <w:tc>
          <w:tcPr>
            <w:tcW w:w="1383" w:type="dxa"/>
            <w:shd w:val="clear" w:color="auto" w:fill="auto"/>
            <w:noWrap/>
            <w:vAlign w:val="center"/>
            <w:hideMark/>
            <w:tcPrChange w:id="473"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109DCFB8" w14:textId="77777777" w:rsidR="00986133" w:rsidRPr="00986133" w:rsidRDefault="00986133" w:rsidP="00986133">
            <w:pPr>
              <w:jc w:val="center"/>
              <w:rPr>
                <w:ins w:id="474" w:author="Manuel Raul Livano Luna" w:date="2023-07-03T15:40:00Z"/>
                <w:rFonts w:ascii="Arial Narrow" w:hAnsi="Arial Narrow" w:cs="Calibri"/>
                <w:color w:val="000000"/>
                <w:lang w:eastAsia="es-PE"/>
                <w:rPrChange w:id="475" w:author="Manuel Raul Livano Luna" w:date="2023-07-03T15:40:00Z">
                  <w:rPr>
                    <w:ins w:id="476" w:author="Manuel Raul Livano Luna" w:date="2023-07-03T15:40:00Z"/>
                    <w:rFonts w:ascii="Agency FB" w:hAnsi="Agency FB" w:cs="Calibri"/>
                    <w:color w:val="000000"/>
                    <w:sz w:val="26"/>
                    <w:szCs w:val="26"/>
                    <w:lang w:eastAsia="es-PE"/>
                  </w:rPr>
                </w:rPrChange>
              </w:rPr>
            </w:pPr>
            <w:proofErr w:type="spellStart"/>
            <w:ins w:id="477" w:author="Manuel Raul Livano Luna" w:date="2023-07-03T15:40:00Z">
              <w:r w:rsidRPr="00986133">
                <w:rPr>
                  <w:rFonts w:ascii="Arial Narrow" w:hAnsi="Arial Narrow" w:cs="Calibri"/>
                  <w:color w:val="000000"/>
                  <w:lang w:eastAsia="es-PE"/>
                  <w:rPrChange w:id="478" w:author="Manuel Raul Livano Luna" w:date="2023-07-03T15:40:00Z">
                    <w:rPr>
                      <w:rFonts w:ascii="Agency FB" w:hAnsi="Agency FB" w:cs="Calibri"/>
                      <w:color w:val="000000"/>
                      <w:sz w:val="26"/>
                      <w:szCs w:val="26"/>
                      <w:lang w:eastAsia="es-PE"/>
                    </w:rPr>
                  </w:rPrChange>
                </w:rPr>
                <w:t>Urucancha</w:t>
              </w:r>
              <w:proofErr w:type="spellEnd"/>
            </w:ins>
          </w:p>
        </w:tc>
        <w:tc>
          <w:tcPr>
            <w:tcW w:w="2680" w:type="dxa"/>
            <w:shd w:val="clear" w:color="auto" w:fill="auto"/>
            <w:noWrap/>
            <w:vAlign w:val="center"/>
            <w:hideMark/>
            <w:tcPrChange w:id="479"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70A29E6D" w14:textId="77777777" w:rsidR="00986133" w:rsidRPr="00986133" w:rsidRDefault="00986133" w:rsidP="00986133">
            <w:pPr>
              <w:rPr>
                <w:ins w:id="480" w:author="Manuel Raul Livano Luna" w:date="2023-07-03T15:40:00Z"/>
                <w:rFonts w:ascii="Arial Narrow" w:hAnsi="Arial Narrow" w:cs="Calibri"/>
                <w:color w:val="000000"/>
                <w:lang w:eastAsia="es-PE"/>
                <w:rPrChange w:id="481" w:author="Manuel Raul Livano Luna" w:date="2023-07-03T15:40:00Z">
                  <w:rPr>
                    <w:ins w:id="482" w:author="Manuel Raul Livano Luna" w:date="2023-07-03T15:40:00Z"/>
                    <w:rFonts w:ascii="Agency FB" w:hAnsi="Agency FB" w:cs="Calibri"/>
                    <w:color w:val="000000"/>
                    <w:sz w:val="26"/>
                    <w:szCs w:val="26"/>
                    <w:lang w:eastAsia="es-PE"/>
                  </w:rPr>
                </w:rPrChange>
              </w:rPr>
            </w:pPr>
            <w:proofErr w:type="spellStart"/>
            <w:ins w:id="483" w:author="Manuel Raul Livano Luna" w:date="2023-07-03T15:40:00Z">
              <w:r w:rsidRPr="00986133">
                <w:rPr>
                  <w:rFonts w:ascii="Arial Narrow" w:hAnsi="Arial Narrow" w:cs="Calibri"/>
                  <w:color w:val="000000"/>
                  <w:lang w:eastAsia="es-PE"/>
                  <w:rPrChange w:id="484" w:author="Manuel Raul Livano Luna" w:date="2023-07-03T15:40:00Z">
                    <w:rPr>
                      <w:rFonts w:ascii="Agency FB" w:hAnsi="Agency FB" w:cs="Calibri"/>
                      <w:color w:val="000000"/>
                      <w:sz w:val="26"/>
                      <w:szCs w:val="26"/>
                      <w:lang w:eastAsia="es-PE"/>
                    </w:rPr>
                  </w:rPrChange>
                </w:rPr>
                <w:t>Urucancha</w:t>
              </w:r>
              <w:proofErr w:type="spellEnd"/>
            </w:ins>
          </w:p>
        </w:tc>
        <w:tc>
          <w:tcPr>
            <w:tcW w:w="1057" w:type="dxa"/>
            <w:shd w:val="clear" w:color="auto" w:fill="auto"/>
            <w:noWrap/>
            <w:vAlign w:val="center"/>
            <w:hideMark/>
            <w:tcPrChange w:id="485"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29A4AC11" w14:textId="77777777" w:rsidR="00986133" w:rsidRPr="00986133" w:rsidRDefault="00986133" w:rsidP="00986133">
            <w:pPr>
              <w:jc w:val="center"/>
              <w:rPr>
                <w:ins w:id="486" w:author="Manuel Raul Livano Luna" w:date="2023-07-03T15:40:00Z"/>
                <w:rFonts w:ascii="Arial Narrow" w:hAnsi="Arial Narrow" w:cs="Calibri"/>
                <w:color w:val="000000"/>
                <w:lang w:eastAsia="es-PE"/>
                <w:rPrChange w:id="487" w:author="Manuel Raul Livano Luna" w:date="2023-07-03T15:40:00Z">
                  <w:rPr>
                    <w:ins w:id="488" w:author="Manuel Raul Livano Luna" w:date="2023-07-03T15:40:00Z"/>
                    <w:rFonts w:ascii="Agency FB" w:hAnsi="Agency FB" w:cs="Calibri"/>
                    <w:color w:val="000000"/>
                    <w:sz w:val="26"/>
                    <w:szCs w:val="26"/>
                    <w:lang w:eastAsia="es-PE"/>
                  </w:rPr>
                </w:rPrChange>
              </w:rPr>
            </w:pPr>
            <w:ins w:id="489" w:author="Manuel Raul Livano Luna" w:date="2023-07-03T15:40:00Z">
              <w:r w:rsidRPr="00986133">
                <w:rPr>
                  <w:rFonts w:ascii="Arial Narrow" w:hAnsi="Arial Narrow" w:cs="Calibri"/>
                  <w:color w:val="000000"/>
                  <w:lang w:eastAsia="es-PE"/>
                  <w:rPrChange w:id="490" w:author="Manuel Raul Livano Luna" w:date="2023-07-03T15:40:00Z">
                    <w:rPr>
                      <w:rFonts w:ascii="Agency FB" w:hAnsi="Agency FB" w:cs="Calibri"/>
                      <w:color w:val="000000"/>
                      <w:sz w:val="26"/>
                      <w:szCs w:val="26"/>
                      <w:lang w:eastAsia="es-PE"/>
                    </w:rPr>
                  </w:rPrChange>
                </w:rPr>
                <w:t>24</w:t>
              </w:r>
            </w:ins>
          </w:p>
        </w:tc>
        <w:tc>
          <w:tcPr>
            <w:tcW w:w="913" w:type="dxa"/>
            <w:shd w:val="clear" w:color="auto" w:fill="auto"/>
            <w:noWrap/>
            <w:vAlign w:val="center"/>
            <w:hideMark/>
            <w:tcPrChange w:id="491"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2D69D461" w14:textId="77777777" w:rsidR="00986133" w:rsidRPr="00986133" w:rsidRDefault="00986133" w:rsidP="00986133">
            <w:pPr>
              <w:jc w:val="center"/>
              <w:rPr>
                <w:ins w:id="492" w:author="Manuel Raul Livano Luna" w:date="2023-07-03T15:40:00Z"/>
                <w:rFonts w:ascii="Arial Narrow" w:hAnsi="Arial Narrow" w:cs="Calibri"/>
                <w:color w:val="000000"/>
                <w:lang w:eastAsia="es-PE"/>
                <w:rPrChange w:id="493" w:author="Manuel Raul Livano Luna" w:date="2023-07-03T15:40:00Z">
                  <w:rPr>
                    <w:ins w:id="494" w:author="Manuel Raul Livano Luna" w:date="2023-07-03T15:40:00Z"/>
                    <w:rFonts w:ascii="Agency FB" w:hAnsi="Agency FB" w:cs="Calibri"/>
                    <w:color w:val="000000"/>
                    <w:sz w:val="26"/>
                    <w:szCs w:val="26"/>
                    <w:lang w:eastAsia="es-PE"/>
                  </w:rPr>
                </w:rPrChange>
              </w:rPr>
            </w:pPr>
            <w:ins w:id="495" w:author="Manuel Raul Livano Luna" w:date="2023-07-03T15:40:00Z">
              <w:r w:rsidRPr="00986133">
                <w:rPr>
                  <w:rFonts w:ascii="Arial Narrow" w:hAnsi="Arial Narrow" w:cs="Calibri"/>
                  <w:color w:val="000000"/>
                  <w:lang w:eastAsia="es-PE"/>
                  <w:rPrChange w:id="496" w:author="Manuel Raul Livano Luna" w:date="2023-07-03T15:40:00Z">
                    <w:rPr>
                      <w:rFonts w:ascii="Agency FB" w:hAnsi="Agency FB" w:cs="Calibri"/>
                      <w:color w:val="000000"/>
                      <w:sz w:val="26"/>
                      <w:szCs w:val="26"/>
                      <w:lang w:eastAsia="es-PE"/>
                    </w:rPr>
                  </w:rPrChange>
                </w:rPr>
                <w:t>4</w:t>
              </w:r>
            </w:ins>
          </w:p>
        </w:tc>
      </w:tr>
      <w:tr w:rsidR="00986133" w:rsidRPr="00986133" w14:paraId="1EEF987A" w14:textId="77777777" w:rsidTr="00986133">
        <w:trPr>
          <w:trHeight w:val="47"/>
          <w:jc w:val="center"/>
          <w:ins w:id="497" w:author="Manuel Raul Livano Luna" w:date="2023-07-03T15:40:00Z"/>
          <w:trPrChange w:id="498" w:author="Manuel Raul Livano Luna" w:date="2023-07-03T15:41:00Z">
            <w:trPr>
              <w:trHeight w:val="336"/>
              <w:jc w:val="center"/>
            </w:trPr>
          </w:trPrChange>
        </w:trPr>
        <w:tc>
          <w:tcPr>
            <w:tcW w:w="1701" w:type="dxa"/>
            <w:shd w:val="clear" w:color="auto" w:fill="auto"/>
            <w:noWrap/>
            <w:vAlign w:val="center"/>
            <w:hideMark/>
            <w:tcPrChange w:id="499"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C0ADE9" w14:textId="77777777" w:rsidR="00986133" w:rsidRPr="00986133" w:rsidRDefault="00986133" w:rsidP="00986133">
            <w:pPr>
              <w:jc w:val="center"/>
              <w:rPr>
                <w:ins w:id="500" w:author="Manuel Raul Livano Luna" w:date="2023-07-03T15:40:00Z"/>
                <w:rFonts w:ascii="Arial Narrow" w:hAnsi="Arial Narrow" w:cs="Calibri"/>
                <w:lang w:eastAsia="es-PE"/>
                <w:rPrChange w:id="501" w:author="Manuel Raul Livano Luna" w:date="2023-07-03T15:40:00Z">
                  <w:rPr>
                    <w:ins w:id="502" w:author="Manuel Raul Livano Luna" w:date="2023-07-03T15:40:00Z"/>
                    <w:rFonts w:ascii="Agency FB" w:hAnsi="Agency FB" w:cs="Calibri"/>
                    <w:sz w:val="26"/>
                    <w:szCs w:val="26"/>
                    <w:lang w:eastAsia="es-PE"/>
                  </w:rPr>
                </w:rPrChange>
              </w:rPr>
            </w:pPr>
            <w:ins w:id="503" w:author="Manuel Raul Livano Luna" w:date="2023-07-03T15:40:00Z">
              <w:r w:rsidRPr="00986133">
                <w:rPr>
                  <w:rFonts w:ascii="Arial Narrow" w:hAnsi="Arial Narrow" w:cs="Calibri"/>
                  <w:lang w:eastAsia="es-PE"/>
                  <w:rPrChange w:id="504" w:author="Manuel Raul Livano Luna" w:date="2023-07-03T15:40:00Z">
                    <w:rPr>
                      <w:rFonts w:ascii="Agency FB" w:hAnsi="Agency FB" w:cs="Calibri"/>
                      <w:sz w:val="26"/>
                      <w:szCs w:val="26"/>
                      <w:lang w:eastAsia="es-PE"/>
                    </w:rPr>
                  </w:rPrChange>
                </w:rPr>
                <w:t>Los Chancas</w:t>
              </w:r>
            </w:ins>
          </w:p>
        </w:tc>
        <w:tc>
          <w:tcPr>
            <w:tcW w:w="1383" w:type="dxa"/>
            <w:shd w:val="clear" w:color="auto" w:fill="auto"/>
            <w:noWrap/>
            <w:vAlign w:val="center"/>
            <w:hideMark/>
            <w:tcPrChange w:id="505"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12DCC0C7" w14:textId="77777777" w:rsidR="00986133" w:rsidRPr="00986133" w:rsidRDefault="00986133" w:rsidP="00986133">
            <w:pPr>
              <w:jc w:val="center"/>
              <w:rPr>
                <w:ins w:id="506" w:author="Manuel Raul Livano Luna" w:date="2023-07-03T15:40:00Z"/>
                <w:rFonts w:ascii="Arial Narrow" w:hAnsi="Arial Narrow" w:cs="Calibri"/>
                <w:color w:val="000000"/>
                <w:lang w:eastAsia="es-PE"/>
                <w:rPrChange w:id="507" w:author="Manuel Raul Livano Luna" w:date="2023-07-03T15:40:00Z">
                  <w:rPr>
                    <w:ins w:id="508" w:author="Manuel Raul Livano Luna" w:date="2023-07-03T15:40:00Z"/>
                    <w:rFonts w:ascii="Agency FB" w:hAnsi="Agency FB" w:cs="Calibri"/>
                    <w:color w:val="000000"/>
                    <w:sz w:val="26"/>
                    <w:szCs w:val="26"/>
                    <w:lang w:eastAsia="es-PE"/>
                  </w:rPr>
                </w:rPrChange>
              </w:rPr>
            </w:pPr>
            <w:ins w:id="509" w:author="Manuel Raul Livano Luna" w:date="2023-07-03T15:40:00Z">
              <w:r w:rsidRPr="00986133">
                <w:rPr>
                  <w:rFonts w:ascii="Arial Narrow" w:hAnsi="Arial Narrow" w:cs="Calibri"/>
                  <w:color w:val="000000"/>
                  <w:lang w:eastAsia="es-PE"/>
                  <w:rPrChange w:id="510" w:author="Manuel Raul Livano Luna" w:date="2023-07-03T15:40:00Z">
                    <w:rPr>
                      <w:rFonts w:ascii="Agency FB" w:hAnsi="Agency FB" w:cs="Calibri"/>
                      <w:color w:val="000000"/>
                      <w:sz w:val="26"/>
                      <w:szCs w:val="26"/>
                      <w:lang w:eastAsia="es-PE"/>
                    </w:rPr>
                  </w:rPrChange>
                </w:rPr>
                <w:t>Rio Blanco</w:t>
              </w:r>
            </w:ins>
          </w:p>
        </w:tc>
        <w:tc>
          <w:tcPr>
            <w:tcW w:w="2680" w:type="dxa"/>
            <w:shd w:val="clear" w:color="auto" w:fill="auto"/>
            <w:noWrap/>
            <w:vAlign w:val="center"/>
            <w:hideMark/>
            <w:tcPrChange w:id="511"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5467517A" w14:textId="77777777" w:rsidR="00986133" w:rsidRPr="00986133" w:rsidRDefault="00986133" w:rsidP="00986133">
            <w:pPr>
              <w:rPr>
                <w:ins w:id="512" w:author="Manuel Raul Livano Luna" w:date="2023-07-03T15:40:00Z"/>
                <w:rFonts w:ascii="Arial Narrow" w:hAnsi="Arial Narrow" w:cs="Calibri"/>
                <w:color w:val="000000"/>
                <w:lang w:eastAsia="es-PE"/>
                <w:rPrChange w:id="513" w:author="Manuel Raul Livano Luna" w:date="2023-07-03T15:40:00Z">
                  <w:rPr>
                    <w:ins w:id="514" w:author="Manuel Raul Livano Luna" w:date="2023-07-03T15:40:00Z"/>
                    <w:rFonts w:ascii="Agency FB" w:hAnsi="Agency FB" w:cs="Calibri"/>
                    <w:color w:val="000000"/>
                    <w:sz w:val="26"/>
                    <w:szCs w:val="26"/>
                    <w:lang w:eastAsia="es-PE"/>
                  </w:rPr>
                </w:rPrChange>
              </w:rPr>
            </w:pPr>
            <w:ins w:id="515" w:author="Manuel Raul Livano Luna" w:date="2023-07-03T15:40:00Z">
              <w:r w:rsidRPr="00986133">
                <w:rPr>
                  <w:rFonts w:ascii="Arial Narrow" w:hAnsi="Arial Narrow" w:cs="Calibri"/>
                  <w:color w:val="000000"/>
                  <w:lang w:eastAsia="es-PE"/>
                  <w:rPrChange w:id="516" w:author="Manuel Raul Livano Luna" w:date="2023-07-03T15:40:00Z">
                    <w:rPr>
                      <w:rFonts w:ascii="Agency FB" w:hAnsi="Agency FB" w:cs="Calibri"/>
                      <w:color w:val="000000"/>
                      <w:sz w:val="26"/>
                      <w:szCs w:val="26"/>
                      <w:lang w:eastAsia="es-PE"/>
                    </w:rPr>
                  </w:rPrChange>
                </w:rPr>
                <w:t>Leoncio Prado</w:t>
              </w:r>
            </w:ins>
          </w:p>
        </w:tc>
        <w:tc>
          <w:tcPr>
            <w:tcW w:w="1057" w:type="dxa"/>
            <w:shd w:val="clear" w:color="auto" w:fill="auto"/>
            <w:noWrap/>
            <w:vAlign w:val="center"/>
            <w:hideMark/>
            <w:tcPrChange w:id="517"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1AAD924F" w14:textId="77777777" w:rsidR="00986133" w:rsidRPr="00986133" w:rsidRDefault="00986133" w:rsidP="00986133">
            <w:pPr>
              <w:jc w:val="center"/>
              <w:rPr>
                <w:ins w:id="518" w:author="Manuel Raul Livano Luna" w:date="2023-07-03T15:40:00Z"/>
                <w:rFonts w:ascii="Arial Narrow" w:hAnsi="Arial Narrow" w:cs="Calibri"/>
                <w:color w:val="000000"/>
                <w:lang w:eastAsia="es-PE"/>
                <w:rPrChange w:id="519" w:author="Manuel Raul Livano Luna" w:date="2023-07-03T15:40:00Z">
                  <w:rPr>
                    <w:ins w:id="520" w:author="Manuel Raul Livano Luna" w:date="2023-07-03T15:40:00Z"/>
                    <w:rFonts w:ascii="Agency FB" w:hAnsi="Agency FB" w:cs="Calibri"/>
                    <w:color w:val="000000"/>
                    <w:sz w:val="26"/>
                    <w:szCs w:val="26"/>
                    <w:lang w:eastAsia="es-PE"/>
                  </w:rPr>
                </w:rPrChange>
              </w:rPr>
            </w:pPr>
            <w:ins w:id="521" w:author="Manuel Raul Livano Luna" w:date="2023-07-03T15:40:00Z">
              <w:r w:rsidRPr="00986133">
                <w:rPr>
                  <w:rFonts w:ascii="Arial Narrow" w:hAnsi="Arial Narrow" w:cs="Calibri"/>
                  <w:color w:val="000000"/>
                  <w:lang w:eastAsia="es-PE"/>
                  <w:rPrChange w:id="522" w:author="Manuel Raul Livano Luna" w:date="2023-07-03T15:40:00Z">
                    <w:rPr>
                      <w:rFonts w:ascii="Agency FB" w:hAnsi="Agency FB" w:cs="Calibri"/>
                      <w:color w:val="000000"/>
                      <w:sz w:val="26"/>
                      <w:szCs w:val="26"/>
                      <w:lang w:eastAsia="es-PE"/>
                    </w:rPr>
                  </w:rPrChange>
                </w:rPr>
                <w:t>57</w:t>
              </w:r>
            </w:ins>
          </w:p>
        </w:tc>
        <w:tc>
          <w:tcPr>
            <w:tcW w:w="913" w:type="dxa"/>
            <w:shd w:val="clear" w:color="auto" w:fill="auto"/>
            <w:noWrap/>
            <w:vAlign w:val="center"/>
            <w:hideMark/>
            <w:tcPrChange w:id="523"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0FD2A423" w14:textId="77777777" w:rsidR="00986133" w:rsidRPr="00986133" w:rsidRDefault="00986133" w:rsidP="00986133">
            <w:pPr>
              <w:jc w:val="center"/>
              <w:rPr>
                <w:ins w:id="524" w:author="Manuel Raul Livano Luna" w:date="2023-07-03T15:40:00Z"/>
                <w:rFonts w:ascii="Arial Narrow" w:hAnsi="Arial Narrow" w:cs="Calibri"/>
                <w:color w:val="000000"/>
                <w:lang w:eastAsia="es-PE"/>
                <w:rPrChange w:id="525" w:author="Manuel Raul Livano Luna" w:date="2023-07-03T15:40:00Z">
                  <w:rPr>
                    <w:ins w:id="526" w:author="Manuel Raul Livano Luna" w:date="2023-07-03T15:40:00Z"/>
                    <w:rFonts w:ascii="Agency FB" w:hAnsi="Agency FB" w:cs="Calibri"/>
                    <w:color w:val="000000"/>
                    <w:sz w:val="26"/>
                    <w:szCs w:val="26"/>
                    <w:lang w:eastAsia="es-PE"/>
                  </w:rPr>
                </w:rPrChange>
              </w:rPr>
            </w:pPr>
            <w:ins w:id="527" w:author="Manuel Raul Livano Luna" w:date="2023-07-03T15:40:00Z">
              <w:r w:rsidRPr="00986133">
                <w:rPr>
                  <w:rFonts w:ascii="Arial Narrow" w:hAnsi="Arial Narrow" w:cs="Calibri"/>
                  <w:color w:val="000000"/>
                  <w:lang w:eastAsia="es-PE"/>
                  <w:rPrChange w:id="528" w:author="Manuel Raul Livano Luna" w:date="2023-07-03T15:40:00Z">
                    <w:rPr>
                      <w:rFonts w:ascii="Agency FB" w:hAnsi="Agency FB" w:cs="Calibri"/>
                      <w:color w:val="000000"/>
                      <w:sz w:val="26"/>
                      <w:szCs w:val="26"/>
                      <w:lang w:eastAsia="es-PE"/>
                    </w:rPr>
                  </w:rPrChange>
                </w:rPr>
                <w:t>8</w:t>
              </w:r>
            </w:ins>
          </w:p>
        </w:tc>
      </w:tr>
      <w:tr w:rsidR="00986133" w:rsidRPr="00986133" w14:paraId="4A701FAA" w14:textId="77777777" w:rsidTr="00986133">
        <w:trPr>
          <w:trHeight w:val="47"/>
          <w:jc w:val="center"/>
          <w:ins w:id="529" w:author="Manuel Raul Livano Luna" w:date="2023-07-03T15:40:00Z"/>
          <w:trPrChange w:id="530" w:author="Manuel Raul Livano Luna" w:date="2023-07-03T15:41:00Z">
            <w:trPr>
              <w:trHeight w:val="672"/>
              <w:jc w:val="center"/>
            </w:trPr>
          </w:trPrChange>
        </w:trPr>
        <w:tc>
          <w:tcPr>
            <w:tcW w:w="1701" w:type="dxa"/>
            <w:shd w:val="clear" w:color="auto" w:fill="auto"/>
            <w:vAlign w:val="center"/>
            <w:hideMark/>
            <w:tcPrChange w:id="531" w:author="Manuel Raul Livano Luna" w:date="2023-07-03T15:41:00Z">
              <w:tcPr>
                <w:tcW w:w="1120" w:type="dxa"/>
                <w:tcBorders>
                  <w:top w:val="nil"/>
                  <w:left w:val="single" w:sz="4" w:space="0" w:color="auto"/>
                  <w:bottom w:val="single" w:sz="4" w:space="0" w:color="auto"/>
                  <w:right w:val="single" w:sz="4" w:space="0" w:color="auto"/>
                </w:tcBorders>
                <w:shd w:val="clear" w:color="auto" w:fill="auto"/>
                <w:vAlign w:val="center"/>
                <w:hideMark/>
              </w:tcPr>
            </w:tcPrChange>
          </w:tcPr>
          <w:p w14:paraId="68B937EA" w14:textId="77777777" w:rsidR="00986133" w:rsidRPr="00986133" w:rsidRDefault="00986133" w:rsidP="00986133">
            <w:pPr>
              <w:jc w:val="center"/>
              <w:rPr>
                <w:ins w:id="532" w:author="Manuel Raul Livano Luna" w:date="2023-07-03T15:40:00Z"/>
                <w:rFonts w:ascii="Arial Narrow" w:hAnsi="Arial Narrow" w:cs="Calibri"/>
                <w:color w:val="000000"/>
                <w:lang w:eastAsia="es-PE"/>
                <w:rPrChange w:id="533" w:author="Manuel Raul Livano Luna" w:date="2023-07-03T15:40:00Z">
                  <w:rPr>
                    <w:ins w:id="534" w:author="Manuel Raul Livano Luna" w:date="2023-07-03T15:40:00Z"/>
                    <w:rFonts w:ascii="Agency FB" w:hAnsi="Agency FB" w:cs="Calibri"/>
                    <w:color w:val="000000"/>
                    <w:sz w:val="26"/>
                    <w:szCs w:val="26"/>
                    <w:lang w:eastAsia="es-PE"/>
                  </w:rPr>
                </w:rPrChange>
              </w:rPr>
            </w:pPr>
            <w:proofErr w:type="spellStart"/>
            <w:ins w:id="535" w:author="Manuel Raul Livano Luna" w:date="2023-07-03T15:40:00Z">
              <w:r w:rsidRPr="00986133">
                <w:rPr>
                  <w:rFonts w:ascii="Arial Narrow" w:hAnsi="Arial Narrow" w:cs="Calibri"/>
                  <w:color w:val="000000"/>
                  <w:lang w:eastAsia="es-PE"/>
                  <w:rPrChange w:id="536" w:author="Manuel Raul Livano Luna" w:date="2023-07-03T15:40:00Z">
                    <w:rPr>
                      <w:rFonts w:ascii="Agency FB" w:hAnsi="Agency FB" w:cs="Calibri"/>
                      <w:color w:val="000000"/>
                      <w:sz w:val="26"/>
                      <w:szCs w:val="26"/>
                      <w:lang w:eastAsia="es-PE"/>
                    </w:rPr>
                  </w:rPrChange>
                </w:rPr>
                <w:t>Ocobamba</w:t>
              </w:r>
              <w:proofErr w:type="spellEnd"/>
            </w:ins>
          </w:p>
        </w:tc>
        <w:tc>
          <w:tcPr>
            <w:tcW w:w="1383" w:type="dxa"/>
            <w:shd w:val="clear" w:color="auto" w:fill="auto"/>
            <w:noWrap/>
            <w:vAlign w:val="center"/>
            <w:hideMark/>
            <w:tcPrChange w:id="537"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24A303AC" w14:textId="77777777" w:rsidR="00986133" w:rsidRPr="00986133" w:rsidRDefault="00986133" w:rsidP="00986133">
            <w:pPr>
              <w:jc w:val="center"/>
              <w:rPr>
                <w:ins w:id="538" w:author="Manuel Raul Livano Luna" w:date="2023-07-03T15:40:00Z"/>
                <w:rFonts w:ascii="Arial Narrow" w:hAnsi="Arial Narrow" w:cs="Calibri"/>
                <w:color w:val="000000"/>
                <w:lang w:eastAsia="es-PE"/>
                <w:rPrChange w:id="539" w:author="Manuel Raul Livano Luna" w:date="2023-07-03T15:40:00Z">
                  <w:rPr>
                    <w:ins w:id="540" w:author="Manuel Raul Livano Luna" w:date="2023-07-03T15:40:00Z"/>
                    <w:rFonts w:ascii="Agency FB" w:hAnsi="Agency FB" w:cs="Calibri"/>
                    <w:color w:val="000000"/>
                    <w:sz w:val="26"/>
                    <w:szCs w:val="26"/>
                    <w:lang w:eastAsia="es-PE"/>
                  </w:rPr>
                </w:rPrChange>
              </w:rPr>
            </w:pPr>
            <w:proofErr w:type="spellStart"/>
            <w:ins w:id="541" w:author="Manuel Raul Livano Luna" w:date="2023-07-03T15:40:00Z">
              <w:r w:rsidRPr="00986133">
                <w:rPr>
                  <w:rFonts w:ascii="Arial Narrow" w:hAnsi="Arial Narrow" w:cs="Calibri"/>
                  <w:color w:val="000000"/>
                  <w:lang w:eastAsia="es-PE"/>
                  <w:rPrChange w:id="542" w:author="Manuel Raul Livano Luna" w:date="2023-07-03T15:40:00Z">
                    <w:rPr>
                      <w:rFonts w:ascii="Agency FB" w:hAnsi="Agency FB" w:cs="Calibri"/>
                      <w:color w:val="000000"/>
                      <w:sz w:val="26"/>
                      <w:szCs w:val="26"/>
                      <w:lang w:eastAsia="es-PE"/>
                    </w:rPr>
                  </w:rPrChange>
                </w:rPr>
                <w:t>Ocobamba</w:t>
              </w:r>
              <w:proofErr w:type="spellEnd"/>
            </w:ins>
          </w:p>
        </w:tc>
        <w:tc>
          <w:tcPr>
            <w:tcW w:w="2680" w:type="dxa"/>
            <w:shd w:val="clear" w:color="auto" w:fill="auto"/>
            <w:vAlign w:val="center"/>
            <w:hideMark/>
            <w:tcPrChange w:id="543" w:author="Manuel Raul Livano Luna" w:date="2023-07-03T15:41:00Z">
              <w:tcPr>
                <w:tcW w:w="2680" w:type="dxa"/>
                <w:tcBorders>
                  <w:top w:val="nil"/>
                  <w:left w:val="nil"/>
                  <w:bottom w:val="single" w:sz="4" w:space="0" w:color="auto"/>
                  <w:right w:val="single" w:sz="4" w:space="0" w:color="auto"/>
                </w:tcBorders>
                <w:shd w:val="clear" w:color="auto" w:fill="auto"/>
                <w:vAlign w:val="center"/>
                <w:hideMark/>
              </w:tcPr>
            </w:tcPrChange>
          </w:tcPr>
          <w:p w14:paraId="08CBD9BE" w14:textId="77777777" w:rsidR="00986133" w:rsidRPr="00986133" w:rsidRDefault="00986133" w:rsidP="00986133">
            <w:pPr>
              <w:rPr>
                <w:ins w:id="544" w:author="Manuel Raul Livano Luna" w:date="2023-07-03T15:40:00Z"/>
                <w:rFonts w:ascii="Arial Narrow" w:hAnsi="Arial Narrow" w:cs="Calibri"/>
                <w:color w:val="000000"/>
                <w:lang w:eastAsia="es-PE"/>
                <w:rPrChange w:id="545" w:author="Manuel Raul Livano Luna" w:date="2023-07-03T15:40:00Z">
                  <w:rPr>
                    <w:ins w:id="546" w:author="Manuel Raul Livano Luna" w:date="2023-07-03T15:40:00Z"/>
                    <w:rFonts w:ascii="Agency FB" w:hAnsi="Agency FB" w:cs="Calibri"/>
                    <w:color w:val="000000"/>
                    <w:sz w:val="26"/>
                    <w:szCs w:val="26"/>
                    <w:lang w:eastAsia="es-PE"/>
                  </w:rPr>
                </w:rPrChange>
              </w:rPr>
            </w:pPr>
            <w:ins w:id="547" w:author="Manuel Raul Livano Luna" w:date="2023-07-03T15:40:00Z">
              <w:r w:rsidRPr="00986133">
                <w:rPr>
                  <w:rFonts w:ascii="Arial Narrow" w:hAnsi="Arial Narrow" w:cs="Calibri"/>
                  <w:color w:val="000000"/>
                  <w:lang w:eastAsia="es-PE"/>
                  <w:rPrChange w:id="548" w:author="Manuel Raul Livano Luna" w:date="2023-07-03T15:40:00Z">
                    <w:rPr>
                      <w:rFonts w:ascii="Agency FB" w:hAnsi="Agency FB" w:cs="Calibri"/>
                      <w:color w:val="000000"/>
                      <w:sz w:val="26"/>
                      <w:szCs w:val="26"/>
                      <w:lang w:eastAsia="es-PE"/>
                    </w:rPr>
                  </w:rPrChange>
                </w:rPr>
                <w:t>José Benigno Samanez Ocampo</w:t>
              </w:r>
            </w:ins>
          </w:p>
        </w:tc>
        <w:tc>
          <w:tcPr>
            <w:tcW w:w="1057" w:type="dxa"/>
            <w:shd w:val="clear" w:color="auto" w:fill="auto"/>
            <w:noWrap/>
            <w:vAlign w:val="center"/>
            <w:hideMark/>
            <w:tcPrChange w:id="549"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0F6CF18B" w14:textId="77777777" w:rsidR="00986133" w:rsidRPr="00986133" w:rsidRDefault="00986133" w:rsidP="00986133">
            <w:pPr>
              <w:jc w:val="center"/>
              <w:rPr>
                <w:ins w:id="550" w:author="Manuel Raul Livano Luna" w:date="2023-07-03T15:40:00Z"/>
                <w:rFonts w:ascii="Arial Narrow" w:hAnsi="Arial Narrow" w:cs="Calibri"/>
                <w:color w:val="000000"/>
                <w:lang w:eastAsia="es-PE"/>
                <w:rPrChange w:id="551" w:author="Manuel Raul Livano Luna" w:date="2023-07-03T15:40:00Z">
                  <w:rPr>
                    <w:ins w:id="552" w:author="Manuel Raul Livano Luna" w:date="2023-07-03T15:40:00Z"/>
                    <w:rFonts w:ascii="Agency FB" w:hAnsi="Agency FB" w:cs="Calibri"/>
                    <w:color w:val="000000"/>
                    <w:sz w:val="26"/>
                    <w:szCs w:val="26"/>
                    <w:lang w:eastAsia="es-PE"/>
                  </w:rPr>
                </w:rPrChange>
              </w:rPr>
            </w:pPr>
            <w:ins w:id="553" w:author="Manuel Raul Livano Luna" w:date="2023-07-03T15:40:00Z">
              <w:r w:rsidRPr="00986133">
                <w:rPr>
                  <w:rFonts w:ascii="Arial Narrow" w:hAnsi="Arial Narrow" w:cs="Calibri"/>
                  <w:color w:val="000000"/>
                  <w:lang w:eastAsia="es-PE"/>
                  <w:rPrChange w:id="554"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Change w:id="555"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617B18B7" w14:textId="77777777" w:rsidR="00986133" w:rsidRPr="00986133" w:rsidRDefault="00986133" w:rsidP="00986133">
            <w:pPr>
              <w:jc w:val="center"/>
              <w:rPr>
                <w:ins w:id="556" w:author="Manuel Raul Livano Luna" w:date="2023-07-03T15:40:00Z"/>
                <w:rFonts w:ascii="Arial Narrow" w:hAnsi="Arial Narrow" w:cs="Calibri"/>
                <w:color w:val="000000"/>
                <w:lang w:eastAsia="es-PE"/>
                <w:rPrChange w:id="557" w:author="Manuel Raul Livano Luna" w:date="2023-07-03T15:40:00Z">
                  <w:rPr>
                    <w:ins w:id="558" w:author="Manuel Raul Livano Luna" w:date="2023-07-03T15:40:00Z"/>
                    <w:rFonts w:ascii="Agency FB" w:hAnsi="Agency FB" w:cs="Calibri"/>
                    <w:color w:val="000000"/>
                    <w:sz w:val="26"/>
                    <w:szCs w:val="26"/>
                    <w:lang w:eastAsia="es-PE"/>
                  </w:rPr>
                </w:rPrChange>
              </w:rPr>
            </w:pPr>
            <w:ins w:id="559" w:author="Manuel Raul Livano Luna" w:date="2023-07-03T15:40:00Z">
              <w:r w:rsidRPr="00986133">
                <w:rPr>
                  <w:rFonts w:ascii="Arial Narrow" w:hAnsi="Arial Narrow" w:cs="Calibri"/>
                  <w:color w:val="000000"/>
                  <w:lang w:eastAsia="es-PE"/>
                  <w:rPrChange w:id="560" w:author="Manuel Raul Livano Luna" w:date="2023-07-03T15:40:00Z">
                    <w:rPr>
                      <w:rFonts w:ascii="Agency FB" w:hAnsi="Agency FB" w:cs="Calibri"/>
                      <w:color w:val="000000"/>
                      <w:sz w:val="26"/>
                      <w:szCs w:val="26"/>
                      <w:lang w:eastAsia="es-PE"/>
                    </w:rPr>
                  </w:rPrChange>
                </w:rPr>
                <w:t>28</w:t>
              </w:r>
            </w:ins>
          </w:p>
        </w:tc>
      </w:tr>
      <w:tr w:rsidR="00986133" w:rsidRPr="00986133" w14:paraId="0C770ACD" w14:textId="77777777" w:rsidTr="00986133">
        <w:trPr>
          <w:trHeight w:val="47"/>
          <w:jc w:val="center"/>
          <w:ins w:id="561" w:author="Manuel Raul Livano Luna" w:date="2023-07-03T15:40:00Z"/>
          <w:trPrChange w:id="562" w:author="Manuel Raul Livano Luna" w:date="2023-07-03T15:41:00Z">
            <w:trPr>
              <w:trHeight w:val="336"/>
              <w:jc w:val="center"/>
            </w:trPr>
          </w:trPrChange>
        </w:trPr>
        <w:tc>
          <w:tcPr>
            <w:tcW w:w="1701" w:type="dxa"/>
            <w:shd w:val="clear" w:color="000000" w:fill="FFFFFF"/>
            <w:noWrap/>
            <w:vAlign w:val="center"/>
            <w:hideMark/>
            <w:tcPrChange w:id="563" w:author="Manuel Raul Livano Luna" w:date="2023-07-03T15:41:00Z">
              <w:tcPr>
                <w:tcW w:w="1120" w:type="dxa"/>
                <w:tcBorders>
                  <w:top w:val="nil"/>
                  <w:left w:val="single" w:sz="4" w:space="0" w:color="auto"/>
                  <w:bottom w:val="single" w:sz="4" w:space="0" w:color="auto"/>
                  <w:right w:val="single" w:sz="4" w:space="0" w:color="auto"/>
                </w:tcBorders>
                <w:shd w:val="clear" w:color="000000" w:fill="FFFFFF"/>
                <w:noWrap/>
                <w:vAlign w:val="center"/>
                <w:hideMark/>
              </w:tcPr>
            </w:tcPrChange>
          </w:tcPr>
          <w:p w14:paraId="4A7B87E9" w14:textId="77777777" w:rsidR="00986133" w:rsidRPr="00986133" w:rsidRDefault="00986133" w:rsidP="00986133">
            <w:pPr>
              <w:jc w:val="center"/>
              <w:rPr>
                <w:ins w:id="564" w:author="Manuel Raul Livano Luna" w:date="2023-07-03T15:40:00Z"/>
                <w:rFonts w:ascii="Arial Narrow" w:hAnsi="Arial Narrow" w:cs="Calibri"/>
                <w:color w:val="000000"/>
                <w:lang w:eastAsia="es-PE"/>
                <w:rPrChange w:id="565" w:author="Manuel Raul Livano Luna" w:date="2023-07-03T15:40:00Z">
                  <w:rPr>
                    <w:ins w:id="566" w:author="Manuel Raul Livano Luna" w:date="2023-07-03T15:40:00Z"/>
                    <w:rFonts w:ascii="Agency FB" w:hAnsi="Agency FB" w:cs="Calibri"/>
                    <w:color w:val="000000"/>
                    <w:sz w:val="26"/>
                    <w:szCs w:val="26"/>
                    <w:lang w:eastAsia="es-PE"/>
                  </w:rPr>
                </w:rPrChange>
              </w:rPr>
            </w:pPr>
            <w:proofErr w:type="spellStart"/>
            <w:ins w:id="567" w:author="Manuel Raul Livano Luna" w:date="2023-07-03T15:40:00Z">
              <w:r w:rsidRPr="00986133">
                <w:rPr>
                  <w:rFonts w:ascii="Arial Narrow" w:hAnsi="Arial Narrow" w:cs="Calibri"/>
                  <w:color w:val="000000"/>
                  <w:lang w:eastAsia="es-PE"/>
                  <w:rPrChange w:id="568" w:author="Manuel Raul Livano Luna" w:date="2023-07-03T15:40:00Z">
                    <w:rPr>
                      <w:rFonts w:ascii="Agency FB" w:hAnsi="Agency FB" w:cs="Calibri"/>
                      <w:color w:val="000000"/>
                      <w:sz w:val="26"/>
                      <w:szCs w:val="26"/>
                      <w:lang w:eastAsia="es-PE"/>
                    </w:rPr>
                  </w:rPrChange>
                </w:rPr>
                <w:t>Rocchac</w:t>
              </w:r>
              <w:proofErr w:type="spellEnd"/>
              <w:r w:rsidRPr="00986133">
                <w:rPr>
                  <w:rFonts w:ascii="Arial Narrow" w:hAnsi="Arial Narrow" w:cs="Calibri"/>
                  <w:color w:val="000000"/>
                  <w:lang w:eastAsia="es-PE"/>
                  <w:rPrChange w:id="569" w:author="Manuel Raul Livano Luna" w:date="2023-07-03T15:40:00Z">
                    <w:rPr>
                      <w:rFonts w:ascii="Agency FB" w:hAnsi="Agency FB" w:cs="Calibri"/>
                      <w:color w:val="000000"/>
                      <w:sz w:val="26"/>
                      <w:szCs w:val="26"/>
                      <w:lang w:eastAsia="es-PE"/>
                    </w:rPr>
                  </w:rPrChange>
                </w:rPr>
                <w:t xml:space="preserve"> </w:t>
              </w:r>
            </w:ins>
          </w:p>
        </w:tc>
        <w:tc>
          <w:tcPr>
            <w:tcW w:w="1383" w:type="dxa"/>
            <w:shd w:val="clear" w:color="000000" w:fill="FFFFFF"/>
            <w:noWrap/>
            <w:vAlign w:val="center"/>
            <w:hideMark/>
            <w:tcPrChange w:id="570" w:author="Manuel Raul Livano Luna" w:date="2023-07-03T15:41:00Z">
              <w:tcPr>
                <w:tcW w:w="1383" w:type="dxa"/>
                <w:tcBorders>
                  <w:top w:val="nil"/>
                  <w:left w:val="nil"/>
                  <w:bottom w:val="single" w:sz="4" w:space="0" w:color="auto"/>
                  <w:right w:val="single" w:sz="4" w:space="0" w:color="auto"/>
                </w:tcBorders>
                <w:shd w:val="clear" w:color="000000" w:fill="FFFFFF"/>
                <w:noWrap/>
                <w:vAlign w:val="center"/>
                <w:hideMark/>
              </w:tcPr>
            </w:tcPrChange>
          </w:tcPr>
          <w:p w14:paraId="0019D69B" w14:textId="77777777" w:rsidR="00986133" w:rsidRPr="00986133" w:rsidRDefault="00986133" w:rsidP="00986133">
            <w:pPr>
              <w:jc w:val="center"/>
              <w:rPr>
                <w:ins w:id="571" w:author="Manuel Raul Livano Luna" w:date="2023-07-03T15:40:00Z"/>
                <w:rFonts w:ascii="Arial Narrow" w:hAnsi="Arial Narrow" w:cs="Calibri"/>
                <w:color w:val="000000"/>
                <w:lang w:eastAsia="es-PE"/>
                <w:rPrChange w:id="572" w:author="Manuel Raul Livano Luna" w:date="2023-07-03T15:40:00Z">
                  <w:rPr>
                    <w:ins w:id="573" w:author="Manuel Raul Livano Luna" w:date="2023-07-03T15:40:00Z"/>
                    <w:rFonts w:ascii="Agency FB" w:hAnsi="Agency FB" w:cs="Calibri"/>
                    <w:color w:val="000000"/>
                    <w:sz w:val="26"/>
                    <w:szCs w:val="26"/>
                    <w:lang w:eastAsia="es-PE"/>
                  </w:rPr>
                </w:rPrChange>
              </w:rPr>
            </w:pPr>
            <w:proofErr w:type="spellStart"/>
            <w:ins w:id="574" w:author="Manuel Raul Livano Luna" w:date="2023-07-03T15:40:00Z">
              <w:r w:rsidRPr="00986133">
                <w:rPr>
                  <w:rFonts w:ascii="Arial Narrow" w:hAnsi="Arial Narrow" w:cs="Calibri"/>
                  <w:color w:val="000000"/>
                  <w:lang w:eastAsia="es-PE"/>
                  <w:rPrChange w:id="575" w:author="Manuel Raul Livano Luna" w:date="2023-07-03T15:40:00Z">
                    <w:rPr>
                      <w:rFonts w:ascii="Agency FB" w:hAnsi="Agency FB" w:cs="Calibri"/>
                      <w:color w:val="000000"/>
                      <w:sz w:val="26"/>
                      <w:szCs w:val="26"/>
                      <w:lang w:eastAsia="es-PE"/>
                    </w:rPr>
                  </w:rPrChange>
                </w:rPr>
                <w:t>Rocchac</w:t>
              </w:r>
              <w:proofErr w:type="spellEnd"/>
              <w:r w:rsidRPr="00986133">
                <w:rPr>
                  <w:rFonts w:ascii="Arial Narrow" w:hAnsi="Arial Narrow" w:cs="Calibri"/>
                  <w:color w:val="000000"/>
                  <w:lang w:eastAsia="es-PE"/>
                  <w:rPrChange w:id="576" w:author="Manuel Raul Livano Luna" w:date="2023-07-03T15:40:00Z">
                    <w:rPr>
                      <w:rFonts w:ascii="Agency FB" w:hAnsi="Agency FB" w:cs="Calibri"/>
                      <w:color w:val="000000"/>
                      <w:sz w:val="26"/>
                      <w:szCs w:val="26"/>
                      <w:lang w:eastAsia="es-PE"/>
                    </w:rPr>
                  </w:rPrChange>
                </w:rPr>
                <w:t xml:space="preserve"> </w:t>
              </w:r>
            </w:ins>
          </w:p>
        </w:tc>
        <w:tc>
          <w:tcPr>
            <w:tcW w:w="2680" w:type="dxa"/>
            <w:shd w:val="clear" w:color="auto" w:fill="auto"/>
            <w:noWrap/>
            <w:vAlign w:val="center"/>
            <w:hideMark/>
            <w:tcPrChange w:id="577"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1DEC4CDA" w14:textId="77777777" w:rsidR="00986133" w:rsidRPr="00986133" w:rsidRDefault="00986133" w:rsidP="00986133">
            <w:pPr>
              <w:rPr>
                <w:ins w:id="578" w:author="Manuel Raul Livano Luna" w:date="2023-07-03T15:40:00Z"/>
                <w:rFonts w:ascii="Arial Narrow" w:hAnsi="Arial Narrow" w:cs="Calibri"/>
                <w:color w:val="000000"/>
                <w:lang w:eastAsia="es-PE"/>
                <w:rPrChange w:id="579" w:author="Manuel Raul Livano Luna" w:date="2023-07-03T15:40:00Z">
                  <w:rPr>
                    <w:ins w:id="580" w:author="Manuel Raul Livano Luna" w:date="2023-07-03T15:40:00Z"/>
                    <w:rFonts w:ascii="Agency FB" w:hAnsi="Agency FB" w:cs="Calibri"/>
                    <w:color w:val="000000"/>
                    <w:sz w:val="26"/>
                    <w:szCs w:val="26"/>
                    <w:lang w:eastAsia="es-PE"/>
                  </w:rPr>
                </w:rPrChange>
              </w:rPr>
            </w:pPr>
            <w:ins w:id="581" w:author="Manuel Raul Livano Luna" w:date="2023-07-03T15:40:00Z">
              <w:r w:rsidRPr="00986133">
                <w:rPr>
                  <w:rFonts w:ascii="Arial Narrow" w:hAnsi="Arial Narrow" w:cs="Calibri"/>
                  <w:color w:val="000000"/>
                  <w:lang w:eastAsia="es-PE"/>
                  <w:rPrChange w:id="582" w:author="Manuel Raul Livano Luna" w:date="2023-07-03T15:40:00Z">
                    <w:rPr>
                      <w:rFonts w:ascii="Agency FB" w:hAnsi="Agency FB" w:cs="Calibri"/>
                      <w:color w:val="000000"/>
                      <w:sz w:val="26"/>
                      <w:szCs w:val="26"/>
                      <w:lang w:eastAsia="es-PE"/>
                    </w:rPr>
                  </w:rPrChange>
                </w:rPr>
                <w:t>Víctor Raúl Haya de La Torre</w:t>
              </w:r>
            </w:ins>
          </w:p>
        </w:tc>
        <w:tc>
          <w:tcPr>
            <w:tcW w:w="1057" w:type="dxa"/>
            <w:shd w:val="clear" w:color="auto" w:fill="auto"/>
            <w:noWrap/>
            <w:vAlign w:val="center"/>
            <w:hideMark/>
            <w:tcPrChange w:id="583"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0D4CFA13" w14:textId="77777777" w:rsidR="00986133" w:rsidRPr="00986133" w:rsidRDefault="00986133" w:rsidP="00986133">
            <w:pPr>
              <w:jc w:val="center"/>
              <w:rPr>
                <w:ins w:id="584" w:author="Manuel Raul Livano Luna" w:date="2023-07-03T15:40:00Z"/>
                <w:rFonts w:ascii="Arial Narrow" w:hAnsi="Arial Narrow" w:cs="Calibri"/>
                <w:color w:val="000000"/>
                <w:lang w:eastAsia="es-PE"/>
                <w:rPrChange w:id="585" w:author="Manuel Raul Livano Luna" w:date="2023-07-03T15:40:00Z">
                  <w:rPr>
                    <w:ins w:id="586" w:author="Manuel Raul Livano Luna" w:date="2023-07-03T15:40:00Z"/>
                    <w:rFonts w:ascii="Agency FB" w:hAnsi="Agency FB" w:cs="Calibri"/>
                    <w:color w:val="000000"/>
                    <w:sz w:val="26"/>
                    <w:szCs w:val="26"/>
                    <w:lang w:eastAsia="es-PE"/>
                  </w:rPr>
                </w:rPrChange>
              </w:rPr>
            </w:pPr>
            <w:ins w:id="587" w:author="Manuel Raul Livano Luna" w:date="2023-07-03T15:40:00Z">
              <w:r w:rsidRPr="00986133">
                <w:rPr>
                  <w:rFonts w:ascii="Arial Narrow" w:hAnsi="Arial Narrow" w:cs="Calibri"/>
                  <w:color w:val="000000"/>
                  <w:lang w:eastAsia="es-PE"/>
                  <w:rPrChange w:id="588"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Change w:id="589"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5D226B30" w14:textId="77777777" w:rsidR="00986133" w:rsidRPr="00986133" w:rsidRDefault="00986133" w:rsidP="00986133">
            <w:pPr>
              <w:jc w:val="center"/>
              <w:rPr>
                <w:ins w:id="590" w:author="Manuel Raul Livano Luna" w:date="2023-07-03T15:40:00Z"/>
                <w:rFonts w:ascii="Arial Narrow" w:hAnsi="Arial Narrow" w:cs="Calibri"/>
                <w:color w:val="000000"/>
                <w:lang w:eastAsia="es-PE"/>
                <w:rPrChange w:id="591" w:author="Manuel Raul Livano Luna" w:date="2023-07-03T15:40:00Z">
                  <w:rPr>
                    <w:ins w:id="592" w:author="Manuel Raul Livano Luna" w:date="2023-07-03T15:40:00Z"/>
                    <w:rFonts w:ascii="Agency FB" w:hAnsi="Agency FB" w:cs="Calibri"/>
                    <w:color w:val="000000"/>
                    <w:sz w:val="26"/>
                    <w:szCs w:val="26"/>
                    <w:lang w:eastAsia="es-PE"/>
                  </w:rPr>
                </w:rPrChange>
              </w:rPr>
            </w:pPr>
            <w:ins w:id="593" w:author="Manuel Raul Livano Luna" w:date="2023-07-03T15:40:00Z">
              <w:r w:rsidRPr="00986133">
                <w:rPr>
                  <w:rFonts w:ascii="Arial Narrow" w:hAnsi="Arial Narrow" w:cs="Calibri"/>
                  <w:color w:val="000000"/>
                  <w:lang w:eastAsia="es-PE"/>
                  <w:rPrChange w:id="594" w:author="Manuel Raul Livano Luna" w:date="2023-07-03T15:40:00Z">
                    <w:rPr>
                      <w:rFonts w:ascii="Agency FB" w:hAnsi="Agency FB" w:cs="Calibri"/>
                      <w:color w:val="000000"/>
                      <w:sz w:val="26"/>
                      <w:szCs w:val="26"/>
                      <w:lang w:eastAsia="es-PE"/>
                    </w:rPr>
                  </w:rPrChange>
                </w:rPr>
                <w:t>23</w:t>
              </w:r>
            </w:ins>
          </w:p>
        </w:tc>
      </w:tr>
      <w:tr w:rsidR="00986133" w:rsidRPr="00986133" w14:paraId="4359C09E" w14:textId="77777777" w:rsidTr="00986133">
        <w:trPr>
          <w:trHeight w:val="47"/>
          <w:jc w:val="center"/>
          <w:ins w:id="595" w:author="Manuel Raul Livano Luna" w:date="2023-07-03T15:40:00Z"/>
          <w:trPrChange w:id="596" w:author="Manuel Raul Livano Luna" w:date="2023-07-03T15:41:00Z">
            <w:trPr>
              <w:trHeight w:val="336"/>
              <w:jc w:val="center"/>
            </w:trPr>
          </w:trPrChange>
        </w:trPr>
        <w:tc>
          <w:tcPr>
            <w:tcW w:w="1701" w:type="dxa"/>
            <w:shd w:val="clear" w:color="auto" w:fill="auto"/>
            <w:noWrap/>
            <w:vAlign w:val="center"/>
            <w:hideMark/>
            <w:tcPrChange w:id="597"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E5FF56" w14:textId="77777777" w:rsidR="00986133" w:rsidRPr="00986133" w:rsidRDefault="00986133" w:rsidP="00986133">
            <w:pPr>
              <w:jc w:val="center"/>
              <w:rPr>
                <w:ins w:id="598" w:author="Manuel Raul Livano Luna" w:date="2023-07-03T15:40:00Z"/>
                <w:rFonts w:ascii="Arial Narrow" w:hAnsi="Arial Narrow" w:cs="Calibri"/>
                <w:color w:val="000000"/>
                <w:lang w:eastAsia="es-PE"/>
                <w:rPrChange w:id="599" w:author="Manuel Raul Livano Luna" w:date="2023-07-03T15:40:00Z">
                  <w:rPr>
                    <w:ins w:id="600" w:author="Manuel Raul Livano Luna" w:date="2023-07-03T15:40:00Z"/>
                    <w:rFonts w:ascii="Agency FB" w:hAnsi="Agency FB" w:cs="Calibri"/>
                    <w:color w:val="000000"/>
                    <w:sz w:val="26"/>
                    <w:szCs w:val="26"/>
                    <w:lang w:eastAsia="es-PE"/>
                  </w:rPr>
                </w:rPrChange>
              </w:rPr>
            </w:pPr>
            <w:proofErr w:type="spellStart"/>
            <w:ins w:id="601" w:author="Manuel Raul Livano Luna" w:date="2023-07-03T15:40:00Z">
              <w:r w:rsidRPr="00986133">
                <w:rPr>
                  <w:rFonts w:ascii="Arial Narrow" w:hAnsi="Arial Narrow" w:cs="Calibri"/>
                  <w:color w:val="000000"/>
                  <w:lang w:eastAsia="es-PE"/>
                  <w:rPrChange w:id="602" w:author="Manuel Raul Livano Luna" w:date="2023-07-03T15:40:00Z">
                    <w:rPr>
                      <w:rFonts w:ascii="Agency FB" w:hAnsi="Agency FB" w:cs="Calibri"/>
                      <w:color w:val="000000"/>
                      <w:sz w:val="26"/>
                      <w:szCs w:val="26"/>
                      <w:lang w:eastAsia="es-PE"/>
                    </w:rPr>
                  </w:rPrChange>
                </w:rPr>
                <w:t>Ranracancha</w:t>
              </w:r>
              <w:proofErr w:type="spellEnd"/>
            </w:ins>
          </w:p>
        </w:tc>
        <w:tc>
          <w:tcPr>
            <w:tcW w:w="1383" w:type="dxa"/>
            <w:shd w:val="clear" w:color="000000" w:fill="FFFFFF"/>
            <w:noWrap/>
            <w:vAlign w:val="center"/>
            <w:hideMark/>
            <w:tcPrChange w:id="603" w:author="Manuel Raul Livano Luna" w:date="2023-07-03T15:41:00Z">
              <w:tcPr>
                <w:tcW w:w="1383" w:type="dxa"/>
                <w:tcBorders>
                  <w:top w:val="nil"/>
                  <w:left w:val="nil"/>
                  <w:bottom w:val="single" w:sz="4" w:space="0" w:color="auto"/>
                  <w:right w:val="single" w:sz="4" w:space="0" w:color="auto"/>
                </w:tcBorders>
                <w:shd w:val="clear" w:color="000000" w:fill="FFFFFF"/>
                <w:noWrap/>
                <w:vAlign w:val="center"/>
                <w:hideMark/>
              </w:tcPr>
            </w:tcPrChange>
          </w:tcPr>
          <w:p w14:paraId="0B816E2C" w14:textId="77777777" w:rsidR="00986133" w:rsidRPr="00986133" w:rsidRDefault="00986133" w:rsidP="00986133">
            <w:pPr>
              <w:jc w:val="center"/>
              <w:rPr>
                <w:ins w:id="604" w:author="Manuel Raul Livano Luna" w:date="2023-07-03T15:40:00Z"/>
                <w:rFonts w:ascii="Arial Narrow" w:hAnsi="Arial Narrow" w:cs="Calibri"/>
                <w:color w:val="000000"/>
                <w:lang w:eastAsia="es-PE"/>
                <w:rPrChange w:id="605" w:author="Manuel Raul Livano Luna" w:date="2023-07-03T15:40:00Z">
                  <w:rPr>
                    <w:ins w:id="606" w:author="Manuel Raul Livano Luna" w:date="2023-07-03T15:40:00Z"/>
                    <w:rFonts w:ascii="Agency FB" w:hAnsi="Agency FB" w:cs="Calibri"/>
                    <w:color w:val="000000"/>
                    <w:sz w:val="26"/>
                    <w:szCs w:val="26"/>
                    <w:lang w:eastAsia="es-PE"/>
                  </w:rPr>
                </w:rPrChange>
              </w:rPr>
            </w:pPr>
            <w:proofErr w:type="spellStart"/>
            <w:ins w:id="607" w:author="Manuel Raul Livano Luna" w:date="2023-07-03T15:40:00Z">
              <w:r w:rsidRPr="00986133">
                <w:rPr>
                  <w:rFonts w:ascii="Arial Narrow" w:hAnsi="Arial Narrow" w:cs="Calibri"/>
                  <w:color w:val="000000"/>
                  <w:lang w:eastAsia="es-PE"/>
                  <w:rPrChange w:id="608" w:author="Manuel Raul Livano Luna" w:date="2023-07-03T15:40:00Z">
                    <w:rPr>
                      <w:rFonts w:ascii="Agency FB" w:hAnsi="Agency FB" w:cs="Calibri"/>
                      <w:color w:val="000000"/>
                      <w:sz w:val="26"/>
                      <w:szCs w:val="26"/>
                      <w:lang w:eastAsia="es-PE"/>
                    </w:rPr>
                  </w:rPrChange>
                </w:rPr>
                <w:t>Ranracancha</w:t>
              </w:r>
              <w:proofErr w:type="spellEnd"/>
            </w:ins>
          </w:p>
        </w:tc>
        <w:tc>
          <w:tcPr>
            <w:tcW w:w="2680" w:type="dxa"/>
            <w:shd w:val="clear" w:color="auto" w:fill="auto"/>
            <w:noWrap/>
            <w:vAlign w:val="center"/>
            <w:hideMark/>
            <w:tcPrChange w:id="609"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76B941CE" w14:textId="77777777" w:rsidR="00986133" w:rsidRPr="00986133" w:rsidRDefault="00986133" w:rsidP="00986133">
            <w:pPr>
              <w:rPr>
                <w:ins w:id="610" w:author="Manuel Raul Livano Luna" w:date="2023-07-03T15:40:00Z"/>
                <w:rFonts w:ascii="Arial Narrow" w:hAnsi="Arial Narrow" w:cs="Calibri"/>
                <w:color w:val="000000"/>
                <w:lang w:eastAsia="es-PE"/>
                <w:rPrChange w:id="611" w:author="Manuel Raul Livano Luna" w:date="2023-07-03T15:40:00Z">
                  <w:rPr>
                    <w:ins w:id="612" w:author="Manuel Raul Livano Luna" w:date="2023-07-03T15:40:00Z"/>
                    <w:rFonts w:ascii="Agency FB" w:hAnsi="Agency FB" w:cs="Calibri"/>
                    <w:color w:val="000000"/>
                    <w:sz w:val="26"/>
                    <w:szCs w:val="26"/>
                    <w:lang w:eastAsia="es-PE"/>
                  </w:rPr>
                </w:rPrChange>
              </w:rPr>
            </w:pPr>
            <w:ins w:id="613" w:author="Manuel Raul Livano Luna" w:date="2023-07-03T15:40:00Z">
              <w:r w:rsidRPr="00986133">
                <w:rPr>
                  <w:rFonts w:ascii="Arial Narrow" w:hAnsi="Arial Narrow" w:cs="Calibri"/>
                  <w:color w:val="000000"/>
                  <w:lang w:eastAsia="es-PE"/>
                  <w:rPrChange w:id="614" w:author="Manuel Raul Livano Luna" w:date="2023-07-03T15:40:00Z">
                    <w:rPr>
                      <w:rFonts w:ascii="Agency FB" w:hAnsi="Agency FB" w:cs="Calibri"/>
                      <w:color w:val="000000"/>
                      <w:sz w:val="26"/>
                      <w:szCs w:val="26"/>
                      <w:lang w:eastAsia="es-PE"/>
                    </w:rPr>
                  </w:rPrChange>
                </w:rPr>
                <w:t>Los Libertadores</w:t>
              </w:r>
            </w:ins>
          </w:p>
        </w:tc>
        <w:tc>
          <w:tcPr>
            <w:tcW w:w="1057" w:type="dxa"/>
            <w:shd w:val="clear" w:color="auto" w:fill="auto"/>
            <w:noWrap/>
            <w:vAlign w:val="center"/>
            <w:hideMark/>
            <w:tcPrChange w:id="615"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3C1E6A35" w14:textId="77777777" w:rsidR="00986133" w:rsidRPr="00986133" w:rsidRDefault="00986133" w:rsidP="00986133">
            <w:pPr>
              <w:jc w:val="center"/>
              <w:rPr>
                <w:ins w:id="616" w:author="Manuel Raul Livano Luna" w:date="2023-07-03T15:40:00Z"/>
                <w:rFonts w:ascii="Arial Narrow" w:hAnsi="Arial Narrow" w:cs="Calibri"/>
                <w:color w:val="000000"/>
                <w:lang w:eastAsia="es-PE"/>
                <w:rPrChange w:id="617" w:author="Manuel Raul Livano Luna" w:date="2023-07-03T15:40:00Z">
                  <w:rPr>
                    <w:ins w:id="618" w:author="Manuel Raul Livano Luna" w:date="2023-07-03T15:40:00Z"/>
                    <w:rFonts w:ascii="Agency FB" w:hAnsi="Agency FB" w:cs="Calibri"/>
                    <w:color w:val="000000"/>
                    <w:sz w:val="26"/>
                    <w:szCs w:val="26"/>
                    <w:lang w:eastAsia="es-PE"/>
                  </w:rPr>
                </w:rPrChange>
              </w:rPr>
            </w:pPr>
            <w:ins w:id="619" w:author="Manuel Raul Livano Luna" w:date="2023-07-03T15:40:00Z">
              <w:r w:rsidRPr="00986133">
                <w:rPr>
                  <w:rFonts w:ascii="Arial Narrow" w:hAnsi="Arial Narrow" w:cs="Calibri"/>
                  <w:color w:val="000000"/>
                  <w:lang w:eastAsia="es-PE"/>
                  <w:rPrChange w:id="620"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Change w:id="621"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75DD3C28" w14:textId="77777777" w:rsidR="00986133" w:rsidRPr="00986133" w:rsidRDefault="00986133" w:rsidP="00986133">
            <w:pPr>
              <w:jc w:val="center"/>
              <w:rPr>
                <w:ins w:id="622" w:author="Manuel Raul Livano Luna" w:date="2023-07-03T15:40:00Z"/>
                <w:rFonts w:ascii="Arial Narrow" w:hAnsi="Arial Narrow" w:cs="Calibri"/>
                <w:color w:val="000000"/>
                <w:lang w:eastAsia="es-PE"/>
                <w:rPrChange w:id="623" w:author="Manuel Raul Livano Luna" w:date="2023-07-03T15:40:00Z">
                  <w:rPr>
                    <w:ins w:id="624" w:author="Manuel Raul Livano Luna" w:date="2023-07-03T15:40:00Z"/>
                    <w:rFonts w:ascii="Agency FB" w:hAnsi="Agency FB" w:cs="Calibri"/>
                    <w:color w:val="000000"/>
                    <w:sz w:val="26"/>
                    <w:szCs w:val="26"/>
                    <w:lang w:eastAsia="es-PE"/>
                  </w:rPr>
                </w:rPrChange>
              </w:rPr>
            </w:pPr>
            <w:ins w:id="625" w:author="Manuel Raul Livano Luna" w:date="2023-07-03T15:40:00Z">
              <w:r w:rsidRPr="00986133">
                <w:rPr>
                  <w:rFonts w:ascii="Arial Narrow" w:hAnsi="Arial Narrow" w:cs="Calibri"/>
                  <w:color w:val="000000"/>
                  <w:lang w:eastAsia="es-PE"/>
                  <w:rPrChange w:id="626" w:author="Manuel Raul Livano Luna" w:date="2023-07-03T15:40:00Z">
                    <w:rPr>
                      <w:rFonts w:ascii="Agency FB" w:hAnsi="Agency FB" w:cs="Calibri"/>
                      <w:color w:val="000000"/>
                      <w:sz w:val="26"/>
                      <w:szCs w:val="26"/>
                      <w:lang w:eastAsia="es-PE"/>
                    </w:rPr>
                  </w:rPrChange>
                </w:rPr>
                <w:t>25</w:t>
              </w:r>
            </w:ins>
          </w:p>
        </w:tc>
      </w:tr>
      <w:tr w:rsidR="00986133" w:rsidRPr="00986133" w14:paraId="7A99A235" w14:textId="77777777" w:rsidTr="00986133">
        <w:trPr>
          <w:trHeight w:val="47"/>
          <w:jc w:val="center"/>
          <w:ins w:id="627" w:author="Manuel Raul Livano Luna" w:date="2023-07-03T15:40:00Z"/>
          <w:trPrChange w:id="628" w:author="Manuel Raul Livano Luna" w:date="2023-07-03T15:41:00Z">
            <w:trPr>
              <w:trHeight w:val="672"/>
              <w:jc w:val="center"/>
            </w:trPr>
          </w:trPrChange>
        </w:trPr>
        <w:tc>
          <w:tcPr>
            <w:tcW w:w="1701" w:type="dxa"/>
            <w:shd w:val="clear" w:color="auto" w:fill="auto"/>
            <w:vAlign w:val="center"/>
            <w:hideMark/>
            <w:tcPrChange w:id="629" w:author="Manuel Raul Livano Luna" w:date="2023-07-03T15:41:00Z">
              <w:tcPr>
                <w:tcW w:w="1120" w:type="dxa"/>
                <w:tcBorders>
                  <w:top w:val="nil"/>
                  <w:left w:val="single" w:sz="4" w:space="0" w:color="auto"/>
                  <w:bottom w:val="single" w:sz="4" w:space="0" w:color="auto"/>
                  <w:right w:val="single" w:sz="4" w:space="0" w:color="auto"/>
                </w:tcBorders>
                <w:shd w:val="clear" w:color="auto" w:fill="auto"/>
                <w:vAlign w:val="center"/>
                <w:hideMark/>
              </w:tcPr>
            </w:tcPrChange>
          </w:tcPr>
          <w:p w14:paraId="653F516D" w14:textId="77777777" w:rsidR="00986133" w:rsidRPr="00986133" w:rsidRDefault="00986133" w:rsidP="00986133">
            <w:pPr>
              <w:jc w:val="center"/>
              <w:rPr>
                <w:ins w:id="630" w:author="Manuel Raul Livano Luna" w:date="2023-07-03T15:40:00Z"/>
                <w:rFonts w:ascii="Arial Narrow" w:hAnsi="Arial Narrow" w:cs="Calibri"/>
                <w:color w:val="000000"/>
                <w:lang w:eastAsia="es-PE"/>
                <w:rPrChange w:id="631" w:author="Manuel Raul Livano Luna" w:date="2023-07-03T15:40:00Z">
                  <w:rPr>
                    <w:ins w:id="632" w:author="Manuel Raul Livano Luna" w:date="2023-07-03T15:40:00Z"/>
                    <w:rFonts w:ascii="Agency FB" w:hAnsi="Agency FB" w:cs="Calibri"/>
                    <w:color w:val="000000"/>
                    <w:sz w:val="26"/>
                    <w:szCs w:val="26"/>
                    <w:lang w:eastAsia="es-PE"/>
                  </w:rPr>
                </w:rPrChange>
              </w:rPr>
            </w:pPr>
            <w:proofErr w:type="spellStart"/>
            <w:ins w:id="633" w:author="Manuel Raul Livano Luna" w:date="2023-07-03T15:40:00Z">
              <w:r w:rsidRPr="00986133">
                <w:rPr>
                  <w:rFonts w:ascii="Arial Narrow" w:hAnsi="Arial Narrow" w:cs="Calibri"/>
                  <w:color w:val="000000"/>
                  <w:lang w:eastAsia="es-PE"/>
                  <w:rPrChange w:id="634"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Change w:id="635"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4923AF3E" w14:textId="77777777" w:rsidR="00986133" w:rsidRPr="00986133" w:rsidRDefault="00986133" w:rsidP="00986133">
            <w:pPr>
              <w:jc w:val="center"/>
              <w:rPr>
                <w:ins w:id="636" w:author="Manuel Raul Livano Luna" w:date="2023-07-03T15:40:00Z"/>
                <w:rFonts w:ascii="Arial Narrow" w:hAnsi="Arial Narrow" w:cs="Calibri"/>
                <w:color w:val="000000"/>
                <w:lang w:eastAsia="es-PE"/>
                <w:rPrChange w:id="637" w:author="Manuel Raul Livano Luna" w:date="2023-07-03T15:40:00Z">
                  <w:rPr>
                    <w:ins w:id="638" w:author="Manuel Raul Livano Luna" w:date="2023-07-03T15:40:00Z"/>
                    <w:rFonts w:ascii="Agency FB" w:hAnsi="Agency FB" w:cs="Calibri"/>
                    <w:color w:val="000000"/>
                    <w:sz w:val="26"/>
                    <w:szCs w:val="26"/>
                    <w:lang w:eastAsia="es-PE"/>
                  </w:rPr>
                </w:rPrChange>
              </w:rPr>
            </w:pPr>
            <w:proofErr w:type="spellStart"/>
            <w:ins w:id="639" w:author="Manuel Raul Livano Luna" w:date="2023-07-03T15:40:00Z">
              <w:r w:rsidRPr="00986133">
                <w:rPr>
                  <w:rFonts w:ascii="Arial Narrow" w:hAnsi="Arial Narrow" w:cs="Calibri"/>
                  <w:color w:val="000000"/>
                  <w:lang w:eastAsia="es-PE"/>
                  <w:rPrChange w:id="640" w:author="Manuel Raul Livano Luna" w:date="2023-07-03T15:40:00Z">
                    <w:rPr>
                      <w:rFonts w:ascii="Agency FB" w:hAnsi="Agency FB" w:cs="Calibri"/>
                      <w:color w:val="000000"/>
                      <w:sz w:val="26"/>
                      <w:szCs w:val="26"/>
                      <w:lang w:eastAsia="es-PE"/>
                    </w:rPr>
                  </w:rPrChange>
                </w:rPr>
                <w:t>Culluni</w:t>
              </w:r>
              <w:proofErr w:type="spellEnd"/>
              <w:r w:rsidRPr="00986133">
                <w:rPr>
                  <w:rFonts w:ascii="Arial Narrow" w:hAnsi="Arial Narrow" w:cs="Calibri"/>
                  <w:color w:val="000000"/>
                  <w:lang w:eastAsia="es-PE"/>
                  <w:rPrChange w:id="641" w:author="Manuel Raul Livano Luna" w:date="2023-07-03T15:40:00Z">
                    <w:rPr>
                      <w:rFonts w:ascii="Agency FB" w:hAnsi="Agency FB" w:cs="Calibri"/>
                      <w:color w:val="000000"/>
                      <w:sz w:val="26"/>
                      <w:szCs w:val="26"/>
                      <w:lang w:eastAsia="es-PE"/>
                    </w:rPr>
                  </w:rPrChange>
                </w:rPr>
                <w:t xml:space="preserve"> Izquierdo</w:t>
              </w:r>
            </w:ins>
          </w:p>
        </w:tc>
        <w:tc>
          <w:tcPr>
            <w:tcW w:w="2680" w:type="dxa"/>
            <w:shd w:val="clear" w:color="auto" w:fill="auto"/>
            <w:vAlign w:val="center"/>
            <w:hideMark/>
            <w:tcPrChange w:id="642" w:author="Manuel Raul Livano Luna" w:date="2023-07-03T15:41:00Z">
              <w:tcPr>
                <w:tcW w:w="2680" w:type="dxa"/>
                <w:tcBorders>
                  <w:top w:val="nil"/>
                  <w:left w:val="nil"/>
                  <w:bottom w:val="single" w:sz="4" w:space="0" w:color="auto"/>
                  <w:right w:val="single" w:sz="4" w:space="0" w:color="auto"/>
                </w:tcBorders>
                <w:shd w:val="clear" w:color="auto" w:fill="auto"/>
                <w:vAlign w:val="center"/>
                <w:hideMark/>
              </w:tcPr>
            </w:tcPrChange>
          </w:tcPr>
          <w:p w14:paraId="13E2E35F" w14:textId="77777777" w:rsidR="00986133" w:rsidRPr="00986133" w:rsidRDefault="00986133" w:rsidP="00986133">
            <w:pPr>
              <w:rPr>
                <w:ins w:id="643" w:author="Manuel Raul Livano Luna" w:date="2023-07-03T15:40:00Z"/>
                <w:rFonts w:ascii="Arial Narrow" w:hAnsi="Arial Narrow" w:cs="Calibri"/>
                <w:color w:val="000000"/>
                <w:lang w:eastAsia="es-PE"/>
                <w:rPrChange w:id="644" w:author="Manuel Raul Livano Luna" w:date="2023-07-03T15:40:00Z">
                  <w:rPr>
                    <w:ins w:id="645" w:author="Manuel Raul Livano Luna" w:date="2023-07-03T15:40:00Z"/>
                    <w:rFonts w:ascii="Agency FB" w:hAnsi="Agency FB" w:cs="Calibri"/>
                    <w:color w:val="000000"/>
                    <w:sz w:val="26"/>
                    <w:szCs w:val="26"/>
                    <w:lang w:eastAsia="es-PE"/>
                  </w:rPr>
                </w:rPrChange>
              </w:rPr>
            </w:pPr>
            <w:proofErr w:type="spellStart"/>
            <w:ins w:id="646" w:author="Manuel Raul Livano Luna" w:date="2023-07-03T15:40:00Z">
              <w:r w:rsidRPr="00986133">
                <w:rPr>
                  <w:rFonts w:ascii="Arial Narrow" w:hAnsi="Arial Narrow" w:cs="Calibri"/>
                  <w:color w:val="000000"/>
                  <w:lang w:eastAsia="es-PE"/>
                  <w:rPrChange w:id="647" w:author="Manuel Raul Livano Luna" w:date="2023-07-03T15:40:00Z">
                    <w:rPr>
                      <w:rFonts w:ascii="Agency FB" w:hAnsi="Agency FB" w:cs="Calibri"/>
                      <w:color w:val="000000"/>
                      <w:sz w:val="26"/>
                      <w:szCs w:val="26"/>
                      <w:lang w:eastAsia="es-PE"/>
                    </w:rPr>
                  </w:rPrChange>
                </w:rPr>
                <w:t>Jesus</w:t>
              </w:r>
              <w:proofErr w:type="spellEnd"/>
              <w:r w:rsidRPr="00986133">
                <w:rPr>
                  <w:rFonts w:ascii="Arial Narrow" w:hAnsi="Arial Narrow" w:cs="Calibri"/>
                  <w:color w:val="000000"/>
                  <w:lang w:eastAsia="es-PE"/>
                  <w:rPrChange w:id="648" w:author="Manuel Raul Livano Luna" w:date="2023-07-03T15:40:00Z">
                    <w:rPr>
                      <w:rFonts w:ascii="Agency FB" w:hAnsi="Agency FB" w:cs="Calibri"/>
                      <w:color w:val="000000"/>
                      <w:sz w:val="26"/>
                      <w:szCs w:val="26"/>
                      <w:lang w:eastAsia="es-PE"/>
                    </w:rPr>
                  </w:rPrChange>
                </w:rPr>
                <w:t xml:space="preserve"> de Nazaret</w:t>
              </w:r>
            </w:ins>
          </w:p>
        </w:tc>
        <w:tc>
          <w:tcPr>
            <w:tcW w:w="1057" w:type="dxa"/>
            <w:shd w:val="clear" w:color="auto" w:fill="auto"/>
            <w:noWrap/>
            <w:vAlign w:val="center"/>
            <w:hideMark/>
            <w:tcPrChange w:id="649"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02396CB0" w14:textId="77777777" w:rsidR="00986133" w:rsidRPr="00986133" w:rsidRDefault="00986133" w:rsidP="00986133">
            <w:pPr>
              <w:jc w:val="center"/>
              <w:rPr>
                <w:ins w:id="650" w:author="Manuel Raul Livano Luna" w:date="2023-07-03T15:40:00Z"/>
                <w:rFonts w:ascii="Arial Narrow" w:hAnsi="Arial Narrow" w:cs="Calibri"/>
                <w:color w:val="000000"/>
                <w:lang w:eastAsia="es-PE"/>
                <w:rPrChange w:id="651" w:author="Manuel Raul Livano Luna" w:date="2023-07-03T15:40:00Z">
                  <w:rPr>
                    <w:ins w:id="652" w:author="Manuel Raul Livano Luna" w:date="2023-07-03T15:40:00Z"/>
                    <w:rFonts w:ascii="Agency FB" w:hAnsi="Agency FB" w:cs="Calibri"/>
                    <w:color w:val="000000"/>
                    <w:sz w:val="26"/>
                    <w:szCs w:val="26"/>
                    <w:lang w:eastAsia="es-PE"/>
                  </w:rPr>
                </w:rPrChange>
              </w:rPr>
            </w:pPr>
            <w:ins w:id="653" w:author="Manuel Raul Livano Luna" w:date="2023-07-03T15:40:00Z">
              <w:r w:rsidRPr="00986133">
                <w:rPr>
                  <w:rFonts w:ascii="Arial Narrow" w:hAnsi="Arial Narrow" w:cs="Calibri"/>
                  <w:color w:val="000000"/>
                  <w:lang w:eastAsia="es-PE"/>
                  <w:rPrChange w:id="654" w:author="Manuel Raul Livano Luna" w:date="2023-07-03T15:40:00Z">
                    <w:rPr>
                      <w:rFonts w:ascii="Agency FB" w:hAnsi="Agency FB" w:cs="Calibri"/>
                      <w:color w:val="000000"/>
                      <w:sz w:val="26"/>
                      <w:szCs w:val="26"/>
                      <w:lang w:eastAsia="es-PE"/>
                    </w:rPr>
                  </w:rPrChange>
                </w:rPr>
                <w:t>30</w:t>
              </w:r>
            </w:ins>
          </w:p>
        </w:tc>
        <w:tc>
          <w:tcPr>
            <w:tcW w:w="913" w:type="dxa"/>
            <w:shd w:val="clear" w:color="auto" w:fill="auto"/>
            <w:noWrap/>
            <w:vAlign w:val="center"/>
            <w:hideMark/>
            <w:tcPrChange w:id="655"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700B3FC0" w14:textId="77777777" w:rsidR="00986133" w:rsidRPr="00986133" w:rsidRDefault="00986133" w:rsidP="00986133">
            <w:pPr>
              <w:jc w:val="center"/>
              <w:rPr>
                <w:ins w:id="656" w:author="Manuel Raul Livano Luna" w:date="2023-07-03T15:40:00Z"/>
                <w:rFonts w:ascii="Arial Narrow" w:hAnsi="Arial Narrow" w:cs="Calibri"/>
                <w:color w:val="000000"/>
                <w:lang w:eastAsia="es-PE"/>
                <w:rPrChange w:id="657" w:author="Manuel Raul Livano Luna" w:date="2023-07-03T15:40:00Z">
                  <w:rPr>
                    <w:ins w:id="658" w:author="Manuel Raul Livano Luna" w:date="2023-07-03T15:40:00Z"/>
                    <w:rFonts w:ascii="Agency FB" w:hAnsi="Agency FB" w:cs="Calibri"/>
                    <w:color w:val="000000"/>
                    <w:sz w:val="26"/>
                    <w:szCs w:val="26"/>
                    <w:lang w:eastAsia="es-PE"/>
                  </w:rPr>
                </w:rPrChange>
              </w:rPr>
            </w:pPr>
            <w:ins w:id="659" w:author="Manuel Raul Livano Luna" w:date="2023-07-03T15:40:00Z">
              <w:r w:rsidRPr="00986133">
                <w:rPr>
                  <w:rFonts w:ascii="Arial Narrow" w:hAnsi="Arial Narrow" w:cs="Calibri"/>
                  <w:color w:val="000000"/>
                  <w:lang w:eastAsia="es-PE"/>
                  <w:rPrChange w:id="660" w:author="Manuel Raul Livano Luna" w:date="2023-07-03T15:40:00Z">
                    <w:rPr>
                      <w:rFonts w:ascii="Agency FB" w:hAnsi="Agency FB" w:cs="Calibri"/>
                      <w:color w:val="000000"/>
                      <w:sz w:val="26"/>
                      <w:szCs w:val="26"/>
                      <w:lang w:eastAsia="es-PE"/>
                    </w:rPr>
                  </w:rPrChange>
                </w:rPr>
                <w:t>8</w:t>
              </w:r>
            </w:ins>
          </w:p>
        </w:tc>
      </w:tr>
      <w:tr w:rsidR="00986133" w:rsidRPr="00986133" w14:paraId="67151409" w14:textId="77777777" w:rsidTr="00986133">
        <w:trPr>
          <w:trHeight w:val="47"/>
          <w:jc w:val="center"/>
          <w:ins w:id="661" w:author="Manuel Raul Livano Luna" w:date="2023-07-03T15:40:00Z"/>
          <w:trPrChange w:id="662" w:author="Manuel Raul Livano Luna" w:date="2023-07-03T15:41:00Z">
            <w:trPr>
              <w:trHeight w:val="336"/>
              <w:jc w:val="center"/>
            </w:trPr>
          </w:trPrChange>
        </w:trPr>
        <w:tc>
          <w:tcPr>
            <w:tcW w:w="1701" w:type="dxa"/>
            <w:shd w:val="clear" w:color="auto" w:fill="auto"/>
            <w:noWrap/>
            <w:vAlign w:val="center"/>
            <w:hideMark/>
            <w:tcPrChange w:id="663"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2F0CCF4" w14:textId="77777777" w:rsidR="00986133" w:rsidRPr="00986133" w:rsidRDefault="00986133" w:rsidP="00986133">
            <w:pPr>
              <w:jc w:val="center"/>
              <w:rPr>
                <w:ins w:id="664" w:author="Manuel Raul Livano Luna" w:date="2023-07-03T15:40:00Z"/>
                <w:rFonts w:ascii="Arial Narrow" w:hAnsi="Arial Narrow" w:cs="Calibri"/>
                <w:color w:val="000000"/>
                <w:lang w:eastAsia="es-PE"/>
                <w:rPrChange w:id="665" w:author="Manuel Raul Livano Luna" w:date="2023-07-03T15:40:00Z">
                  <w:rPr>
                    <w:ins w:id="666" w:author="Manuel Raul Livano Luna" w:date="2023-07-03T15:40:00Z"/>
                    <w:rFonts w:ascii="Agency FB" w:hAnsi="Agency FB" w:cs="Calibri"/>
                    <w:color w:val="000000"/>
                    <w:sz w:val="26"/>
                    <w:szCs w:val="26"/>
                    <w:lang w:eastAsia="es-PE"/>
                  </w:rPr>
                </w:rPrChange>
              </w:rPr>
            </w:pPr>
            <w:proofErr w:type="spellStart"/>
            <w:ins w:id="667" w:author="Manuel Raul Livano Luna" w:date="2023-07-03T15:40:00Z">
              <w:r w:rsidRPr="00986133">
                <w:rPr>
                  <w:rFonts w:ascii="Arial Narrow" w:hAnsi="Arial Narrow" w:cs="Calibri"/>
                  <w:color w:val="000000"/>
                  <w:lang w:eastAsia="es-PE"/>
                  <w:rPrChange w:id="668"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Change w:id="669"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1AF396AB" w14:textId="77777777" w:rsidR="00986133" w:rsidRPr="00986133" w:rsidRDefault="00986133" w:rsidP="00986133">
            <w:pPr>
              <w:jc w:val="center"/>
              <w:rPr>
                <w:ins w:id="670" w:author="Manuel Raul Livano Luna" w:date="2023-07-03T15:40:00Z"/>
                <w:rFonts w:ascii="Arial Narrow" w:hAnsi="Arial Narrow" w:cs="Calibri"/>
                <w:color w:val="000000"/>
                <w:lang w:eastAsia="es-PE"/>
                <w:rPrChange w:id="671" w:author="Manuel Raul Livano Luna" w:date="2023-07-03T15:40:00Z">
                  <w:rPr>
                    <w:ins w:id="672" w:author="Manuel Raul Livano Luna" w:date="2023-07-03T15:40:00Z"/>
                    <w:rFonts w:ascii="Agency FB" w:hAnsi="Agency FB" w:cs="Calibri"/>
                    <w:color w:val="000000"/>
                    <w:sz w:val="26"/>
                    <w:szCs w:val="26"/>
                    <w:lang w:eastAsia="es-PE"/>
                  </w:rPr>
                </w:rPrChange>
              </w:rPr>
            </w:pPr>
            <w:proofErr w:type="spellStart"/>
            <w:ins w:id="673" w:author="Manuel Raul Livano Luna" w:date="2023-07-03T15:40:00Z">
              <w:r w:rsidRPr="00986133">
                <w:rPr>
                  <w:rFonts w:ascii="Arial Narrow" w:hAnsi="Arial Narrow" w:cs="Calibri"/>
                  <w:color w:val="000000"/>
                  <w:lang w:eastAsia="es-PE"/>
                  <w:rPrChange w:id="674" w:author="Manuel Raul Livano Luna" w:date="2023-07-03T15:40:00Z">
                    <w:rPr>
                      <w:rFonts w:ascii="Agency FB" w:hAnsi="Agency FB" w:cs="Calibri"/>
                      <w:color w:val="000000"/>
                      <w:sz w:val="26"/>
                      <w:szCs w:val="26"/>
                      <w:lang w:eastAsia="es-PE"/>
                    </w:rPr>
                  </w:rPrChange>
                </w:rPr>
                <w:t>Uranmarca</w:t>
              </w:r>
              <w:proofErr w:type="spellEnd"/>
            </w:ins>
          </w:p>
        </w:tc>
        <w:tc>
          <w:tcPr>
            <w:tcW w:w="2680" w:type="dxa"/>
            <w:shd w:val="clear" w:color="auto" w:fill="auto"/>
            <w:noWrap/>
            <w:vAlign w:val="center"/>
            <w:hideMark/>
            <w:tcPrChange w:id="675"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11832AB5" w14:textId="77777777" w:rsidR="00986133" w:rsidRPr="00986133" w:rsidRDefault="00986133" w:rsidP="00986133">
            <w:pPr>
              <w:rPr>
                <w:ins w:id="676" w:author="Manuel Raul Livano Luna" w:date="2023-07-03T15:40:00Z"/>
                <w:rFonts w:ascii="Arial Narrow" w:hAnsi="Arial Narrow" w:cs="Calibri"/>
                <w:color w:val="000000"/>
                <w:lang w:eastAsia="es-PE"/>
                <w:rPrChange w:id="677" w:author="Manuel Raul Livano Luna" w:date="2023-07-03T15:40:00Z">
                  <w:rPr>
                    <w:ins w:id="678" w:author="Manuel Raul Livano Luna" w:date="2023-07-03T15:40:00Z"/>
                    <w:rFonts w:ascii="Agency FB" w:hAnsi="Agency FB" w:cs="Calibri"/>
                    <w:color w:val="000000"/>
                    <w:sz w:val="26"/>
                    <w:szCs w:val="26"/>
                    <w:lang w:eastAsia="es-PE"/>
                  </w:rPr>
                </w:rPrChange>
              </w:rPr>
            </w:pPr>
            <w:ins w:id="679" w:author="Manuel Raul Livano Luna" w:date="2023-07-03T15:40:00Z">
              <w:r w:rsidRPr="00986133">
                <w:rPr>
                  <w:rFonts w:ascii="Arial Narrow" w:hAnsi="Arial Narrow" w:cs="Calibri"/>
                  <w:color w:val="000000"/>
                  <w:lang w:eastAsia="es-PE"/>
                  <w:rPrChange w:id="680" w:author="Manuel Raul Livano Luna" w:date="2023-07-03T15:40:00Z">
                    <w:rPr>
                      <w:rFonts w:ascii="Agency FB" w:hAnsi="Agency FB" w:cs="Calibri"/>
                      <w:color w:val="000000"/>
                      <w:sz w:val="26"/>
                      <w:szCs w:val="26"/>
                      <w:lang w:eastAsia="es-PE"/>
                    </w:rPr>
                  </w:rPrChange>
                </w:rPr>
                <w:t xml:space="preserve">Inca </w:t>
              </w:r>
              <w:proofErr w:type="spellStart"/>
              <w:r w:rsidRPr="00986133">
                <w:rPr>
                  <w:rFonts w:ascii="Arial Narrow" w:hAnsi="Arial Narrow" w:cs="Calibri"/>
                  <w:color w:val="000000"/>
                  <w:lang w:eastAsia="es-PE"/>
                  <w:rPrChange w:id="681" w:author="Manuel Raul Livano Luna" w:date="2023-07-03T15:40:00Z">
                    <w:rPr>
                      <w:rFonts w:ascii="Agency FB" w:hAnsi="Agency FB" w:cs="Calibri"/>
                      <w:color w:val="000000"/>
                      <w:sz w:val="26"/>
                      <w:szCs w:val="26"/>
                      <w:lang w:eastAsia="es-PE"/>
                    </w:rPr>
                  </w:rPrChange>
                </w:rPr>
                <w:t>Garcilazo</w:t>
              </w:r>
              <w:proofErr w:type="spellEnd"/>
              <w:r w:rsidRPr="00986133">
                <w:rPr>
                  <w:rFonts w:ascii="Arial Narrow" w:hAnsi="Arial Narrow" w:cs="Calibri"/>
                  <w:color w:val="000000"/>
                  <w:lang w:eastAsia="es-PE"/>
                  <w:rPrChange w:id="682" w:author="Manuel Raul Livano Luna" w:date="2023-07-03T15:40:00Z">
                    <w:rPr>
                      <w:rFonts w:ascii="Agency FB" w:hAnsi="Agency FB" w:cs="Calibri"/>
                      <w:color w:val="000000"/>
                      <w:sz w:val="26"/>
                      <w:szCs w:val="26"/>
                      <w:lang w:eastAsia="es-PE"/>
                    </w:rPr>
                  </w:rPrChange>
                </w:rPr>
                <w:t xml:space="preserve"> de La Vega</w:t>
              </w:r>
            </w:ins>
          </w:p>
        </w:tc>
        <w:tc>
          <w:tcPr>
            <w:tcW w:w="1057" w:type="dxa"/>
            <w:shd w:val="clear" w:color="auto" w:fill="auto"/>
            <w:noWrap/>
            <w:vAlign w:val="center"/>
            <w:hideMark/>
            <w:tcPrChange w:id="683"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700A09B0" w14:textId="77777777" w:rsidR="00986133" w:rsidRPr="00986133" w:rsidRDefault="00986133" w:rsidP="00986133">
            <w:pPr>
              <w:jc w:val="center"/>
              <w:rPr>
                <w:ins w:id="684" w:author="Manuel Raul Livano Luna" w:date="2023-07-03T15:40:00Z"/>
                <w:rFonts w:ascii="Arial Narrow" w:hAnsi="Arial Narrow" w:cs="Calibri"/>
                <w:color w:val="000000"/>
                <w:lang w:eastAsia="es-PE"/>
                <w:rPrChange w:id="685" w:author="Manuel Raul Livano Luna" w:date="2023-07-03T15:40:00Z">
                  <w:rPr>
                    <w:ins w:id="686" w:author="Manuel Raul Livano Luna" w:date="2023-07-03T15:40:00Z"/>
                    <w:rFonts w:ascii="Agency FB" w:hAnsi="Agency FB" w:cs="Calibri"/>
                    <w:color w:val="000000"/>
                    <w:sz w:val="26"/>
                    <w:szCs w:val="26"/>
                    <w:lang w:eastAsia="es-PE"/>
                  </w:rPr>
                </w:rPrChange>
              </w:rPr>
            </w:pPr>
            <w:ins w:id="687" w:author="Manuel Raul Livano Luna" w:date="2023-07-03T15:40:00Z">
              <w:r w:rsidRPr="00986133">
                <w:rPr>
                  <w:rFonts w:ascii="Arial Narrow" w:hAnsi="Arial Narrow" w:cs="Calibri"/>
                  <w:color w:val="000000"/>
                  <w:lang w:eastAsia="es-PE"/>
                  <w:rPrChange w:id="688" w:author="Manuel Raul Livano Luna" w:date="2023-07-03T15:40:00Z">
                    <w:rPr>
                      <w:rFonts w:ascii="Agency FB" w:hAnsi="Agency FB" w:cs="Calibri"/>
                      <w:color w:val="000000"/>
                      <w:sz w:val="26"/>
                      <w:szCs w:val="26"/>
                      <w:lang w:eastAsia="es-PE"/>
                    </w:rPr>
                  </w:rPrChange>
                </w:rPr>
                <w:t>33</w:t>
              </w:r>
            </w:ins>
          </w:p>
        </w:tc>
        <w:tc>
          <w:tcPr>
            <w:tcW w:w="913" w:type="dxa"/>
            <w:shd w:val="clear" w:color="auto" w:fill="auto"/>
            <w:noWrap/>
            <w:vAlign w:val="center"/>
            <w:hideMark/>
            <w:tcPrChange w:id="689"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4C229E05" w14:textId="77777777" w:rsidR="00986133" w:rsidRPr="00986133" w:rsidRDefault="00986133" w:rsidP="00986133">
            <w:pPr>
              <w:jc w:val="center"/>
              <w:rPr>
                <w:ins w:id="690" w:author="Manuel Raul Livano Luna" w:date="2023-07-03T15:40:00Z"/>
                <w:rFonts w:ascii="Arial Narrow" w:hAnsi="Arial Narrow" w:cs="Calibri"/>
                <w:color w:val="000000"/>
                <w:lang w:eastAsia="es-PE"/>
                <w:rPrChange w:id="691" w:author="Manuel Raul Livano Luna" w:date="2023-07-03T15:40:00Z">
                  <w:rPr>
                    <w:ins w:id="692" w:author="Manuel Raul Livano Luna" w:date="2023-07-03T15:40:00Z"/>
                    <w:rFonts w:ascii="Agency FB" w:hAnsi="Agency FB" w:cs="Calibri"/>
                    <w:color w:val="000000"/>
                    <w:sz w:val="26"/>
                    <w:szCs w:val="26"/>
                    <w:lang w:eastAsia="es-PE"/>
                  </w:rPr>
                </w:rPrChange>
              </w:rPr>
            </w:pPr>
            <w:ins w:id="693" w:author="Manuel Raul Livano Luna" w:date="2023-07-03T15:40:00Z">
              <w:r w:rsidRPr="00986133">
                <w:rPr>
                  <w:rFonts w:ascii="Arial Narrow" w:hAnsi="Arial Narrow" w:cs="Calibri"/>
                  <w:color w:val="000000"/>
                  <w:lang w:eastAsia="es-PE"/>
                  <w:rPrChange w:id="694" w:author="Manuel Raul Livano Luna" w:date="2023-07-03T15:40:00Z">
                    <w:rPr>
                      <w:rFonts w:ascii="Agency FB" w:hAnsi="Agency FB" w:cs="Calibri"/>
                      <w:color w:val="000000"/>
                      <w:sz w:val="26"/>
                      <w:szCs w:val="26"/>
                      <w:lang w:eastAsia="es-PE"/>
                    </w:rPr>
                  </w:rPrChange>
                </w:rPr>
                <w:t>8</w:t>
              </w:r>
            </w:ins>
          </w:p>
        </w:tc>
      </w:tr>
      <w:tr w:rsidR="00986133" w:rsidRPr="00986133" w14:paraId="4635B945" w14:textId="77777777" w:rsidTr="00986133">
        <w:trPr>
          <w:trHeight w:val="47"/>
          <w:jc w:val="center"/>
          <w:ins w:id="695" w:author="Manuel Raul Livano Luna" w:date="2023-07-03T15:40:00Z"/>
          <w:trPrChange w:id="696" w:author="Manuel Raul Livano Luna" w:date="2023-07-03T15:41:00Z">
            <w:trPr>
              <w:trHeight w:val="336"/>
              <w:jc w:val="center"/>
            </w:trPr>
          </w:trPrChange>
        </w:trPr>
        <w:tc>
          <w:tcPr>
            <w:tcW w:w="1701" w:type="dxa"/>
            <w:shd w:val="clear" w:color="auto" w:fill="auto"/>
            <w:noWrap/>
            <w:vAlign w:val="center"/>
            <w:hideMark/>
            <w:tcPrChange w:id="697"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AE7E87" w14:textId="77777777" w:rsidR="00986133" w:rsidRPr="00986133" w:rsidRDefault="00986133" w:rsidP="00986133">
            <w:pPr>
              <w:jc w:val="center"/>
              <w:rPr>
                <w:ins w:id="698" w:author="Manuel Raul Livano Luna" w:date="2023-07-03T15:40:00Z"/>
                <w:rFonts w:ascii="Arial Narrow" w:hAnsi="Arial Narrow" w:cs="Calibri"/>
                <w:color w:val="000000"/>
                <w:lang w:eastAsia="es-PE"/>
                <w:rPrChange w:id="699" w:author="Manuel Raul Livano Luna" w:date="2023-07-03T15:40:00Z">
                  <w:rPr>
                    <w:ins w:id="700" w:author="Manuel Raul Livano Luna" w:date="2023-07-03T15:40:00Z"/>
                    <w:rFonts w:ascii="Agency FB" w:hAnsi="Agency FB" w:cs="Calibri"/>
                    <w:color w:val="000000"/>
                    <w:sz w:val="26"/>
                    <w:szCs w:val="26"/>
                    <w:lang w:eastAsia="es-PE"/>
                  </w:rPr>
                </w:rPrChange>
              </w:rPr>
            </w:pPr>
            <w:proofErr w:type="spellStart"/>
            <w:ins w:id="701" w:author="Manuel Raul Livano Luna" w:date="2023-07-03T15:40:00Z">
              <w:r w:rsidRPr="00986133">
                <w:rPr>
                  <w:rFonts w:ascii="Arial Narrow" w:hAnsi="Arial Narrow" w:cs="Calibri"/>
                  <w:color w:val="000000"/>
                  <w:lang w:eastAsia="es-PE"/>
                  <w:rPrChange w:id="702"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Change w:id="703"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7738D20A" w14:textId="77777777" w:rsidR="00986133" w:rsidRPr="00986133" w:rsidRDefault="00986133" w:rsidP="00986133">
            <w:pPr>
              <w:jc w:val="center"/>
              <w:rPr>
                <w:ins w:id="704" w:author="Manuel Raul Livano Luna" w:date="2023-07-03T15:40:00Z"/>
                <w:rFonts w:ascii="Arial Narrow" w:hAnsi="Arial Narrow" w:cs="Calibri"/>
                <w:color w:val="000000"/>
                <w:lang w:eastAsia="es-PE"/>
                <w:rPrChange w:id="705" w:author="Manuel Raul Livano Luna" w:date="2023-07-03T15:40:00Z">
                  <w:rPr>
                    <w:ins w:id="706" w:author="Manuel Raul Livano Luna" w:date="2023-07-03T15:40:00Z"/>
                    <w:rFonts w:ascii="Agency FB" w:hAnsi="Agency FB" w:cs="Calibri"/>
                    <w:color w:val="000000"/>
                    <w:sz w:val="26"/>
                    <w:szCs w:val="26"/>
                    <w:lang w:eastAsia="es-PE"/>
                  </w:rPr>
                </w:rPrChange>
              </w:rPr>
            </w:pPr>
            <w:proofErr w:type="spellStart"/>
            <w:ins w:id="707" w:author="Manuel Raul Livano Luna" w:date="2023-07-03T15:40:00Z">
              <w:r w:rsidRPr="00986133">
                <w:rPr>
                  <w:rFonts w:ascii="Arial Narrow" w:hAnsi="Arial Narrow" w:cs="Calibri"/>
                  <w:color w:val="000000"/>
                  <w:lang w:eastAsia="es-PE"/>
                  <w:rPrChange w:id="708" w:author="Manuel Raul Livano Luna" w:date="2023-07-03T15:40:00Z">
                    <w:rPr>
                      <w:rFonts w:ascii="Agency FB" w:hAnsi="Agency FB" w:cs="Calibri"/>
                      <w:color w:val="000000"/>
                      <w:sz w:val="26"/>
                      <w:szCs w:val="26"/>
                      <w:lang w:eastAsia="es-PE"/>
                    </w:rPr>
                  </w:rPrChange>
                </w:rPr>
                <w:t>Uranmarca</w:t>
              </w:r>
              <w:proofErr w:type="spellEnd"/>
            </w:ins>
          </w:p>
        </w:tc>
        <w:tc>
          <w:tcPr>
            <w:tcW w:w="2680" w:type="dxa"/>
            <w:shd w:val="clear" w:color="auto" w:fill="auto"/>
            <w:noWrap/>
            <w:vAlign w:val="center"/>
            <w:hideMark/>
            <w:tcPrChange w:id="709"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4F3A7338" w14:textId="77777777" w:rsidR="00986133" w:rsidRPr="00986133" w:rsidRDefault="00986133" w:rsidP="00986133">
            <w:pPr>
              <w:rPr>
                <w:ins w:id="710" w:author="Manuel Raul Livano Luna" w:date="2023-07-03T15:40:00Z"/>
                <w:rFonts w:ascii="Arial Narrow" w:hAnsi="Arial Narrow" w:cs="Calibri"/>
                <w:color w:val="000000"/>
                <w:lang w:eastAsia="es-PE"/>
                <w:rPrChange w:id="711" w:author="Manuel Raul Livano Luna" w:date="2023-07-03T15:40:00Z">
                  <w:rPr>
                    <w:ins w:id="712" w:author="Manuel Raul Livano Luna" w:date="2023-07-03T15:40:00Z"/>
                    <w:rFonts w:ascii="Agency FB" w:hAnsi="Agency FB" w:cs="Calibri"/>
                    <w:color w:val="000000"/>
                    <w:sz w:val="26"/>
                    <w:szCs w:val="26"/>
                    <w:lang w:eastAsia="es-PE"/>
                  </w:rPr>
                </w:rPrChange>
              </w:rPr>
            </w:pPr>
            <w:ins w:id="713" w:author="Manuel Raul Livano Luna" w:date="2023-07-03T15:40:00Z">
              <w:r w:rsidRPr="00986133">
                <w:rPr>
                  <w:rFonts w:ascii="Arial Narrow" w:hAnsi="Arial Narrow" w:cs="Calibri"/>
                  <w:color w:val="000000"/>
                  <w:lang w:eastAsia="es-PE"/>
                  <w:rPrChange w:id="714" w:author="Manuel Raul Livano Luna" w:date="2023-07-03T15:40:00Z">
                    <w:rPr>
                      <w:rFonts w:ascii="Agency FB" w:hAnsi="Agency FB" w:cs="Calibri"/>
                      <w:color w:val="000000"/>
                      <w:sz w:val="26"/>
                      <w:szCs w:val="26"/>
                      <w:lang w:eastAsia="es-PE"/>
                    </w:rPr>
                  </w:rPrChange>
                </w:rPr>
                <w:t>José Carlos Mariátegui</w:t>
              </w:r>
            </w:ins>
          </w:p>
        </w:tc>
        <w:tc>
          <w:tcPr>
            <w:tcW w:w="1057" w:type="dxa"/>
            <w:shd w:val="clear" w:color="auto" w:fill="auto"/>
            <w:noWrap/>
            <w:vAlign w:val="center"/>
            <w:hideMark/>
            <w:tcPrChange w:id="715"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10631A17" w14:textId="77777777" w:rsidR="00986133" w:rsidRPr="00986133" w:rsidRDefault="00986133" w:rsidP="00986133">
            <w:pPr>
              <w:jc w:val="center"/>
              <w:rPr>
                <w:ins w:id="716" w:author="Manuel Raul Livano Luna" w:date="2023-07-03T15:40:00Z"/>
                <w:rFonts w:ascii="Arial Narrow" w:hAnsi="Arial Narrow" w:cs="Calibri"/>
                <w:color w:val="000000"/>
                <w:lang w:eastAsia="es-PE"/>
                <w:rPrChange w:id="717" w:author="Manuel Raul Livano Luna" w:date="2023-07-03T15:40:00Z">
                  <w:rPr>
                    <w:ins w:id="718" w:author="Manuel Raul Livano Luna" w:date="2023-07-03T15:40:00Z"/>
                    <w:rFonts w:ascii="Agency FB" w:hAnsi="Agency FB" w:cs="Calibri"/>
                    <w:color w:val="000000"/>
                    <w:sz w:val="26"/>
                    <w:szCs w:val="26"/>
                    <w:lang w:eastAsia="es-PE"/>
                  </w:rPr>
                </w:rPrChange>
              </w:rPr>
            </w:pPr>
            <w:ins w:id="719" w:author="Manuel Raul Livano Luna" w:date="2023-07-03T15:40:00Z">
              <w:r w:rsidRPr="00986133">
                <w:rPr>
                  <w:rFonts w:ascii="Arial Narrow" w:hAnsi="Arial Narrow" w:cs="Calibri"/>
                  <w:color w:val="000000"/>
                  <w:lang w:eastAsia="es-PE"/>
                  <w:rPrChange w:id="720" w:author="Manuel Raul Livano Luna" w:date="2023-07-03T15:40:00Z">
                    <w:rPr>
                      <w:rFonts w:ascii="Agency FB" w:hAnsi="Agency FB" w:cs="Calibri"/>
                      <w:color w:val="000000"/>
                      <w:sz w:val="26"/>
                      <w:szCs w:val="26"/>
                      <w:lang w:eastAsia="es-PE"/>
                    </w:rPr>
                  </w:rPrChange>
                </w:rPr>
                <w:t>51</w:t>
              </w:r>
            </w:ins>
          </w:p>
        </w:tc>
        <w:tc>
          <w:tcPr>
            <w:tcW w:w="913" w:type="dxa"/>
            <w:shd w:val="clear" w:color="auto" w:fill="auto"/>
            <w:noWrap/>
            <w:vAlign w:val="center"/>
            <w:hideMark/>
            <w:tcPrChange w:id="721"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44ECA9AA" w14:textId="77777777" w:rsidR="00986133" w:rsidRPr="00986133" w:rsidRDefault="00986133" w:rsidP="00986133">
            <w:pPr>
              <w:jc w:val="center"/>
              <w:rPr>
                <w:ins w:id="722" w:author="Manuel Raul Livano Luna" w:date="2023-07-03T15:40:00Z"/>
                <w:rFonts w:ascii="Arial Narrow" w:hAnsi="Arial Narrow" w:cs="Calibri"/>
                <w:color w:val="000000"/>
                <w:lang w:eastAsia="es-PE"/>
                <w:rPrChange w:id="723" w:author="Manuel Raul Livano Luna" w:date="2023-07-03T15:40:00Z">
                  <w:rPr>
                    <w:ins w:id="724" w:author="Manuel Raul Livano Luna" w:date="2023-07-03T15:40:00Z"/>
                    <w:rFonts w:ascii="Agency FB" w:hAnsi="Agency FB" w:cs="Calibri"/>
                    <w:color w:val="000000"/>
                    <w:sz w:val="26"/>
                    <w:szCs w:val="26"/>
                    <w:lang w:eastAsia="es-PE"/>
                  </w:rPr>
                </w:rPrChange>
              </w:rPr>
            </w:pPr>
            <w:ins w:id="725" w:author="Manuel Raul Livano Luna" w:date="2023-07-03T15:40:00Z">
              <w:r w:rsidRPr="00986133">
                <w:rPr>
                  <w:rFonts w:ascii="Arial Narrow" w:hAnsi="Arial Narrow" w:cs="Calibri"/>
                  <w:color w:val="000000"/>
                  <w:lang w:eastAsia="es-PE"/>
                  <w:rPrChange w:id="726" w:author="Manuel Raul Livano Luna" w:date="2023-07-03T15:40:00Z">
                    <w:rPr>
                      <w:rFonts w:ascii="Agency FB" w:hAnsi="Agency FB" w:cs="Calibri"/>
                      <w:color w:val="000000"/>
                      <w:sz w:val="26"/>
                      <w:szCs w:val="26"/>
                      <w:lang w:eastAsia="es-PE"/>
                    </w:rPr>
                  </w:rPrChange>
                </w:rPr>
                <w:t>8</w:t>
              </w:r>
            </w:ins>
          </w:p>
        </w:tc>
      </w:tr>
      <w:tr w:rsidR="00986133" w:rsidRPr="00986133" w14:paraId="215CB445" w14:textId="77777777" w:rsidTr="00986133">
        <w:trPr>
          <w:trHeight w:val="47"/>
          <w:jc w:val="center"/>
          <w:ins w:id="727" w:author="Manuel Raul Livano Luna" w:date="2023-07-03T15:40:00Z"/>
          <w:trPrChange w:id="728" w:author="Manuel Raul Livano Luna" w:date="2023-07-03T15:41:00Z">
            <w:trPr>
              <w:trHeight w:val="348"/>
              <w:jc w:val="center"/>
            </w:trPr>
          </w:trPrChange>
        </w:trPr>
        <w:tc>
          <w:tcPr>
            <w:tcW w:w="1701" w:type="dxa"/>
            <w:shd w:val="clear" w:color="auto" w:fill="auto"/>
            <w:noWrap/>
            <w:vAlign w:val="center"/>
            <w:hideMark/>
            <w:tcPrChange w:id="729" w:author="Manuel Raul Livano Luna" w:date="2023-07-03T15:41:00Z">
              <w:tcPr>
                <w:tcW w:w="1120" w:type="dxa"/>
                <w:tcBorders>
                  <w:top w:val="nil"/>
                  <w:left w:val="single" w:sz="4" w:space="0" w:color="auto"/>
                  <w:bottom w:val="nil"/>
                  <w:right w:val="single" w:sz="4" w:space="0" w:color="auto"/>
                </w:tcBorders>
                <w:shd w:val="clear" w:color="auto" w:fill="auto"/>
                <w:noWrap/>
                <w:vAlign w:val="center"/>
                <w:hideMark/>
              </w:tcPr>
            </w:tcPrChange>
          </w:tcPr>
          <w:p w14:paraId="16117618" w14:textId="77777777" w:rsidR="00986133" w:rsidRPr="00986133" w:rsidRDefault="00986133" w:rsidP="00986133">
            <w:pPr>
              <w:jc w:val="center"/>
              <w:rPr>
                <w:ins w:id="730" w:author="Manuel Raul Livano Luna" w:date="2023-07-03T15:40:00Z"/>
                <w:rFonts w:ascii="Arial Narrow" w:hAnsi="Arial Narrow" w:cs="Calibri"/>
                <w:color w:val="000000"/>
                <w:lang w:eastAsia="es-PE"/>
                <w:rPrChange w:id="731" w:author="Manuel Raul Livano Luna" w:date="2023-07-03T15:40:00Z">
                  <w:rPr>
                    <w:ins w:id="732" w:author="Manuel Raul Livano Luna" w:date="2023-07-03T15:40:00Z"/>
                    <w:rFonts w:ascii="Agency FB" w:hAnsi="Agency FB" w:cs="Calibri"/>
                    <w:color w:val="000000"/>
                    <w:sz w:val="26"/>
                    <w:szCs w:val="26"/>
                    <w:lang w:eastAsia="es-PE"/>
                  </w:rPr>
                </w:rPrChange>
              </w:rPr>
            </w:pPr>
            <w:proofErr w:type="spellStart"/>
            <w:ins w:id="733" w:author="Manuel Raul Livano Luna" w:date="2023-07-03T15:40:00Z">
              <w:r w:rsidRPr="00986133">
                <w:rPr>
                  <w:rFonts w:ascii="Arial Narrow" w:hAnsi="Arial Narrow" w:cs="Calibri"/>
                  <w:color w:val="000000"/>
                  <w:lang w:eastAsia="es-PE"/>
                  <w:rPrChange w:id="734"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Change w:id="735"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36EC2B05" w14:textId="77777777" w:rsidR="00986133" w:rsidRPr="00986133" w:rsidRDefault="00986133" w:rsidP="00986133">
            <w:pPr>
              <w:jc w:val="center"/>
              <w:rPr>
                <w:ins w:id="736" w:author="Manuel Raul Livano Luna" w:date="2023-07-03T15:40:00Z"/>
                <w:rFonts w:ascii="Arial Narrow" w:hAnsi="Arial Narrow" w:cs="Calibri"/>
                <w:color w:val="000000"/>
                <w:lang w:eastAsia="es-PE"/>
                <w:rPrChange w:id="737" w:author="Manuel Raul Livano Luna" w:date="2023-07-03T15:40:00Z">
                  <w:rPr>
                    <w:ins w:id="738" w:author="Manuel Raul Livano Luna" w:date="2023-07-03T15:40:00Z"/>
                    <w:rFonts w:ascii="Agency FB" w:hAnsi="Agency FB" w:cs="Calibri"/>
                    <w:color w:val="000000"/>
                    <w:sz w:val="26"/>
                    <w:szCs w:val="26"/>
                    <w:lang w:eastAsia="es-PE"/>
                  </w:rPr>
                </w:rPrChange>
              </w:rPr>
            </w:pPr>
            <w:proofErr w:type="spellStart"/>
            <w:ins w:id="739" w:author="Manuel Raul Livano Luna" w:date="2023-07-03T15:40:00Z">
              <w:r w:rsidRPr="00986133">
                <w:rPr>
                  <w:rFonts w:ascii="Arial Narrow" w:hAnsi="Arial Narrow" w:cs="Calibri"/>
                  <w:color w:val="000000"/>
                  <w:lang w:eastAsia="es-PE"/>
                  <w:rPrChange w:id="740" w:author="Manuel Raul Livano Luna" w:date="2023-07-03T15:40:00Z">
                    <w:rPr>
                      <w:rFonts w:ascii="Agency FB" w:hAnsi="Agency FB" w:cs="Calibri"/>
                      <w:color w:val="000000"/>
                      <w:sz w:val="26"/>
                      <w:szCs w:val="26"/>
                      <w:lang w:eastAsia="es-PE"/>
                    </w:rPr>
                  </w:rPrChange>
                </w:rPr>
                <w:t>Tancayllo</w:t>
              </w:r>
              <w:proofErr w:type="spellEnd"/>
            </w:ins>
          </w:p>
        </w:tc>
        <w:tc>
          <w:tcPr>
            <w:tcW w:w="2680" w:type="dxa"/>
            <w:shd w:val="clear" w:color="auto" w:fill="auto"/>
            <w:noWrap/>
            <w:vAlign w:val="center"/>
            <w:hideMark/>
            <w:tcPrChange w:id="741" w:author="Manuel Raul Livano Luna" w:date="2023-07-03T15:41:00Z">
              <w:tcPr>
                <w:tcW w:w="2680" w:type="dxa"/>
                <w:tcBorders>
                  <w:top w:val="nil"/>
                  <w:left w:val="nil"/>
                  <w:bottom w:val="nil"/>
                  <w:right w:val="single" w:sz="4" w:space="0" w:color="auto"/>
                </w:tcBorders>
                <w:shd w:val="clear" w:color="auto" w:fill="auto"/>
                <w:noWrap/>
                <w:vAlign w:val="center"/>
                <w:hideMark/>
              </w:tcPr>
            </w:tcPrChange>
          </w:tcPr>
          <w:p w14:paraId="02BD24EF" w14:textId="77777777" w:rsidR="00986133" w:rsidRPr="00986133" w:rsidRDefault="00986133" w:rsidP="00986133">
            <w:pPr>
              <w:rPr>
                <w:ins w:id="742" w:author="Manuel Raul Livano Luna" w:date="2023-07-03T15:40:00Z"/>
                <w:rFonts w:ascii="Arial Narrow" w:hAnsi="Arial Narrow" w:cs="Calibri"/>
                <w:color w:val="000000"/>
                <w:lang w:eastAsia="es-PE"/>
                <w:rPrChange w:id="743" w:author="Manuel Raul Livano Luna" w:date="2023-07-03T15:40:00Z">
                  <w:rPr>
                    <w:ins w:id="744" w:author="Manuel Raul Livano Luna" w:date="2023-07-03T15:40:00Z"/>
                    <w:rFonts w:ascii="Agency FB" w:hAnsi="Agency FB" w:cs="Calibri"/>
                    <w:color w:val="000000"/>
                    <w:sz w:val="26"/>
                    <w:szCs w:val="26"/>
                    <w:lang w:eastAsia="es-PE"/>
                  </w:rPr>
                </w:rPrChange>
              </w:rPr>
            </w:pPr>
            <w:ins w:id="745" w:author="Manuel Raul Livano Luna" w:date="2023-07-03T15:40:00Z">
              <w:r w:rsidRPr="00986133">
                <w:rPr>
                  <w:rFonts w:ascii="Arial Narrow" w:hAnsi="Arial Narrow" w:cs="Calibri"/>
                  <w:color w:val="000000"/>
                  <w:lang w:eastAsia="es-PE"/>
                  <w:rPrChange w:id="746" w:author="Manuel Raul Livano Luna" w:date="2023-07-03T15:40:00Z">
                    <w:rPr>
                      <w:rFonts w:ascii="Agency FB" w:hAnsi="Agency FB" w:cs="Calibri"/>
                      <w:color w:val="000000"/>
                      <w:sz w:val="26"/>
                      <w:szCs w:val="26"/>
                      <w:lang w:eastAsia="es-PE"/>
                    </w:rPr>
                  </w:rPrChange>
                </w:rPr>
                <w:t>Lino Quintanilla</w:t>
              </w:r>
            </w:ins>
          </w:p>
        </w:tc>
        <w:tc>
          <w:tcPr>
            <w:tcW w:w="1057" w:type="dxa"/>
            <w:shd w:val="clear" w:color="auto" w:fill="auto"/>
            <w:noWrap/>
            <w:vAlign w:val="center"/>
            <w:hideMark/>
            <w:tcPrChange w:id="747" w:author="Manuel Raul Livano Luna" w:date="2023-07-03T15:41:00Z">
              <w:tcPr>
                <w:tcW w:w="1057" w:type="dxa"/>
                <w:tcBorders>
                  <w:top w:val="nil"/>
                  <w:left w:val="nil"/>
                  <w:bottom w:val="nil"/>
                  <w:right w:val="single" w:sz="4" w:space="0" w:color="auto"/>
                </w:tcBorders>
                <w:shd w:val="clear" w:color="auto" w:fill="auto"/>
                <w:noWrap/>
                <w:vAlign w:val="center"/>
                <w:hideMark/>
              </w:tcPr>
            </w:tcPrChange>
          </w:tcPr>
          <w:p w14:paraId="2D3E90CF" w14:textId="77777777" w:rsidR="00986133" w:rsidRPr="00986133" w:rsidRDefault="00986133" w:rsidP="00986133">
            <w:pPr>
              <w:jc w:val="center"/>
              <w:rPr>
                <w:ins w:id="748" w:author="Manuel Raul Livano Luna" w:date="2023-07-03T15:40:00Z"/>
                <w:rFonts w:ascii="Arial Narrow" w:hAnsi="Arial Narrow" w:cs="Calibri"/>
                <w:color w:val="000000"/>
                <w:lang w:eastAsia="es-PE"/>
                <w:rPrChange w:id="749" w:author="Manuel Raul Livano Luna" w:date="2023-07-03T15:40:00Z">
                  <w:rPr>
                    <w:ins w:id="750" w:author="Manuel Raul Livano Luna" w:date="2023-07-03T15:40:00Z"/>
                    <w:rFonts w:ascii="Agency FB" w:hAnsi="Agency FB" w:cs="Calibri"/>
                    <w:color w:val="000000"/>
                    <w:sz w:val="26"/>
                    <w:szCs w:val="26"/>
                    <w:lang w:eastAsia="es-PE"/>
                  </w:rPr>
                </w:rPrChange>
              </w:rPr>
            </w:pPr>
            <w:ins w:id="751" w:author="Manuel Raul Livano Luna" w:date="2023-07-03T15:40:00Z">
              <w:r w:rsidRPr="00986133">
                <w:rPr>
                  <w:rFonts w:ascii="Arial Narrow" w:hAnsi="Arial Narrow" w:cs="Calibri"/>
                  <w:color w:val="000000"/>
                  <w:lang w:eastAsia="es-PE"/>
                  <w:rPrChange w:id="752" w:author="Manuel Raul Livano Luna" w:date="2023-07-03T15:40:00Z">
                    <w:rPr>
                      <w:rFonts w:ascii="Agency FB" w:hAnsi="Agency FB" w:cs="Calibri"/>
                      <w:color w:val="000000"/>
                      <w:sz w:val="26"/>
                      <w:szCs w:val="26"/>
                      <w:lang w:eastAsia="es-PE"/>
                    </w:rPr>
                  </w:rPrChange>
                </w:rPr>
                <w:t>48</w:t>
              </w:r>
            </w:ins>
          </w:p>
        </w:tc>
        <w:tc>
          <w:tcPr>
            <w:tcW w:w="913" w:type="dxa"/>
            <w:shd w:val="clear" w:color="auto" w:fill="auto"/>
            <w:noWrap/>
            <w:vAlign w:val="center"/>
            <w:hideMark/>
            <w:tcPrChange w:id="753" w:author="Manuel Raul Livano Luna" w:date="2023-07-03T15:41:00Z">
              <w:tcPr>
                <w:tcW w:w="913" w:type="dxa"/>
                <w:tcBorders>
                  <w:top w:val="nil"/>
                  <w:left w:val="nil"/>
                  <w:bottom w:val="nil"/>
                  <w:right w:val="single" w:sz="4" w:space="0" w:color="auto"/>
                </w:tcBorders>
                <w:shd w:val="clear" w:color="auto" w:fill="auto"/>
                <w:noWrap/>
                <w:vAlign w:val="center"/>
                <w:hideMark/>
              </w:tcPr>
            </w:tcPrChange>
          </w:tcPr>
          <w:p w14:paraId="54462094" w14:textId="77777777" w:rsidR="00986133" w:rsidRPr="00986133" w:rsidRDefault="00986133" w:rsidP="00986133">
            <w:pPr>
              <w:jc w:val="center"/>
              <w:rPr>
                <w:ins w:id="754" w:author="Manuel Raul Livano Luna" w:date="2023-07-03T15:40:00Z"/>
                <w:rFonts w:ascii="Arial Narrow" w:hAnsi="Arial Narrow" w:cs="Calibri"/>
                <w:color w:val="000000"/>
                <w:lang w:eastAsia="es-PE"/>
                <w:rPrChange w:id="755" w:author="Manuel Raul Livano Luna" w:date="2023-07-03T15:40:00Z">
                  <w:rPr>
                    <w:ins w:id="756" w:author="Manuel Raul Livano Luna" w:date="2023-07-03T15:40:00Z"/>
                    <w:rFonts w:ascii="Agency FB" w:hAnsi="Agency FB" w:cs="Calibri"/>
                    <w:color w:val="000000"/>
                    <w:sz w:val="26"/>
                    <w:szCs w:val="26"/>
                    <w:lang w:eastAsia="es-PE"/>
                  </w:rPr>
                </w:rPrChange>
              </w:rPr>
            </w:pPr>
            <w:ins w:id="757" w:author="Manuel Raul Livano Luna" w:date="2023-07-03T15:40:00Z">
              <w:r w:rsidRPr="00986133">
                <w:rPr>
                  <w:rFonts w:ascii="Arial Narrow" w:hAnsi="Arial Narrow" w:cs="Calibri"/>
                  <w:color w:val="000000"/>
                  <w:lang w:eastAsia="es-PE"/>
                  <w:rPrChange w:id="758" w:author="Manuel Raul Livano Luna" w:date="2023-07-03T15:40:00Z">
                    <w:rPr>
                      <w:rFonts w:ascii="Agency FB" w:hAnsi="Agency FB" w:cs="Calibri"/>
                      <w:color w:val="000000"/>
                      <w:sz w:val="26"/>
                      <w:szCs w:val="26"/>
                      <w:lang w:eastAsia="es-PE"/>
                    </w:rPr>
                  </w:rPrChange>
                </w:rPr>
                <w:t>7</w:t>
              </w:r>
            </w:ins>
          </w:p>
        </w:tc>
      </w:tr>
    </w:tbl>
    <w:p w14:paraId="057F673B" w14:textId="7992BD3B" w:rsidR="00BB6304"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del w:id="759" w:author="Manuel Raul Livano Luna" w:date="2023-07-03T15:39:00Z">
        <w:r w:rsidRPr="00BB6304" w:rsidDel="00986133">
          <w:rPr>
            <w:noProof/>
            <w:lang w:val="en-US" w:eastAsia="en-US"/>
          </w:rPr>
          <w:drawing>
            <wp:inline distT="0" distB="0" distL="0" distR="0" wp14:anchorId="32663A48" wp14:editId="0D726C2F">
              <wp:extent cx="5242560" cy="1362203"/>
              <wp:effectExtent l="0" t="0" r="0" b="0"/>
              <wp:docPr id="114932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2" t="-2232" r="-1704" b="-12652"/>
                      <a:stretch/>
                    </pic:blipFill>
                    <pic:spPr bwMode="auto">
                      <a:xfrm>
                        <a:off x="0" y="0"/>
                        <a:ext cx="5398450" cy="1402709"/>
                      </a:xfrm>
                      <a:prstGeom prst="rect">
                        <a:avLst/>
                      </a:prstGeom>
                      <a:noFill/>
                      <a:ln>
                        <a:noFill/>
                      </a:ln>
                      <a:extLst>
                        <a:ext uri="{53640926-AAD7-44D8-BBD7-CCE9431645EC}">
                          <a14:shadowObscured xmlns:a14="http://schemas.microsoft.com/office/drawing/2010/main"/>
                        </a:ext>
                      </a:extLst>
                    </pic:spPr>
                  </pic:pic>
                </a:graphicData>
              </a:graphic>
            </wp:inline>
          </w:drawing>
        </w:r>
      </w:del>
    </w:p>
    <w:p w14:paraId="67B454ED" w14:textId="589DB8A2" w:rsidR="00BB6304" w:rsidRDefault="00BB6304" w:rsidP="00FE09A4">
      <w:pPr>
        <w:tabs>
          <w:tab w:val="left" w:pos="142"/>
          <w:tab w:val="left" w:pos="1276"/>
        </w:tabs>
        <w:autoSpaceDE w:val="0"/>
        <w:autoSpaceDN w:val="0"/>
        <w:adjustRightInd w:val="0"/>
        <w:ind w:left="709"/>
        <w:jc w:val="both"/>
        <w:rPr>
          <w:ins w:id="760" w:author="GRAPURIMAC" w:date="2023-06-29T18:02:00Z"/>
          <w:rFonts w:ascii="Arial Narrow" w:hAnsi="Arial Narrow" w:cs="Arial"/>
          <w:bCs/>
          <w:sz w:val="16"/>
          <w:szCs w:val="22"/>
        </w:rPr>
      </w:pPr>
      <w:r w:rsidRPr="007D1D1A">
        <w:rPr>
          <w:rFonts w:ascii="Arial Narrow" w:hAnsi="Arial Narrow" w:cs="Arial"/>
          <w:b/>
          <w:bCs/>
          <w:sz w:val="16"/>
          <w:szCs w:val="22"/>
        </w:rPr>
        <w:t>Fuente</w:t>
      </w:r>
      <w:r w:rsidRPr="007D1D1A">
        <w:rPr>
          <w:rFonts w:ascii="Arial Narrow" w:hAnsi="Arial Narrow" w:cs="Arial"/>
          <w:bCs/>
          <w:sz w:val="16"/>
          <w:szCs w:val="22"/>
        </w:rPr>
        <w:t xml:space="preserve">: </w:t>
      </w:r>
      <w:r w:rsidR="007D1D1A" w:rsidRPr="007D1D1A">
        <w:rPr>
          <w:rFonts w:ascii="Arial Narrow" w:hAnsi="Arial Narrow" w:cs="Arial"/>
          <w:bCs/>
          <w:sz w:val="16"/>
          <w:szCs w:val="22"/>
        </w:rPr>
        <w:t xml:space="preserve">Oficio </w:t>
      </w:r>
      <w:r w:rsidR="007D1D1A">
        <w:rPr>
          <w:rFonts w:ascii="Arial Narrow" w:hAnsi="Arial Narrow" w:cs="Arial"/>
          <w:bCs/>
          <w:sz w:val="16"/>
          <w:szCs w:val="22"/>
        </w:rPr>
        <w:t>n.</w:t>
      </w:r>
      <w:r w:rsidRPr="007D1D1A">
        <w:rPr>
          <w:rFonts w:ascii="Arial Narrow" w:hAnsi="Arial Narrow" w:cs="Arial"/>
          <w:bCs/>
          <w:sz w:val="16"/>
          <w:szCs w:val="22"/>
        </w:rPr>
        <w:t>° 123-2023-GRAP/11/GRDS</w:t>
      </w:r>
    </w:p>
    <w:p w14:paraId="35C0FC96" w14:textId="2F138BEB" w:rsidR="00F043EA" w:rsidRDefault="00F043EA" w:rsidP="00FE09A4">
      <w:pPr>
        <w:tabs>
          <w:tab w:val="left" w:pos="142"/>
          <w:tab w:val="left" w:pos="1276"/>
        </w:tabs>
        <w:autoSpaceDE w:val="0"/>
        <w:autoSpaceDN w:val="0"/>
        <w:adjustRightInd w:val="0"/>
        <w:ind w:left="709"/>
        <w:jc w:val="both"/>
        <w:rPr>
          <w:rFonts w:ascii="Arial Narrow" w:hAnsi="Arial Narrow" w:cs="Arial"/>
          <w:bCs/>
          <w:sz w:val="16"/>
          <w:szCs w:val="22"/>
        </w:rPr>
      </w:pPr>
    </w:p>
    <w:p w14:paraId="6CE639A8"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40831AE" w14:textId="149F6ED4" w:rsidR="00F043EA" w:rsidRDefault="00FE09A4" w:rsidP="00343705">
      <w:pPr>
        <w:tabs>
          <w:tab w:val="left" w:pos="142"/>
          <w:tab w:val="left" w:pos="1276"/>
        </w:tabs>
        <w:autoSpaceDE w:val="0"/>
        <w:autoSpaceDN w:val="0"/>
        <w:adjustRightInd w:val="0"/>
        <w:ind w:left="709"/>
        <w:jc w:val="both"/>
        <w:rPr>
          <w:ins w:id="761" w:author="GRAPURIMAC" w:date="2023-06-29T18:06:00Z"/>
          <w:rFonts w:ascii="Arial Narrow" w:hAnsi="Arial Narrow" w:cs="Arial"/>
          <w:bCs/>
          <w:sz w:val="22"/>
          <w:szCs w:val="22"/>
        </w:rPr>
      </w:pPr>
      <w:r w:rsidRPr="00773439">
        <w:rPr>
          <w:rFonts w:ascii="Arial Narrow" w:hAnsi="Arial Narrow" w:cs="Arial"/>
          <w:bCs/>
          <w:sz w:val="22"/>
          <w:szCs w:val="22"/>
        </w:rPr>
        <w:t xml:space="preserve">Asimismo, </w:t>
      </w:r>
      <w:commentRangeStart w:id="762"/>
      <w:r>
        <w:rPr>
          <w:rFonts w:ascii="Arial Narrow" w:hAnsi="Arial Narrow" w:cs="Arial"/>
          <w:bCs/>
          <w:sz w:val="22"/>
          <w:szCs w:val="22"/>
        </w:rPr>
        <w:t xml:space="preserve">de las visitas a campo </w:t>
      </w:r>
      <w:commentRangeEnd w:id="762"/>
      <w:r w:rsidR="00F043EA">
        <w:rPr>
          <w:rStyle w:val="Refdecomentario"/>
        </w:rPr>
        <w:commentReference w:id="762"/>
      </w:r>
      <w:r>
        <w:rPr>
          <w:rFonts w:ascii="Arial Narrow" w:hAnsi="Arial Narrow" w:cs="Arial"/>
          <w:bCs/>
          <w:sz w:val="22"/>
          <w:szCs w:val="22"/>
        </w:rPr>
        <w:t>realizadas por la comisión se verific</w:t>
      </w:r>
      <w:r w:rsidR="007D1D1A">
        <w:rPr>
          <w:rFonts w:ascii="Arial Narrow" w:hAnsi="Arial Narrow" w:cs="Arial"/>
          <w:bCs/>
          <w:sz w:val="22"/>
          <w:szCs w:val="22"/>
        </w:rPr>
        <w:t>ó</w:t>
      </w:r>
      <w:r>
        <w:rPr>
          <w:rFonts w:ascii="Arial Narrow" w:hAnsi="Arial Narrow" w:cs="Arial"/>
          <w:bCs/>
          <w:sz w:val="22"/>
          <w:szCs w:val="22"/>
        </w:rPr>
        <w:t xml:space="preserve"> que las instituciones educativas </w:t>
      </w:r>
      <w:r w:rsidR="00BB6304">
        <w:rPr>
          <w:rFonts w:ascii="Arial Narrow" w:hAnsi="Arial Narrow" w:cs="Arial"/>
          <w:bCs/>
          <w:sz w:val="22"/>
          <w:szCs w:val="22"/>
        </w:rPr>
        <w:t>si contaban con sistema de protección eléctrica para r</w:t>
      </w:r>
      <w:r w:rsidR="007D1D1A">
        <w:rPr>
          <w:rFonts w:ascii="Arial Narrow" w:hAnsi="Arial Narrow" w:cs="Arial"/>
          <w:bCs/>
          <w:sz w:val="22"/>
          <w:szCs w:val="22"/>
        </w:rPr>
        <w:t>ayos con su respectivo poz</w:t>
      </w:r>
      <w:r w:rsidR="00BB6304">
        <w:rPr>
          <w:rFonts w:ascii="Arial Narrow" w:hAnsi="Arial Narrow" w:cs="Arial"/>
          <w:bCs/>
          <w:sz w:val="22"/>
          <w:szCs w:val="22"/>
        </w:rPr>
        <w:t>o a tierra</w:t>
      </w:r>
      <w:ins w:id="763" w:author="GRAPURIMAC" w:date="2023-06-29T18:06:00Z">
        <w:r w:rsidR="00F043EA">
          <w:rPr>
            <w:rFonts w:ascii="Arial Narrow" w:hAnsi="Arial Narrow" w:cs="Arial"/>
            <w:bCs/>
            <w:sz w:val="22"/>
            <w:szCs w:val="22"/>
          </w:rPr>
          <w:t xml:space="preserve">; </w:t>
        </w:r>
      </w:ins>
      <w:del w:id="764" w:author="GRAPURIMAC" w:date="2023-06-29T18:05:00Z">
        <w:r w:rsidR="00BB6304" w:rsidDel="00F043EA">
          <w:rPr>
            <w:rFonts w:ascii="Arial Narrow" w:hAnsi="Arial Narrow" w:cs="Arial"/>
            <w:bCs/>
            <w:sz w:val="22"/>
            <w:szCs w:val="22"/>
          </w:rPr>
          <w:delText xml:space="preserve">, </w:delText>
        </w:r>
      </w:del>
      <w:ins w:id="765" w:author="GRAPURIMAC" w:date="2023-06-29T18:06:00Z">
        <w:r w:rsidR="00F043EA">
          <w:rPr>
            <w:rFonts w:ascii="Arial Narrow" w:hAnsi="Arial Narrow" w:cs="Arial"/>
            <w:bCs/>
            <w:sz w:val="22"/>
            <w:szCs w:val="22"/>
          </w:rPr>
          <w:t xml:space="preserve">sin embargo, según las actas de </w:t>
        </w:r>
        <w:r w:rsidR="00F043EA" w:rsidRPr="00E61AED">
          <w:rPr>
            <w:rFonts w:ascii="Arial Narrow" w:hAnsi="Arial Narrow" w:cs="Arial"/>
            <w:bCs/>
            <w:sz w:val="22"/>
            <w:szCs w:val="22"/>
            <w:highlight w:val="yellow"/>
            <w:rPrChange w:id="766" w:author="GRAPURIMAC" w:date="2023-06-29T18:22:00Z">
              <w:rPr>
                <w:rFonts w:ascii="Arial Narrow" w:hAnsi="Arial Narrow" w:cs="Arial"/>
                <w:bCs/>
                <w:sz w:val="22"/>
                <w:szCs w:val="22"/>
              </w:rPr>
            </w:rPrChange>
          </w:rPr>
          <w:t xml:space="preserve">visita de control </w:t>
        </w:r>
        <w:proofErr w:type="spellStart"/>
        <w:r w:rsidR="00F043EA" w:rsidRPr="00E61AED">
          <w:rPr>
            <w:rFonts w:ascii="Arial Narrow" w:hAnsi="Arial Narrow" w:cs="Arial"/>
            <w:bCs/>
            <w:sz w:val="22"/>
            <w:szCs w:val="22"/>
            <w:highlight w:val="yellow"/>
            <w:rPrChange w:id="767" w:author="GRAPURIMAC" w:date="2023-06-29T18:22:00Z">
              <w:rPr>
                <w:rFonts w:ascii="Arial Narrow" w:hAnsi="Arial Narrow" w:cs="Arial"/>
                <w:bCs/>
                <w:sz w:val="22"/>
                <w:szCs w:val="22"/>
              </w:rPr>
            </w:rPrChange>
          </w:rPr>
          <w:t>n.</w:t>
        </w:r>
        <w:del w:id="768" w:author="ADM" w:date="2023-06-30T15:50:00Z">
          <w:r w:rsidR="00F043EA" w:rsidRPr="00E61AED" w:rsidDel="000A1822">
            <w:rPr>
              <w:rFonts w:ascii="Arial Narrow" w:hAnsi="Arial Narrow" w:cs="Arial"/>
              <w:bCs/>
              <w:sz w:val="22"/>
              <w:szCs w:val="22"/>
              <w:highlight w:val="yellow"/>
              <w:vertAlign w:val="superscript"/>
              <w:rPrChange w:id="769" w:author="GRAPURIMAC" w:date="2023-06-29T18:22:00Z">
                <w:rPr>
                  <w:rFonts w:ascii="Arial Narrow" w:hAnsi="Arial Narrow" w:cs="Arial"/>
                  <w:bCs/>
                  <w:sz w:val="22"/>
                  <w:szCs w:val="22"/>
                </w:rPr>
              </w:rPrChange>
            </w:rPr>
            <w:delText>os</w:delText>
          </w:r>
          <w:r w:rsidR="00F043EA" w:rsidRPr="00E61AED" w:rsidDel="000A1822">
            <w:rPr>
              <w:rFonts w:ascii="Arial Narrow" w:hAnsi="Arial Narrow" w:cs="Arial"/>
              <w:bCs/>
              <w:sz w:val="22"/>
              <w:szCs w:val="22"/>
              <w:highlight w:val="yellow"/>
              <w:rPrChange w:id="770" w:author="GRAPURIMAC" w:date="2023-06-29T18:22:00Z">
                <w:rPr>
                  <w:rFonts w:ascii="Arial Narrow" w:hAnsi="Arial Narrow" w:cs="Arial"/>
                  <w:bCs/>
                  <w:sz w:val="22"/>
                  <w:szCs w:val="22"/>
                </w:rPr>
              </w:rPrChange>
            </w:rPr>
            <w:delText xml:space="preserve"> XYZ</w:delText>
          </w:r>
        </w:del>
      </w:ins>
      <w:ins w:id="771" w:author="ADM" w:date="2023-06-30T15:50:00Z">
        <w:r w:rsidR="000A1822">
          <w:rPr>
            <w:rFonts w:ascii="Arial Narrow" w:hAnsi="Arial Narrow" w:cs="Arial"/>
            <w:bCs/>
            <w:sz w:val="22"/>
            <w:szCs w:val="22"/>
            <w:highlight w:val="yellow"/>
          </w:rPr>
          <w:t>°</w:t>
        </w:r>
        <w:proofErr w:type="spellEnd"/>
        <w:r w:rsidR="000A1822">
          <w:rPr>
            <w:rFonts w:ascii="Arial Narrow" w:hAnsi="Arial Narrow" w:cs="Arial"/>
            <w:bCs/>
            <w:sz w:val="22"/>
            <w:szCs w:val="22"/>
            <w:highlight w:val="yellow"/>
          </w:rPr>
          <w:t xml:space="preserve"> 7 y 8</w:t>
        </w:r>
      </w:ins>
      <w:ins w:id="772" w:author="GRAPURIMAC" w:date="2023-06-29T18:06:00Z">
        <w:r w:rsidR="00F043EA" w:rsidRPr="00E61AED">
          <w:rPr>
            <w:rFonts w:ascii="Arial Narrow" w:hAnsi="Arial Narrow" w:cs="Arial"/>
            <w:bCs/>
            <w:sz w:val="22"/>
            <w:szCs w:val="22"/>
            <w:highlight w:val="yellow"/>
            <w:rPrChange w:id="773" w:author="GRAPURIMAC" w:date="2023-06-29T18:22:00Z">
              <w:rPr>
                <w:rFonts w:ascii="Arial Narrow" w:hAnsi="Arial Narrow" w:cs="Arial"/>
                <w:bCs/>
                <w:sz w:val="22"/>
                <w:szCs w:val="22"/>
              </w:rPr>
            </w:rPrChange>
          </w:rPr>
          <w:t>,</w:t>
        </w:r>
        <w:r w:rsidR="00F043EA">
          <w:rPr>
            <w:rFonts w:ascii="Arial Narrow" w:hAnsi="Arial Narrow" w:cs="Arial"/>
            <w:bCs/>
            <w:sz w:val="22"/>
            <w:szCs w:val="22"/>
          </w:rPr>
          <w:t xml:space="preserve"> </w:t>
        </w:r>
      </w:ins>
      <w:ins w:id="774" w:author="Manuel Raul Livano Luna" w:date="2023-07-03T15:42:00Z">
        <w:r w:rsidR="00C262A3">
          <w:rPr>
            <w:rFonts w:ascii="Arial Narrow" w:hAnsi="Arial Narrow" w:cs="Arial"/>
            <w:bCs/>
            <w:sz w:val="22"/>
            <w:szCs w:val="22"/>
          </w:rPr>
          <w:t>el Director</w:t>
        </w:r>
      </w:ins>
      <w:ins w:id="775" w:author="Manuel Raul Livano Luna" w:date="2023-07-03T15:43:00Z">
        <w:r w:rsidR="00C262A3">
          <w:rPr>
            <w:rFonts w:ascii="Arial Narrow" w:hAnsi="Arial Narrow" w:cs="Arial"/>
            <w:bCs/>
            <w:sz w:val="22"/>
            <w:szCs w:val="22"/>
          </w:rPr>
          <w:t xml:space="preserve"> </w:t>
        </w:r>
        <w:proofErr w:type="spellStart"/>
        <w:r w:rsidR="00C262A3">
          <w:rPr>
            <w:rFonts w:ascii="Arial Narrow" w:hAnsi="Arial Narrow" w:cs="Arial"/>
            <w:bCs/>
            <w:sz w:val="22"/>
            <w:szCs w:val="22"/>
          </w:rPr>
          <w:t>Ysnell</w:t>
        </w:r>
        <w:proofErr w:type="spellEnd"/>
        <w:r w:rsidR="00C262A3">
          <w:rPr>
            <w:rFonts w:ascii="Arial Narrow" w:hAnsi="Arial Narrow" w:cs="Arial"/>
            <w:bCs/>
            <w:sz w:val="22"/>
            <w:szCs w:val="22"/>
          </w:rPr>
          <w:t xml:space="preserve"> Lancho Contreras y el Director Mauro Diaz Quispe respectivamente</w:t>
        </w:r>
      </w:ins>
      <w:ins w:id="776" w:author="GRAPURIMAC" w:date="2023-06-29T18:06:00Z">
        <w:del w:id="777" w:author="Manuel Raul Livano Luna" w:date="2023-07-03T15:42:00Z">
          <w:r w:rsidR="00F043EA" w:rsidDel="00C262A3">
            <w:rPr>
              <w:rFonts w:ascii="Arial Narrow" w:hAnsi="Arial Narrow" w:cs="Arial"/>
              <w:bCs/>
              <w:sz w:val="22"/>
              <w:szCs w:val="22"/>
            </w:rPr>
            <w:delText xml:space="preserve">&lt;Aquí señalar quien </w:delText>
          </w:r>
        </w:del>
      </w:ins>
      <w:ins w:id="778" w:author="GRAPURIMAC" w:date="2023-06-29T18:22:00Z">
        <w:del w:id="779" w:author="Manuel Raul Livano Luna" w:date="2023-07-03T15:42:00Z">
          <w:r w:rsidR="00E61AED" w:rsidDel="00C262A3">
            <w:rPr>
              <w:rFonts w:ascii="Arial Narrow" w:hAnsi="Arial Narrow" w:cs="Arial"/>
              <w:bCs/>
              <w:sz w:val="22"/>
              <w:szCs w:val="22"/>
            </w:rPr>
            <w:delText>o quiénes</w:delText>
          </w:r>
        </w:del>
        <w:del w:id="780" w:author="Manuel Raul Livano Luna" w:date="2023-07-03T15:43:00Z">
          <w:r w:rsidR="00E61AED" w:rsidDel="00C262A3">
            <w:rPr>
              <w:rFonts w:ascii="Arial Narrow" w:hAnsi="Arial Narrow" w:cs="Arial"/>
              <w:bCs/>
              <w:sz w:val="22"/>
              <w:szCs w:val="22"/>
            </w:rPr>
            <w:delText xml:space="preserve"> </w:delText>
          </w:r>
        </w:del>
      </w:ins>
      <w:ins w:id="781" w:author="GRAPURIMAC" w:date="2023-06-29T18:06:00Z">
        <w:del w:id="782" w:author="Manuel Raul Livano Luna" w:date="2023-07-03T15:43:00Z">
          <w:r w:rsidR="00F043EA" w:rsidDel="00C262A3">
            <w:rPr>
              <w:rFonts w:ascii="Arial Narrow" w:hAnsi="Arial Narrow" w:cs="Arial"/>
              <w:bCs/>
              <w:sz w:val="22"/>
              <w:szCs w:val="22"/>
            </w:rPr>
            <w:delText xml:space="preserve">manifestó </w:delText>
          </w:r>
        </w:del>
      </w:ins>
      <w:ins w:id="783" w:author="GRAPURIMAC" w:date="2023-06-29T18:22:00Z">
        <w:del w:id="784" w:author="Manuel Raul Livano Luna" w:date="2023-07-03T15:43:00Z">
          <w:r w:rsidR="00E61AED" w:rsidDel="00C262A3">
            <w:rPr>
              <w:rFonts w:ascii="Arial Narrow" w:hAnsi="Arial Narrow" w:cs="Arial"/>
              <w:bCs/>
              <w:sz w:val="22"/>
              <w:szCs w:val="22"/>
            </w:rPr>
            <w:delText xml:space="preserve"> o</w:delText>
          </w:r>
        </w:del>
        <w:r w:rsidR="00E61AED">
          <w:rPr>
            <w:rFonts w:ascii="Arial Narrow" w:hAnsi="Arial Narrow" w:cs="Arial"/>
            <w:bCs/>
            <w:sz w:val="22"/>
            <w:szCs w:val="22"/>
          </w:rPr>
          <w:t xml:space="preserve"> manifestaron </w:t>
        </w:r>
      </w:ins>
      <w:ins w:id="785" w:author="GRAPURIMAC" w:date="2023-06-29T18:06:00Z">
        <w:r w:rsidR="00F043EA">
          <w:rPr>
            <w:rFonts w:ascii="Arial Narrow" w:hAnsi="Arial Narrow" w:cs="Arial"/>
            <w:bCs/>
            <w:sz w:val="22"/>
            <w:szCs w:val="22"/>
          </w:rPr>
          <w:t>que los servidores o equipos inform</w:t>
        </w:r>
      </w:ins>
      <w:ins w:id="786" w:author="GRAPURIMAC" w:date="2023-06-29T18:07:00Z">
        <w:r w:rsidR="00F043EA">
          <w:rPr>
            <w:rFonts w:ascii="Arial Narrow" w:hAnsi="Arial Narrow" w:cs="Arial"/>
            <w:bCs/>
            <w:sz w:val="22"/>
            <w:szCs w:val="22"/>
          </w:rPr>
          <w:t>áticos se malograron por la mala implantación del pararrayo</w:t>
        </w:r>
      </w:ins>
      <w:ins w:id="787" w:author="GRAPURIMAC" w:date="2023-06-29T18:23:00Z">
        <w:r w:rsidR="00E61AED">
          <w:rPr>
            <w:rFonts w:ascii="Arial Narrow" w:hAnsi="Arial Narrow" w:cs="Arial"/>
            <w:bCs/>
            <w:sz w:val="22"/>
            <w:szCs w:val="22"/>
          </w:rPr>
          <w:t xml:space="preserve"> o por las tormentas eléctricas</w:t>
        </w:r>
      </w:ins>
      <w:ins w:id="788" w:author="GRAPURIMAC" w:date="2023-06-29T18:06:00Z">
        <w:r w:rsidR="00F043EA">
          <w:rPr>
            <w:rFonts w:ascii="Arial Narrow" w:hAnsi="Arial Narrow" w:cs="Arial"/>
            <w:bCs/>
            <w:szCs w:val="22"/>
          </w:rPr>
          <w:t>&gt;</w:t>
        </w:r>
      </w:ins>
      <w:del w:id="789" w:author="GRAPURIMAC" w:date="2023-06-29T18:06:00Z">
        <w:r w:rsidR="00BB6304" w:rsidDel="00F043EA">
          <w:rPr>
            <w:rFonts w:ascii="Arial Narrow" w:hAnsi="Arial Narrow" w:cs="Arial"/>
            <w:bCs/>
            <w:sz w:val="22"/>
            <w:szCs w:val="22"/>
          </w:rPr>
          <w:delText>pero</w:delText>
        </w:r>
      </w:del>
    </w:p>
    <w:p w14:paraId="1EB2154E" w14:textId="77777777" w:rsidR="00F043EA" w:rsidRDefault="00F043EA" w:rsidP="00343705">
      <w:pPr>
        <w:tabs>
          <w:tab w:val="left" w:pos="142"/>
          <w:tab w:val="left" w:pos="1276"/>
        </w:tabs>
        <w:autoSpaceDE w:val="0"/>
        <w:autoSpaceDN w:val="0"/>
        <w:adjustRightInd w:val="0"/>
        <w:ind w:left="709"/>
        <w:jc w:val="both"/>
        <w:rPr>
          <w:ins w:id="790" w:author="GRAPURIMAC" w:date="2023-06-29T18:06:00Z"/>
          <w:rFonts w:ascii="Arial Narrow" w:hAnsi="Arial Narrow" w:cs="Arial"/>
          <w:bCs/>
          <w:sz w:val="22"/>
          <w:szCs w:val="22"/>
        </w:rPr>
      </w:pPr>
    </w:p>
    <w:p w14:paraId="2E46FB00" w14:textId="1EADCCF2" w:rsidR="00F043EA" w:rsidRDefault="00E61AED" w:rsidP="00343705">
      <w:pPr>
        <w:tabs>
          <w:tab w:val="left" w:pos="142"/>
          <w:tab w:val="left" w:pos="1276"/>
        </w:tabs>
        <w:autoSpaceDE w:val="0"/>
        <w:autoSpaceDN w:val="0"/>
        <w:adjustRightInd w:val="0"/>
        <w:ind w:left="709"/>
        <w:jc w:val="both"/>
        <w:rPr>
          <w:ins w:id="791" w:author="GRAPURIMAC" w:date="2023-06-29T18:03:00Z"/>
          <w:rFonts w:ascii="Arial Narrow" w:hAnsi="Arial Narrow" w:cs="Arial"/>
          <w:bCs/>
          <w:sz w:val="22"/>
          <w:szCs w:val="22"/>
        </w:rPr>
      </w:pPr>
      <w:ins w:id="792" w:author="GRAPURIMAC" w:date="2023-06-29T18:23:00Z">
        <w:r>
          <w:rPr>
            <w:rFonts w:ascii="Arial Narrow" w:hAnsi="Arial Narrow" w:cs="Arial"/>
            <w:bCs/>
            <w:sz w:val="22"/>
            <w:szCs w:val="22"/>
          </w:rPr>
          <w:t xml:space="preserve">, por lo que estos </w:t>
        </w:r>
      </w:ins>
      <w:del w:id="793" w:author="GRAPURIMAC" w:date="2023-06-29T18:23:00Z">
        <w:r w:rsidR="00BB6304" w:rsidDel="00E61AED">
          <w:rPr>
            <w:rFonts w:ascii="Arial Narrow" w:hAnsi="Arial Narrow" w:cs="Arial"/>
            <w:bCs/>
            <w:sz w:val="22"/>
            <w:szCs w:val="22"/>
          </w:rPr>
          <w:delText xml:space="preserve"> como hizo constar estos </w:delText>
        </w:r>
      </w:del>
      <w:r w:rsidR="00BB6304">
        <w:rPr>
          <w:rFonts w:ascii="Arial Narrow" w:hAnsi="Arial Narrow" w:cs="Arial"/>
          <w:bCs/>
          <w:sz w:val="22"/>
          <w:szCs w:val="22"/>
        </w:rPr>
        <w:t>sistemas</w:t>
      </w:r>
      <w:ins w:id="794" w:author="GRAPURIMAC" w:date="2023-06-29T18:23:00Z">
        <w:r>
          <w:rPr>
            <w:rFonts w:ascii="Arial Narrow" w:hAnsi="Arial Narrow" w:cs="Arial"/>
            <w:bCs/>
            <w:sz w:val="22"/>
            <w:szCs w:val="22"/>
          </w:rPr>
          <w:t xml:space="preserve"> de pararrayos</w:t>
        </w:r>
      </w:ins>
      <w:r w:rsidR="00BB6304">
        <w:rPr>
          <w:rFonts w:ascii="Arial Narrow" w:hAnsi="Arial Narrow" w:cs="Arial"/>
          <w:bCs/>
          <w:sz w:val="22"/>
          <w:szCs w:val="22"/>
        </w:rPr>
        <w:t xml:space="preserve"> no cumplieron con la finalidad para las que fueron implementadas que era impedir el daño de los servidores </w:t>
      </w:r>
      <w:del w:id="795" w:author="GRAPURIMAC" w:date="2023-06-29T18:23:00Z">
        <w:r w:rsidR="0094167C" w:rsidDel="00E61AED">
          <w:rPr>
            <w:rFonts w:ascii="Arial Narrow" w:hAnsi="Arial Narrow" w:cs="Arial"/>
            <w:bCs/>
            <w:sz w:val="22"/>
            <w:szCs w:val="22"/>
          </w:rPr>
          <w:delText>implementados</w:delText>
        </w:r>
        <w:r w:rsidR="00BB6304" w:rsidDel="00E61AED">
          <w:rPr>
            <w:rFonts w:ascii="Arial Narrow" w:hAnsi="Arial Narrow" w:cs="Arial"/>
            <w:bCs/>
            <w:sz w:val="22"/>
            <w:szCs w:val="22"/>
          </w:rPr>
          <w:delText xml:space="preserve"> </w:delText>
        </w:r>
      </w:del>
      <w:r w:rsidR="0094167C">
        <w:rPr>
          <w:rFonts w:ascii="Arial Narrow" w:hAnsi="Arial Narrow" w:cs="Arial"/>
          <w:bCs/>
          <w:sz w:val="22"/>
          <w:szCs w:val="22"/>
        </w:rPr>
        <w:t xml:space="preserve">en </w:t>
      </w:r>
      <w:r w:rsidR="00A814E2">
        <w:rPr>
          <w:rFonts w:ascii="Arial Narrow" w:hAnsi="Arial Narrow" w:cs="Arial"/>
          <w:bCs/>
          <w:sz w:val="22"/>
          <w:szCs w:val="22"/>
        </w:rPr>
        <w:t>los centros</w:t>
      </w:r>
      <w:r w:rsidR="00BB6304">
        <w:rPr>
          <w:rFonts w:ascii="Arial Narrow" w:hAnsi="Arial Narrow" w:cs="Arial"/>
          <w:bCs/>
          <w:sz w:val="22"/>
          <w:szCs w:val="22"/>
        </w:rPr>
        <w:t xml:space="preserve"> de datos </w:t>
      </w:r>
      <w:r w:rsidR="0094167C">
        <w:rPr>
          <w:rFonts w:ascii="Arial Narrow" w:hAnsi="Arial Narrow" w:cs="Arial"/>
          <w:bCs/>
          <w:sz w:val="22"/>
          <w:szCs w:val="22"/>
        </w:rPr>
        <w:t>de las</w:t>
      </w:r>
      <w:r w:rsidR="00BB6304">
        <w:rPr>
          <w:rFonts w:ascii="Arial Narrow" w:hAnsi="Arial Narrow" w:cs="Arial"/>
          <w:bCs/>
          <w:sz w:val="22"/>
          <w:szCs w:val="22"/>
        </w:rPr>
        <w:t xml:space="preserve"> </w:t>
      </w:r>
      <w:ins w:id="796" w:author="GRAPURIMAC" w:date="2023-06-29T18:23:00Z">
        <w:r>
          <w:rPr>
            <w:rFonts w:ascii="Arial Narrow" w:hAnsi="Arial Narrow" w:cs="Arial"/>
            <w:bCs/>
            <w:sz w:val="22"/>
            <w:szCs w:val="22"/>
          </w:rPr>
          <w:t xml:space="preserve"> Instituciones Educativas antes citadas.</w:t>
        </w:r>
      </w:ins>
      <w:del w:id="797" w:author="GRAPURIMAC" w:date="2023-06-29T18:23:00Z">
        <w:r w:rsidR="00BB6304" w:rsidDel="00E61AED">
          <w:rPr>
            <w:rFonts w:ascii="Arial Narrow" w:hAnsi="Arial Narrow" w:cs="Arial"/>
            <w:bCs/>
            <w:sz w:val="22"/>
            <w:szCs w:val="22"/>
          </w:rPr>
          <w:delText>I.E</w:delText>
        </w:r>
        <w:r w:rsidR="00FE09A4" w:rsidDel="00E61AED">
          <w:rPr>
            <w:rFonts w:ascii="Arial Narrow" w:hAnsi="Arial Narrow" w:cs="Arial"/>
            <w:bCs/>
            <w:sz w:val="22"/>
            <w:szCs w:val="22"/>
          </w:rPr>
          <w:delText>.</w:delText>
        </w:r>
        <w:r w:rsidR="00BB6304" w:rsidDel="00E61AED">
          <w:rPr>
            <w:rFonts w:ascii="Arial Narrow" w:hAnsi="Arial Narrow" w:cs="Arial"/>
            <w:bCs/>
            <w:sz w:val="22"/>
            <w:szCs w:val="22"/>
          </w:rPr>
          <w:delText xml:space="preserve"> beneficiaria del proyecto.</w:delText>
        </w:r>
      </w:del>
    </w:p>
    <w:p w14:paraId="77E10E6F" w14:textId="77777777" w:rsidR="00F043EA" w:rsidRDefault="00F043EA" w:rsidP="00343705">
      <w:pPr>
        <w:tabs>
          <w:tab w:val="left" w:pos="142"/>
          <w:tab w:val="left" w:pos="1276"/>
        </w:tabs>
        <w:autoSpaceDE w:val="0"/>
        <w:autoSpaceDN w:val="0"/>
        <w:adjustRightInd w:val="0"/>
        <w:ind w:left="709"/>
        <w:jc w:val="both"/>
        <w:rPr>
          <w:ins w:id="798" w:author="GRAPURIMAC" w:date="2023-06-29T18:03:00Z"/>
          <w:rFonts w:ascii="Arial Narrow" w:hAnsi="Arial Narrow" w:cs="Arial"/>
          <w:bCs/>
          <w:sz w:val="22"/>
          <w:szCs w:val="22"/>
        </w:rPr>
      </w:pPr>
    </w:p>
    <w:p w14:paraId="0E963D93" w14:textId="33C895E6" w:rsidR="00BE01EE" w:rsidRDefault="00F043EA"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799"/>
      <w:ins w:id="800" w:author="GRAPURIMAC" w:date="2023-06-29T18:03:00Z">
        <w:r>
          <w:rPr>
            <w:rFonts w:ascii="Arial Narrow" w:hAnsi="Arial Narrow" w:cs="Arial"/>
            <w:bCs/>
            <w:sz w:val="22"/>
            <w:szCs w:val="22"/>
          </w:rPr>
          <w:t xml:space="preserve">Cabe precisar, que </w:t>
        </w:r>
      </w:ins>
      <w:del w:id="801" w:author="GRAPURIMAC" w:date="2023-06-29T18:04:00Z">
        <w:r w:rsidR="00C16C98" w:rsidDel="00F043EA">
          <w:rPr>
            <w:rFonts w:ascii="Arial Narrow" w:hAnsi="Arial Narrow" w:cs="Arial"/>
            <w:bCs/>
            <w:sz w:val="22"/>
            <w:szCs w:val="22"/>
          </w:rPr>
          <w:delText xml:space="preserve"> </w:delText>
        </w:r>
      </w:del>
      <w:ins w:id="802" w:author="GRAPURIMAC" w:date="2023-06-29T18:04:00Z">
        <w:r>
          <w:rPr>
            <w:rFonts w:ascii="Arial Narrow" w:hAnsi="Arial Narrow" w:cs="Arial"/>
            <w:bCs/>
            <w:sz w:val="22"/>
            <w:szCs w:val="22"/>
          </w:rPr>
          <w:t xml:space="preserve">la </w:t>
        </w:r>
      </w:ins>
      <w:del w:id="803" w:author="GRAPURIMAC" w:date="2023-06-29T18:03:00Z">
        <w:r w:rsidR="00343705" w:rsidRPr="00343705" w:rsidDel="00F043EA">
          <w:rPr>
            <w:rFonts w:ascii="Arial Narrow" w:hAnsi="Arial Narrow" w:cs="Arial"/>
            <w:bCs/>
            <w:sz w:val="22"/>
            <w:szCs w:val="22"/>
          </w:rPr>
          <w:delText xml:space="preserve">Una </w:delText>
        </w:r>
      </w:del>
      <w:r w:rsidR="00343705" w:rsidRPr="00343705">
        <w:rPr>
          <w:rFonts w:ascii="Arial Narrow" w:hAnsi="Arial Narrow" w:cs="Arial"/>
          <w:bCs/>
          <w:sz w:val="22"/>
          <w:szCs w:val="22"/>
        </w:rPr>
        <w:t>instalación de pararrayos está compuesta</w:t>
      </w:r>
      <w:del w:id="804" w:author="GRAPURIMAC" w:date="2023-06-29T18:04:00Z">
        <w:r w:rsidR="00343705" w:rsidRPr="00343705" w:rsidDel="00F043EA">
          <w:rPr>
            <w:rFonts w:ascii="Arial Narrow" w:hAnsi="Arial Narrow" w:cs="Arial"/>
            <w:bCs/>
            <w:sz w:val="22"/>
            <w:szCs w:val="22"/>
          </w:rPr>
          <w:delText>,</w:delText>
        </w:r>
      </w:del>
      <w:r w:rsidR="00343705" w:rsidRPr="00343705">
        <w:rPr>
          <w:rFonts w:ascii="Arial Narrow" w:hAnsi="Arial Narrow" w:cs="Arial"/>
          <w:bCs/>
          <w:sz w:val="22"/>
          <w:szCs w:val="22"/>
        </w:rPr>
        <w:t xml:space="preserve"> básicamente</w:t>
      </w:r>
      <w:ins w:id="805" w:author="GRAPURIMAC" w:date="2023-06-29T18:04:00Z">
        <w:r>
          <w:rPr>
            <w:rFonts w:ascii="Arial Narrow" w:hAnsi="Arial Narrow" w:cs="Arial"/>
            <w:bCs/>
            <w:sz w:val="22"/>
            <w:szCs w:val="22"/>
          </w:rPr>
          <w:t xml:space="preserve"> por los tres elementos siguientes: </w:t>
        </w:r>
      </w:ins>
      <w:del w:id="806" w:author="GRAPURIMAC" w:date="2023-06-29T18:04:00Z">
        <w:r w:rsidR="00343705" w:rsidRPr="00343705" w:rsidDel="00F043EA">
          <w:rPr>
            <w:rFonts w:ascii="Arial Narrow" w:hAnsi="Arial Narrow" w:cs="Arial"/>
            <w:bCs/>
            <w:sz w:val="22"/>
            <w:szCs w:val="22"/>
          </w:rPr>
          <w:delText xml:space="preserve">, de tres elementos: </w:delText>
        </w:r>
      </w:del>
      <w:ins w:id="807" w:author="GRAPURIMAC" w:date="2023-06-29T18:04:00Z">
        <w:r>
          <w:rPr>
            <w:rFonts w:ascii="Arial Narrow" w:hAnsi="Arial Narrow" w:cs="Arial"/>
            <w:bCs/>
            <w:sz w:val="22"/>
            <w:szCs w:val="22"/>
          </w:rPr>
          <w:t>U</w:t>
        </w:r>
      </w:ins>
      <w:del w:id="808" w:author="GRAPURIMAC" w:date="2023-06-29T18:04:00Z">
        <w:r w:rsidR="00343705" w:rsidRPr="00343705" w:rsidDel="00F043EA">
          <w:rPr>
            <w:rFonts w:ascii="Arial Narrow" w:hAnsi="Arial Narrow" w:cs="Arial"/>
            <w:bCs/>
            <w:sz w:val="22"/>
            <w:szCs w:val="22"/>
          </w:rPr>
          <w:delText>u</w:delText>
        </w:r>
      </w:del>
      <w:r w:rsidR="00343705" w:rsidRPr="00343705">
        <w:rPr>
          <w:rFonts w:ascii="Arial Narrow" w:hAnsi="Arial Narrow" w:cs="Arial"/>
          <w:bCs/>
          <w:sz w:val="22"/>
          <w:szCs w:val="22"/>
        </w:rPr>
        <w:t>n electrodo captador (pararrayos), una toma de tierra eléctrica y un cable eléctrico para conducir la corriente del rayo, desde el pararrayos a la toma de tierra</w:t>
      </w:r>
      <w:r w:rsidR="00343705">
        <w:rPr>
          <w:rFonts w:ascii="Arial Narrow" w:hAnsi="Arial Narrow" w:cs="Arial"/>
          <w:bCs/>
          <w:sz w:val="22"/>
          <w:szCs w:val="22"/>
        </w:rPr>
        <w:t xml:space="preserve">. </w:t>
      </w:r>
      <w:commentRangeEnd w:id="799"/>
      <w:r>
        <w:rPr>
          <w:rStyle w:val="Refdecomentario"/>
        </w:rPr>
        <w:commentReference w:id="799"/>
      </w:r>
    </w:p>
    <w:p w14:paraId="087EF234" w14:textId="77777777" w:rsidR="00665DE5" w:rsidRDefault="00665DE5" w:rsidP="00343705">
      <w:pPr>
        <w:tabs>
          <w:tab w:val="left" w:pos="142"/>
          <w:tab w:val="left" w:pos="1276"/>
        </w:tabs>
        <w:autoSpaceDE w:val="0"/>
        <w:autoSpaceDN w:val="0"/>
        <w:adjustRightInd w:val="0"/>
        <w:ind w:left="709"/>
        <w:jc w:val="both"/>
        <w:rPr>
          <w:rFonts w:ascii="Arial Narrow" w:hAnsi="Arial Narrow" w:cs="Arial"/>
          <w:bCs/>
          <w:sz w:val="22"/>
          <w:szCs w:val="22"/>
        </w:rPr>
      </w:pPr>
    </w:p>
    <w:p w14:paraId="00E85A98" w14:textId="5F29BD3A" w:rsidR="00BE01EE"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w:t>
      </w:r>
      <w:r w:rsidR="00621969">
        <w:rPr>
          <w:rFonts w:ascii="Arial Narrow" w:hAnsi="Arial Narrow" w:cs="Arial"/>
          <w:bCs/>
          <w:sz w:val="22"/>
          <w:szCs w:val="22"/>
        </w:rPr>
        <w:t>2</w:t>
      </w:r>
    </w:p>
    <w:p w14:paraId="7142D10A" w14:textId="1F2B5043" w:rsidR="00665DE5"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Instalación de poso a tierra para pararrayos</w:t>
      </w:r>
    </w:p>
    <w:p w14:paraId="22EA901F" w14:textId="770FBA4D" w:rsidR="00BE01EE"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lastRenderedPageBreak/>
        <w:drawing>
          <wp:inline distT="0" distB="0" distL="0" distR="0" wp14:anchorId="0213B807" wp14:editId="37BE9164">
            <wp:extent cx="4930775" cy="3019425"/>
            <wp:effectExtent l="0" t="0" r="3175" b="952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6123" cy="3022700"/>
                    </a:xfrm>
                    <a:prstGeom prst="rect">
                      <a:avLst/>
                    </a:prstGeom>
                    <a:noFill/>
                    <a:ln>
                      <a:noFill/>
                    </a:ln>
                  </pic:spPr>
                </pic:pic>
              </a:graphicData>
            </a:graphic>
          </wp:inline>
        </w:drawing>
      </w:r>
    </w:p>
    <w:p w14:paraId="61C3EE40" w14:textId="560B35BE" w:rsidR="00BE01EE" w:rsidRPr="00E61AED" w:rsidRDefault="00BE01EE" w:rsidP="00343705">
      <w:pPr>
        <w:tabs>
          <w:tab w:val="left" w:pos="142"/>
          <w:tab w:val="left" w:pos="1276"/>
        </w:tabs>
        <w:autoSpaceDE w:val="0"/>
        <w:autoSpaceDN w:val="0"/>
        <w:adjustRightInd w:val="0"/>
        <w:ind w:left="709"/>
        <w:jc w:val="both"/>
        <w:rPr>
          <w:rFonts w:ascii="Arial Narrow" w:hAnsi="Arial Narrow" w:cs="Arial"/>
          <w:bCs/>
          <w:sz w:val="16"/>
          <w:szCs w:val="16"/>
          <w:rPrChange w:id="809" w:author="GRAPURIMAC" w:date="2023-06-29T18:24:00Z">
            <w:rPr>
              <w:rFonts w:ascii="Arial Narrow" w:hAnsi="Arial Narrow" w:cs="Arial"/>
              <w:bCs/>
              <w:sz w:val="22"/>
              <w:szCs w:val="22"/>
            </w:rPr>
          </w:rPrChange>
        </w:rPr>
      </w:pPr>
      <w:r w:rsidRPr="00E61AED">
        <w:rPr>
          <w:rFonts w:ascii="Arial Narrow" w:hAnsi="Arial Narrow" w:cs="Arial"/>
          <w:bCs/>
          <w:sz w:val="16"/>
          <w:szCs w:val="16"/>
          <w:rPrChange w:id="810" w:author="GRAPURIMAC" w:date="2023-06-29T18:24:00Z">
            <w:rPr>
              <w:rFonts w:ascii="Arial Narrow" w:hAnsi="Arial Narrow" w:cs="Arial"/>
              <w:bCs/>
              <w:sz w:val="22"/>
              <w:szCs w:val="22"/>
            </w:rPr>
          </w:rPrChange>
        </w:rPr>
        <w:t xml:space="preserve">En la siguiente imagen se aprecia que </w:t>
      </w:r>
      <w:r w:rsidR="003E1081" w:rsidRPr="00E61AED">
        <w:rPr>
          <w:rFonts w:ascii="Arial Narrow" w:hAnsi="Arial Narrow" w:cs="Arial"/>
          <w:bCs/>
          <w:sz w:val="16"/>
          <w:szCs w:val="16"/>
          <w:rPrChange w:id="811" w:author="GRAPURIMAC" w:date="2023-06-29T18:24:00Z">
            <w:rPr>
              <w:rFonts w:ascii="Arial Narrow" w:hAnsi="Arial Narrow" w:cs="Arial"/>
              <w:bCs/>
              <w:sz w:val="22"/>
              <w:szCs w:val="22"/>
            </w:rPr>
          </w:rPrChange>
        </w:rPr>
        <w:t>el sistema de para</w:t>
      </w:r>
      <w:ins w:id="812" w:author="GRAPURIMAC" w:date="2023-06-29T18:24:00Z">
        <w:r w:rsidR="00E61AED">
          <w:rPr>
            <w:rFonts w:ascii="Arial Narrow" w:hAnsi="Arial Narrow" w:cs="Arial"/>
            <w:bCs/>
            <w:sz w:val="16"/>
            <w:szCs w:val="16"/>
          </w:rPr>
          <w:t>r</w:t>
        </w:r>
      </w:ins>
      <w:del w:id="813" w:author="GRAPURIMAC" w:date="2023-06-29T18:24:00Z">
        <w:r w:rsidR="003E1081" w:rsidRPr="00E61AED" w:rsidDel="00E61AED">
          <w:rPr>
            <w:rFonts w:ascii="Arial Narrow" w:hAnsi="Arial Narrow" w:cs="Arial"/>
            <w:bCs/>
            <w:sz w:val="16"/>
            <w:szCs w:val="16"/>
            <w:rPrChange w:id="814" w:author="GRAPURIMAC" w:date="2023-06-29T18:24:00Z">
              <w:rPr>
                <w:rFonts w:ascii="Arial Narrow" w:hAnsi="Arial Narrow" w:cs="Arial"/>
                <w:bCs/>
                <w:sz w:val="22"/>
                <w:szCs w:val="22"/>
              </w:rPr>
            </w:rPrChange>
          </w:rPr>
          <w:delText xml:space="preserve"> </w:delText>
        </w:r>
      </w:del>
      <w:r w:rsidR="003E1081" w:rsidRPr="00E61AED">
        <w:rPr>
          <w:rFonts w:ascii="Arial Narrow" w:hAnsi="Arial Narrow" w:cs="Arial"/>
          <w:bCs/>
          <w:sz w:val="16"/>
          <w:szCs w:val="16"/>
          <w:rPrChange w:id="815" w:author="GRAPURIMAC" w:date="2023-06-29T18:24:00Z">
            <w:rPr>
              <w:rFonts w:ascii="Arial Narrow" w:hAnsi="Arial Narrow" w:cs="Arial"/>
              <w:bCs/>
              <w:sz w:val="22"/>
              <w:szCs w:val="22"/>
            </w:rPr>
          </w:rPrChange>
        </w:rPr>
        <w:t xml:space="preserve">rayos no cuenta con ningún tipo de protección y </w:t>
      </w:r>
      <w:r w:rsidR="00A814E2" w:rsidRPr="00E61AED">
        <w:rPr>
          <w:rFonts w:ascii="Arial Narrow" w:hAnsi="Arial Narrow" w:cs="Arial"/>
          <w:bCs/>
          <w:sz w:val="16"/>
          <w:szCs w:val="16"/>
          <w:rPrChange w:id="816" w:author="GRAPURIMAC" w:date="2023-06-29T18:24:00Z">
            <w:rPr>
              <w:rFonts w:ascii="Arial Narrow" w:hAnsi="Arial Narrow" w:cs="Arial"/>
              <w:bCs/>
              <w:sz w:val="22"/>
              <w:szCs w:val="22"/>
            </w:rPr>
          </w:rPrChange>
        </w:rPr>
        <w:t>está</w:t>
      </w:r>
      <w:r w:rsidR="003E1081" w:rsidRPr="00E61AED">
        <w:rPr>
          <w:rFonts w:ascii="Arial Narrow" w:hAnsi="Arial Narrow" w:cs="Arial"/>
          <w:bCs/>
          <w:sz w:val="16"/>
          <w:szCs w:val="16"/>
          <w:rPrChange w:id="817" w:author="GRAPURIMAC" w:date="2023-06-29T18:24:00Z">
            <w:rPr>
              <w:rFonts w:ascii="Arial Narrow" w:hAnsi="Arial Narrow" w:cs="Arial"/>
              <w:bCs/>
              <w:sz w:val="22"/>
              <w:szCs w:val="22"/>
            </w:rPr>
          </w:rPrChange>
        </w:rPr>
        <w:t xml:space="preserve"> expuesto a la humedad lo que dañaría el sistema de protección para el cual fue implementado</w:t>
      </w:r>
      <w:r w:rsidR="00A814E2" w:rsidRPr="00E61AED">
        <w:rPr>
          <w:rFonts w:ascii="Arial Narrow" w:hAnsi="Arial Narrow" w:cs="Arial"/>
          <w:bCs/>
          <w:sz w:val="16"/>
          <w:szCs w:val="16"/>
          <w:rPrChange w:id="818" w:author="GRAPURIMAC" w:date="2023-06-29T18:24:00Z">
            <w:rPr>
              <w:rFonts w:ascii="Arial Narrow" w:hAnsi="Arial Narrow" w:cs="Arial"/>
              <w:bCs/>
              <w:sz w:val="22"/>
              <w:szCs w:val="22"/>
            </w:rPr>
          </w:rPrChange>
        </w:rPr>
        <w:t>, por ejemplo</w:t>
      </w:r>
      <w:ins w:id="819" w:author="GRAPURIMAC" w:date="2023-06-29T18:24:00Z">
        <w:r w:rsidR="00E61AED">
          <w:rPr>
            <w:rFonts w:ascii="Arial Narrow" w:hAnsi="Arial Narrow" w:cs="Arial"/>
            <w:bCs/>
            <w:sz w:val="16"/>
            <w:szCs w:val="16"/>
          </w:rPr>
          <w:t>,</w:t>
        </w:r>
      </w:ins>
      <w:r w:rsidR="00A814E2" w:rsidRPr="00E61AED">
        <w:rPr>
          <w:rFonts w:ascii="Arial Narrow" w:hAnsi="Arial Narrow" w:cs="Arial"/>
          <w:bCs/>
          <w:sz w:val="16"/>
          <w:szCs w:val="16"/>
          <w:rPrChange w:id="820" w:author="GRAPURIMAC" w:date="2023-06-29T18:24:00Z">
            <w:rPr>
              <w:rFonts w:ascii="Arial Narrow" w:hAnsi="Arial Narrow" w:cs="Arial"/>
              <w:bCs/>
              <w:sz w:val="22"/>
              <w:szCs w:val="22"/>
            </w:rPr>
          </w:rPrChange>
        </w:rPr>
        <w:t xml:space="preserve"> en la imagen se muestra la implementación del sistema de protección eléctrica po</w:t>
      </w:r>
      <w:ins w:id="821" w:author="GRAPURIMAC" w:date="2023-06-29T18:24:00Z">
        <w:r w:rsidR="00E61AED">
          <w:rPr>
            <w:rFonts w:ascii="Arial Narrow" w:hAnsi="Arial Narrow" w:cs="Arial"/>
            <w:bCs/>
            <w:sz w:val="16"/>
            <w:szCs w:val="16"/>
          </w:rPr>
          <w:t>z</w:t>
        </w:r>
      </w:ins>
      <w:del w:id="822" w:author="GRAPURIMAC" w:date="2023-06-29T18:24:00Z">
        <w:r w:rsidR="00A814E2" w:rsidRPr="00E61AED" w:rsidDel="00E61AED">
          <w:rPr>
            <w:rFonts w:ascii="Arial Narrow" w:hAnsi="Arial Narrow" w:cs="Arial"/>
            <w:bCs/>
            <w:sz w:val="16"/>
            <w:szCs w:val="16"/>
            <w:rPrChange w:id="823" w:author="GRAPURIMAC" w:date="2023-06-29T18:24:00Z">
              <w:rPr>
                <w:rFonts w:ascii="Arial Narrow" w:hAnsi="Arial Narrow" w:cs="Arial"/>
                <w:bCs/>
                <w:sz w:val="22"/>
                <w:szCs w:val="22"/>
              </w:rPr>
            </w:rPrChange>
          </w:rPr>
          <w:delText>s</w:delText>
        </w:r>
      </w:del>
      <w:r w:rsidR="00A814E2" w:rsidRPr="00E61AED">
        <w:rPr>
          <w:rFonts w:ascii="Arial Narrow" w:hAnsi="Arial Narrow" w:cs="Arial"/>
          <w:bCs/>
          <w:sz w:val="16"/>
          <w:szCs w:val="16"/>
          <w:rPrChange w:id="824" w:author="GRAPURIMAC" w:date="2023-06-29T18:24:00Z">
            <w:rPr>
              <w:rFonts w:ascii="Arial Narrow" w:hAnsi="Arial Narrow" w:cs="Arial"/>
              <w:bCs/>
              <w:sz w:val="22"/>
              <w:szCs w:val="22"/>
            </w:rPr>
          </w:rPrChange>
        </w:rPr>
        <w:t xml:space="preserve">o a tierra de la I.E. Daniel Alcides Carrión, </w:t>
      </w:r>
      <w:r w:rsidR="00A814E2" w:rsidRPr="00E61AED">
        <w:rPr>
          <w:rFonts w:ascii="Arial Narrow" w:hAnsi="Arial Narrow" w:cs="Arial"/>
          <w:bCs/>
          <w:sz w:val="16"/>
          <w:szCs w:val="16"/>
          <w:highlight w:val="yellow"/>
          <w:rPrChange w:id="825" w:author="GRAPURIMAC" w:date="2023-06-29T18:24:00Z">
            <w:rPr>
              <w:rFonts w:ascii="Arial Narrow" w:hAnsi="Arial Narrow" w:cs="Arial"/>
              <w:bCs/>
              <w:sz w:val="22"/>
              <w:szCs w:val="22"/>
            </w:rPr>
          </w:rPrChange>
        </w:rPr>
        <w:t>el cual se repite en todas las 8</w:t>
      </w:r>
      <w:r w:rsidR="00621969" w:rsidRPr="00E61AED">
        <w:rPr>
          <w:rFonts w:ascii="Arial Narrow" w:hAnsi="Arial Narrow" w:cs="Arial"/>
          <w:bCs/>
          <w:sz w:val="16"/>
          <w:szCs w:val="16"/>
          <w:highlight w:val="yellow"/>
          <w:rPrChange w:id="826" w:author="GRAPURIMAC" w:date="2023-06-29T18:24:00Z">
            <w:rPr>
              <w:rFonts w:ascii="Arial Narrow" w:hAnsi="Arial Narrow" w:cs="Arial"/>
              <w:bCs/>
              <w:sz w:val="22"/>
              <w:szCs w:val="22"/>
            </w:rPr>
          </w:rPrChange>
        </w:rPr>
        <w:t xml:space="preserve"> </w:t>
      </w:r>
      <w:r w:rsidR="00A814E2" w:rsidRPr="00E61AED">
        <w:rPr>
          <w:rFonts w:ascii="Arial Narrow" w:hAnsi="Arial Narrow" w:cs="Arial"/>
          <w:bCs/>
          <w:sz w:val="16"/>
          <w:szCs w:val="16"/>
          <w:highlight w:val="yellow"/>
          <w:rPrChange w:id="827" w:author="GRAPURIMAC" w:date="2023-06-29T18:24:00Z">
            <w:rPr>
              <w:rFonts w:ascii="Arial Narrow" w:hAnsi="Arial Narrow" w:cs="Arial"/>
              <w:bCs/>
              <w:sz w:val="22"/>
              <w:szCs w:val="22"/>
            </w:rPr>
          </w:rPrChange>
        </w:rPr>
        <w:t>I</w:t>
      </w:r>
      <w:r w:rsidR="00621969" w:rsidRPr="00E61AED">
        <w:rPr>
          <w:rFonts w:ascii="Arial Narrow" w:hAnsi="Arial Narrow" w:cs="Arial"/>
          <w:bCs/>
          <w:sz w:val="16"/>
          <w:szCs w:val="16"/>
          <w:highlight w:val="yellow"/>
          <w:rPrChange w:id="828" w:author="GRAPURIMAC" w:date="2023-06-29T18:24:00Z">
            <w:rPr>
              <w:rFonts w:ascii="Arial Narrow" w:hAnsi="Arial Narrow" w:cs="Arial"/>
              <w:bCs/>
              <w:sz w:val="22"/>
              <w:szCs w:val="22"/>
            </w:rPr>
          </w:rPrChange>
        </w:rPr>
        <w:t>I</w:t>
      </w:r>
      <w:r w:rsidR="00A814E2" w:rsidRPr="00E61AED">
        <w:rPr>
          <w:rFonts w:ascii="Arial Narrow" w:hAnsi="Arial Narrow" w:cs="Arial"/>
          <w:bCs/>
          <w:sz w:val="16"/>
          <w:szCs w:val="16"/>
          <w:highlight w:val="yellow"/>
          <w:rPrChange w:id="829" w:author="GRAPURIMAC" w:date="2023-06-29T18:24:00Z">
            <w:rPr>
              <w:rFonts w:ascii="Arial Narrow" w:hAnsi="Arial Narrow" w:cs="Arial"/>
              <w:bCs/>
              <w:sz w:val="22"/>
              <w:szCs w:val="22"/>
            </w:rPr>
          </w:rPrChange>
        </w:rPr>
        <w:t>.E</w:t>
      </w:r>
      <w:r w:rsidR="00621969" w:rsidRPr="00E61AED">
        <w:rPr>
          <w:rFonts w:ascii="Arial Narrow" w:hAnsi="Arial Narrow" w:cs="Arial"/>
          <w:bCs/>
          <w:sz w:val="16"/>
          <w:szCs w:val="16"/>
          <w:highlight w:val="yellow"/>
          <w:rPrChange w:id="830" w:author="GRAPURIMAC" w:date="2023-06-29T18:24:00Z">
            <w:rPr>
              <w:rFonts w:ascii="Arial Narrow" w:hAnsi="Arial Narrow" w:cs="Arial"/>
              <w:bCs/>
              <w:sz w:val="22"/>
              <w:szCs w:val="22"/>
            </w:rPr>
          </w:rPrChange>
        </w:rPr>
        <w:t>E</w:t>
      </w:r>
      <w:r w:rsidR="00A814E2" w:rsidRPr="00E61AED">
        <w:rPr>
          <w:rFonts w:ascii="Arial Narrow" w:hAnsi="Arial Narrow" w:cs="Arial"/>
          <w:bCs/>
          <w:sz w:val="16"/>
          <w:szCs w:val="16"/>
          <w:highlight w:val="yellow"/>
          <w:rPrChange w:id="831" w:author="GRAPURIMAC" w:date="2023-06-29T18:24:00Z">
            <w:rPr>
              <w:rFonts w:ascii="Arial Narrow" w:hAnsi="Arial Narrow" w:cs="Arial"/>
              <w:bCs/>
              <w:sz w:val="22"/>
              <w:szCs w:val="22"/>
            </w:rPr>
          </w:rPrChange>
        </w:rPr>
        <w:t xml:space="preserve">. </w:t>
      </w:r>
      <w:commentRangeStart w:id="832"/>
      <w:r w:rsidR="00A814E2" w:rsidRPr="00E61AED">
        <w:rPr>
          <w:rFonts w:ascii="Arial Narrow" w:hAnsi="Arial Narrow" w:cs="Arial"/>
          <w:bCs/>
          <w:sz w:val="16"/>
          <w:szCs w:val="16"/>
          <w:highlight w:val="yellow"/>
          <w:rPrChange w:id="833" w:author="GRAPURIMAC" w:date="2023-06-29T18:24:00Z">
            <w:rPr>
              <w:rFonts w:ascii="Arial Narrow" w:hAnsi="Arial Narrow" w:cs="Arial"/>
              <w:bCs/>
              <w:sz w:val="22"/>
              <w:szCs w:val="22"/>
            </w:rPr>
          </w:rPrChange>
        </w:rPr>
        <w:t>Visitadas</w:t>
      </w:r>
      <w:commentRangeEnd w:id="832"/>
      <w:r w:rsidR="00E61AED">
        <w:rPr>
          <w:rStyle w:val="Refdecomentario"/>
        </w:rPr>
        <w:commentReference w:id="832"/>
      </w:r>
      <w:r w:rsidR="00A814E2" w:rsidRPr="00E61AED">
        <w:rPr>
          <w:rFonts w:ascii="Arial Narrow" w:hAnsi="Arial Narrow" w:cs="Arial"/>
          <w:bCs/>
          <w:sz w:val="16"/>
          <w:szCs w:val="16"/>
          <w:rPrChange w:id="834" w:author="GRAPURIMAC" w:date="2023-06-29T18:24:00Z">
            <w:rPr>
              <w:rFonts w:ascii="Arial Narrow" w:hAnsi="Arial Narrow" w:cs="Arial"/>
              <w:bCs/>
              <w:sz w:val="22"/>
              <w:szCs w:val="22"/>
            </w:rPr>
          </w:rPrChange>
        </w:rPr>
        <w:t xml:space="preserve">. </w:t>
      </w:r>
    </w:p>
    <w:p w14:paraId="42D3EBAA" w14:textId="77777777" w:rsidR="00BE01EE"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p>
    <w:p w14:paraId="2D9C3474" w14:textId="34741A54" w:rsidR="00343705" w:rsidRDefault="00E61AED"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835"/>
      <w:ins w:id="836" w:author="GRAPURIMAC" w:date="2023-06-29T18:26:00Z">
        <w:r>
          <w:rPr>
            <w:rFonts w:ascii="Arial Narrow" w:hAnsi="Arial Narrow" w:cs="Arial"/>
            <w:bCs/>
            <w:sz w:val="22"/>
            <w:szCs w:val="22"/>
          </w:rPr>
          <w:t>Cabe precisar, que l</w:t>
        </w:r>
      </w:ins>
      <w:del w:id="837" w:author="GRAPURIMAC" w:date="2023-06-29T18:26:00Z">
        <w:r w:rsidR="007F2EED" w:rsidDel="00E61AED">
          <w:rPr>
            <w:rFonts w:ascii="Arial Narrow" w:hAnsi="Arial Narrow" w:cs="Arial"/>
            <w:bCs/>
            <w:sz w:val="22"/>
            <w:szCs w:val="22"/>
          </w:rPr>
          <w:delText>L</w:delText>
        </w:r>
      </w:del>
      <w:r w:rsidR="007F2EED">
        <w:rPr>
          <w:rFonts w:ascii="Arial Narrow" w:hAnsi="Arial Narrow" w:cs="Arial"/>
          <w:bCs/>
          <w:sz w:val="22"/>
          <w:szCs w:val="22"/>
        </w:rPr>
        <w:t xml:space="preserve">os </w:t>
      </w:r>
      <w:r w:rsidR="00343705">
        <w:rPr>
          <w:rFonts w:ascii="Arial Narrow" w:hAnsi="Arial Narrow" w:cs="Arial"/>
          <w:bCs/>
          <w:sz w:val="22"/>
          <w:szCs w:val="22"/>
        </w:rPr>
        <w:t xml:space="preserve">sistemas pueden fallar debido al ingreso de humedad </w:t>
      </w:r>
      <w:r w:rsidR="00055842">
        <w:rPr>
          <w:rFonts w:ascii="Arial Narrow" w:hAnsi="Arial Narrow" w:cs="Arial"/>
          <w:bCs/>
          <w:sz w:val="22"/>
          <w:szCs w:val="22"/>
        </w:rPr>
        <w:t>aumentando la resistencia de la corriente, esto ocasiona que la descarga no fluya por el sitio previsto y se conduzca por otro camino con mayor resistencia a la considerada por el diseño del sistema. Esto ocasiona que la descarga eléctrica se conduzca por otras vías, desprotegiendo a los equipos para los que sirven de protección.</w:t>
      </w:r>
      <w:commentRangeEnd w:id="835"/>
      <w:r>
        <w:rPr>
          <w:rStyle w:val="Refdecomentario"/>
        </w:rPr>
        <w:commentReference w:id="835"/>
      </w:r>
    </w:p>
    <w:p w14:paraId="077F7F2D" w14:textId="77777777" w:rsidR="00055842"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p>
    <w:p w14:paraId="6C8CA67B" w14:textId="34A66C58" w:rsidR="00343705"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838"/>
      <w:r>
        <w:rPr>
          <w:rFonts w:ascii="Arial Narrow" w:hAnsi="Arial Narrow" w:cs="Arial"/>
          <w:bCs/>
          <w:sz w:val="22"/>
          <w:szCs w:val="22"/>
        </w:rPr>
        <w:t>Todo ello fue corroborado por los directores de las instituciones educativas visitadas</w:t>
      </w:r>
      <w:r w:rsidR="00D16520">
        <w:rPr>
          <w:rFonts w:ascii="Arial Narrow" w:hAnsi="Arial Narrow" w:cs="Arial"/>
          <w:bCs/>
          <w:sz w:val="22"/>
          <w:szCs w:val="22"/>
        </w:rPr>
        <w:t>,</w:t>
      </w:r>
      <w:r>
        <w:rPr>
          <w:rFonts w:ascii="Arial Narrow" w:hAnsi="Arial Narrow" w:cs="Arial"/>
          <w:bCs/>
          <w:sz w:val="22"/>
          <w:szCs w:val="22"/>
        </w:rPr>
        <w:t xml:space="preserve"> quienes manifiestan que los equipos (servidores) dejaron de funcionar luego de presentarse una tormenta eléctrica, y este hecho fue consignado en actas de visitas de control</w:t>
      </w:r>
      <w:r w:rsidR="00A814E2">
        <w:rPr>
          <w:rFonts w:ascii="Arial Narrow" w:hAnsi="Arial Narrow" w:cs="Arial"/>
          <w:bCs/>
          <w:sz w:val="22"/>
          <w:szCs w:val="22"/>
        </w:rPr>
        <w:t xml:space="preserve"> nº</w:t>
      </w:r>
      <w:r w:rsidR="00621969">
        <w:rPr>
          <w:rFonts w:ascii="Arial Narrow" w:hAnsi="Arial Narrow" w:cs="Arial"/>
          <w:bCs/>
          <w:sz w:val="22"/>
          <w:szCs w:val="22"/>
        </w:rPr>
        <w:t xml:space="preserve"> </w:t>
      </w:r>
      <w:r w:rsidR="00A814E2">
        <w:rPr>
          <w:rFonts w:ascii="Arial Narrow" w:hAnsi="Arial Narrow" w:cs="Arial"/>
          <w:bCs/>
          <w:sz w:val="22"/>
          <w:szCs w:val="22"/>
        </w:rPr>
        <w:t>5 y nº</w:t>
      </w:r>
      <w:r w:rsidR="00621969">
        <w:rPr>
          <w:rFonts w:ascii="Arial Narrow" w:hAnsi="Arial Narrow" w:cs="Arial"/>
          <w:bCs/>
          <w:sz w:val="22"/>
          <w:szCs w:val="22"/>
        </w:rPr>
        <w:t xml:space="preserve"> </w:t>
      </w:r>
      <w:r w:rsidR="00A814E2">
        <w:rPr>
          <w:rFonts w:ascii="Arial Narrow" w:hAnsi="Arial Narrow" w:cs="Arial"/>
          <w:bCs/>
          <w:sz w:val="22"/>
          <w:szCs w:val="22"/>
        </w:rPr>
        <w:t xml:space="preserve">6 </w:t>
      </w:r>
      <w:r w:rsidR="00D16520">
        <w:rPr>
          <w:rFonts w:ascii="Arial Narrow" w:hAnsi="Arial Narrow" w:cs="Arial"/>
          <w:bCs/>
          <w:sz w:val="22"/>
          <w:szCs w:val="22"/>
        </w:rPr>
        <w:t>de 2023 en las I.E. de Daniel Alcides Carrión y Las Américas respectivamente.</w:t>
      </w:r>
      <w:r>
        <w:rPr>
          <w:rFonts w:ascii="Arial Narrow" w:hAnsi="Arial Narrow" w:cs="Arial"/>
          <w:bCs/>
          <w:sz w:val="22"/>
          <w:szCs w:val="22"/>
        </w:rPr>
        <w:t xml:space="preserve"> </w:t>
      </w:r>
      <w:commentRangeEnd w:id="838"/>
      <w:r w:rsidR="00E61AED">
        <w:rPr>
          <w:rStyle w:val="Refdecomentario"/>
        </w:rPr>
        <w:commentReference w:id="838"/>
      </w:r>
    </w:p>
    <w:p w14:paraId="2E1600E1" w14:textId="77777777" w:rsidR="000448A9" w:rsidRDefault="000448A9" w:rsidP="00343705">
      <w:pPr>
        <w:tabs>
          <w:tab w:val="left" w:pos="142"/>
          <w:tab w:val="left" w:pos="1276"/>
        </w:tabs>
        <w:autoSpaceDE w:val="0"/>
        <w:autoSpaceDN w:val="0"/>
        <w:adjustRightInd w:val="0"/>
        <w:ind w:left="709"/>
        <w:jc w:val="both"/>
        <w:rPr>
          <w:rFonts w:ascii="Arial Narrow" w:hAnsi="Arial Narrow" w:cs="Arial"/>
          <w:bCs/>
          <w:sz w:val="22"/>
          <w:szCs w:val="22"/>
        </w:rPr>
      </w:pPr>
    </w:p>
    <w:p w14:paraId="7CA90396" w14:textId="3411922C" w:rsidR="000448A9"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w:t>
      </w:r>
      <w:r w:rsidR="00621969">
        <w:rPr>
          <w:rFonts w:ascii="Arial Narrow" w:hAnsi="Arial Narrow" w:cs="Arial"/>
          <w:bCs/>
          <w:sz w:val="22"/>
          <w:szCs w:val="22"/>
        </w:rPr>
        <w:t>3</w:t>
      </w:r>
    </w:p>
    <w:p w14:paraId="3BB3D2C1" w14:textId="46E7D867" w:rsidR="000448A9"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Gabinete de servidores</w:t>
      </w:r>
    </w:p>
    <w:p w14:paraId="398BADCF" w14:textId="33B079A5" w:rsidR="00FE09A4" w:rsidRDefault="003E1081" w:rsidP="003E1081">
      <w:pPr>
        <w:tabs>
          <w:tab w:val="left" w:pos="142"/>
          <w:tab w:val="left" w:pos="1276"/>
        </w:tabs>
        <w:autoSpaceDE w:val="0"/>
        <w:autoSpaceDN w:val="0"/>
        <w:adjustRightInd w:val="0"/>
        <w:ind w:left="709"/>
        <w:rPr>
          <w:rFonts w:ascii="Arial Narrow" w:hAnsi="Arial Narrow" w:cs="Arial"/>
          <w:bCs/>
          <w:sz w:val="22"/>
          <w:szCs w:val="22"/>
        </w:rPr>
      </w:pPr>
      <w:r>
        <w:rPr>
          <w:noProof/>
          <w:lang w:val="en-US" w:eastAsia="en-US"/>
        </w:rPr>
        <w:lastRenderedPageBreak/>
        <w:drawing>
          <wp:inline distT="0" distB="0" distL="0" distR="0" wp14:anchorId="330F829B" wp14:editId="1F67008E">
            <wp:extent cx="4781787" cy="3586480"/>
            <wp:effectExtent l="0" t="0" r="0" b="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92533" cy="3594539"/>
                    </a:xfrm>
                    <a:prstGeom prst="rect">
                      <a:avLst/>
                    </a:prstGeom>
                    <a:noFill/>
                    <a:ln>
                      <a:noFill/>
                    </a:ln>
                  </pic:spPr>
                </pic:pic>
              </a:graphicData>
            </a:graphic>
          </wp:inline>
        </w:drawing>
      </w:r>
    </w:p>
    <w:p w14:paraId="62916D0D" w14:textId="6435AFBB" w:rsidR="003E1081" w:rsidRDefault="003E1081" w:rsidP="003E1081">
      <w:pPr>
        <w:tabs>
          <w:tab w:val="left" w:pos="142"/>
          <w:tab w:val="left" w:pos="1276"/>
        </w:tabs>
        <w:autoSpaceDE w:val="0"/>
        <w:autoSpaceDN w:val="0"/>
        <w:adjustRightInd w:val="0"/>
        <w:ind w:left="709"/>
        <w:rPr>
          <w:rFonts w:ascii="Arial Narrow" w:hAnsi="Arial Narrow" w:cs="Arial"/>
          <w:bCs/>
          <w:sz w:val="22"/>
          <w:szCs w:val="22"/>
        </w:rPr>
      </w:pPr>
      <w:r>
        <w:rPr>
          <w:rFonts w:ascii="Arial Narrow" w:hAnsi="Arial Narrow" w:cs="Arial"/>
          <w:bCs/>
          <w:sz w:val="22"/>
          <w:szCs w:val="22"/>
        </w:rPr>
        <w:t xml:space="preserve">En la siguiente imagen se aprecia el servidor no operativo </w:t>
      </w:r>
      <w:commentRangeStart w:id="839"/>
      <w:r>
        <w:rPr>
          <w:rFonts w:ascii="Arial Narrow" w:hAnsi="Arial Narrow" w:cs="Arial"/>
          <w:bCs/>
          <w:sz w:val="22"/>
          <w:szCs w:val="22"/>
        </w:rPr>
        <w:t xml:space="preserve">posiblemente dañado por acción de una tormenta eléctrica </w:t>
      </w:r>
      <w:commentRangeEnd w:id="839"/>
      <w:r w:rsidR="00E61AED">
        <w:rPr>
          <w:rStyle w:val="Refdecomentario"/>
        </w:rPr>
        <w:commentReference w:id="839"/>
      </w:r>
      <w:r>
        <w:rPr>
          <w:rFonts w:ascii="Arial Narrow" w:hAnsi="Arial Narrow" w:cs="Arial"/>
          <w:bCs/>
          <w:sz w:val="22"/>
          <w:szCs w:val="22"/>
        </w:rPr>
        <w:t>tal como manifiesta el directos del centro educativo</w:t>
      </w:r>
      <w:r w:rsidR="00D16520">
        <w:rPr>
          <w:rFonts w:ascii="Arial Narrow" w:hAnsi="Arial Narrow" w:cs="Arial"/>
          <w:bCs/>
          <w:sz w:val="22"/>
          <w:szCs w:val="22"/>
        </w:rPr>
        <w:t xml:space="preserve"> San Pedro y consignado en acta nº8 de 13 de junio de 2023.</w:t>
      </w:r>
    </w:p>
    <w:p w14:paraId="384F4184" w14:textId="77777777" w:rsidR="003E1081" w:rsidRDefault="003E1081" w:rsidP="003E1081">
      <w:pPr>
        <w:tabs>
          <w:tab w:val="left" w:pos="142"/>
          <w:tab w:val="left" w:pos="1276"/>
        </w:tabs>
        <w:autoSpaceDE w:val="0"/>
        <w:autoSpaceDN w:val="0"/>
        <w:adjustRightInd w:val="0"/>
        <w:ind w:left="709"/>
        <w:rPr>
          <w:rFonts w:ascii="Arial Narrow" w:hAnsi="Arial Narrow" w:cs="Arial"/>
          <w:bCs/>
          <w:sz w:val="22"/>
          <w:szCs w:val="22"/>
        </w:rPr>
      </w:pPr>
    </w:p>
    <w:p w14:paraId="3E979F2A" w14:textId="6BE62953"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commentRangeStart w:id="840"/>
      <w:r>
        <w:rPr>
          <w:rFonts w:ascii="Arial Narrow" w:hAnsi="Arial Narrow" w:cs="Arial"/>
          <w:bCs/>
          <w:sz w:val="22"/>
          <w:szCs w:val="22"/>
        </w:rPr>
        <w:t>Es preciso advertir</w:t>
      </w:r>
      <w:r w:rsidR="00D16520">
        <w:rPr>
          <w:rFonts w:ascii="Arial Narrow" w:hAnsi="Arial Narrow" w:cs="Arial"/>
          <w:bCs/>
          <w:sz w:val="22"/>
          <w:szCs w:val="22"/>
        </w:rPr>
        <w:t xml:space="preserve"> que las laptops</w:t>
      </w:r>
      <w:r>
        <w:rPr>
          <w:rFonts w:ascii="Arial Narrow" w:hAnsi="Arial Narrow" w:cs="Arial"/>
          <w:bCs/>
          <w:sz w:val="22"/>
          <w:szCs w:val="22"/>
        </w:rPr>
        <w:t xml:space="preserve">, al no contar con licencias </w:t>
      </w:r>
      <w:r w:rsidR="00D16520">
        <w:rPr>
          <w:rFonts w:ascii="Arial Narrow" w:hAnsi="Arial Narrow" w:cs="Arial"/>
          <w:bCs/>
          <w:sz w:val="22"/>
          <w:szCs w:val="22"/>
        </w:rPr>
        <w:t xml:space="preserve">de office </w:t>
      </w:r>
      <w:r>
        <w:rPr>
          <w:rFonts w:ascii="Arial Narrow" w:hAnsi="Arial Narrow" w:cs="Arial"/>
          <w:bCs/>
          <w:sz w:val="22"/>
          <w:szCs w:val="22"/>
        </w:rPr>
        <w:t>el equipamiento entregado no tendría una utilidad y no estaría cumpliendo con el objetivo para el cual fue adquirido.</w:t>
      </w:r>
    </w:p>
    <w:commentRangeEnd w:id="840"/>
    <w:p w14:paraId="5B56155F" w14:textId="77777777" w:rsidR="00BE01EE" w:rsidRDefault="001C200C" w:rsidP="00FE09A4">
      <w:pPr>
        <w:tabs>
          <w:tab w:val="left" w:pos="142"/>
          <w:tab w:val="left" w:pos="1276"/>
        </w:tabs>
        <w:autoSpaceDE w:val="0"/>
        <w:autoSpaceDN w:val="0"/>
        <w:adjustRightInd w:val="0"/>
        <w:ind w:left="709"/>
        <w:jc w:val="both"/>
        <w:rPr>
          <w:rFonts w:ascii="Arial Narrow" w:hAnsi="Arial Narrow" w:cs="Arial"/>
          <w:bCs/>
          <w:sz w:val="22"/>
          <w:szCs w:val="22"/>
        </w:rPr>
      </w:pPr>
      <w:r>
        <w:rPr>
          <w:rStyle w:val="Refdecomentario"/>
        </w:rPr>
        <w:commentReference w:id="840"/>
      </w:r>
    </w:p>
    <w:p w14:paraId="2793DD0E"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4253E3C0"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0810DC5B"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1755F4E3" w14:textId="77777777" w:rsidR="00246401" w:rsidRPr="00773439"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antes descrita podría transgredir lo establecido en las normativas siguientes:</w:t>
      </w:r>
    </w:p>
    <w:p w14:paraId="29F0D632" w14:textId="77777777" w:rsidR="00246401" w:rsidRPr="00BE01EE" w:rsidRDefault="00246401" w:rsidP="00FE09A4">
      <w:pPr>
        <w:tabs>
          <w:tab w:val="left" w:pos="142"/>
          <w:tab w:val="left" w:pos="1276"/>
        </w:tabs>
        <w:autoSpaceDE w:val="0"/>
        <w:autoSpaceDN w:val="0"/>
        <w:adjustRightInd w:val="0"/>
        <w:ind w:left="709"/>
        <w:jc w:val="both"/>
        <w:rPr>
          <w:rFonts w:ascii="Arial Narrow" w:hAnsi="Arial Narrow" w:cs="Arial"/>
          <w:sz w:val="22"/>
          <w:szCs w:val="22"/>
        </w:rPr>
      </w:pPr>
    </w:p>
    <w:p w14:paraId="2B264F3B" w14:textId="518CC4F0" w:rsidR="00BE01EE" w:rsidRDefault="00A814E2" w:rsidP="00A814E2">
      <w:pPr>
        <w:numPr>
          <w:ilvl w:val="0"/>
          <w:numId w:val="6"/>
        </w:num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r w:rsidRPr="00A814E2">
        <w:rPr>
          <w:rFonts w:ascii="Arial Narrow" w:hAnsi="Arial Narrow" w:cs="Arial"/>
          <w:b/>
          <w:color w:val="000000" w:themeColor="text1"/>
          <w:sz w:val="22"/>
          <w:szCs w:val="22"/>
        </w:rPr>
        <w:t>EXPEDIENTE TÉCNICO</w:t>
      </w:r>
    </w:p>
    <w:p w14:paraId="0993B6EA" w14:textId="77777777" w:rsidR="00A814E2" w:rsidRDefault="00A814E2" w:rsidP="00A814E2">
      <w:p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p>
    <w:p w14:paraId="3A736F6D" w14:textId="77777777" w:rsidR="00A814E2" w:rsidRPr="00A814E2" w:rsidRDefault="00A814E2" w:rsidP="00A814E2">
      <w:pPr>
        <w:ind w:left="1069"/>
        <w:jc w:val="both"/>
        <w:rPr>
          <w:rFonts w:ascii="Arial Narrow" w:hAnsi="Arial Narrow"/>
          <w:b/>
          <w:i/>
          <w:iCs/>
          <w:lang w:val="es-MX"/>
        </w:rPr>
      </w:pPr>
      <w:r w:rsidRPr="00A814E2">
        <w:rPr>
          <w:rFonts w:ascii="Arial Narrow" w:hAnsi="Arial Narrow"/>
          <w:b/>
          <w:i/>
          <w:iCs/>
          <w:lang w:val="es-MX"/>
        </w:rPr>
        <w:t xml:space="preserve">INSTALACIÓN DE SISTEMA PARARRAYO </w:t>
      </w:r>
    </w:p>
    <w:p w14:paraId="79867818" w14:textId="77777777" w:rsidR="00A814E2" w:rsidRPr="00A814E2" w:rsidRDefault="00A814E2" w:rsidP="00A814E2">
      <w:pPr>
        <w:ind w:left="1069"/>
        <w:jc w:val="both"/>
        <w:rPr>
          <w:rFonts w:ascii="Arial Narrow" w:hAnsi="Arial Narrow"/>
          <w:b/>
          <w:i/>
          <w:iCs/>
          <w:lang w:val="es-MX"/>
        </w:rPr>
      </w:pPr>
    </w:p>
    <w:p w14:paraId="36BA2635" w14:textId="77777777" w:rsidR="00A814E2" w:rsidRPr="00A814E2" w:rsidRDefault="00A814E2" w:rsidP="00A814E2">
      <w:pPr>
        <w:ind w:left="1069"/>
        <w:jc w:val="both"/>
        <w:rPr>
          <w:rFonts w:ascii="Arial Narrow" w:hAnsi="Arial Narrow"/>
          <w:i/>
          <w:iCs/>
          <w:lang w:val="es-MX"/>
        </w:rPr>
      </w:pPr>
      <w:r w:rsidRPr="00A814E2">
        <w:rPr>
          <w:rFonts w:ascii="Arial Narrow" w:hAnsi="Arial Narrow"/>
          <w:i/>
          <w:iCs/>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A814E2" w:rsidRDefault="00A814E2" w:rsidP="00A814E2">
      <w:pPr>
        <w:ind w:left="1069"/>
        <w:jc w:val="both"/>
        <w:rPr>
          <w:rFonts w:ascii="Arial Narrow" w:hAnsi="Arial Narrow"/>
          <w:i/>
          <w:iCs/>
          <w:lang w:val="es-MX"/>
        </w:rPr>
      </w:pPr>
    </w:p>
    <w:p w14:paraId="46E20BCE" w14:textId="28939D45" w:rsidR="00A814E2" w:rsidRPr="00A814E2" w:rsidRDefault="00A814E2" w:rsidP="00A814E2">
      <w:pPr>
        <w:ind w:left="1069"/>
        <w:jc w:val="both"/>
        <w:rPr>
          <w:rFonts w:ascii="Arial Narrow" w:hAnsi="Arial Narrow"/>
          <w:i/>
          <w:iCs/>
          <w:lang w:val="es-MX"/>
        </w:rPr>
      </w:pPr>
      <w:r w:rsidRPr="00A814E2">
        <w:rPr>
          <w:rFonts w:ascii="Arial Narrow" w:hAnsi="Arial Narrow"/>
          <w:i/>
          <w:iCs/>
          <w:lang w:val="es-MX"/>
        </w:rPr>
        <w:t xml:space="preserve">Se </w:t>
      </w:r>
      <w:del w:id="841" w:author="GRAPURIMAC" w:date="2023-06-29T18:32:00Z">
        <w:r w:rsidRPr="00A814E2" w:rsidDel="001C200C">
          <w:rPr>
            <w:rFonts w:ascii="Arial Narrow" w:hAnsi="Arial Narrow"/>
            <w:i/>
            <w:iCs/>
            <w:lang w:val="es-MX"/>
          </w:rPr>
          <w:delText>implementara</w:delText>
        </w:r>
      </w:del>
      <w:ins w:id="842" w:author="GRAPURIMAC" w:date="2023-06-29T18:32:00Z">
        <w:r w:rsidR="001C200C" w:rsidRPr="00A814E2">
          <w:rPr>
            <w:rFonts w:ascii="Arial Narrow" w:hAnsi="Arial Narrow"/>
            <w:i/>
            <w:iCs/>
            <w:lang w:val="es-MX"/>
          </w:rPr>
          <w:t>implementará</w:t>
        </w:r>
      </w:ins>
      <w:r w:rsidRPr="00A814E2">
        <w:rPr>
          <w:rFonts w:ascii="Arial Narrow" w:hAnsi="Arial Narrow"/>
          <w:i/>
          <w:iCs/>
          <w:lang w:val="es-MX"/>
        </w:rPr>
        <w:t xml:space="preserve"> un pararrayo Tipo Franklin para</w:t>
      </w:r>
      <w:r w:rsidRPr="00A814E2">
        <w:rPr>
          <w:rFonts w:ascii="Arial Narrow" w:hAnsi="Arial Narrow"/>
          <w:i/>
          <w:iCs/>
        </w:rPr>
        <w:t xml:space="preserve"> proteger la antena del Access Point Outdoor que se adosará a la construcción existente, este pararrayos tendrá una estructura metálica de soporte para adosarlo a la pared de concreto y otro soporte para adosarlo a la pared de adobe como se muestra en el grafico</w:t>
      </w:r>
    </w:p>
    <w:p w14:paraId="68EBC336" w14:textId="77777777" w:rsidR="00A814E2" w:rsidRDefault="00A814E2" w:rsidP="00A814E2">
      <w:pPr>
        <w:jc w:val="both"/>
      </w:pPr>
    </w:p>
    <w:p w14:paraId="49A1D553" w14:textId="77777777" w:rsidR="00A814E2" w:rsidRPr="00A814E2" w:rsidRDefault="00A814E2" w:rsidP="00A814E2">
      <w:pPr>
        <w:ind w:left="1069"/>
        <w:jc w:val="both"/>
        <w:rPr>
          <w:rFonts w:ascii="Arial Narrow" w:hAnsi="Arial Narrow"/>
          <w:i/>
          <w:iCs/>
        </w:rPr>
      </w:pPr>
      <w:r w:rsidRPr="00A814E2">
        <w:rPr>
          <w:rFonts w:ascii="Arial Narrow" w:hAnsi="Arial Narrow"/>
          <w:i/>
          <w:iCs/>
        </w:rPr>
        <w:t>El cable de bajada del pararrayo a su pozo de tierra será con conductor de 50 mm2 del tipo N2OXH y estará protegido por un ducto de PVC SAP de ø 25 mm2 (ø 1”).</w:t>
      </w:r>
    </w:p>
    <w:p w14:paraId="6081A093" w14:textId="77777777" w:rsidR="00A814E2" w:rsidRPr="00A814E2" w:rsidRDefault="00A814E2" w:rsidP="00A814E2">
      <w:pPr>
        <w:ind w:left="1069"/>
        <w:jc w:val="both"/>
        <w:rPr>
          <w:rFonts w:ascii="Arial Narrow" w:hAnsi="Arial Narrow"/>
          <w:i/>
          <w:iCs/>
        </w:rPr>
      </w:pPr>
    </w:p>
    <w:p w14:paraId="67FA15EB" w14:textId="77777777" w:rsidR="00A814E2" w:rsidRPr="00A814E2" w:rsidRDefault="00A814E2" w:rsidP="00A814E2">
      <w:pPr>
        <w:ind w:left="1069"/>
        <w:jc w:val="both"/>
        <w:rPr>
          <w:rFonts w:ascii="Arial Narrow" w:hAnsi="Arial Narrow"/>
          <w:i/>
          <w:iCs/>
        </w:rPr>
      </w:pPr>
      <w:r w:rsidRPr="00A814E2">
        <w:rPr>
          <w:rFonts w:ascii="Arial Narrow" w:hAnsi="Arial Narrow"/>
          <w:i/>
          <w:iCs/>
        </w:rPr>
        <w:t>Este ducto será soportado por abrazaderas tipo “U” en caso de pared de concreto o será empotrado en caso que la pared sea de adobe y se resanara con mortero de yeso y cemento (mezcla diablo)</w:t>
      </w:r>
    </w:p>
    <w:p w14:paraId="0027D581" w14:textId="77777777" w:rsidR="00A814E2" w:rsidRPr="00A814E2" w:rsidRDefault="00A814E2" w:rsidP="00A814E2">
      <w:pPr>
        <w:ind w:left="1069"/>
        <w:jc w:val="both"/>
        <w:rPr>
          <w:rFonts w:ascii="Arial Narrow" w:hAnsi="Arial Narrow"/>
          <w:i/>
          <w:iCs/>
        </w:rPr>
      </w:pPr>
    </w:p>
    <w:p w14:paraId="13367661" w14:textId="77777777" w:rsidR="00A814E2" w:rsidRPr="00A814E2" w:rsidRDefault="00A814E2" w:rsidP="00A814E2">
      <w:pPr>
        <w:ind w:left="1069"/>
        <w:jc w:val="both"/>
        <w:rPr>
          <w:rFonts w:ascii="Arial Narrow" w:hAnsi="Arial Narrow"/>
          <w:i/>
          <w:iCs/>
        </w:rPr>
      </w:pPr>
      <w:r w:rsidRPr="00A814E2">
        <w:rPr>
          <w:rFonts w:ascii="Arial Narrow" w:hAnsi="Arial Narrow"/>
          <w:i/>
          <w:iCs/>
        </w:rPr>
        <w:lastRenderedPageBreak/>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A814E2">
        <w:rPr>
          <w:rFonts w:ascii="Arial Narrow" w:hAnsi="Arial Narrow"/>
          <w:i/>
          <w:iCs/>
        </w:rPr>
        <w:t>F’c</w:t>
      </w:r>
      <w:proofErr w:type="spellEnd"/>
      <w:r w:rsidRPr="00A814E2">
        <w:rPr>
          <w:rFonts w:ascii="Arial Narrow" w:hAnsi="Arial Narrow"/>
          <w:i/>
          <w:iCs/>
        </w:rPr>
        <w:t>=210 Kg/cm2.</w:t>
      </w:r>
    </w:p>
    <w:p w14:paraId="4778BB6F" w14:textId="77777777" w:rsidR="00A814E2" w:rsidRPr="00A814E2" w:rsidRDefault="00A814E2" w:rsidP="00A814E2">
      <w:p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p>
    <w:p w14:paraId="55ED8420" w14:textId="329B7BFC" w:rsidR="00A814E2" w:rsidRDefault="00A814E2"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r>
        <w:rPr>
          <w:noProof/>
          <w:lang w:val="en-US" w:eastAsia="en-US"/>
        </w:rPr>
        <w:drawing>
          <wp:inline distT="0" distB="0" distL="0" distR="0" wp14:anchorId="11F048DE" wp14:editId="6D24FDFD">
            <wp:extent cx="5041900" cy="391227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4516" cy="3929824"/>
                    </a:xfrm>
                    <a:prstGeom prst="rect">
                      <a:avLst/>
                    </a:prstGeom>
                    <a:noFill/>
                    <a:ln>
                      <a:noFill/>
                    </a:ln>
                  </pic:spPr>
                </pic:pic>
              </a:graphicData>
            </a:graphic>
          </wp:inline>
        </w:drawing>
      </w:r>
    </w:p>
    <w:p w14:paraId="48B4EFFA" w14:textId="77777777" w:rsidR="00A814E2" w:rsidRDefault="00A814E2"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5C76E2AB" w14:textId="77777777" w:rsidR="00C262A3" w:rsidRPr="00C262A3" w:rsidRDefault="00C262A3" w:rsidP="00C262A3">
      <w:pPr>
        <w:pStyle w:val="Prrafodelista"/>
        <w:spacing w:line="240" w:lineRule="auto"/>
        <w:ind w:left="1418"/>
        <w:contextualSpacing w:val="0"/>
        <w:jc w:val="both"/>
        <w:rPr>
          <w:ins w:id="843" w:author="Manuel Raul Livano Luna" w:date="2023-07-03T15:47:00Z"/>
          <w:rFonts w:ascii="Arial Narrow" w:hAnsi="Arial Narrow" w:cs="Arial"/>
          <w:b/>
          <w:i/>
          <w:iCs/>
          <w:rPrChange w:id="844" w:author="Manuel Raul Livano Luna" w:date="2023-07-03T15:48:00Z">
            <w:rPr>
              <w:ins w:id="845" w:author="Manuel Raul Livano Luna" w:date="2023-07-03T15:47:00Z"/>
              <w:rFonts w:asciiTheme="minorHAnsi" w:hAnsiTheme="minorHAnsi" w:cs="Arial"/>
              <w:b/>
            </w:rPr>
          </w:rPrChange>
        </w:rPr>
        <w:pPrChange w:id="846" w:author="Manuel Raul Livano Luna" w:date="2023-07-03T15:47:00Z">
          <w:pPr>
            <w:pStyle w:val="Prrafodelista"/>
            <w:spacing w:line="240" w:lineRule="auto"/>
            <w:ind w:left="0"/>
            <w:contextualSpacing w:val="0"/>
            <w:jc w:val="both"/>
          </w:pPr>
        </w:pPrChange>
      </w:pPr>
      <w:ins w:id="847" w:author="Manuel Raul Livano Luna" w:date="2023-07-03T15:47:00Z">
        <w:r w:rsidRPr="00C262A3">
          <w:rPr>
            <w:rFonts w:ascii="Arial Narrow" w:hAnsi="Arial Narrow" w:cs="Arial"/>
            <w:b/>
            <w:i/>
            <w:iCs/>
            <w:lang w:val="es-ES"/>
            <w:rPrChange w:id="848" w:author="Manuel Raul Livano Luna" w:date="2023-07-03T15:48:00Z">
              <w:rPr>
                <w:rFonts w:asciiTheme="minorHAnsi" w:hAnsiTheme="minorHAnsi" w:cs="Arial"/>
                <w:b/>
                <w:lang w:val="es-ES"/>
              </w:rPr>
            </w:rPrChange>
          </w:rPr>
          <w:t xml:space="preserve">1.4 </w:t>
        </w:r>
        <w:r w:rsidRPr="00C262A3">
          <w:rPr>
            <w:rFonts w:ascii="Arial Narrow" w:hAnsi="Arial Narrow" w:cs="Arial"/>
            <w:b/>
            <w:i/>
            <w:iCs/>
            <w:rPrChange w:id="849" w:author="Manuel Raul Livano Luna" w:date="2023-07-03T15:48:00Z">
              <w:rPr>
                <w:rFonts w:asciiTheme="minorHAnsi" w:hAnsiTheme="minorHAnsi" w:cs="Arial"/>
                <w:b/>
              </w:rPr>
            </w:rPrChange>
          </w:rPr>
          <w:t xml:space="preserve">PARARRAYO </w:t>
        </w:r>
      </w:ins>
    </w:p>
    <w:p w14:paraId="57E2B17B" w14:textId="77777777" w:rsidR="00C262A3" w:rsidRPr="00C262A3" w:rsidRDefault="00C262A3" w:rsidP="00C262A3">
      <w:pPr>
        <w:spacing w:before="120" w:after="120"/>
        <w:ind w:left="1418"/>
        <w:jc w:val="both"/>
        <w:rPr>
          <w:ins w:id="850" w:author="Manuel Raul Livano Luna" w:date="2023-07-03T15:47:00Z"/>
          <w:rFonts w:ascii="Arial Narrow" w:hAnsi="Arial Narrow" w:cs="Arial"/>
          <w:b/>
          <w:i/>
          <w:iCs/>
          <w:rPrChange w:id="851" w:author="Manuel Raul Livano Luna" w:date="2023-07-03T15:48:00Z">
            <w:rPr>
              <w:ins w:id="852" w:author="Manuel Raul Livano Luna" w:date="2023-07-03T15:47:00Z"/>
              <w:rFonts w:cs="Arial"/>
              <w:b/>
            </w:rPr>
          </w:rPrChange>
        </w:rPr>
        <w:pPrChange w:id="853" w:author="Manuel Raul Livano Luna" w:date="2023-07-03T15:47:00Z">
          <w:pPr>
            <w:spacing w:before="120" w:after="120"/>
            <w:jc w:val="both"/>
          </w:pPr>
        </w:pPrChange>
      </w:pPr>
      <w:ins w:id="854" w:author="Manuel Raul Livano Luna" w:date="2023-07-03T15:47:00Z">
        <w:r w:rsidRPr="00C262A3">
          <w:rPr>
            <w:rFonts w:ascii="Arial Narrow" w:hAnsi="Arial Narrow" w:cs="Arial"/>
            <w:b/>
            <w:i/>
            <w:iCs/>
            <w:rPrChange w:id="855" w:author="Manuel Raul Livano Luna" w:date="2023-07-03T15:48:00Z">
              <w:rPr>
                <w:rFonts w:cs="Arial"/>
                <w:b/>
              </w:rPr>
            </w:rPrChange>
          </w:rPr>
          <w:t>ÍTEM: 1.</w:t>
        </w:r>
        <w:r w:rsidRPr="00C262A3">
          <w:rPr>
            <w:rFonts w:ascii="Arial Narrow" w:hAnsi="Arial Narrow" w:cs="Arial"/>
            <w:b/>
            <w:i/>
            <w:iCs/>
            <w:lang w:val="es-ES"/>
            <w:rPrChange w:id="856" w:author="Manuel Raul Livano Luna" w:date="2023-07-03T15:48:00Z">
              <w:rPr>
                <w:rFonts w:cs="Arial"/>
                <w:b/>
                <w:lang w:val="es-ES"/>
              </w:rPr>
            </w:rPrChange>
          </w:rPr>
          <w:t>4 ADQUISICIÓN E IMPLEMENTACIÓN DE SUMINISTROS ELÉCTRICOS Y OTROS</w:t>
        </w:r>
      </w:ins>
    </w:p>
    <w:p w14:paraId="2EBFA316" w14:textId="77777777" w:rsidR="00C262A3" w:rsidRPr="00C262A3" w:rsidRDefault="00C262A3" w:rsidP="00C262A3">
      <w:pPr>
        <w:pStyle w:val="Prrafodelista"/>
        <w:tabs>
          <w:tab w:val="left" w:pos="7635"/>
        </w:tabs>
        <w:spacing w:line="240" w:lineRule="auto"/>
        <w:ind w:left="1418"/>
        <w:contextualSpacing w:val="0"/>
        <w:jc w:val="both"/>
        <w:rPr>
          <w:ins w:id="857" w:author="Manuel Raul Livano Luna" w:date="2023-07-03T15:47:00Z"/>
          <w:rFonts w:ascii="Arial Narrow" w:hAnsi="Arial Narrow" w:cs="Arial"/>
          <w:b/>
          <w:i/>
          <w:iCs/>
          <w:lang w:val="es-ES"/>
          <w:rPrChange w:id="858" w:author="Manuel Raul Livano Luna" w:date="2023-07-03T15:48:00Z">
            <w:rPr>
              <w:ins w:id="859" w:author="Manuel Raul Livano Luna" w:date="2023-07-03T15:47:00Z"/>
              <w:rFonts w:asciiTheme="minorHAnsi" w:hAnsiTheme="minorHAnsi" w:cs="Arial"/>
              <w:b/>
              <w:lang w:val="es-ES"/>
            </w:rPr>
          </w:rPrChange>
        </w:rPr>
        <w:pPrChange w:id="860" w:author="Manuel Raul Livano Luna" w:date="2023-07-03T15:47:00Z">
          <w:pPr>
            <w:pStyle w:val="Prrafodelista"/>
            <w:tabs>
              <w:tab w:val="left" w:pos="7635"/>
            </w:tabs>
            <w:spacing w:line="240" w:lineRule="auto"/>
            <w:ind w:left="0"/>
            <w:contextualSpacing w:val="0"/>
            <w:jc w:val="both"/>
          </w:pPr>
        </w:pPrChange>
      </w:pPr>
      <w:ins w:id="861" w:author="Manuel Raul Livano Luna" w:date="2023-07-03T15:47:00Z">
        <w:r w:rsidRPr="00C262A3">
          <w:rPr>
            <w:rFonts w:ascii="Arial Narrow" w:hAnsi="Arial Narrow" w:cs="Arial"/>
            <w:b/>
            <w:i/>
            <w:iCs/>
            <w:rPrChange w:id="862" w:author="Manuel Raul Livano Luna" w:date="2023-07-03T15:48:00Z">
              <w:rPr>
                <w:rFonts w:asciiTheme="minorHAnsi" w:hAnsiTheme="minorHAnsi" w:cs="Arial"/>
                <w:b/>
              </w:rPr>
            </w:rPrChange>
          </w:rPr>
          <w:t>NOMBRE DE LA PARTIDA: 1.4.1 SUMINISTRO E INSTALACIÓN DE PUESTA A TIERRA PARA PARRARAYOS.</w:t>
        </w:r>
      </w:ins>
    </w:p>
    <w:p w14:paraId="08E04FF2" w14:textId="77777777" w:rsidR="00C262A3" w:rsidRPr="00C262A3" w:rsidRDefault="00C262A3" w:rsidP="00C262A3">
      <w:pPr>
        <w:ind w:left="1418"/>
        <w:jc w:val="both"/>
        <w:rPr>
          <w:ins w:id="863" w:author="Manuel Raul Livano Luna" w:date="2023-07-03T15:47:00Z"/>
          <w:rFonts w:ascii="Arial Narrow" w:hAnsi="Arial Narrow" w:cs="Arial"/>
          <w:i/>
          <w:iCs/>
          <w:rPrChange w:id="864" w:author="Manuel Raul Livano Luna" w:date="2023-07-03T15:48:00Z">
            <w:rPr>
              <w:ins w:id="865" w:author="Manuel Raul Livano Luna" w:date="2023-07-03T15:47:00Z"/>
              <w:rFonts w:cs="Arial"/>
            </w:rPr>
          </w:rPrChange>
        </w:rPr>
        <w:pPrChange w:id="866" w:author="Manuel Raul Livano Luna" w:date="2023-07-03T15:47:00Z">
          <w:pPr>
            <w:jc w:val="both"/>
          </w:pPr>
        </w:pPrChange>
      </w:pPr>
      <w:ins w:id="867" w:author="Manuel Raul Livano Luna" w:date="2023-07-03T15:47:00Z">
        <w:r w:rsidRPr="00C262A3">
          <w:rPr>
            <w:rFonts w:ascii="Arial Narrow" w:hAnsi="Arial Narrow" w:cs="Arial"/>
            <w:b/>
            <w:i/>
            <w:iCs/>
            <w:rPrChange w:id="868" w:author="Manuel Raul Livano Luna" w:date="2023-07-03T15:48:00Z">
              <w:rPr>
                <w:rFonts w:cs="Arial"/>
                <w:b/>
              </w:rPr>
            </w:rPrChange>
          </w:rPr>
          <w:t>DESCRIPCIÓN DE LA PARTIDA:</w:t>
        </w:r>
        <w:r w:rsidRPr="00C262A3">
          <w:rPr>
            <w:rFonts w:ascii="Arial Narrow" w:hAnsi="Arial Narrow" w:cs="Arial"/>
            <w:i/>
            <w:iCs/>
            <w:rPrChange w:id="869" w:author="Manuel Raul Livano Luna" w:date="2023-07-03T15:48:00Z">
              <w:rPr>
                <w:rFonts w:cs="Arial"/>
              </w:rPr>
            </w:rPrChange>
          </w:rPr>
          <w:t xml:space="preserve"> El precio unitario de </w:t>
        </w:r>
        <w:proofErr w:type="gramStart"/>
        <w:r w:rsidRPr="00C262A3">
          <w:rPr>
            <w:rFonts w:ascii="Arial Narrow" w:hAnsi="Arial Narrow" w:cs="Arial"/>
            <w:i/>
            <w:iCs/>
            <w:rPrChange w:id="870" w:author="Manuel Raul Livano Luna" w:date="2023-07-03T15:48:00Z">
              <w:rPr>
                <w:rFonts w:cs="Arial"/>
              </w:rPr>
            </w:rPrChange>
          </w:rPr>
          <w:t>ésta</w:t>
        </w:r>
        <w:proofErr w:type="gramEnd"/>
        <w:r w:rsidRPr="00C262A3">
          <w:rPr>
            <w:rFonts w:ascii="Arial Narrow" w:hAnsi="Arial Narrow" w:cs="Arial"/>
            <w:i/>
            <w:iCs/>
            <w:rPrChange w:id="871" w:author="Manuel Raul Livano Luna" w:date="2023-07-03T15:48:00Z">
              <w:rPr>
                <w:rFonts w:cs="Arial"/>
              </w:rPr>
            </w:rPrChange>
          </w:rPr>
          <w:t xml:space="preserve"> partida, representa todos los equipos, maquinarias, herramientas, insumos y personal necesario para ejecutarla en su integridad, además deberá tomarse en cuenta la especificación particular de cada suministro:</w:t>
        </w:r>
      </w:ins>
    </w:p>
    <w:p w14:paraId="2067BF4C" w14:textId="77777777" w:rsidR="00C262A3" w:rsidRPr="00C262A3" w:rsidRDefault="00C262A3" w:rsidP="00C262A3">
      <w:pPr>
        <w:ind w:left="1418"/>
        <w:jc w:val="both"/>
        <w:rPr>
          <w:ins w:id="872" w:author="Manuel Raul Livano Luna" w:date="2023-07-03T15:47:00Z"/>
          <w:rFonts w:ascii="Arial Narrow" w:hAnsi="Arial Narrow" w:cs="Arial"/>
          <w:i/>
          <w:iCs/>
          <w:rPrChange w:id="873" w:author="Manuel Raul Livano Luna" w:date="2023-07-03T15:48:00Z">
            <w:rPr>
              <w:ins w:id="874" w:author="Manuel Raul Livano Luna" w:date="2023-07-03T15:47:00Z"/>
              <w:rFonts w:cs="Arial"/>
            </w:rPr>
          </w:rPrChange>
        </w:rPr>
        <w:pPrChange w:id="875" w:author="Manuel Raul Livano Luna" w:date="2023-07-03T15:47:00Z">
          <w:pPr>
            <w:jc w:val="both"/>
          </w:pPr>
        </w:pPrChange>
      </w:pPr>
      <w:ins w:id="876" w:author="Manuel Raul Livano Luna" w:date="2023-07-03T15:47:00Z">
        <w:r w:rsidRPr="00C262A3">
          <w:rPr>
            <w:rFonts w:ascii="Arial Narrow" w:hAnsi="Arial Narrow" w:cs="Arial"/>
            <w:b/>
            <w:i/>
            <w:iCs/>
            <w:rPrChange w:id="877" w:author="Manuel Raul Livano Luna" w:date="2023-07-03T15:48:00Z">
              <w:rPr>
                <w:rFonts w:cs="Arial"/>
                <w:b/>
              </w:rPr>
            </w:rPrChange>
          </w:rPr>
          <w:t>UNIDAD DE MEDIDA:</w:t>
        </w:r>
        <w:r w:rsidRPr="00C262A3">
          <w:rPr>
            <w:rFonts w:ascii="Arial Narrow" w:hAnsi="Arial Narrow" w:cs="Arial"/>
            <w:i/>
            <w:iCs/>
            <w:rPrChange w:id="878" w:author="Manuel Raul Livano Luna" w:date="2023-07-03T15:48:00Z">
              <w:rPr>
                <w:rFonts w:cs="Arial"/>
              </w:rPr>
            </w:rPrChange>
          </w:rPr>
          <w:t xml:space="preserve"> Sé medirá por </w:t>
        </w:r>
        <w:proofErr w:type="spellStart"/>
        <w:r w:rsidRPr="00C262A3">
          <w:rPr>
            <w:rFonts w:ascii="Arial Narrow" w:hAnsi="Arial Narrow" w:cs="Arial"/>
            <w:i/>
            <w:iCs/>
            <w:rPrChange w:id="879" w:author="Manuel Raul Livano Luna" w:date="2023-07-03T15:48:00Z">
              <w:rPr>
                <w:rFonts w:cs="Arial"/>
              </w:rPr>
            </w:rPrChange>
          </w:rPr>
          <w:t>Glb</w:t>
        </w:r>
        <w:proofErr w:type="spellEnd"/>
        <w:r w:rsidRPr="00C262A3">
          <w:rPr>
            <w:rFonts w:ascii="Arial Narrow" w:hAnsi="Arial Narrow" w:cs="Arial"/>
            <w:i/>
            <w:iCs/>
            <w:rPrChange w:id="880" w:author="Manuel Raul Livano Luna" w:date="2023-07-03T15:48:00Z">
              <w:rPr>
                <w:rFonts w:cs="Arial"/>
              </w:rPr>
            </w:rPrChange>
          </w:rPr>
          <w:t>/día que representa la adquisición e implementación d</w:t>
        </w:r>
      </w:ins>
    </w:p>
    <w:p w14:paraId="47228BEB" w14:textId="77777777" w:rsidR="00C262A3" w:rsidRPr="00C262A3" w:rsidRDefault="00C262A3" w:rsidP="00C262A3">
      <w:pPr>
        <w:ind w:left="1418"/>
        <w:jc w:val="both"/>
        <w:rPr>
          <w:ins w:id="881" w:author="Manuel Raul Livano Luna" w:date="2023-07-03T15:47:00Z"/>
          <w:rFonts w:ascii="Arial Narrow" w:hAnsi="Arial Narrow" w:cs="Arial"/>
          <w:i/>
          <w:iCs/>
          <w:rPrChange w:id="882" w:author="Manuel Raul Livano Luna" w:date="2023-07-03T15:48:00Z">
            <w:rPr>
              <w:ins w:id="883" w:author="Manuel Raul Livano Luna" w:date="2023-07-03T15:47:00Z"/>
              <w:rFonts w:cs="Arial"/>
            </w:rPr>
          </w:rPrChange>
        </w:rPr>
        <w:pPrChange w:id="884" w:author="Manuel Raul Livano Luna" w:date="2023-07-03T15:47:00Z">
          <w:pPr>
            <w:jc w:val="both"/>
          </w:pPr>
        </w:pPrChange>
      </w:pPr>
      <w:ins w:id="885" w:author="Manuel Raul Livano Luna" w:date="2023-07-03T15:47:00Z">
        <w:r w:rsidRPr="00C262A3">
          <w:rPr>
            <w:rFonts w:ascii="Arial Narrow" w:hAnsi="Arial Narrow" w:cs="Arial"/>
            <w:b/>
            <w:i/>
            <w:iCs/>
            <w:rPrChange w:id="886" w:author="Manuel Raul Livano Luna" w:date="2023-07-03T15:48:00Z">
              <w:rPr>
                <w:rFonts w:cs="Arial"/>
                <w:b/>
              </w:rPr>
            </w:rPrChange>
          </w:rPr>
          <w:t>CUADRILLA DE TRABAJO:</w:t>
        </w:r>
        <w:r w:rsidRPr="00C262A3">
          <w:rPr>
            <w:rFonts w:ascii="Arial Narrow" w:hAnsi="Arial Narrow" w:cs="Arial"/>
            <w:i/>
            <w:iCs/>
            <w:rPrChange w:id="887" w:author="Manuel Raul Livano Luna" w:date="2023-07-03T15:48:00Z">
              <w:rPr>
                <w:rFonts w:cs="Arial"/>
              </w:rPr>
            </w:rPrChange>
          </w:rPr>
          <w:t xml:space="preserve"> La cuadrilla está conformado por 01 operario especialista </w:t>
        </w:r>
        <w:proofErr w:type="gramStart"/>
        <w:r w:rsidRPr="00C262A3">
          <w:rPr>
            <w:rFonts w:ascii="Arial Narrow" w:hAnsi="Arial Narrow" w:cs="Arial"/>
            <w:i/>
            <w:iCs/>
            <w:rPrChange w:id="888" w:author="Manuel Raul Livano Luna" w:date="2023-07-03T15:48:00Z">
              <w:rPr>
                <w:rFonts w:cs="Arial"/>
              </w:rPr>
            </w:rPrChange>
          </w:rPr>
          <w:t>en  instalaciones</w:t>
        </w:r>
        <w:proofErr w:type="gramEnd"/>
        <w:r w:rsidRPr="00C262A3">
          <w:rPr>
            <w:rFonts w:ascii="Arial Narrow" w:hAnsi="Arial Narrow" w:cs="Arial"/>
            <w:i/>
            <w:iCs/>
            <w:rPrChange w:id="889" w:author="Manuel Raul Livano Luna" w:date="2023-07-03T15:48:00Z">
              <w:rPr>
                <w:rFonts w:cs="Arial"/>
              </w:rPr>
            </w:rPrChange>
          </w:rPr>
          <w:t xml:space="preserve"> de pararrayos y puesta a tierra y a su vez está conformado por 02 peón.</w:t>
        </w:r>
      </w:ins>
    </w:p>
    <w:p w14:paraId="135E90E3" w14:textId="77777777" w:rsidR="00C262A3" w:rsidRPr="00C262A3" w:rsidRDefault="00C262A3" w:rsidP="00C262A3">
      <w:pPr>
        <w:ind w:left="1418"/>
        <w:jc w:val="both"/>
        <w:rPr>
          <w:ins w:id="890" w:author="Manuel Raul Livano Luna" w:date="2023-07-03T15:47:00Z"/>
          <w:rFonts w:ascii="Arial Narrow" w:hAnsi="Arial Narrow" w:cs="Arial"/>
          <w:i/>
          <w:iCs/>
          <w:rPrChange w:id="891" w:author="Manuel Raul Livano Luna" w:date="2023-07-03T15:48:00Z">
            <w:rPr>
              <w:ins w:id="892" w:author="Manuel Raul Livano Luna" w:date="2023-07-03T15:47:00Z"/>
              <w:rFonts w:cs="Arial"/>
            </w:rPr>
          </w:rPrChange>
        </w:rPr>
        <w:pPrChange w:id="893" w:author="Manuel Raul Livano Luna" w:date="2023-07-03T15:47:00Z">
          <w:pPr>
            <w:jc w:val="both"/>
          </w:pPr>
        </w:pPrChange>
      </w:pPr>
      <w:ins w:id="894" w:author="Manuel Raul Livano Luna" w:date="2023-07-03T15:47:00Z">
        <w:r w:rsidRPr="00C262A3">
          <w:rPr>
            <w:rFonts w:ascii="Arial Narrow" w:hAnsi="Arial Narrow" w:cs="Arial"/>
            <w:b/>
            <w:i/>
            <w:iCs/>
            <w:rPrChange w:id="895" w:author="Manuel Raul Livano Luna" w:date="2023-07-03T15:48:00Z">
              <w:rPr>
                <w:rFonts w:cs="Arial"/>
                <w:b/>
              </w:rPr>
            </w:rPrChange>
          </w:rPr>
          <w:t>RENDIMIENTO:</w:t>
        </w:r>
        <w:r w:rsidRPr="00C262A3">
          <w:rPr>
            <w:rFonts w:ascii="Arial Narrow" w:hAnsi="Arial Narrow" w:cs="Arial"/>
            <w:i/>
            <w:iCs/>
            <w:rPrChange w:id="896" w:author="Manuel Raul Livano Luna" w:date="2023-07-03T15:48:00Z">
              <w:rPr>
                <w:rFonts w:cs="Arial"/>
              </w:rPr>
            </w:rPrChange>
          </w:rPr>
          <w:t xml:space="preserve"> 5 unid. /día</w:t>
        </w:r>
      </w:ins>
    </w:p>
    <w:p w14:paraId="2DE91820" w14:textId="77777777" w:rsidR="00C262A3" w:rsidRDefault="00C262A3" w:rsidP="00C262A3">
      <w:pPr>
        <w:ind w:left="1418"/>
        <w:jc w:val="both"/>
        <w:rPr>
          <w:ins w:id="897" w:author="Manuel Raul Livano Luna" w:date="2023-07-03T15:48:00Z"/>
          <w:rFonts w:ascii="Arial Narrow" w:hAnsi="Arial Narrow" w:cs="Arial"/>
          <w:b/>
          <w:i/>
          <w:iCs/>
        </w:rPr>
      </w:pPr>
      <w:ins w:id="898" w:author="Manuel Raul Livano Luna" w:date="2023-07-03T15:47:00Z">
        <w:r w:rsidRPr="00C262A3">
          <w:rPr>
            <w:rFonts w:ascii="Arial Narrow" w:hAnsi="Arial Narrow" w:cs="Arial"/>
            <w:b/>
            <w:i/>
            <w:iCs/>
            <w:rPrChange w:id="899" w:author="Manuel Raul Livano Luna" w:date="2023-07-03T15:48:00Z">
              <w:rPr>
                <w:rFonts w:cs="Arial"/>
                <w:b/>
              </w:rPr>
            </w:rPrChange>
          </w:rPr>
          <w:t>EQUIPOS Y HERRAMIENTAS:</w:t>
        </w:r>
      </w:ins>
    </w:p>
    <w:p w14:paraId="77410C8A" w14:textId="77777777" w:rsidR="00C262A3" w:rsidRPr="00C262A3" w:rsidRDefault="00C262A3" w:rsidP="00C262A3">
      <w:pPr>
        <w:ind w:left="1418"/>
        <w:jc w:val="both"/>
        <w:rPr>
          <w:ins w:id="900" w:author="Manuel Raul Livano Luna" w:date="2023-07-03T15:47:00Z"/>
          <w:rFonts w:ascii="Arial Narrow" w:hAnsi="Arial Narrow" w:cs="Arial"/>
          <w:b/>
          <w:i/>
          <w:iCs/>
          <w:rPrChange w:id="901" w:author="Manuel Raul Livano Luna" w:date="2023-07-03T15:48:00Z">
            <w:rPr>
              <w:ins w:id="902" w:author="Manuel Raul Livano Luna" w:date="2023-07-03T15:47:00Z"/>
              <w:rFonts w:cs="Arial"/>
              <w:b/>
            </w:rPr>
          </w:rPrChange>
        </w:rPr>
        <w:pPrChange w:id="903" w:author="Manuel Raul Livano Luna" w:date="2023-07-03T15:47:00Z">
          <w:pPr>
            <w:jc w:val="both"/>
          </w:pPr>
        </w:pPrChange>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904" w:author="Manuel Raul Livano Luna" w:date="2023-07-03T15:47:00Z">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5382"/>
        <w:gridCol w:w="680"/>
        <w:gridCol w:w="737"/>
        <w:tblGridChange w:id="905">
          <w:tblGrid>
            <w:gridCol w:w="5382"/>
            <w:gridCol w:w="680"/>
            <w:gridCol w:w="737"/>
          </w:tblGrid>
        </w:tblGridChange>
      </w:tblGrid>
      <w:tr w:rsidR="00C262A3" w:rsidRPr="00C262A3" w14:paraId="041B7929" w14:textId="77777777" w:rsidTr="00C262A3">
        <w:trPr>
          <w:trHeight w:val="317"/>
          <w:jc w:val="center"/>
          <w:ins w:id="906" w:author="Manuel Raul Livano Luna" w:date="2023-07-03T15:47:00Z"/>
          <w:trPrChange w:id="907" w:author="Manuel Raul Livano Luna" w:date="2023-07-03T15:47:00Z">
            <w:trPr>
              <w:trHeight w:val="317"/>
              <w:jc w:val="center"/>
            </w:trPr>
          </w:trPrChange>
        </w:trPr>
        <w:tc>
          <w:tcPr>
            <w:tcW w:w="5382" w:type="dxa"/>
            <w:shd w:val="clear" w:color="auto" w:fill="92D050"/>
            <w:noWrap/>
            <w:vAlign w:val="center"/>
            <w:hideMark/>
            <w:tcPrChange w:id="908" w:author="Manuel Raul Livano Luna" w:date="2023-07-03T15:47:00Z">
              <w:tcPr>
                <w:tcW w:w="5382" w:type="dxa"/>
                <w:shd w:val="clear" w:color="auto" w:fill="92D050"/>
                <w:noWrap/>
                <w:vAlign w:val="center"/>
                <w:hideMark/>
              </w:tcPr>
            </w:tcPrChange>
          </w:tcPr>
          <w:p w14:paraId="624F5E49" w14:textId="77777777" w:rsidR="00C262A3" w:rsidRPr="00C262A3" w:rsidRDefault="00C262A3" w:rsidP="00B978BA">
            <w:pPr>
              <w:jc w:val="center"/>
              <w:rPr>
                <w:ins w:id="909" w:author="Manuel Raul Livano Luna" w:date="2023-07-03T15:47:00Z"/>
                <w:rFonts w:ascii="Arial Narrow" w:hAnsi="Arial Narrow" w:cstheme="minorHAnsi"/>
                <w:b/>
                <w:bCs/>
                <w:i/>
                <w:iCs/>
                <w:rPrChange w:id="910" w:author="Manuel Raul Livano Luna" w:date="2023-07-03T15:48:00Z">
                  <w:rPr>
                    <w:ins w:id="911" w:author="Manuel Raul Livano Luna" w:date="2023-07-03T15:47:00Z"/>
                    <w:rFonts w:cstheme="minorHAnsi"/>
                    <w:b/>
                    <w:bCs/>
                  </w:rPr>
                </w:rPrChange>
              </w:rPr>
            </w:pPr>
            <w:proofErr w:type="gramStart"/>
            <w:ins w:id="912" w:author="Manuel Raul Livano Luna" w:date="2023-07-03T15:47:00Z">
              <w:r w:rsidRPr="00C262A3">
                <w:rPr>
                  <w:rFonts w:ascii="Arial Narrow" w:hAnsi="Arial Narrow" w:cstheme="minorHAnsi"/>
                  <w:b/>
                  <w:bCs/>
                  <w:i/>
                  <w:iCs/>
                  <w:rPrChange w:id="913" w:author="Manuel Raul Livano Luna" w:date="2023-07-03T15:48:00Z">
                    <w:rPr>
                      <w:rFonts w:cstheme="minorHAnsi"/>
                      <w:b/>
                      <w:bCs/>
                    </w:rPr>
                  </w:rPrChange>
                </w:rPr>
                <w:t>HERRAMIENTAS  NECESARIAS</w:t>
              </w:r>
              <w:proofErr w:type="gramEnd"/>
              <w:r w:rsidRPr="00C262A3">
                <w:rPr>
                  <w:rFonts w:ascii="Arial Narrow" w:hAnsi="Arial Narrow" w:cstheme="minorHAnsi"/>
                  <w:b/>
                  <w:bCs/>
                  <w:i/>
                  <w:iCs/>
                  <w:rPrChange w:id="914" w:author="Manuel Raul Livano Luna" w:date="2023-07-03T15:48:00Z">
                    <w:rPr>
                      <w:rFonts w:cstheme="minorHAnsi"/>
                      <w:b/>
                      <w:bCs/>
                    </w:rPr>
                  </w:rPrChange>
                </w:rPr>
                <w:t xml:space="preserve"> PARA  LA IMPLEMENTACIÓN ELÉCTRICA</w:t>
              </w:r>
            </w:ins>
          </w:p>
        </w:tc>
        <w:tc>
          <w:tcPr>
            <w:tcW w:w="680" w:type="dxa"/>
            <w:shd w:val="clear" w:color="auto" w:fill="92D050"/>
            <w:tcPrChange w:id="915" w:author="Manuel Raul Livano Luna" w:date="2023-07-03T15:47:00Z">
              <w:tcPr>
                <w:tcW w:w="680" w:type="dxa"/>
                <w:shd w:val="clear" w:color="auto" w:fill="92D050"/>
              </w:tcPr>
            </w:tcPrChange>
          </w:tcPr>
          <w:p w14:paraId="19E10E7B" w14:textId="77777777" w:rsidR="00C262A3" w:rsidRPr="00C262A3" w:rsidRDefault="00C262A3" w:rsidP="00B978BA">
            <w:pPr>
              <w:tabs>
                <w:tab w:val="left" w:pos="2310"/>
              </w:tabs>
              <w:jc w:val="center"/>
              <w:rPr>
                <w:ins w:id="916" w:author="Manuel Raul Livano Luna" w:date="2023-07-03T15:47:00Z"/>
                <w:rFonts w:ascii="Arial Narrow" w:hAnsi="Arial Narrow" w:cstheme="minorHAnsi"/>
                <w:b/>
                <w:bCs/>
                <w:i/>
                <w:iCs/>
                <w:rPrChange w:id="917" w:author="Manuel Raul Livano Luna" w:date="2023-07-03T15:48:00Z">
                  <w:rPr>
                    <w:ins w:id="918" w:author="Manuel Raul Livano Luna" w:date="2023-07-03T15:47:00Z"/>
                    <w:rFonts w:cstheme="minorHAnsi"/>
                    <w:b/>
                    <w:bCs/>
                  </w:rPr>
                </w:rPrChange>
              </w:rPr>
            </w:pPr>
            <w:ins w:id="919" w:author="Manuel Raul Livano Luna" w:date="2023-07-03T15:47:00Z">
              <w:r w:rsidRPr="00C262A3">
                <w:rPr>
                  <w:rFonts w:ascii="Arial Narrow" w:hAnsi="Arial Narrow" w:cstheme="minorHAnsi"/>
                  <w:b/>
                  <w:bCs/>
                  <w:i/>
                  <w:iCs/>
                  <w:rPrChange w:id="920" w:author="Manuel Raul Livano Luna" w:date="2023-07-03T15:48:00Z">
                    <w:rPr>
                      <w:rFonts w:cstheme="minorHAnsi"/>
                      <w:b/>
                      <w:bCs/>
                    </w:rPr>
                  </w:rPrChange>
                </w:rPr>
                <w:t>UNID.</w:t>
              </w:r>
            </w:ins>
          </w:p>
        </w:tc>
        <w:tc>
          <w:tcPr>
            <w:tcW w:w="737" w:type="dxa"/>
            <w:shd w:val="clear" w:color="auto" w:fill="92D050"/>
            <w:tcPrChange w:id="921" w:author="Manuel Raul Livano Luna" w:date="2023-07-03T15:47:00Z">
              <w:tcPr>
                <w:tcW w:w="737" w:type="dxa"/>
                <w:shd w:val="clear" w:color="auto" w:fill="92D050"/>
              </w:tcPr>
            </w:tcPrChange>
          </w:tcPr>
          <w:p w14:paraId="69F5571A" w14:textId="77777777" w:rsidR="00C262A3" w:rsidRPr="00C262A3" w:rsidRDefault="00C262A3" w:rsidP="00B978BA">
            <w:pPr>
              <w:tabs>
                <w:tab w:val="left" w:pos="2310"/>
              </w:tabs>
              <w:jc w:val="center"/>
              <w:rPr>
                <w:ins w:id="922" w:author="Manuel Raul Livano Luna" w:date="2023-07-03T15:47:00Z"/>
                <w:rFonts w:ascii="Arial Narrow" w:hAnsi="Arial Narrow" w:cstheme="minorHAnsi"/>
                <w:b/>
                <w:bCs/>
                <w:i/>
                <w:iCs/>
                <w:rPrChange w:id="923" w:author="Manuel Raul Livano Luna" w:date="2023-07-03T15:48:00Z">
                  <w:rPr>
                    <w:ins w:id="924" w:author="Manuel Raul Livano Luna" w:date="2023-07-03T15:47:00Z"/>
                    <w:rFonts w:cstheme="minorHAnsi"/>
                    <w:b/>
                    <w:bCs/>
                  </w:rPr>
                </w:rPrChange>
              </w:rPr>
            </w:pPr>
            <w:ins w:id="925" w:author="Manuel Raul Livano Luna" w:date="2023-07-03T15:47:00Z">
              <w:r w:rsidRPr="00C262A3">
                <w:rPr>
                  <w:rFonts w:ascii="Arial Narrow" w:hAnsi="Arial Narrow" w:cstheme="minorHAnsi"/>
                  <w:b/>
                  <w:bCs/>
                  <w:i/>
                  <w:iCs/>
                  <w:rPrChange w:id="926" w:author="Manuel Raul Livano Luna" w:date="2023-07-03T15:48:00Z">
                    <w:rPr>
                      <w:rFonts w:cstheme="minorHAnsi"/>
                      <w:b/>
                      <w:bCs/>
                    </w:rPr>
                  </w:rPrChange>
                </w:rPr>
                <w:t>CANT.</w:t>
              </w:r>
            </w:ins>
          </w:p>
        </w:tc>
      </w:tr>
      <w:tr w:rsidR="00C262A3" w:rsidRPr="00C262A3" w14:paraId="6C76FF52" w14:textId="77777777" w:rsidTr="00C262A3">
        <w:trPr>
          <w:trHeight w:val="106"/>
          <w:jc w:val="center"/>
          <w:ins w:id="927" w:author="Manuel Raul Livano Luna" w:date="2023-07-03T15:47:00Z"/>
          <w:trPrChange w:id="928" w:author="Manuel Raul Livano Luna" w:date="2023-07-03T15:47:00Z">
            <w:trPr>
              <w:trHeight w:val="106"/>
              <w:jc w:val="center"/>
            </w:trPr>
          </w:trPrChange>
        </w:trPr>
        <w:tc>
          <w:tcPr>
            <w:tcW w:w="5382" w:type="dxa"/>
            <w:shd w:val="clear" w:color="auto" w:fill="auto"/>
            <w:noWrap/>
            <w:vAlign w:val="center"/>
            <w:hideMark/>
            <w:tcPrChange w:id="929" w:author="Manuel Raul Livano Luna" w:date="2023-07-03T15:47:00Z">
              <w:tcPr>
                <w:tcW w:w="5382" w:type="dxa"/>
                <w:shd w:val="clear" w:color="auto" w:fill="auto"/>
                <w:noWrap/>
                <w:vAlign w:val="center"/>
                <w:hideMark/>
              </w:tcPr>
            </w:tcPrChange>
          </w:tcPr>
          <w:p w14:paraId="2D03BEE9" w14:textId="77777777" w:rsidR="00C262A3" w:rsidRPr="00C262A3" w:rsidRDefault="00C262A3" w:rsidP="00B978BA">
            <w:pPr>
              <w:rPr>
                <w:ins w:id="930" w:author="Manuel Raul Livano Luna" w:date="2023-07-03T15:47:00Z"/>
                <w:rFonts w:ascii="Arial Narrow" w:hAnsi="Arial Narrow" w:cstheme="minorHAnsi"/>
                <w:i/>
                <w:iCs/>
                <w:color w:val="000000"/>
                <w:sz w:val="18"/>
                <w:szCs w:val="18"/>
                <w:rPrChange w:id="931" w:author="Manuel Raul Livano Luna" w:date="2023-07-03T15:48:00Z">
                  <w:rPr>
                    <w:ins w:id="932" w:author="Manuel Raul Livano Luna" w:date="2023-07-03T15:47:00Z"/>
                    <w:rFonts w:cstheme="minorHAnsi"/>
                    <w:color w:val="000000"/>
                    <w:sz w:val="18"/>
                    <w:szCs w:val="18"/>
                  </w:rPr>
                </w:rPrChange>
              </w:rPr>
            </w:pPr>
            <w:ins w:id="933" w:author="Manuel Raul Livano Luna" w:date="2023-07-03T15:47:00Z">
              <w:r w:rsidRPr="00C262A3">
                <w:rPr>
                  <w:rFonts w:ascii="Arial Narrow" w:hAnsi="Arial Narrow" w:cstheme="minorHAnsi"/>
                  <w:i/>
                  <w:iCs/>
                  <w:color w:val="000000"/>
                  <w:sz w:val="18"/>
                  <w:szCs w:val="18"/>
                  <w:rPrChange w:id="934" w:author="Manuel Raul Livano Luna" w:date="2023-07-03T15:48:00Z">
                    <w:rPr>
                      <w:rFonts w:cstheme="minorHAnsi"/>
                      <w:color w:val="000000"/>
                      <w:sz w:val="18"/>
                      <w:szCs w:val="18"/>
                    </w:rPr>
                  </w:rPrChange>
                </w:rPr>
                <w:t>Arcilla</w:t>
              </w:r>
            </w:ins>
          </w:p>
        </w:tc>
        <w:tc>
          <w:tcPr>
            <w:tcW w:w="680" w:type="dxa"/>
            <w:vAlign w:val="center"/>
            <w:tcPrChange w:id="935" w:author="Manuel Raul Livano Luna" w:date="2023-07-03T15:47:00Z">
              <w:tcPr>
                <w:tcW w:w="680" w:type="dxa"/>
                <w:vAlign w:val="center"/>
              </w:tcPr>
            </w:tcPrChange>
          </w:tcPr>
          <w:p w14:paraId="03BFC026" w14:textId="77777777" w:rsidR="00C262A3" w:rsidRPr="00C262A3" w:rsidRDefault="00C262A3" w:rsidP="00B978BA">
            <w:pPr>
              <w:jc w:val="center"/>
              <w:rPr>
                <w:ins w:id="936" w:author="Manuel Raul Livano Luna" w:date="2023-07-03T15:47:00Z"/>
                <w:rFonts w:ascii="Arial Narrow" w:hAnsi="Arial Narrow" w:cstheme="minorHAnsi"/>
                <w:i/>
                <w:iCs/>
                <w:color w:val="000000"/>
                <w:rPrChange w:id="937" w:author="Manuel Raul Livano Luna" w:date="2023-07-03T15:48:00Z">
                  <w:rPr>
                    <w:ins w:id="938" w:author="Manuel Raul Livano Luna" w:date="2023-07-03T15:47:00Z"/>
                    <w:rFonts w:cstheme="minorHAnsi"/>
                    <w:color w:val="000000"/>
                  </w:rPr>
                </w:rPrChange>
              </w:rPr>
            </w:pPr>
            <w:proofErr w:type="spellStart"/>
            <w:ins w:id="939" w:author="Manuel Raul Livano Luna" w:date="2023-07-03T15:47:00Z">
              <w:r w:rsidRPr="00C262A3">
                <w:rPr>
                  <w:rFonts w:ascii="Arial Narrow" w:hAnsi="Arial Narrow" w:cstheme="minorHAnsi"/>
                  <w:i/>
                  <w:iCs/>
                  <w:color w:val="000000"/>
                  <w:rPrChange w:id="940" w:author="Manuel Raul Livano Luna" w:date="2023-07-03T15:48:00Z">
                    <w:rPr>
                      <w:rFonts w:cstheme="minorHAnsi"/>
                      <w:color w:val="000000"/>
                    </w:rPr>
                  </w:rPrChange>
                </w:rPr>
                <w:t>hh</w:t>
              </w:r>
              <w:proofErr w:type="spellEnd"/>
            </w:ins>
          </w:p>
        </w:tc>
        <w:tc>
          <w:tcPr>
            <w:tcW w:w="737" w:type="dxa"/>
            <w:vAlign w:val="center"/>
            <w:tcPrChange w:id="941" w:author="Manuel Raul Livano Luna" w:date="2023-07-03T15:47:00Z">
              <w:tcPr>
                <w:tcW w:w="737" w:type="dxa"/>
                <w:vAlign w:val="center"/>
              </w:tcPr>
            </w:tcPrChange>
          </w:tcPr>
          <w:p w14:paraId="6E3B1A90" w14:textId="77777777" w:rsidR="00C262A3" w:rsidRPr="00C262A3" w:rsidRDefault="00C262A3" w:rsidP="00B978BA">
            <w:pPr>
              <w:jc w:val="center"/>
              <w:rPr>
                <w:ins w:id="942" w:author="Manuel Raul Livano Luna" w:date="2023-07-03T15:47:00Z"/>
                <w:rFonts w:ascii="Arial Narrow" w:hAnsi="Arial Narrow" w:cstheme="minorHAnsi"/>
                <w:i/>
                <w:iCs/>
                <w:color w:val="000000"/>
                <w:rPrChange w:id="943" w:author="Manuel Raul Livano Luna" w:date="2023-07-03T15:48:00Z">
                  <w:rPr>
                    <w:ins w:id="944" w:author="Manuel Raul Livano Luna" w:date="2023-07-03T15:47:00Z"/>
                    <w:rFonts w:cstheme="minorHAnsi"/>
                    <w:color w:val="000000"/>
                  </w:rPr>
                </w:rPrChange>
              </w:rPr>
            </w:pPr>
            <w:ins w:id="945" w:author="Manuel Raul Livano Luna" w:date="2023-07-03T15:47:00Z">
              <w:r w:rsidRPr="00C262A3">
                <w:rPr>
                  <w:rFonts w:ascii="Arial Narrow" w:hAnsi="Arial Narrow" w:cstheme="minorHAnsi"/>
                  <w:i/>
                  <w:iCs/>
                  <w:color w:val="000000"/>
                  <w:rPrChange w:id="946" w:author="Manuel Raul Livano Luna" w:date="2023-07-03T15:48:00Z">
                    <w:rPr>
                      <w:rFonts w:cstheme="minorHAnsi"/>
                      <w:color w:val="000000"/>
                    </w:rPr>
                  </w:rPrChange>
                </w:rPr>
                <w:t>16</w:t>
              </w:r>
            </w:ins>
          </w:p>
        </w:tc>
      </w:tr>
      <w:tr w:rsidR="00C262A3" w:rsidRPr="00C262A3" w14:paraId="78E1B348" w14:textId="77777777" w:rsidTr="00C262A3">
        <w:trPr>
          <w:trHeight w:val="238"/>
          <w:jc w:val="center"/>
          <w:ins w:id="947" w:author="Manuel Raul Livano Luna" w:date="2023-07-03T15:47:00Z"/>
          <w:trPrChange w:id="948" w:author="Manuel Raul Livano Luna" w:date="2023-07-03T15:47:00Z">
            <w:trPr>
              <w:trHeight w:val="238"/>
              <w:jc w:val="center"/>
            </w:trPr>
          </w:trPrChange>
        </w:trPr>
        <w:tc>
          <w:tcPr>
            <w:tcW w:w="5382" w:type="dxa"/>
            <w:shd w:val="clear" w:color="auto" w:fill="auto"/>
            <w:noWrap/>
            <w:vAlign w:val="center"/>
            <w:hideMark/>
            <w:tcPrChange w:id="949" w:author="Manuel Raul Livano Luna" w:date="2023-07-03T15:47:00Z">
              <w:tcPr>
                <w:tcW w:w="5382" w:type="dxa"/>
                <w:shd w:val="clear" w:color="auto" w:fill="auto"/>
                <w:noWrap/>
                <w:vAlign w:val="center"/>
                <w:hideMark/>
              </w:tcPr>
            </w:tcPrChange>
          </w:tcPr>
          <w:p w14:paraId="2C2DD41E" w14:textId="77777777" w:rsidR="00C262A3" w:rsidRPr="00C262A3" w:rsidRDefault="00C262A3" w:rsidP="00B978BA">
            <w:pPr>
              <w:rPr>
                <w:ins w:id="950" w:author="Manuel Raul Livano Luna" w:date="2023-07-03T15:47:00Z"/>
                <w:rFonts w:ascii="Arial Narrow" w:hAnsi="Arial Narrow" w:cstheme="minorHAnsi"/>
                <w:i/>
                <w:iCs/>
                <w:color w:val="000000"/>
                <w:sz w:val="18"/>
                <w:szCs w:val="18"/>
                <w:rPrChange w:id="951" w:author="Manuel Raul Livano Luna" w:date="2023-07-03T15:48:00Z">
                  <w:rPr>
                    <w:ins w:id="952" w:author="Manuel Raul Livano Luna" w:date="2023-07-03T15:47:00Z"/>
                    <w:rFonts w:cstheme="minorHAnsi"/>
                    <w:color w:val="000000"/>
                    <w:sz w:val="18"/>
                    <w:szCs w:val="18"/>
                  </w:rPr>
                </w:rPrChange>
              </w:rPr>
            </w:pPr>
            <w:ins w:id="953" w:author="Manuel Raul Livano Luna" w:date="2023-07-03T15:47:00Z">
              <w:r w:rsidRPr="00C262A3">
                <w:rPr>
                  <w:rFonts w:ascii="Arial Narrow" w:hAnsi="Arial Narrow" w:cstheme="minorHAnsi"/>
                  <w:i/>
                  <w:iCs/>
                  <w:color w:val="000000"/>
                  <w:sz w:val="18"/>
                  <w:szCs w:val="18"/>
                  <w:rPrChange w:id="954" w:author="Manuel Raul Livano Luna" w:date="2023-07-03T15:48:00Z">
                    <w:rPr>
                      <w:rFonts w:cstheme="minorHAnsi"/>
                      <w:color w:val="000000"/>
                      <w:sz w:val="18"/>
                      <w:szCs w:val="18"/>
                    </w:rPr>
                  </w:rPrChange>
                </w:rPr>
                <w:t>YESO BOLSA 1 QUINTAL</w:t>
              </w:r>
            </w:ins>
          </w:p>
        </w:tc>
        <w:tc>
          <w:tcPr>
            <w:tcW w:w="680" w:type="dxa"/>
            <w:vAlign w:val="center"/>
            <w:tcPrChange w:id="955" w:author="Manuel Raul Livano Luna" w:date="2023-07-03T15:47:00Z">
              <w:tcPr>
                <w:tcW w:w="680" w:type="dxa"/>
                <w:vAlign w:val="center"/>
              </w:tcPr>
            </w:tcPrChange>
          </w:tcPr>
          <w:p w14:paraId="752F48F4" w14:textId="77777777" w:rsidR="00C262A3" w:rsidRPr="00C262A3" w:rsidRDefault="00C262A3" w:rsidP="00B978BA">
            <w:pPr>
              <w:jc w:val="center"/>
              <w:rPr>
                <w:ins w:id="956" w:author="Manuel Raul Livano Luna" w:date="2023-07-03T15:47:00Z"/>
                <w:rFonts w:ascii="Arial Narrow" w:hAnsi="Arial Narrow" w:cstheme="minorHAnsi"/>
                <w:i/>
                <w:iCs/>
                <w:color w:val="000000"/>
                <w:rPrChange w:id="957" w:author="Manuel Raul Livano Luna" w:date="2023-07-03T15:48:00Z">
                  <w:rPr>
                    <w:ins w:id="958" w:author="Manuel Raul Livano Luna" w:date="2023-07-03T15:47:00Z"/>
                    <w:rFonts w:cstheme="minorHAnsi"/>
                    <w:color w:val="000000"/>
                  </w:rPr>
                </w:rPrChange>
              </w:rPr>
            </w:pPr>
            <w:proofErr w:type="spellStart"/>
            <w:ins w:id="959" w:author="Manuel Raul Livano Luna" w:date="2023-07-03T15:47:00Z">
              <w:r w:rsidRPr="00C262A3">
                <w:rPr>
                  <w:rFonts w:ascii="Arial Narrow" w:hAnsi="Arial Narrow" w:cstheme="minorHAnsi"/>
                  <w:i/>
                  <w:iCs/>
                  <w:color w:val="000000"/>
                  <w:rPrChange w:id="960" w:author="Manuel Raul Livano Luna" w:date="2023-07-03T15:48:00Z">
                    <w:rPr>
                      <w:rFonts w:cstheme="minorHAnsi"/>
                      <w:color w:val="000000"/>
                    </w:rPr>
                  </w:rPrChange>
                </w:rPr>
                <w:t>hh</w:t>
              </w:r>
              <w:proofErr w:type="spellEnd"/>
            </w:ins>
          </w:p>
        </w:tc>
        <w:tc>
          <w:tcPr>
            <w:tcW w:w="737" w:type="dxa"/>
            <w:vAlign w:val="center"/>
            <w:tcPrChange w:id="961" w:author="Manuel Raul Livano Luna" w:date="2023-07-03T15:47:00Z">
              <w:tcPr>
                <w:tcW w:w="737" w:type="dxa"/>
                <w:vAlign w:val="center"/>
              </w:tcPr>
            </w:tcPrChange>
          </w:tcPr>
          <w:p w14:paraId="320EB27A" w14:textId="77777777" w:rsidR="00C262A3" w:rsidRPr="00C262A3" w:rsidRDefault="00C262A3" w:rsidP="00B978BA">
            <w:pPr>
              <w:jc w:val="center"/>
              <w:rPr>
                <w:ins w:id="962" w:author="Manuel Raul Livano Luna" w:date="2023-07-03T15:47:00Z"/>
                <w:rFonts w:ascii="Arial Narrow" w:hAnsi="Arial Narrow" w:cstheme="minorHAnsi"/>
                <w:i/>
                <w:iCs/>
                <w:color w:val="000000"/>
                <w:rPrChange w:id="963" w:author="Manuel Raul Livano Luna" w:date="2023-07-03T15:48:00Z">
                  <w:rPr>
                    <w:ins w:id="964" w:author="Manuel Raul Livano Luna" w:date="2023-07-03T15:47:00Z"/>
                    <w:rFonts w:cstheme="minorHAnsi"/>
                    <w:color w:val="000000"/>
                  </w:rPr>
                </w:rPrChange>
              </w:rPr>
            </w:pPr>
            <w:ins w:id="965" w:author="Manuel Raul Livano Luna" w:date="2023-07-03T15:47:00Z">
              <w:r w:rsidRPr="00C262A3">
                <w:rPr>
                  <w:rFonts w:ascii="Arial Narrow" w:hAnsi="Arial Narrow" w:cstheme="minorHAnsi"/>
                  <w:i/>
                  <w:iCs/>
                  <w:color w:val="000000"/>
                  <w:rPrChange w:id="966" w:author="Manuel Raul Livano Luna" w:date="2023-07-03T15:48:00Z">
                    <w:rPr>
                      <w:rFonts w:cstheme="minorHAnsi"/>
                      <w:color w:val="000000"/>
                    </w:rPr>
                  </w:rPrChange>
                </w:rPr>
                <w:t>32</w:t>
              </w:r>
            </w:ins>
          </w:p>
        </w:tc>
      </w:tr>
      <w:tr w:rsidR="00C262A3" w:rsidRPr="00C262A3" w14:paraId="5F660072" w14:textId="77777777" w:rsidTr="00C262A3">
        <w:trPr>
          <w:trHeight w:val="317"/>
          <w:jc w:val="center"/>
          <w:ins w:id="967" w:author="Manuel Raul Livano Luna" w:date="2023-07-03T15:47:00Z"/>
          <w:trPrChange w:id="968" w:author="Manuel Raul Livano Luna" w:date="2023-07-03T15:47:00Z">
            <w:trPr>
              <w:trHeight w:val="317"/>
              <w:jc w:val="center"/>
            </w:trPr>
          </w:trPrChange>
        </w:trPr>
        <w:tc>
          <w:tcPr>
            <w:tcW w:w="5382" w:type="dxa"/>
            <w:shd w:val="clear" w:color="auto" w:fill="auto"/>
            <w:noWrap/>
            <w:vAlign w:val="center"/>
            <w:hideMark/>
            <w:tcPrChange w:id="969" w:author="Manuel Raul Livano Luna" w:date="2023-07-03T15:47:00Z">
              <w:tcPr>
                <w:tcW w:w="5382" w:type="dxa"/>
                <w:shd w:val="clear" w:color="auto" w:fill="auto"/>
                <w:noWrap/>
                <w:vAlign w:val="center"/>
                <w:hideMark/>
              </w:tcPr>
            </w:tcPrChange>
          </w:tcPr>
          <w:p w14:paraId="05A7BD82" w14:textId="77777777" w:rsidR="00C262A3" w:rsidRPr="00C262A3" w:rsidRDefault="00C262A3" w:rsidP="00B978BA">
            <w:pPr>
              <w:rPr>
                <w:ins w:id="970" w:author="Manuel Raul Livano Luna" w:date="2023-07-03T15:47:00Z"/>
                <w:rFonts w:ascii="Arial Narrow" w:hAnsi="Arial Narrow" w:cstheme="minorHAnsi"/>
                <w:i/>
                <w:iCs/>
                <w:color w:val="000000"/>
                <w:sz w:val="18"/>
                <w:szCs w:val="18"/>
                <w:rPrChange w:id="971" w:author="Manuel Raul Livano Luna" w:date="2023-07-03T15:48:00Z">
                  <w:rPr>
                    <w:ins w:id="972" w:author="Manuel Raul Livano Luna" w:date="2023-07-03T15:47:00Z"/>
                    <w:rFonts w:cstheme="minorHAnsi"/>
                    <w:color w:val="000000"/>
                    <w:sz w:val="18"/>
                    <w:szCs w:val="18"/>
                  </w:rPr>
                </w:rPrChange>
              </w:rPr>
            </w:pPr>
            <w:ins w:id="973" w:author="Manuel Raul Livano Luna" w:date="2023-07-03T15:47:00Z">
              <w:r w:rsidRPr="00C262A3">
                <w:rPr>
                  <w:rFonts w:ascii="Arial Narrow" w:hAnsi="Arial Narrow" w:cstheme="minorHAnsi"/>
                  <w:i/>
                  <w:iCs/>
                  <w:color w:val="000000"/>
                  <w:sz w:val="18"/>
                  <w:szCs w:val="18"/>
                  <w:rPrChange w:id="974" w:author="Manuel Raul Livano Luna" w:date="2023-07-03T15:48:00Z">
                    <w:rPr>
                      <w:rFonts w:cstheme="minorHAnsi"/>
                      <w:color w:val="000000"/>
                      <w:sz w:val="18"/>
                      <w:szCs w:val="18"/>
                    </w:rPr>
                  </w:rPrChange>
                </w:rPr>
                <w:t>Caja de registro de concreto de 400x400 mm, espesor de 50 mm con símbolo de puesta a tierra en la tapa</w:t>
              </w:r>
            </w:ins>
          </w:p>
        </w:tc>
        <w:tc>
          <w:tcPr>
            <w:tcW w:w="680" w:type="dxa"/>
            <w:vAlign w:val="center"/>
            <w:tcPrChange w:id="975" w:author="Manuel Raul Livano Luna" w:date="2023-07-03T15:47:00Z">
              <w:tcPr>
                <w:tcW w:w="680" w:type="dxa"/>
                <w:vAlign w:val="center"/>
              </w:tcPr>
            </w:tcPrChange>
          </w:tcPr>
          <w:p w14:paraId="0F1DCA85" w14:textId="77777777" w:rsidR="00C262A3" w:rsidRPr="00C262A3" w:rsidRDefault="00C262A3" w:rsidP="00B978BA">
            <w:pPr>
              <w:jc w:val="center"/>
              <w:rPr>
                <w:ins w:id="976" w:author="Manuel Raul Livano Luna" w:date="2023-07-03T15:47:00Z"/>
                <w:rFonts w:ascii="Arial Narrow" w:hAnsi="Arial Narrow" w:cstheme="minorHAnsi"/>
                <w:i/>
                <w:iCs/>
                <w:color w:val="000000"/>
                <w:rPrChange w:id="977" w:author="Manuel Raul Livano Luna" w:date="2023-07-03T15:48:00Z">
                  <w:rPr>
                    <w:ins w:id="978" w:author="Manuel Raul Livano Luna" w:date="2023-07-03T15:47:00Z"/>
                    <w:rFonts w:cstheme="minorHAnsi"/>
                    <w:color w:val="000000"/>
                  </w:rPr>
                </w:rPrChange>
              </w:rPr>
            </w:pPr>
            <w:ins w:id="979" w:author="Manuel Raul Livano Luna" w:date="2023-07-03T15:47:00Z">
              <w:r w:rsidRPr="00C262A3">
                <w:rPr>
                  <w:rFonts w:ascii="Arial Narrow" w:hAnsi="Arial Narrow" w:cstheme="minorHAnsi"/>
                  <w:i/>
                  <w:iCs/>
                  <w:color w:val="000000"/>
                  <w:rPrChange w:id="980" w:author="Manuel Raul Livano Luna" w:date="2023-07-03T15:48:00Z">
                    <w:rPr>
                      <w:rFonts w:cstheme="minorHAnsi"/>
                      <w:color w:val="000000"/>
                    </w:rPr>
                  </w:rPrChange>
                </w:rPr>
                <w:t>m3</w:t>
              </w:r>
            </w:ins>
          </w:p>
        </w:tc>
        <w:tc>
          <w:tcPr>
            <w:tcW w:w="737" w:type="dxa"/>
            <w:vAlign w:val="center"/>
            <w:tcPrChange w:id="981" w:author="Manuel Raul Livano Luna" w:date="2023-07-03T15:47:00Z">
              <w:tcPr>
                <w:tcW w:w="737" w:type="dxa"/>
                <w:vAlign w:val="center"/>
              </w:tcPr>
            </w:tcPrChange>
          </w:tcPr>
          <w:p w14:paraId="04EEFCD4" w14:textId="77777777" w:rsidR="00C262A3" w:rsidRPr="00C262A3" w:rsidRDefault="00C262A3" w:rsidP="00B978BA">
            <w:pPr>
              <w:jc w:val="center"/>
              <w:rPr>
                <w:ins w:id="982" w:author="Manuel Raul Livano Luna" w:date="2023-07-03T15:47:00Z"/>
                <w:rFonts w:ascii="Arial Narrow" w:hAnsi="Arial Narrow" w:cstheme="minorHAnsi"/>
                <w:i/>
                <w:iCs/>
                <w:color w:val="000000"/>
                <w:rPrChange w:id="983" w:author="Manuel Raul Livano Luna" w:date="2023-07-03T15:48:00Z">
                  <w:rPr>
                    <w:ins w:id="984" w:author="Manuel Raul Livano Luna" w:date="2023-07-03T15:47:00Z"/>
                    <w:rFonts w:cstheme="minorHAnsi"/>
                    <w:color w:val="000000"/>
                  </w:rPr>
                </w:rPrChange>
              </w:rPr>
            </w:pPr>
            <w:ins w:id="985" w:author="Manuel Raul Livano Luna" w:date="2023-07-03T15:47:00Z">
              <w:r w:rsidRPr="00C262A3">
                <w:rPr>
                  <w:rFonts w:ascii="Arial Narrow" w:hAnsi="Arial Narrow" w:cstheme="minorHAnsi"/>
                  <w:i/>
                  <w:iCs/>
                  <w:color w:val="000000"/>
                  <w:rPrChange w:id="986" w:author="Manuel Raul Livano Luna" w:date="2023-07-03T15:48:00Z">
                    <w:rPr>
                      <w:rFonts w:cstheme="minorHAnsi"/>
                      <w:color w:val="000000"/>
                    </w:rPr>
                  </w:rPrChange>
                </w:rPr>
                <w:t>2</w:t>
              </w:r>
            </w:ins>
          </w:p>
        </w:tc>
      </w:tr>
      <w:tr w:rsidR="00C262A3" w:rsidRPr="00C262A3" w14:paraId="473F3DA4" w14:textId="77777777" w:rsidTr="00C262A3">
        <w:trPr>
          <w:trHeight w:val="317"/>
          <w:jc w:val="center"/>
          <w:ins w:id="987" w:author="Manuel Raul Livano Luna" w:date="2023-07-03T15:47:00Z"/>
          <w:trPrChange w:id="988" w:author="Manuel Raul Livano Luna" w:date="2023-07-03T15:47:00Z">
            <w:trPr>
              <w:trHeight w:val="317"/>
              <w:jc w:val="center"/>
            </w:trPr>
          </w:trPrChange>
        </w:trPr>
        <w:tc>
          <w:tcPr>
            <w:tcW w:w="5382" w:type="dxa"/>
            <w:shd w:val="clear" w:color="auto" w:fill="auto"/>
            <w:noWrap/>
            <w:vAlign w:val="center"/>
            <w:hideMark/>
            <w:tcPrChange w:id="989" w:author="Manuel Raul Livano Luna" w:date="2023-07-03T15:47:00Z">
              <w:tcPr>
                <w:tcW w:w="5382" w:type="dxa"/>
                <w:shd w:val="clear" w:color="auto" w:fill="auto"/>
                <w:noWrap/>
                <w:vAlign w:val="center"/>
                <w:hideMark/>
              </w:tcPr>
            </w:tcPrChange>
          </w:tcPr>
          <w:p w14:paraId="672BEE6D" w14:textId="77777777" w:rsidR="00C262A3" w:rsidRPr="00C262A3" w:rsidRDefault="00C262A3" w:rsidP="00B978BA">
            <w:pPr>
              <w:rPr>
                <w:ins w:id="990" w:author="Manuel Raul Livano Luna" w:date="2023-07-03T15:47:00Z"/>
                <w:rFonts w:ascii="Arial Narrow" w:hAnsi="Arial Narrow" w:cstheme="minorHAnsi"/>
                <w:i/>
                <w:iCs/>
                <w:color w:val="000000"/>
                <w:sz w:val="18"/>
                <w:szCs w:val="18"/>
                <w:rPrChange w:id="991" w:author="Manuel Raul Livano Luna" w:date="2023-07-03T15:48:00Z">
                  <w:rPr>
                    <w:ins w:id="992" w:author="Manuel Raul Livano Luna" w:date="2023-07-03T15:47:00Z"/>
                    <w:rFonts w:cstheme="minorHAnsi"/>
                    <w:color w:val="000000"/>
                    <w:sz w:val="18"/>
                    <w:szCs w:val="18"/>
                  </w:rPr>
                </w:rPrChange>
              </w:rPr>
            </w:pPr>
            <w:ins w:id="993" w:author="Manuel Raul Livano Luna" w:date="2023-07-03T15:47:00Z">
              <w:r w:rsidRPr="00C262A3">
                <w:rPr>
                  <w:rFonts w:ascii="Arial Narrow" w:hAnsi="Arial Narrow" w:cstheme="minorHAnsi"/>
                  <w:i/>
                  <w:iCs/>
                  <w:color w:val="000000"/>
                  <w:sz w:val="18"/>
                  <w:szCs w:val="18"/>
                  <w:rPrChange w:id="994" w:author="Manuel Raul Livano Luna" w:date="2023-07-03T15:48:00Z">
                    <w:rPr>
                      <w:rFonts w:cstheme="minorHAnsi"/>
                      <w:color w:val="000000"/>
                      <w:sz w:val="18"/>
                      <w:szCs w:val="18"/>
                    </w:rPr>
                  </w:rPrChange>
                </w:rPr>
                <w:t xml:space="preserve">Electrodo principal varilla de cobre puro </w:t>
              </w:r>
              <w:proofErr w:type="gramStart"/>
              <w:r w:rsidRPr="00C262A3">
                <w:rPr>
                  <w:rFonts w:ascii="Arial Narrow" w:hAnsi="Arial Narrow" w:cstheme="minorHAnsi"/>
                  <w:i/>
                  <w:iCs/>
                  <w:color w:val="000000"/>
                  <w:sz w:val="18"/>
                  <w:szCs w:val="18"/>
                  <w:rPrChange w:id="995" w:author="Manuel Raul Livano Luna" w:date="2023-07-03T15:48:00Z">
                    <w:rPr>
                      <w:rFonts w:cstheme="minorHAnsi"/>
                      <w:color w:val="000000"/>
                      <w:sz w:val="18"/>
                      <w:szCs w:val="18"/>
                    </w:rPr>
                  </w:rPrChange>
                </w:rPr>
                <w:t>de  ¾</w:t>
              </w:r>
              <w:proofErr w:type="gramEnd"/>
              <w:r w:rsidRPr="00C262A3">
                <w:rPr>
                  <w:rFonts w:ascii="Arial Narrow" w:hAnsi="Arial Narrow" w:cstheme="minorHAnsi"/>
                  <w:i/>
                  <w:iCs/>
                  <w:color w:val="000000"/>
                  <w:sz w:val="18"/>
                  <w:szCs w:val="18"/>
                  <w:rPrChange w:id="996" w:author="Manuel Raul Livano Luna" w:date="2023-07-03T15:48:00Z">
                    <w:rPr>
                      <w:rFonts w:cstheme="minorHAnsi"/>
                      <w:color w:val="000000"/>
                      <w:sz w:val="18"/>
                      <w:szCs w:val="18"/>
                    </w:rPr>
                  </w:rPrChange>
                </w:rPr>
                <w:t>” x 2.40 m.</w:t>
              </w:r>
            </w:ins>
          </w:p>
        </w:tc>
        <w:tc>
          <w:tcPr>
            <w:tcW w:w="680" w:type="dxa"/>
            <w:vAlign w:val="center"/>
            <w:tcPrChange w:id="997" w:author="Manuel Raul Livano Luna" w:date="2023-07-03T15:47:00Z">
              <w:tcPr>
                <w:tcW w:w="680" w:type="dxa"/>
                <w:vAlign w:val="center"/>
              </w:tcPr>
            </w:tcPrChange>
          </w:tcPr>
          <w:p w14:paraId="1B66C3B6" w14:textId="77777777" w:rsidR="00C262A3" w:rsidRPr="00C262A3" w:rsidRDefault="00C262A3" w:rsidP="00B978BA">
            <w:pPr>
              <w:jc w:val="center"/>
              <w:rPr>
                <w:ins w:id="998" w:author="Manuel Raul Livano Luna" w:date="2023-07-03T15:47:00Z"/>
                <w:rFonts w:ascii="Arial Narrow" w:hAnsi="Arial Narrow" w:cstheme="minorHAnsi"/>
                <w:i/>
                <w:iCs/>
                <w:color w:val="000000"/>
                <w:rPrChange w:id="999" w:author="Manuel Raul Livano Luna" w:date="2023-07-03T15:48:00Z">
                  <w:rPr>
                    <w:ins w:id="1000" w:author="Manuel Raul Livano Luna" w:date="2023-07-03T15:47:00Z"/>
                    <w:rFonts w:cstheme="minorHAnsi"/>
                    <w:color w:val="000000"/>
                  </w:rPr>
                </w:rPrChange>
              </w:rPr>
            </w:pPr>
            <w:ins w:id="1001" w:author="Manuel Raul Livano Luna" w:date="2023-07-03T15:47:00Z">
              <w:r w:rsidRPr="00C262A3">
                <w:rPr>
                  <w:rFonts w:ascii="Arial Narrow" w:hAnsi="Arial Narrow" w:cstheme="minorHAnsi"/>
                  <w:i/>
                  <w:iCs/>
                  <w:color w:val="000000"/>
                  <w:rPrChange w:id="1002" w:author="Manuel Raul Livano Luna" w:date="2023-07-03T15:48:00Z">
                    <w:rPr>
                      <w:rFonts w:cstheme="minorHAnsi"/>
                      <w:color w:val="000000"/>
                    </w:rPr>
                  </w:rPrChange>
                </w:rPr>
                <w:t>bol</w:t>
              </w:r>
            </w:ins>
          </w:p>
        </w:tc>
        <w:tc>
          <w:tcPr>
            <w:tcW w:w="737" w:type="dxa"/>
            <w:vAlign w:val="center"/>
            <w:tcPrChange w:id="1003" w:author="Manuel Raul Livano Luna" w:date="2023-07-03T15:47:00Z">
              <w:tcPr>
                <w:tcW w:w="737" w:type="dxa"/>
                <w:vAlign w:val="center"/>
              </w:tcPr>
            </w:tcPrChange>
          </w:tcPr>
          <w:p w14:paraId="506ED71C" w14:textId="77777777" w:rsidR="00C262A3" w:rsidRPr="00C262A3" w:rsidRDefault="00C262A3" w:rsidP="00B978BA">
            <w:pPr>
              <w:jc w:val="center"/>
              <w:rPr>
                <w:ins w:id="1004" w:author="Manuel Raul Livano Luna" w:date="2023-07-03T15:47:00Z"/>
                <w:rFonts w:ascii="Arial Narrow" w:hAnsi="Arial Narrow" w:cstheme="minorHAnsi"/>
                <w:i/>
                <w:iCs/>
                <w:color w:val="000000"/>
                <w:rPrChange w:id="1005" w:author="Manuel Raul Livano Luna" w:date="2023-07-03T15:48:00Z">
                  <w:rPr>
                    <w:ins w:id="1006" w:author="Manuel Raul Livano Luna" w:date="2023-07-03T15:47:00Z"/>
                    <w:rFonts w:cstheme="minorHAnsi"/>
                    <w:color w:val="000000"/>
                  </w:rPr>
                </w:rPrChange>
              </w:rPr>
            </w:pPr>
            <w:ins w:id="1007" w:author="Manuel Raul Livano Luna" w:date="2023-07-03T15:47:00Z">
              <w:r w:rsidRPr="00C262A3">
                <w:rPr>
                  <w:rFonts w:ascii="Arial Narrow" w:hAnsi="Arial Narrow" w:cstheme="minorHAnsi"/>
                  <w:i/>
                  <w:iCs/>
                  <w:color w:val="000000"/>
                  <w:rPrChange w:id="1008" w:author="Manuel Raul Livano Luna" w:date="2023-07-03T15:48:00Z">
                    <w:rPr>
                      <w:rFonts w:cstheme="minorHAnsi"/>
                      <w:color w:val="000000"/>
                    </w:rPr>
                  </w:rPrChange>
                </w:rPr>
                <w:t>2</w:t>
              </w:r>
            </w:ins>
          </w:p>
        </w:tc>
      </w:tr>
      <w:tr w:rsidR="00C262A3" w:rsidRPr="00C262A3" w14:paraId="2F336E96" w14:textId="77777777" w:rsidTr="00C262A3">
        <w:trPr>
          <w:trHeight w:val="98"/>
          <w:jc w:val="center"/>
          <w:ins w:id="1009" w:author="Manuel Raul Livano Luna" w:date="2023-07-03T15:47:00Z"/>
          <w:trPrChange w:id="1010" w:author="Manuel Raul Livano Luna" w:date="2023-07-03T15:47:00Z">
            <w:trPr>
              <w:trHeight w:val="98"/>
              <w:jc w:val="center"/>
            </w:trPr>
          </w:trPrChange>
        </w:trPr>
        <w:tc>
          <w:tcPr>
            <w:tcW w:w="5382" w:type="dxa"/>
            <w:shd w:val="clear" w:color="auto" w:fill="auto"/>
            <w:noWrap/>
            <w:vAlign w:val="center"/>
            <w:hideMark/>
            <w:tcPrChange w:id="1011" w:author="Manuel Raul Livano Luna" w:date="2023-07-03T15:47:00Z">
              <w:tcPr>
                <w:tcW w:w="5382" w:type="dxa"/>
                <w:shd w:val="clear" w:color="auto" w:fill="auto"/>
                <w:noWrap/>
                <w:vAlign w:val="center"/>
                <w:hideMark/>
              </w:tcPr>
            </w:tcPrChange>
          </w:tcPr>
          <w:p w14:paraId="602C88B4" w14:textId="77777777" w:rsidR="00C262A3" w:rsidRPr="00C262A3" w:rsidRDefault="00C262A3" w:rsidP="00B978BA">
            <w:pPr>
              <w:rPr>
                <w:ins w:id="1012" w:author="Manuel Raul Livano Luna" w:date="2023-07-03T15:47:00Z"/>
                <w:rFonts w:ascii="Arial Narrow" w:hAnsi="Arial Narrow" w:cstheme="minorHAnsi"/>
                <w:i/>
                <w:iCs/>
                <w:color w:val="000000"/>
                <w:sz w:val="18"/>
                <w:szCs w:val="18"/>
                <w:rPrChange w:id="1013" w:author="Manuel Raul Livano Luna" w:date="2023-07-03T15:48:00Z">
                  <w:rPr>
                    <w:ins w:id="1014" w:author="Manuel Raul Livano Luna" w:date="2023-07-03T15:47:00Z"/>
                    <w:rFonts w:cstheme="minorHAnsi"/>
                    <w:color w:val="000000"/>
                    <w:sz w:val="18"/>
                    <w:szCs w:val="18"/>
                  </w:rPr>
                </w:rPrChange>
              </w:rPr>
            </w:pPr>
            <w:ins w:id="1015" w:author="Manuel Raul Livano Luna" w:date="2023-07-03T15:47:00Z">
              <w:r w:rsidRPr="00C262A3">
                <w:rPr>
                  <w:rFonts w:ascii="Arial Narrow" w:hAnsi="Arial Narrow" w:cstheme="minorHAnsi"/>
                  <w:i/>
                  <w:iCs/>
                  <w:color w:val="000000"/>
                  <w:sz w:val="18"/>
                  <w:szCs w:val="18"/>
                  <w:rPrChange w:id="1016" w:author="Manuel Raul Livano Luna" w:date="2023-07-03T15:48:00Z">
                    <w:rPr>
                      <w:rFonts w:cstheme="minorHAnsi"/>
                      <w:color w:val="000000"/>
                      <w:sz w:val="18"/>
                      <w:szCs w:val="18"/>
                    </w:rPr>
                  </w:rPrChange>
                </w:rPr>
                <w:t>Bentonita bolsa de 30 kilos</w:t>
              </w:r>
            </w:ins>
          </w:p>
        </w:tc>
        <w:tc>
          <w:tcPr>
            <w:tcW w:w="680" w:type="dxa"/>
            <w:vAlign w:val="center"/>
            <w:tcPrChange w:id="1017" w:author="Manuel Raul Livano Luna" w:date="2023-07-03T15:47:00Z">
              <w:tcPr>
                <w:tcW w:w="680" w:type="dxa"/>
                <w:vAlign w:val="center"/>
              </w:tcPr>
            </w:tcPrChange>
          </w:tcPr>
          <w:p w14:paraId="27855036" w14:textId="77777777" w:rsidR="00C262A3" w:rsidRPr="00C262A3" w:rsidRDefault="00C262A3" w:rsidP="00B978BA">
            <w:pPr>
              <w:jc w:val="center"/>
              <w:rPr>
                <w:ins w:id="1018" w:author="Manuel Raul Livano Luna" w:date="2023-07-03T15:47:00Z"/>
                <w:rFonts w:ascii="Arial Narrow" w:hAnsi="Arial Narrow" w:cstheme="minorHAnsi"/>
                <w:i/>
                <w:iCs/>
                <w:color w:val="000000"/>
                <w:rPrChange w:id="1019" w:author="Manuel Raul Livano Luna" w:date="2023-07-03T15:48:00Z">
                  <w:rPr>
                    <w:ins w:id="1020" w:author="Manuel Raul Livano Luna" w:date="2023-07-03T15:47:00Z"/>
                    <w:rFonts w:cstheme="minorHAnsi"/>
                    <w:color w:val="000000"/>
                  </w:rPr>
                </w:rPrChange>
              </w:rPr>
            </w:pPr>
            <w:ins w:id="1021" w:author="Manuel Raul Livano Luna" w:date="2023-07-03T15:47:00Z">
              <w:r w:rsidRPr="00C262A3">
                <w:rPr>
                  <w:rFonts w:ascii="Arial Narrow" w:hAnsi="Arial Narrow" w:cstheme="minorHAnsi"/>
                  <w:i/>
                  <w:iCs/>
                  <w:color w:val="000000"/>
                  <w:rPrChange w:id="1022" w:author="Manuel Raul Livano Luna" w:date="2023-07-03T15:48:00Z">
                    <w:rPr>
                      <w:rFonts w:cstheme="minorHAnsi"/>
                      <w:color w:val="000000"/>
                    </w:rPr>
                  </w:rPrChange>
                </w:rPr>
                <w:t>Unid.</w:t>
              </w:r>
            </w:ins>
          </w:p>
        </w:tc>
        <w:tc>
          <w:tcPr>
            <w:tcW w:w="737" w:type="dxa"/>
            <w:vAlign w:val="center"/>
            <w:tcPrChange w:id="1023" w:author="Manuel Raul Livano Luna" w:date="2023-07-03T15:47:00Z">
              <w:tcPr>
                <w:tcW w:w="737" w:type="dxa"/>
                <w:vAlign w:val="center"/>
              </w:tcPr>
            </w:tcPrChange>
          </w:tcPr>
          <w:p w14:paraId="4062F3E5" w14:textId="77777777" w:rsidR="00C262A3" w:rsidRPr="00C262A3" w:rsidRDefault="00C262A3" w:rsidP="00B978BA">
            <w:pPr>
              <w:jc w:val="center"/>
              <w:rPr>
                <w:ins w:id="1024" w:author="Manuel Raul Livano Luna" w:date="2023-07-03T15:47:00Z"/>
                <w:rFonts w:ascii="Arial Narrow" w:hAnsi="Arial Narrow" w:cstheme="minorHAnsi"/>
                <w:i/>
                <w:iCs/>
                <w:color w:val="000000"/>
                <w:rPrChange w:id="1025" w:author="Manuel Raul Livano Luna" w:date="2023-07-03T15:48:00Z">
                  <w:rPr>
                    <w:ins w:id="1026" w:author="Manuel Raul Livano Luna" w:date="2023-07-03T15:47:00Z"/>
                    <w:rFonts w:cstheme="minorHAnsi"/>
                    <w:color w:val="000000"/>
                  </w:rPr>
                </w:rPrChange>
              </w:rPr>
            </w:pPr>
            <w:ins w:id="1027" w:author="Manuel Raul Livano Luna" w:date="2023-07-03T15:47:00Z">
              <w:r w:rsidRPr="00C262A3">
                <w:rPr>
                  <w:rFonts w:ascii="Arial Narrow" w:hAnsi="Arial Narrow" w:cstheme="minorHAnsi"/>
                  <w:i/>
                  <w:iCs/>
                  <w:color w:val="000000"/>
                  <w:rPrChange w:id="1028" w:author="Manuel Raul Livano Luna" w:date="2023-07-03T15:48:00Z">
                    <w:rPr>
                      <w:rFonts w:cstheme="minorHAnsi"/>
                      <w:color w:val="000000"/>
                    </w:rPr>
                  </w:rPrChange>
                </w:rPr>
                <w:t>1</w:t>
              </w:r>
            </w:ins>
          </w:p>
        </w:tc>
      </w:tr>
      <w:tr w:rsidR="00C262A3" w:rsidRPr="00C262A3" w14:paraId="304EEC42" w14:textId="77777777" w:rsidTr="00C262A3">
        <w:trPr>
          <w:trHeight w:val="88"/>
          <w:jc w:val="center"/>
          <w:ins w:id="1029" w:author="Manuel Raul Livano Luna" w:date="2023-07-03T15:47:00Z"/>
          <w:trPrChange w:id="1030" w:author="Manuel Raul Livano Luna" w:date="2023-07-03T15:47:00Z">
            <w:trPr>
              <w:trHeight w:val="88"/>
              <w:jc w:val="center"/>
            </w:trPr>
          </w:trPrChange>
        </w:trPr>
        <w:tc>
          <w:tcPr>
            <w:tcW w:w="5382" w:type="dxa"/>
            <w:shd w:val="clear" w:color="auto" w:fill="auto"/>
            <w:noWrap/>
            <w:vAlign w:val="center"/>
            <w:hideMark/>
            <w:tcPrChange w:id="1031" w:author="Manuel Raul Livano Luna" w:date="2023-07-03T15:47:00Z">
              <w:tcPr>
                <w:tcW w:w="5382" w:type="dxa"/>
                <w:shd w:val="clear" w:color="auto" w:fill="auto"/>
                <w:noWrap/>
                <w:vAlign w:val="center"/>
                <w:hideMark/>
              </w:tcPr>
            </w:tcPrChange>
          </w:tcPr>
          <w:p w14:paraId="63263486" w14:textId="77777777" w:rsidR="00C262A3" w:rsidRPr="00C262A3" w:rsidRDefault="00C262A3" w:rsidP="00B978BA">
            <w:pPr>
              <w:rPr>
                <w:ins w:id="1032" w:author="Manuel Raul Livano Luna" w:date="2023-07-03T15:47:00Z"/>
                <w:rFonts w:ascii="Arial Narrow" w:hAnsi="Arial Narrow" w:cstheme="minorHAnsi"/>
                <w:i/>
                <w:iCs/>
                <w:color w:val="000000"/>
                <w:sz w:val="18"/>
                <w:szCs w:val="18"/>
                <w:rPrChange w:id="1033" w:author="Manuel Raul Livano Luna" w:date="2023-07-03T15:48:00Z">
                  <w:rPr>
                    <w:ins w:id="1034" w:author="Manuel Raul Livano Luna" w:date="2023-07-03T15:47:00Z"/>
                    <w:rFonts w:cstheme="minorHAnsi"/>
                    <w:color w:val="000000"/>
                    <w:sz w:val="18"/>
                    <w:szCs w:val="18"/>
                  </w:rPr>
                </w:rPrChange>
              </w:rPr>
            </w:pPr>
            <w:ins w:id="1035" w:author="Manuel Raul Livano Luna" w:date="2023-07-03T15:47:00Z">
              <w:r w:rsidRPr="00C262A3">
                <w:rPr>
                  <w:rFonts w:ascii="Arial Narrow" w:hAnsi="Arial Narrow" w:cstheme="minorHAnsi"/>
                  <w:i/>
                  <w:iCs/>
                  <w:color w:val="000000"/>
                  <w:sz w:val="18"/>
                  <w:szCs w:val="18"/>
                  <w:rPrChange w:id="1036" w:author="Manuel Raul Livano Luna" w:date="2023-07-03T15:48:00Z">
                    <w:rPr>
                      <w:rFonts w:cstheme="minorHAnsi"/>
                      <w:color w:val="000000"/>
                      <w:sz w:val="18"/>
                      <w:szCs w:val="18"/>
                    </w:rPr>
                  </w:rPrChange>
                </w:rPr>
                <w:t>Cemento conductivo bolsa de 25 kilos</w:t>
              </w:r>
            </w:ins>
          </w:p>
        </w:tc>
        <w:tc>
          <w:tcPr>
            <w:tcW w:w="680" w:type="dxa"/>
            <w:vAlign w:val="center"/>
            <w:tcPrChange w:id="1037" w:author="Manuel Raul Livano Luna" w:date="2023-07-03T15:47:00Z">
              <w:tcPr>
                <w:tcW w:w="680" w:type="dxa"/>
                <w:vAlign w:val="center"/>
              </w:tcPr>
            </w:tcPrChange>
          </w:tcPr>
          <w:p w14:paraId="4BB9F62F" w14:textId="77777777" w:rsidR="00C262A3" w:rsidRPr="00C262A3" w:rsidRDefault="00C262A3" w:rsidP="00B978BA">
            <w:pPr>
              <w:jc w:val="center"/>
              <w:rPr>
                <w:ins w:id="1038" w:author="Manuel Raul Livano Luna" w:date="2023-07-03T15:47:00Z"/>
                <w:rFonts w:ascii="Arial Narrow" w:hAnsi="Arial Narrow" w:cstheme="minorHAnsi"/>
                <w:i/>
                <w:iCs/>
                <w:color w:val="000000"/>
                <w:rPrChange w:id="1039" w:author="Manuel Raul Livano Luna" w:date="2023-07-03T15:48:00Z">
                  <w:rPr>
                    <w:ins w:id="1040" w:author="Manuel Raul Livano Luna" w:date="2023-07-03T15:47:00Z"/>
                    <w:rFonts w:cstheme="minorHAnsi"/>
                    <w:color w:val="000000"/>
                  </w:rPr>
                </w:rPrChange>
              </w:rPr>
            </w:pPr>
            <w:ins w:id="1041" w:author="Manuel Raul Livano Luna" w:date="2023-07-03T15:47:00Z">
              <w:r w:rsidRPr="00C262A3">
                <w:rPr>
                  <w:rFonts w:ascii="Arial Narrow" w:hAnsi="Arial Narrow" w:cstheme="minorHAnsi"/>
                  <w:i/>
                  <w:iCs/>
                  <w:color w:val="000000"/>
                  <w:rPrChange w:id="1042" w:author="Manuel Raul Livano Luna" w:date="2023-07-03T15:48:00Z">
                    <w:rPr>
                      <w:rFonts w:cstheme="minorHAnsi"/>
                      <w:color w:val="000000"/>
                    </w:rPr>
                  </w:rPrChange>
                </w:rPr>
                <w:t>Unid</w:t>
              </w:r>
            </w:ins>
          </w:p>
        </w:tc>
        <w:tc>
          <w:tcPr>
            <w:tcW w:w="737" w:type="dxa"/>
            <w:vAlign w:val="center"/>
            <w:tcPrChange w:id="1043" w:author="Manuel Raul Livano Luna" w:date="2023-07-03T15:47:00Z">
              <w:tcPr>
                <w:tcW w:w="737" w:type="dxa"/>
                <w:vAlign w:val="center"/>
              </w:tcPr>
            </w:tcPrChange>
          </w:tcPr>
          <w:p w14:paraId="38264C6E" w14:textId="77777777" w:rsidR="00C262A3" w:rsidRPr="00C262A3" w:rsidRDefault="00C262A3" w:rsidP="00B978BA">
            <w:pPr>
              <w:jc w:val="center"/>
              <w:rPr>
                <w:ins w:id="1044" w:author="Manuel Raul Livano Luna" w:date="2023-07-03T15:47:00Z"/>
                <w:rFonts w:ascii="Arial Narrow" w:hAnsi="Arial Narrow" w:cstheme="minorHAnsi"/>
                <w:i/>
                <w:iCs/>
                <w:color w:val="000000"/>
                <w:rPrChange w:id="1045" w:author="Manuel Raul Livano Luna" w:date="2023-07-03T15:48:00Z">
                  <w:rPr>
                    <w:ins w:id="1046" w:author="Manuel Raul Livano Luna" w:date="2023-07-03T15:47:00Z"/>
                    <w:rFonts w:cstheme="minorHAnsi"/>
                    <w:color w:val="000000"/>
                  </w:rPr>
                </w:rPrChange>
              </w:rPr>
            </w:pPr>
            <w:ins w:id="1047" w:author="Manuel Raul Livano Luna" w:date="2023-07-03T15:47:00Z">
              <w:r w:rsidRPr="00C262A3">
                <w:rPr>
                  <w:rFonts w:ascii="Arial Narrow" w:hAnsi="Arial Narrow" w:cstheme="minorHAnsi"/>
                  <w:i/>
                  <w:iCs/>
                  <w:color w:val="000000"/>
                  <w:rPrChange w:id="1048" w:author="Manuel Raul Livano Luna" w:date="2023-07-03T15:48:00Z">
                    <w:rPr>
                      <w:rFonts w:cstheme="minorHAnsi"/>
                      <w:color w:val="000000"/>
                    </w:rPr>
                  </w:rPrChange>
                </w:rPr>
                <w:t>1</w:t>
              </w:r>
            </w:ins>
          </w:p>
        </w:tc>
      </w:tr>
      <w:tr w:rsidR="00C262A3" w:rsidRPr="00C262A3" w14:paraId="41B2F0C1" w14:textId="77777777" w:rsidTr="00C262A3">
        <w:trPr>
          <w:trHeight w:val="317"/>
          <w:jc w:val="center"/>
          <w:ins w:id="1049" w:author="Manuel Raul Livano Luna" w:date="2023-07-03T15:47:00Z"/>
          <w:trPrChange w:id="1050" w:author="Manuel Raul Livano Luna" w:date="2023-07-03T15:47:00Z">
            <w:trPr>
              <w:trHeight w:val="317"/>
              <w:jc w:val="center"/>
            </w:trPr>
          </w:trPrChange>
        </w:trPr>
        <w:tc>
          <w:tcPr>
            <w:tcW w:w="5382" w:type="dxa"/>
            <w:shd w:val="clear" w:color="auto" w:fill="auto"/>
            <w:noWrap/>
            <w:vAlign w:val="center"/>
            <w:hideMark/>
            <w:tcPrChange w:id="1051" w:author="Manuel Raul Livano Luna" w:date="2023-07-03T15:47:00Z">
              <w:tcPr>
                <w:tcW w:w="5382" w:type="dxa"/>
                <w:shd w:val="clear" w:color="auto" w:fill="auto"/>
                <w:noWrap/>
                <w:vAlign w:val="center"/>
                <w:hideMark/>
              </w:tcPr>
            </w:tcPrChange>
          </w:tcPr>
          <w:p w14:paraId="5ECA60B7" w14:textId="77777777" w:rsidR="00C262A3" w:rsidRPr="00C262A3" w:rsidRDefault="00C262A3" w:rsidP="00B978BA">
            <w:pPr>
              <w:rPr>
                <w:ins w:id="1052" w:author="Manuel Raul Livano Luna" w:date="2023-07-03T15:47:00Z"/>
                <w:rFonts w:ascii="Arial Narrow" w:hAnsi="Arial Narrow" w:cstheme="minorHAnsi"/>
                <w:i/>
                <w:iCs/>
                <w:color w:val="000000"/>
                <w:sz w:val="18"/>
                <w:szCs w:val="18"/>
                <w:rPrChange w:id="1053" w:author="Manuel Raul Livano Luna" w:date="2023-07-03T15:48:00Z">
                  <w:rPr>
                    <w:ins w:id="1054" w:author="Manuel Raul Livano Luna" w:date="2023-07-03T15:47:00Z"/>
                    <w:rFonts w:cstheme="minorHAnsi"/>
                    <w:color w:val="000000"/>
                    <w:sz w:val="18"/>
                    <w:szCs w:val="18"/>
                  </w:rPr>
                </w:rPrChange>
              </w:rPr>
            </w:pPr>
            <w:ins w:id="1055" w:author="Manuel Raul Livano Luna" w:date="2023-07-03T15:47:00Z">
              <w:r w:rsidRPr="00C262A3">
                <w:rPr>
                  <w:rFonts w:ascii="Arial Narrow" w:hAnsi="Arial Narrow" w:cstheme="minorHAnsi"/>
                  <w:i/>
                  <w:iCs/>
                  <w:color w:val="000000"/>
                  <w:sz w:val="18"/>
                  <w:szCs w:val="18"/>
                  <w:rPrChange w:id="1056" w:author="Manuel Raul Livano Luna" w:date="2023-07-03T15:48:00Z">
                    <w:rPr>
                      <w:rFonts w:cstheme="minorHAnsi"/>
                      <w:color w:val="000000"/>
                      <w:sz w:val="18"/>
                      <w:szCs w:val="18"/>
                    </w:rPr>
                  </w:rPrChange>
                </w:rPr>
                <w:lastRenderedPageBreak/>
                <w:t>Elemento protector antirrobo, platina de bronce de 150x400x5 mm, con orificio central de 20mm de diámetro</w:t>
              </w:r>
            </w:ins>
          </w:p>
        </w:tc>
        <w:tc>
          <w:tcPr>
            <w:tcW w:w="680" w:type="dxa"/>
            <w:vAlign w:val="center"/>
            <w:tcPrChange w:id="1057" w:author="Manuel Raul Livano Luna" w:date="2023-07-03T15:47:00Z">
              <w:tcPr>
                <w:tcW w:w="680" w:type="dxa"/>
                <w:vAlign w:val="center"/>
              </w:tcPr>
            </w:tcPrChange>
          </w:tcPr>
          <w:p w14:paraId="14ED23ED" w14:textId="77777777" w:rsidR="00C262A3" w:rsidRPr="00C262A3" w:rsidRDefault="00C262A3" w:rsidP="00B978BA">
            <w:pPr>
              <w:jc w:val="center"/>
              <w:rPr>
                <w:ins w:id="1058" w:author="Manuel Raul Livano Luna" w:date="2023-07-03T15:47:00Z"/>
                <w:rFonts w:ascii="Arial Narrow" w:hAnsi="Arial Narrow" w:cstheme="minorHAnsi"/>
                <w:i/>
                <w:iCs/>
                <w:color w:val="000000"/>
                <w:rPrChange w:id="1059" w:author="Manuel Raul Livano Luna" w:date="2023-07-03T15:48:00Z">
                  <w:rPr>
                    <w:ins w:id="1060" w:author="Manuel Raul Livano Luna" w:date="2023-07-03T15:47:00Z"/>
                    <w:rFonts w:cstheme="minorHAnsi"/>
                    <w:color w:val="000000"/>
                  </w:rPr>
                </w:rPrChange>
              </w:rPr>
            </w:pPr>
            <w:ins w:id="1061" w:author="Manuel Raul Livano Luna" w:date="2023-07-03T15:47:00Z">
              <w:r w:rsidRPr="00C262A3">
                <w:rPr>
                  <w:rFonts w:ascii="Arial Narrow" w:hAnsi="Arial Narrow" w:cstheme="minorHAnsi"/>
                  <w:i/>
                  <w:iCs/>
                  <w:color w:val="000000"/>
                  <w:rPrChange w:id="1062" w:author="Manuel Raul Livano Luna" w:date="2023-07-03T15:48:00Z">
                    <w:rPr>
                      <w:rFonts w:cstheme="minorHAnsi"/>
                      <w:color w:val="000000"/>
                    </w:rPr>
                  </w:rPrChange>
                </w:rPr>
                <w:t>bol</w:t>
              </w:r>
            </w:ins>
          </w:p>
        </w:tc>
        <w:tc>
          <w:tcPr>
            <w:tcW w:w="737" w:type="dxa"/>
            <w:vAlign w:val="center"/>
            <w:tcPrChange w:id="1063" w:author="Manuel Raul Livano Luna" w:date="2023-07-03T15:47:00Z">
              <w:tcPr>
                <w:tcW w:w="737" w:type="dxa"/>
                <w:vAlign w:val="center"/>
              </w:tcPr>
            </w:tcPrChange>
          </w:tcPr>
          <w:p w14:paraId="6887ED99" w14:textId="77777777" w:rsidR="00C262A3" w:rsidRPr="00C262A3" w:rsidRDefault="00C262A3" w:rsidP="00B978BA">
            <w:pPr>
              <w:jc w:val="center"/>
              <w:rPr>
                <w:ins w:id="1064" w:author="Manuel Raul Livano Luna" w:date="2023-07-03T15:47:00Z"/>
                <w:rFonts w:ascii="Arial Narrow" w:hAnsi="Arial Narrow" w:cstheme="minorHAnsi"/>
                <w:i/>
                <w:iCs/>
                <w:color w:val="000000"/>
                <w:rPrChange w:id="1065" w:author="Manuel Raul Livano Luna" w:date="2023-07-03T15:48:00Z">
                  <w:rPr>
                    <w:ins w:id="1066" w:author="Manuel Raul Livano Luna" w:date="2023-07-03T15:47:00Z"/>
                    <w:rFonts w:cstheme="minorHAnsi"/>
                    <w:color w:val="000000"/>
                  </w:rPr>
                </w:rPrChange>
              </w:rPr>
            </w:pPr>
            <w:ins w:id="1067" w:author="Manuel Raul Livano Luna" w:date="2023-07-03T15:47:00Z">
              <w:r w:rsidRPr="00C262A3">
                <w:rPr>
                  <w:rFonts w:ascii="Arial Narrow" w:hAnsi="Arial Narrow" w:cstheme="minorHAnsi"/>
                  <w:i/>
                  <w:iCs/>
                  <w:color w:val="000000"/>
                  <w:rPrChange w:id="1068" w:author="Manuel Raul Livano Luna" w:date="2023-07-03T15:48:00Z">
                    <w:rPr>
                      <w:rFonts w:cstheme="minorHAnsi"/>
                      <w:color w:val="000000"/>
                    </w:rPr>
                  </w:rPrChange>
                </w:rPr>
                <w:t>3</w:t>
              </w:r>
            </w:ins>
          </w:p>
        </w:tc>
      </w:tr>
      <w:tr w:rsidR="00C262A3" w:rsidRPr="00C262A3" w14:paraId="44206176" w14:textId="77777777" w:rsidTr="00C262A3">
        <w:trPr>
          <w:trHeight w:val="317"/>
          <w:jc w:val="center"/>
          <w:ins w:id="1069" w:author="Manuel Raul Livano Luna" w:date="2023-07-03T15:47:00Z"/>
          <w:trPrChange w:id="1070" w:author="Manuel Raul Livano Luna" w:date="2023-07-03T15:47:00Z">
            <w:trPr>
              <w:trHeight w:val="317"/>
              <w:jc w:val="center"/>
            </w:trPr>
          </w:trPrChange>
        </w:trPr>
        <w:tc>
          <w:tcPr>
            <w:tcW w:w="5382" w:type="dxa"/>
            <w:shd w:val="clear" w:color="auto" w:fill="auto"/>
            <w:noWrap/>
            <w:vAlign w:val="center"/>
            <w:hideMark/>
            <w:tcPrChange w:id="1071" w:author="Manuel Raul Livano Luna" w:date="2023-07-03T15:47:00Z">
              <w:tcPr>
                <w:tcW w:w="5382" w:type="dxa"/>
                <w:shd w:val="clear" w:color="auto" w:fill="auto"/>
                <w:noWrap/>
                <w:vAlign w:val="center"/>
                <w:hideMark/>
              </w:tcPr>
            </w:tcPrChange>
          </w:tcPr>
          <w:p w14:paraId="08CB04B8" w14:textId="77777777" w:rsidR="00C262A3" w:rsidRPr="00C262A3" w:rsidRDefault="00C262A3" w:rsidP="00B978BA">
            <w:pPr>
              <w:rPr>
                <w:ins w:id="1072" w:author="Manuel Raul Livano Luna" w:date="2023-07-03T15:47:00Z"/>
                <w:rFonts w:ascii="Arial Narrow" w:hAnsi="Arial Narrow" w:cstheme="minorHAnsi"/>
                <w:i/>
                <w:iCs/>
                <w:color w:val="000000"/>
                <w:sz w:val="18"/>
                <w:szCs w:val="18"/>
                <w:rPrChange w:id="1073" w:author="Manuel Raul Livano Luna" w:date="2023-07-03T15:48:00Z">
                  <w:rPr>
                    <w:ins w:id="1074" w:author="Manuel Raul Livano Luna" w:date="2023-07-03T15:47:00Z"/>
                    <w:rFonts w:cstheme="minorHAnsi"/>
                    <w:color w:val="000000"/>
                    <w:sz w:val="18"/>
                    <w:szCs w:val="18"/>
                  </w:rPr>
                </w:rPrChange>
              </w:rPr>
            </w:pPr>
            <w:ins w:id="1075" w:author="Manuel Raul Livano Luna" w:date="2023-07-03T15:47:00Z">
              <w:r w:rsidRPr="00C262A3">
                <w:rPr>
                  <w:rFonts w:ascii="Arial Narrow" w:hAnsi="Arial Narrow" w:cstheme="minorHAnsi"/>
                  <w:i/>
                  <w:iCs/>
                  <w:color w:val="000000"/>
                  <w:sz w:val="18"/>
                  <w:szCs w:val="18"/>
                  <w:rPrChange w:id="1076" w:author="Manuel Raul Livano Luna" w:date="2023-07-03T15:48:00Z">
                    <w:rPr>
                      <w:rFonts w:cstheme="minorHAnsi"/>
                      <w:color w:val="000000"/>
                      <w:sz w:val="18"/>
                      <w:szCs w:val="18"/>
                    </w:rPr>
                  </w:rPrChange>
                </w:rPr>
                <w:t>Conector Anderson de Cu tipo AB de ¾" o similar</w:t>
              </w:r>
            </w:ins>
          </w:p>
        </w:tc>
        <w:tc>
          <w:tcPr>
            <w:tcW w:w="680" w:type="dxa"/>
            <w:vAlign w:val="center"/>
            <w:tcPrChange w:id="1077" w:author="Manuel Raul Livano Luna" w:date="2023-07-03T15:47:00Z">
              <w:tcPr>
                <w:tcW w:w="680" w:type="dxa"/>
                <w:vAlign w:val="center"/>
              </w:tcPr>
            </w:tcPrChange>
          </w:tcPr>
          <w:p w14:paraId="6F80A9D5" w14:textId="77777777" w:rsidR="00C262A3" w:rsidRPr="00C262A3" w:rsidRDefault="00C262A3" w:rsidP="00B978BA">
            <w:pPr>
              <w:jc w:val="center"/>
              <w:rPr>
                <w:ins w:id="1078" w:author="Manuel Raul Livano Luna" w:date="2023-07-03T15:47:00Z"/>
                <w:rFonts w:ascii="Arial Narrow" w:hAnsi="Arial Narrow" w:cstheme="minorHAnsi"/>
                <w:i/>
                <w:iCs/>
                <w:color w:val="000000"/>
                <w:rPrChange w:id="1079" w:author="Manuel Raul Livano Luna" w:date="2023-07-03T15:48:00Z">
                  <w:rPr>
                    <w:ins w:id="1080" w:author="Manuel Raul Livano Luna" w:date="2023-07-03T15:47:00Z"/>
                    <w:rFonts w:cstheme="minorHAnsi"/>
                    <w:color w:val="000000"/>
                  </w:rPr>
                </w:rPrChange>
              </w:rPr>
            </w:pPr>
            <w:ins w:id="1081" w:author="Manuel Raul Livano Luna" w:date="2023-07-03T15:47:00Z">
              <w:r w:rsidRPr="00C262A3">
                <w:rPr>
                  <w:rFonts w:ascii="Arial Narrow" w:hAnsi="Arial Narrow" w:cstheme="minorHAnsi"/>
                  <w:i/>
                  <w:iCs/>
                  <w:color w:val="000000"/>
                  <w:rPrChange w:id="1082" w:author="Manuel Raul Livano Luna" w:date="2023-07-03T15:48:00Z">
                    <w:rPr>
                      <w:rFonts w:cstheme="minorHAnsi"/>
                      <w:color w:val="000000"/>
                    </w:rPr>
                  </w:rPrChange>
                </w:rPr>
                <w:t>bol</w:t>
              </w:r>
            </w:ins>
          </w:p>
        </w:tc>
        <w:tc>
          <w:tcPr>
            <w:tcW w:w="737" w:type="dxa"/>
            <w:vAlign w:val="center"/>
            <w:tcPrChange w:id="1083" w:author="Manuel Raul Livano Luna" w:date="2023-07-03T15:47:00Z">
              <w:tcPr>
                <w:tcW w:w="737" w:type="dxa"/>
                <w:vAlign w:val="center"/>
              </w:tcPr>
            </w:tcPrChange>
          </w:tcPr>
          <w:p w14:paraId="360049EA" w14:textId="77777777" w:rsidR="00C262A3" w:rsidRPr="00C262A3" w:rsidRDefault="00C262A3" w:rsidP="00B978BA">
            <w:pPr>
              <w:jc w:val="center"/>
              <w:rPr>
                <w:ins w:id="1084" w:author="Manuel Raul Livano Luna" w:date="2023-07-03T15:47:00Z"/>
                <w:rFonts w:ascii="Arial Narrow" w:hAnsi="Arial Narrow" w:cstheme="minorHAnsi"/>
                <w:i/>
                <w:iCs/>
                <w:color w:val="000000"/>
                <w:rPrChange w:id="1085" w:author="Manuel Raul Livano Luna" w:date="2023-07-03T15:48:00Z">
                  <w:rPr>
                    <w:ins w:id="1086" w:author="Manuel Raul Livano Luna" w:date="2023-07-03T15:47:00Z"/>
                    <w:rFonts w:cstheme="minorHAnsi"/>
                    <w:color w:val="000000"/>
                  </w:rPr>
                </w:rPrChange>
              </w:rPr>
            </w:pPr>
            <w:ins w:id="1087" w:author="Manuel Raul Livano Luna" w:date="2023-07-03T15:47:00Z">
              <w:r w:rsidRPr="00C262A3">
                <w:rPr>
                  <w:rFonts w:ascii="Arial Narrow" w:hAnsi="Arial Narrow" w:cstheme="minorHAnsi"/>
                  <w:i/>
                  <w:iCs/>
                  <w:color w:val="000000"/>
                  <w:rPrChange w:id="1088" w:author="Manuel Raul Livano Luna" w:date="2023-07-03T15:48:00Z">
                    <w:rPr>
                      <w:rFonts w:cstheme="minorHAnsi"/>
                      <w:color w:val="000000"/>
                    </w:rPr>
                  </w:rPrChange>
                </w:rPr>
                <w:t>2</w:t>
              </w:r>
            </w:ins>
          </w:p>
        </w:tc>
      </w:tr>
      <w:tr w:rsidR="00C262A3" w:rsidRPr="00C262A3" w14:paraId="12CE6704" w14:textId="77777777" w:rsidTr="00C262A3">
        <w:trPr>
          <w:trHeight w:val="232"/>
          <w:jc w:val="center"/>
          <w:ins w:id="1089" w:author="Manuel Raul Livano Luna" w:date="2023-07-03T15:47:00Z"/>
          <w:trPrChange w:id="1090" w:author="Manuel Raul Livano Luna" w:date="2023-07-03T15:47:00Z">
            <w:trPr>
              <w:trHeight w:val="232"/>
              <w:jc w:val="center"/>
            </w:trPr>
          </w:trPrChange>
        </w:trPr>
        <w:tc>
          <w:tcPr>
            <w:tcW w:w="5382" w:type="dxa"/>
            <w:shd w:val="clear" w:color="auto" w:fill="auto"/>
            <w:noWrap/>
            <w:vAlign w:val="center"/>
            <w:tcPrChange w:id="1091" w:author="Manuel Raul Livano Luna" w:date="2023-07-03T15:47:00Z">
              <w:tcPr>
                <w:tcW w:w="5382" w:type="dxa"/>
                <w:shd w:val="clear" w:color="auto" w:fill="auto"/>
                <w:noWrap/>
                <w:vAlign w:val="center"/>
              </w:tcPr>
            </w:tcPrChange>
          </w:tcPr>
          <w:p w14:paraId="2947C256" w14:textId="77777777" w:rsidR="00C262A3" w:rsidRPr="00C262A3" w:rsidRDefault="00C262A3" w:rsidP="00B978BA">
            <w:pPr>
              <w:rPr>
                <w:ins w:id="1092" w:author="Manuel Raul Livano Luna" w:date="2023-07-03T15:47:00Z"/>
                <w:rFonts w:ascii="Arial Narrow" w:hAnsi="Arial Narrow" w:cstheme="minorHAnsi"/>
                <w:i/>
                <w:iCs/>
                <w:color w:val="000000"/>
                <w:sz w:val="18"/>
                <w:szCs w:val="18"/>
                <w:rPrChange w:id="1093" w:author="Manuel Raul Livano Luna" w:date="2023-07-03T15:48:00Z">
                  <w:rPr>
                    <w:ins w:id="1094" w:author="Manuel Raul Livano Luna" w:date="2023-07-03T15:47:00Z"/>
                    <w:rFonts w:cstheme="minorHAnsi"/>
                    <w:color w:val="000000"/>
                    <w:sz w:val="18"/>
                    <w:szCs w:val="18"/>
                  </w:rPr>
                </w:rPrChange>
              </w:rPr>
            </w:pPr>
            <w:ins w:id="1095" w:author="Manuel Raul Livano Luna" w:date="2023-07-03T15:47:00Z">
              <w:r w:rsidRPr="00C262A3">
                <w:rPr>
                  <w:rFonts w:ascii="Arial Narrow" w:hAnsi="Arial Narrow" w:cstheme="minorHAnsi"/>
                  <w:i/>
                  <w:iCs/>
                  <w:color w:val="000000"/>
                  <w:sz w:val="18"/>
                  <w:szCs w:val="18"/>
                  <w:rPrChange w:id="1096" w:author="Manuel Raul Livano Luna" w:date="2023-07-03T15:48:00Z">
                    <w:rPr>
                      <w:rFonts w:cstheme="minorHAnsi"/>
                      <w:color w:val="000000"/>
                      <w:sz w:val="18"/>
                      <w:szCs w:val="18"/>
                    </w:rPr>
                  </w:rPrChange>
                </w:rPr>
                <w:t>TELUROMETRO</w:t>
              </w:r>
            </w:ins>
          </w:p>
        </w:tc>
        <w:tc>
          <w:tcPr>
            <w:tcW w:w="680" w:type="dxa"/>
            <w:vAlign w:val="center"/>
            <w:tcPrChange w:id="1097" w:author="Manuel Raul Livano Luna" w:date="2023-07-03T15:47:00Z">
              <w:tcPr>
                <w:tcW w:w="680" w:type="dxa"/>
                <w:vAlign w:val="center"/>
              </w:tcPr>
            </w:tcPrChange>
          </w:tcPr>
          <w:p w14:paraId="40F7283F" w14:textId="77777777" w:rsidR="00C262A3" w:rsidRPr="00C262A3" w:rsidRDefault="00C262A3" w:rsidP="00B978BA">
            <w:pPr>
              <w:jc w:val="center"/>
              <w:rPr>
                <w:ins w:id="1098" w:author="Manuel Raul Livano Luna" w:date="2023-07-03T15:47:00Z"/>
                <w:rFonts w:ascii="Arial Narrow" w:hAnsi="Arial Narrow" w:cstheme="minorHAnsi"/>
                <w:i/>
                <w:iCs/>
                <w:color w:val="000000"/>
                <w:rPrChange w:id="1099" w:author="Manuel Raul Livano Luna" w:date="2023-07-03T15:48:00Z">
                  <w:rPr>
                    <w:ins w:id="1100" w:author="Manuel Raul Livano Luna" w:date="2023-07-03T15:47:00Z"/>
                    <w:rFonts w:cstheme="minorHAnsi"/>
                    <w:color w:val="000000"/>
                  </w:rPr>
                </w:rPrChange>
              </w:rPr>
            </w:pPr>
            <w:ins w:id="1101" w:author="Manuel Raul Livano Luna" w:date="2023-07-03T15:47:00Z">
              <w:r w:rsidRPr="00C262A3">
                <w:rPr>
                  <w:rFonts w:ascii="Arial Narrow" w:hAnsi="Arial Narrow" w:cstheme="minorHAnsi"/>
                  <w:i/>
                  <w:iCs/>
                  <w:color w:val="000000"/>
                  <w:rPrChange w:id="1102" w:author="Manuel Raul Livano Luna" w:date="2023-07-03T15:48:00Z">
                    <w:rPr>
                      <w:rFonts w:cstheme="minorHAnsi"/>
                      <w:color w:val="000000"/>
                    </w:rPr>
                  </w:rPrChange>
                </w:rPr>
                <w:t>Unid.</w:t>
              </w:r>
            </w:ins>
          </w:p>
        </w:tc>
        <w:tc>
          <w:tcPr>
            <w:tcW w:w="737" w:type="dxa"/>
            <w:vAlign w:val="center"/>
            <w:tcPrChange w:id="1103" w:author="Manuel Raul Livano Luna" w:date="2023-07-03T15:47:00Z">
              <w:tcPr>
                <w:tcW w:w="737" w:type="dxa"/>
                <w:vAlign w:val="center"/>
              </w:tcPr>
            </w:tcPrChange>
          </w:tcPr>
          <w:p w14:paraId="64CFCBE8" w14:textId="77777777" w:rsidR="00C262A3" w:rsidRPr="00C262A3" w:rsidRDefault="00C262A3" w:rsidP="00B978BA">
            <w:pPr>
              <w:jc w:val="center"/>
              <w:rPr>
                <w:ins w:id="1104" w:author="Manuel Raul Livano Luna" w:date="2023-07-03T15:47:00Z"/>
                <w:rFonts w:ascii="Arial Narrow" w:hAnsi="Arial Narrow" w:cstheme="minorHAnsi"/>
                <w:i/>
                <w:iCs/>
                <w:color w:val="000000"/>
                <w:rPrChange w:id="1105" w:author="Manuel Raul Livano Luna" w:date="2023-07-03T15:48:00Z">
                  <w:rPr>
                    <w:ins w:id="1106" w:author="Manuel Raul Livano Luna" w:date="2023-07-03T15:47:00Z"/>
                    <w:rFonts w:cstheme="minorHAnsi"/>
                    <w:color w:val="000000"/>
                  </w:rPr>
                </w:rPrChange>
              </w:rPr>
            </w:pPr>
            <w:ins w:id="1107" w:author="Manuel Raul Livano Luna" w:date="2023-07-03T15:47:00Z">
              <w:r w:rsidRPr="00C262A3">
                <w:rPr>
                  <w:rFonts w:ascii="Arial Narrow" w:hAnsi="Arial Narrow" w:cstheme="minorHAnsi"/>
                  <w:i/>
                  <w:iCs/>
                  <w:color w:val="000000"/>
                  <w:rPrChange w:id="1108" w:author="Manuel Raul Livano Luna" w:date="2023-07-03T15:48:00Z">
                    <w:rPr>
                      <w:rFonts w:cstheme="minorHAnsi"/>
                      <w:color w:val="000000"/>
                    </w:rPr>
                  </w:rPrChange>
                </w:rPr>
                <w:t>1</w:t>
              </w:r>
            </w:ins>
          </w:p>
        </w:tc>
      </w:tr>
      <w:tr w:rsidR="00C262A3" w:rsidRPr="00C262A3" w14:paraId="0894DAB8" w14:textId="77777777" w:rsidTr="00C262A3">
        <w:trPr>
          <w:trHeight w:val="94"/>
          <w:jc w:val="center"/>
          <w:ins w:id="1109" w:author="Manuel Raul Livano Luna" w:date="2023-07-03T15:47:00Z"/>
          <w:trPrChange w:id="1110" w:author="Manuel Raul Livano Luna" w:date="2023-07-03T15:47:00Z">
            <w:trPr>
              <w:trHeight w:val="94"/>
              <w:jc w:val="center"/>
            </w:trPr>
          </w:trPrChange>
        </w:trPr>
        <w:tc>
          <w:tcPr>
            <w:tcW w:w="5382" w:type="dxa"/>
            <w:shd w:val="clear" w:color="auto" w:fill="auto"/>
            <w:noWrap/>
            <w:vAlign w:val="center"/>
            <w:hideMark/>
            <w:tcPrChange w:id="1111" w:author="Manuel Raul Livano Luna" w:date="2023-07-03T15:47:00Z">
              <w:tcPr>
                <w:tcW w:w="5382" w:type="dxa"/>
                <w:shd w:val="clear" w:color="auto" w:fill="auto"/>
                <w:noWrap/>
                <w:vAlign w:val="center"/>
                <w:hideMark/>
              </w:tcPr>
            </w:tcPrChange>
          </w:tcPr>
          <w:p w14:paraId="1352AEDE" w14:textId="77777777" w:rsidR="00C262A3" w:rsidRPr="00C262A3" w:rsidRDefault="00C262A3" w:rsidP="00B978BA">
            <w:pPr>
              <w:rPr>
                <w:ins w:id="1112" w:author="Manuel Raul Livano Luna" w:date="2023-07-03T15:47:00Z"/>
                <w:rFonts w:ascii="Arial Narrow" w:hAnsi="Arial Narrow" w:cstheme="minorHAnsi"/>
                <w:i/>
                <w:iCs/>
                <w:color w:val="000000"/>
                <w:sz w:val="18"/>
                <w:szCs w:val="18"/>
                <w:rPrChange w:id="1113" w:author="Manuel Raul Livano Luna" w:date="2023-07-03T15:48:00Z">
                  <w:rPr>
                    <w:ins w:id="1114" w:author="Manuel Raul Livano Luna" w:date="2023-07-03T15:47:00Z"/>
                    <w:rFonts w:cstheme="minorHAnsi"/>
                    <w:color w:val="000000"/>
                    <w:sz w:val="18"/>
                    <w:szCs w:val="18"/>
                  </w:rPr>
                </w:rPrChange>
              </w:rPr>
            </w:pPr>
            <w:ins w:id="1115" w:author="Manuel Raul Livano Luna" w:date="2023-07-03T15:47:00Z">
              <w:r w:rsidRPr="00C262A3">
                <w:rPr>
                  <w:rFonts w:ascii="Arial Narrow" w:hAnsi="Arial Narrow" w:cstheme="minorHAnsi"/>
                  <w:i/>
                  <w:iCs/>
                  <w:color w:val="000000"/>
                  <w:sz w:val="18"/>
                  <w:szCs w:val="18"/>
                  <w:rPrChange w:id="1116" w:author="Manuel Raul Livano Luna" w:date="2023-07-03T15:48:00Z">
                    <w:rPr>
                      <w:rFonts w:cstheme="minorHAnsi"/>
                      <w:color w:val="000000"/>
                      <w:sz w:val="18"/>
                      <w:szCs w:val="18"/>
                    </w:rPr>
                  </w:rPrChange>
                </w:rPr>
                <w:t>HERRAMIENTAS MANUALES</w:t>
              </w:r>
            </w:ins>
          </w:p>
        </w:tc>
        <w:tc>
          <w:tcPr>
            <w:tcW w:w="680" w:type="dxa"/>
            <w:vAlign w:val="center"/>
            <w:tcPrChange w:id="1117" w:author="Manuel Raul Livano Luna" w:date="2023-07-03T15:47:00Z">
              <w:tcPr>
                <w:tcW w:w="680" w:type="dxa"/>
                <w:vAlign w:val="center"/>
              </w:tcPr>
            </w:tcPrChange>
          </w:tcPr>
          <w:p w14:paraId="660B26C7" w14:textId="77777777" w:rsidR="00C262A3" w:rsidRPr="00C262A3" w:rsidRDefault="00C262A3" w:rsidP="00B978BA">
            <w:pPr>
              <w:jc w:val="center"/>
              <w:rPr>
                <w:ins w:id="1118" w:author="Manuel Raul Livano Luna" w:date="2023-07-03T15:47:00Z"/>
                <w:rFonts w:ascii="Arial Narrow" w:hAnsi="Arial Narrow" w:cstheme="minorHAnsi"/>
                <w:i/>
                <w:iCs/>
                <w:color w:val="000000"/>
                <w:rPrChange w:id="1119" w:author="Manuel Raul Livano Luna" w:date="2023-07-03T15:48:00Z">
                  <w:rPr>
                    <w:ins w:id="1120" w:author="Manuel Raul Livano Luna" w:date="2023-07-03T15:47:00Z"/>
                    <w:rFonts w:cstheme="minorHAnsi"/>
                    <w:color w:val="000000"/>
                  </w:rPr>
                </w:rPrChange>
              </w:rPr>
            </w:pPr>
            <w:ins w:id="1121" w:author="Manuel Raul Livano Luna" w:date="2023-07-03T15:47:00Z">
              <w:r w:rsidRPr="00C262A3">
                <w:rPr>
                  <w:rFonts w:ascii="Arial Narrow" w:hAnsi="Arial Narrow" w:cstheme="minorHAnsi"/>
                  <w:i/>
                  <w:iCs/>
                  <w:color w:val="000000"/>
                  <w:rPrChange w:id="1122" w:author="Manuel Raul Livano Luna" w:date="2023-07-03T15:48:00Z">
                    <w:rPr>
                      <w:rFonts w:cstheme="minorHAnsi"/>
                      <w:color w:val="000000"/>
                    </w:rPr>
                  </w:rPrChange>
                </w:rPr>
                <w:t>Unid.</w:t>
              </w:r>
            </w:ins>
          </w:p>
        </w:tc>
        <w:tc>
          <w:tcPr>
            <w:tcW w:w="737" w:type="dxa"/>
            <w:vAlign w:val="center"/>
            <w:tcPrChange w:id="1123" w:author="Manuel Raul Livano Luna" w:date="2023-07-03T15:47:00Z">
              <w:tcPr>
                <w:tcW w:w="737" w:type="dxa"/>
                <w:vAlign w:val="center"/>
              </w:tcPr>
            </w:tcPrChange>
          </w:tcPr>
          <w:p w14:paraId="54DB9FF8" w14:textId="77777777" w:rsidR="00C262A3" w:rsidRPr="00C262A3" w:rsidRDefault="00C262A3" w:rsidP="00B978BA">
            <w:pPr>
              <w:jc w:val="center"/>
              <w:rPr>
                <w:ins w:id="1124" w:author="Manuel Raul Livano Luna" w:date="2023-07-03T15:47:00Z"/>
                <w:rFonts w:ascii="Arial Narrow" w:hAnsi="Arial Narrow" w:cstheme="minorHAnsi"/>
                <w:i/>
                <w:iCs/>
                <w:color w:val="000000"/>
                <w:rPrChange w:id="1125" w:author="Manuel Raul Livano Luna" w:date="2023-07-03T15:48:00Z">
                  <w:rPr>
                    <w:ins w:id="1126" w:author="Manuel Raul Livano Luna" w:date="2023-07-03T15:47:00Z"/>
                    <w:rFonts w:cstheme="minorHAnsi"/>
                    <w:color w:val="000000"/>
                  </w:rPr>
                </w:rPrChange>
              </w:rPr>
            </w:pPr>
            <w:ins w:id="1127" w:author="Manuel Raul Livano Luna" w:date="2023-07-03T15:47:00Z">
              <w:r w:rsidRPr="00C262A3">
                <w:rPr>
                  <w:rFonts w:ascii="Arial Narrow" w:hAnsi="Arial Narrow" w:cstheme="minorHAnsi"/>
                  <w:i/>
                  <w:iCs/>
                  <w:color w:val="000000"/>
                  <w:rPrChange w:id="1128" w:author="Manuel Raul Livano Luna" w:date="2023-07-03T15:48:00Z">
                    <w:rPr>
                      <w:rFonts w:cstheme="minorHAnsi"/>
                      <w:color w:val="000000"/>
                    </w:rPr>
                  </w:rPrChange>
                </w:rPr>
                <w:t>2</w:t>
              </w:r>
            </w:ins>
          </w:p>
        </w:tc>
      </w:tr>
      <w:tr w:rsidR="00C262A3" w:rsidRPr="00C262A3" w14:paraId="1112FA3D" w14:textId="77777777" w:rsidTr="00C262A3">
        <w:trPr>
          <w:trHeight w:val="317"/>
          <w:jc w:val="center"/>
          <w:ins w:id="1129" w:author="Manuel Raul Livano Luna" w:date="2023-07-03T15:47:00Z"/>
          <w:trPrChange w:id="1130" w:author="Manuel Raul Livano Luna" w:date="2023-07-03T15:47:00Z">
            <w:trPr>
              <w:trHeight w:val="317"/>
              <w:jc w:val="center"/>
            </w:trPr>
          </w:trPrChange>
        </w:trPr>
        <w:tc>
          <w:tcPr>
            <w:tcW w:w="5382" w:type="dxa"/>
            <w:shd w:val="clear" w:color="auto" w:fill="auto"/>
            <w:noWrap/>
            <w:vAlign w:val="center"/>
            <w:hideMark/>
            <w:tcPrChange w:id="1131" w:author="Manuel Raul Livano Luna" w:date="2023-07-03T15:47:00Z">
              <w:tcPr>
                <w:tcW w:w="5382" w:type="dxa"/>
                <w:shd w:val="clear" w:color="auto" w:fill="auto"/>
                <w:noWrap/>
                <w:vAlign w:val="center"/>
                <w:hideMark/>
              </w:tcPr>
            </w:tcPrChange>
          </w:tcPr>
          <w:p w14:paraId="51976E5A" w14:textId="77777777" w:rsidR="00C262A3" w:rsidRPr="00C262A3" w:rsidRDefault="00C262A3" w:rsidP="00B978BA">
            <w:pPr>
              <w:rPr>
                <w:ins w:id="1132" w:author="Manuel Raul Livano Luna" w:date="2023-07-03T15:47:00Z"/>
                <w:rFonts w:ascii="Arial Narrow" w:hAnsi="Arial Narrow" w:cstheme="minorHAnsi"/>
                <w:i/>
                <w:iCs/>
                <w:color w:val="000000"/>
                <w:sz w:val="18"/>
                <w:szCs w:val="18"/>
                <w:rPrChange w:id="1133" w:author="Manuel Raul Livano Luna" w:date="2023-07-03T15:48:00Z">
                  <w:rPr>
                    <w:ins w:id="1134" w:author="Manuel Raul Livano Luna" w:date="2023-07-03T15:47:00Z"/>
                    <w:rFonts w:cstheme="minorHAnsi"/>
                    <w:color w:val="000000"/>
                    <w:sz w:val="18"/>
                    <w:szCs w:val="18"/>
                  </w:rPr>
                </w:rPrChange>
              </w:rPr>
            </w:pPr>
            <w:ins w:id="1135" w:author="Manuel Raul Livano Luna" w:date="2023-07-03T15:47:00Z">
              <w:r w:rsidRPr="00C262A3">
                <w:rPr>
                  <w:rFonts w:ascii="Arial Narrow" w:hAnsi="Arial Narrow" w:cstheme="minorHAnsi"/>
                  <w:i/>
                  <w:iCs/>
                  <w:color w:val="000000"/>
                  <w:sz w:val="18"/>
                  <w:szCs w:val="18"/>
                  <w:rPrChange w:id="1136" w:author="Manuel Raul Livano Luna" w:date="2023-07-03T15:48:00Z">
                    <w:rPr>
                      <w:rFonts w:cstheme="minorHAnsi"/>
                      <w:color w:val="000000"/>
                      <w:sz w:val="18"/>
                      <w:szCs w:val="18"/>
                    </w:rPr>
                  </w:rPrChange>
                </w:rPr>
                <w:t>Implementos de seguridad y Equipo de protección personal EPP</w:t>
              </w:r>
            </w:ins>
          </w:p>
        </w:tc>
        <w:tc>
          <w:tcPr>
            <w:tcW w:w="680" w:type="dxa"/>
            <w:vAlign w:val="center"/>
            <w:tcPrChange w:id="1137" w:author="Manuel Raul Livano Luna" w:date="2023-07-03T15:47:00Z">
              <w:tcPr>
                <w:tcW w:w="680" w:type="dxa"/>
                <w:vAlign w:val="center"/>
              </w:tcPr>
            </w:tcPrChange>
          </w:tcPr>
          <w:p w14:paraId="397164A9" w14:textId="77777777" w:rsidR="00C262A3" w:rsidRPr="00C262A3" w:rsidRDefault="00C262A3" w:rsidP="00B978BA">
            <w:pPr>
              <w:jc w:val="center"/>
              <w:rPr>
                <w:ins w:id="1138" w:author="Manuel Raul Livano Luna" w:date="2023-07-03T15:47:00Z"/>
                <w:rFonts w:ascii="Arial Narrow" w:hAnsi="Arial Narrow" w:cstheme="minorHAnsi"/>
                <w:i/>
                <w:iCs/>
                <w:color w:val="000000"/>
                <w:rPrChange w:id="1139" w:author="Manuel Raul Livano Luna" w:date="2023-07-03T15:48:00Z">
                  <w:rPr>
                    <w:ins w:id="1140" w:author="Manuel Raul Livano Luna" w:date="2023-07-03T15:47:00Z"/>
                    <w:rFonts w:cstheme="minorHAnsi"/>
                    <w:color w:val="000000"/>
                  </w:rPr>
                </w:rPrChange>
              </w:rPr>
            </w:pPr>
            <w:ins w:id="1141" w:author="Manuel Raul Livano Luna" w:date="2023-07-03T15:47:00Z">
              <w:r w:rsidRPr="00C262A3">
                <w:rPr>
                  <w:rFonts w:ascii="Arial Narrow" w:hAnsi="Arial Narrow" w:cstheme="minorHAnsi"/>
                  <w:i/>
                  <w:iCs/>
                  <w:color w:val="000000"/>
                  <w:rPrChange w:id="1142" w:author="Manuel Raul Livano Luna" w:date="2023-07-03T15:48:00Z">
                    <w:rPr>
                      <w:rFonts w:cstheme="minorHAnsi"/>
                      <w:color w:val="000000"/>
                    </w:rPr>
                  </w:rPrChange>
                </w:rPr>
                <w:t>m3</w:t>
              </w:r>
            </w:ins>
          </w:p>
        </w:tc>
        <w:tc>
          <w:tcPr>
            <w:tcW w:w="737" w:type="dxa"/>
            <w:vAlign w:val="center"/>
            <w:tcPrChange w:id="1143" w:author="Manuel Raul Livano Luna" w:date="2023-07-03T15:47:00Z">
              <w:tcPr>
                <w:tcW w:w="737" w:type="dxa"/>
                <w:vAlign w:val="center"/>
              </w:tcPr>
            </w:tcPrChange>
          </w:tcPr>
          <w:p w14:paraId="4E2F8BCC" w14:textId="77777777" w:rsidR="00C262A3" w:rsidRPr="00C262A3" w:rsidRDefault="00C262A3" w:rsidP="00B978BA">
            <w:pPr>
              <w:jc w:val="center"/>
              <w:rPr>
                <w:ins w:id="1144" w:author="Manuel Raul Livano Luna" w:date="2023-07-03T15:47:00Z"/>
                <w:rFonts w:ascii="Arial Narrow" w:hAnsi="Arial Narrow" w:cstheme="minorHAnsi"/>
                <w:i/>
                <w:iCs/>
                <w:color w:val="000000"/>
                <w:rPrChange w:id="1145" w:author="Manuel Raul Livano Luna" w:date="2023-07-03T15:48:00Z">
                  <w:rPr>
                    <w:ins w:id="1146" w:author="Manuel Raul Livano Luna" w:date="2023-07-03T15:47:00Z"/>
                    <w:rFonts w:cstheme="minorHAnsi"/>
                    <w:color w:val="000000"/>
                  </w:rPr>
                </w:rPrChange>
              </w:rPr>
            </w:pPr>
            <w:ins w:id="1147" w:author="Manuel Raul Livano Luna" w:date="2023-07-03T15:47:00Z">
              <w:r w:rsidRPr="00C262A3">
                <w:rPr>
                  <w:rFonts w:ascii="Arial Narrow" w:hAnsi="Arial Narrow" w:cstheme="minorHAnsi"/>
                  <w:i/>
                  <w:iCs/>
                  <w:color w:val="000000"/>
                  <w:rPrChange w:id="1148" w:author="Manuel Raul Livano Luna" w:date="2023-07-03T15:48:00Z">
                    <w:rPr>
                      <w:rFonts w:cstheme="minorHAnsi"/>
                      <w:color w:val="000000"/>
                    </w:rPr>
                  </w:rPrChange>
                </w:rPr>
                <w:t>2</w:t>
              </w:r>
            </w:ins>
          </w:p>
        </w:tc>
      </w:tr>
      <w:tr w:rsidR="00C262A3" w:rsidRPr="00C262A3" w14:paraId="1559835D" w14:textId="77777777" w:rsidTr="00C262A3">
        <w:trPr>
          <w:trHeight w:val="174"/>
          <w:jc w:val="center"/>
          <w:ins w:id="1149" w:author="Manuel Raul Livano Luna" w:date="2023-07-03T15:47:00Z"/>
          <w:trPrChange w:id="1150" w:author="Manuel Raul Livano Luna" w:date="2023-07-03T15:47:00Z">
            <w:trPr>
              <w:trHeight w:val="174"/>
              <w:jc w:val="center"/>
            </w:trPr>
          </w:trPrChange>
        </w:trPr>
        <w:tc>
          <w:tcPr>
            <w:tcW w:w="5382" w:type="dxa"/>
            <w:tcBorders>
              <w:bottom w:val="single" w:sz="4" w:space="0" w:color="auto"/>
            </w:tcBorders>
            <w:shd w:val="clear" w:color="auto" w:fill="auto"/>
            <w:noWrap/>
            <w:vAlign w:val="center"/>
            <w:hideMark/>
            <w:tcPrChange w:id="1151" w:author="Manuel Raul Livano Luna" w:date="2023-07-03T15:47:00Z">
              <w:tcPr>
                <w:tcW w:w="5382" w:type="dxa"/>
                <w:tcBorders>
                  <w:bottom w:val="single" w:sz="4" w:space="0" w:color="auto"/>
                </w:tcBorders>
                <w:shd w:val="clear" w:color="auto" w:fill="auto"/>
                <w:noWrap/>
                <w:vAlign w:val="center"/>
                <w:hideMark/>
              </w:tcPr>
            </w:tcPrChange>
          </w:tcPr>
          <w:p w14:paraId="2016A392" w14:textId="77777777" w:rsidR="00C262A3" w:rsidRPr="00C262A3" w:rsidRDefault="00C262A3" w:rsidP="00B978BA">
            <w:pPr>
              <w:rPr>
                <w:ins w:id="1152" w:author="Manuel Raul Livano Luna" w:date="2023-07-03T15:47:00Z"/>
                <w:rFonts w:ascii="Arial Narrow" w:hAnsi="Arial Narrow" w:cstheme="minorHAnsi"/>
                <w:i/>
                <w:iCs/>
                <w:color w:val="000000"/>
                <w:sz w:val="18"/>
                <w:szCs w:val="18"/>
                <w:rPrChange w:id="1153" w:author="Manuel Raul Livano Luna" w:date="2023-07-03T15:48:00Z">
                  <w:rPr>
                    <w:ins w:id="1154" w:author="Manuel Raul Livano Luna" w:date="2023-07-03T15:47:00Z"/>
                    <w:rFonts w:cstheme="minorHAnsi"/>
                    <w:color w:val="000000"/>
                    <w:sz w:val="18"/>
                    <w:szCs w:val="18"/>
                  </w:rPr>
                </w:rPrChange>
              </w:rPr>
            </w:pPr>
            <w:ins w:id="1155" w:author="Manuel Raul Livano Luna" w:date="2023-07-03T15:47:00Z">
              <w:r w:rsidRPr="00C262A3">
                <w:rPr>
                  <w:rFonts w:ascii="Arial Narrow" w:hAnsi="Arial Narrow" w:cstheme="minorHAnsi"/>
                  <w:i/>
                  <w:iCs/>
                  <w:color w:val="000000"/>
                  <w:sz w:val="18"/>
                  <w:szCs w:val="18"/>
                  <w:rPrChange w:id="1156" w:author="Manuel Raul Livano Luna" w:date="2023-07-03T15:48:00Z">
                    <w:rPr>
                      <w:rFonts w:cstheme="minorHAnsi"/>
                      <w:color w:val="000000"/>
                      <w:sz w:val="18"/>
                      <w:szCs w:val="18"/>
                    </w:rPr>
                  </w:rPrChange>
                </w:rPr>
                <w:t>MOVILIDAD CAMIONETA 4 X 4</w:t>
              </w:r>
            </w:ins>
          </w:p>
        </w:tc>
        <w:tc>
          <w:tcPr>
            <w:tcW w:w="680" w:type="dxa"/>
            <w:tcBorders>
              <w:bottom w:val="single" w:sz="4" w:space="0" w:color="auto"/>
            </w:tcBorders>
            <w:vAlign w:val="center"/>
            <w:tcPrChange w:id="1157" w:author="Manuel Raul Livano Luna" w:date="2023-07-03T15:47:00Z">
              <w:tcPr>
                <w:tcW w:w="680" w:type="dxa"/>
                <w:tcBorders>
                  <w:bottom w:val="single" w:sz="4" w:space="0" w:color="auto"/>
                </w:tcBorders>
                <w:vAlign w:val="center"/>
              </w:tcPr>
            </w:tcPrChange>
          </w:tcPr>
          <w:p w14:paraId="1F8DCE5D" w14:textId="77777777" w:rsidR="00C262A3" w:rsidRPr="00C262A3" w:rsidRDefault="00C262A3" w:rsidP="00B978BA">
            <w:pPr>
              <w:jc w:val="center"/>
              <w:rPr>
                <w:ins w:id="1158" w:author="Manuel Raul Livano Luna" w:date="2023-07-03T15:47:00Z"/>
                <w:rFonts w:ascii="Arial Narrow" w:hAnsi="Arial Narrow" w:cstheme="minorHAnsi"/>
                <w:i/>
                <w:iCs/>
                <w:color w:val="000000"/>
                <w:rPrChange w:id="1159" w:author="Manuel Raul Livano Luna" w:date="2023-07-03T15:48:00Z">
                  <w:rPr>
                    <w:ins w:id="1160" w:author="Manuel Raul Livano Luna" w:date="2023-07-03T15:47:00Z"/>
                    <w:rFonts w:cstheme="minorHAnsi"/>
                    <w:color w:val="000000"/>
                  </w:rPr>
                </w:rPrChange>
              </w:rPr>
            </w:pPr>
            <w:ins w:id="1161" w:author="Manuel Raul Livano Luna" w:date="2023-07-03T15:47:00Z">
              <w:r w:rsidRPr="00C262A3">
                <w:rPr>
                  <w:rFonts w:ascii="Arial Narrow" w:hAnsi="Arial Narrow" w:cstheme="minorHAnsi"/>
                  <w:i/>
                  <w:iCs/>
                  <w:color w:val="000000"/>
                  <w:rPrChange w:id="1162" w:author="Manuel Raul Livano Luna" w:date="2023-07-03T15:48:00Z">
                    <w:rPr>
                      <w:rFonts w:cstheme="minorHAnsi"/>
                      <w:color w:val="000000"/>
                    </w:rPr>
                  </w:rPrChange>
                </w:rPr>
                <w:t>bol</w:t>
              </w:r>
            </w:ins>
          </w:p>
        </w:tc>
        <w:tc>
          <w:tcPr>
            <w:tcW w:w="737" w:type="dxa"/>
            <w:tcBorders>
              <w:bottom w:val="single" w:sz="4" w:space="0" w:color="auto"/>
            </w:tcBorders>
            <w:vAlign w:val="center"/>
            <w:tcPrChange w:id="1163" w:author="Manuel Raul Livano Luna" w:date="2023-07-03T15:47:00Z">
              <w:tcPr>
                <w:tcW w:w="737" w:type="dxa"/>
                <w:tcBorders>
                  <w:bottom w:val="single" w:sz="4" w:space="0" w:color="auto"/>
                </w:tcBorders>
                <w:vAlign w:val="center"/>
              </w:tcPr>
            </w:tcPrChange>
          </w:tcPr>
          <w:p w14:paraId="1E3293B7" w14:textId="77777777" w:rsidR="00C262A3" w:rsidRPr="00C262A3" w:rsidRDefault="00C262A3" w:rsidP="00B978BA">
            <w:pPr>
              <w:jc w:val="center"/>
              <w:rPr>
                <w:ins w:id="1164" w:author="Manuel Raul Livano Luna" w:date="2023-07-03T15:47:00Z"/>
                <w:rFonts w:ascii="Arial Narrow" w:hAnsi="Arial Narrow" w:cstheme="minorHAnsi"/>
                <w:i/>
                <w:iCs/>
                <w:color w:val="000000"/>
                <w:rPrChange w:id="1165" w:author="Manuel Raul Livano Luna" w:date="2023-07-03T15:48:00Z">
                  <w:rPr>
                    <w:ins w:id="1166" w:author="Manuel Raul Livano Luna" w:date="2023-07-03T15:47:00Z"/>
                    <w:rFonts w:cstheme="minorHAnsi"/>
                    <w:color w:val="000000"/>
                  </w:rPr>
                </w:rPrChange>
              </w:rPr>
            </w:pPr>
            <w:ins w:id="1167" w:author="Manuel Raul Livano Luna" w:date="2023-07-03T15:47:00Z">
              <w:r w:rsidRPr="00C262A3">
                <w:rPr>
                  <w:rFonts w:ascii="Arial Narrow" w:hAnsi="Arial Narrow" w:cstheme="minorHAnsi"/>
                  <w:i/>
                  <w:iCs/>
                  <w:color w:val="000000"/>
                  <w:rPrChange w:id="1168" w:author="Manuel Raul Livano Luna" w:date="2023-07-03T15:48:00Z">
                    <w:rPr>
                      <w:rFonts w:cstheme="minorHAnsi"/>
                      <w:color w:val="000000"/>
                    </w:rPr>
                  </w:rPrChange>
                </w:rPr>
                <w:t>2</w:t>
              </w:r>
            </w:ins>
          </w:p>
        </w:tc>
      </w:tr>
      <w:tr w:rsidR="00C262A3" w:rsidRPr="00C262A3" w14:paraId="26AFAE02" w14:textId="77777777" w:rsidTr="00C262A3">
        <w:trPr>
          <w:trHeight w:val="317"/>
          <w:jc w:val="center"/>
          <w:ins w:id="1169" w:author="Manuel Raul Livano Luna" w:date="2023-07-03T15:47:00Z"/>
          <w:trPrChange w:id="1170" w:author="Manuel Raul Livano Luna" w:date="2023-07-03T15:47:00Z">
            <w:trPr>
              <w:trHeight w:val="317"/>
              <w:jc w:val="center"/>
            </w:trPr>
          </w:trPrChange>
        </w:trPr>
        <w:tc>
          <w:tcPr>
            <w:tcW w:w="5382" w:type="dxa"/>
            <w:tcBorders>
              <w:bottom w:val="single" w:sz="4" w:space="0" w:color="auto"/>
            </w:tcBorders>
            <w:shd w:val="clear" w:color="auto" w:fill="auto"/>
            <w:noWrap/>
            <w:vAlign w:val="center"/>
            <w:hideMark/>
            <w:tcPrChange w:id="1171" w:author="Manuel Raul Livano Luna" w:date="2023-07-03T15:47:00Z">
              <w:tcPr>
                <w:tcW w:w="5382" w:type="dxa"/>
                <w:tcBorders>
                  <w:bottom w:val="single" w:sz="4" w:space="0" w:color="auto"/>
                </w:tcBorders>
                <w:shd w:val="clear" w:color="auto" w:fill="auto"/>
                <w:noWrap/>
                <w:vAlign w:val="center"/>
                <w:hideMark/>
              </w:tcPr>
            </w:tcPrChange>
          </w:tcPr>
          <w:p w14:paraId="26113CE3" w14:textId="77777777" w:rsidR="00C262A3" w:rsidRPr="00C262A3" w:rsidRDefault="00C262A3" w:rsidP="00B978BA">
            <w:pPr>
              <w:rPr>
                <w:ins w:id="1172" w:author="Manuel Raul Livano Luna" w:date="2023-07-03T15:47:00Z"/>
                <w:rFonts w:ascii="Arial Narrow" w:hAnsi="Arial Narrow" w:cstheme="minorHAnsi"/>
                <w:i/>
                <w:iCs/>
                <w:color w:val="000000"/>
                <w:sz w:val="18"/>
                <w:szCs w:val="18"/>
                <w:rPrChange w:id="1173" w:author="Manuel Raul Livano Luna" w:date="2023-07-03T15:48:00Z">
                  <w:rPr>
                    <w:ins w:id="1174" w:author="Manuel Raul Livano Luna" w:date="2023-07-03T15:47:00Z"/>
                    <w:rFonts w:cstheme="minorHAnsi"/>
                    <w:color w:val="000000"/>
                    <w:sz w:val="18"/>
                    <w:szCs w:val="18"/>
                  </w:rPr>
                </w:rPrChange>
              </w:rPr>
            </w:pPr>
            <w:ins w:id="1175" w:author="Manuel Raul Livano Luna" w:date="2023-07-03T15:47:00Z">
              <w:r w:rsidRPr="00C262A3">
                <w:rPr>
                  <w:rFonts w:ascii="Arial Narrow" w:hAnsi="Arial Narrow" w:cstheme="minorHAnsi"/>
                  <w:i/>
                  <w:iCs/>
                  <w:color w:val="000000"/>
                  <w:sz w:val="18"/>
                  <w:szCs w:val="18"/>
                  <w:rPrChange w:id="1176" w:author="Manuel Raul Livano Luna" w:date="2023-07-03T15:48:00Z">
                    <w:rPr>
                      <w:rFonts w:cstheme="minorHAnsi"/>
                      <w:color w:val="000000"/>
                      <w:sz w:val="18"/>
                      <w:szCs w:val="18"/>
                    </w:rPr>
                  </w:rPrChange>
                </w:rPr>
                <w:t>CAMION DE 2.5 ton</w:t>
              </w:r>
            </w:ins>
          </w:p>
        </w:tc>
        <w:tc>
          <w:tcPr>
            <w:tcW w:w="680" w:type="dxa"/>
            <w:tcBorders>
              <w:bottom w:val="single" w:sz="4" w:space="0" w:color="auto"/>
            </w:tcBorders>
            <w:vAlign w:val="center"/>
            <w:tcPrChange w:id="1177" w:author="Manuel Raul Livano Luna" w:date="2023-07-03T15:47:00Z">
              <w:tcPr>
                <w:tcW w:w="680" w:type="dxa"/>
                <w:tcBorders>
                  <w:bottom w:val="single" w:sz="4" w:space="0" w:color="auto"/>
                </w:tcBorders>
                <w:vAlign w:val="center"/>
              </w:tcPr>
            </w:tcPrChange>
          </w:tcPr>
          <w:p w14:paraId="7E59897B" w14:textId="77777777" w:rsidR="00C262A3" w:rsidRPr="00C262A3" w:rsidRDefault="00C262A3" w:rsidP="00B978BA">
            <w:pPr>
              <w:jc w:val="center"/>
              <w:rPr>
                <w:ins w:id="1178" w:author="Manuel Raul Livano Luna" w:date="2023-07-03T15:47:00Z"/>
                <w:rFonts w:ascii="Arial Narrow" w:hAnsi="Arial Narrow" w:cstheme="minorHAnsi"/>
                <w:i/>
                <w:iCs/>
                <w:color w:val="000000"/>
                <w:rPrChange w:id="1179" w:author="Manuel Raul Livano Luna" w:date="2023-07-03T15:48:00Z">
                  <w:rPr>
                    <w:ins w:id="1180" w:author="Manuel Raul Livano Luna" w:date="2023-07-03T15:47:00Z"/>
                    <w:rFonts w:cstheme="minorHAnsi"/>
                    <w:color w:val="000000"/>
                  </w:rPr>
                </w:rPrChange>
              </w:rPr>
            </w:pPr>
            <w:ins w:id="1181" w:author="Manuel Raul Livano Luna" w:date="2023-07-03T15:47:00Z">
              <w:r w:rsidRPr="00C262A3">
                <w:rPr>
                  <w:rFonts w:ascii="Arial Narrow" w:hAnsi="Arial Narrow" w:cstheme="minorHAnsi"/>
                  <w:i/>
                  <w:iCs/>
                  <w:color w:val="000000"/>
                  <w:rPrChange w:id="1182" w:author="Manuel Raul Livano Luna" w:date="2023-07-03T15:48:00Z">
                    <w:rPr>
                      <w:rFonts w:cstheme="minorHAnsi"/>
                      <w:color w:val="000000"/>
                    </w:rPr>
                  </w:rPrChange>
                </w:rPr>
                <w:t>Unid.</w:t>
              </w:r>
            </w:ins>
          </w:p>
        </w:tc>
        <w:tc>
          <w:tcPr>
            <w:tcW w:w="737" w:type="dxa"/>
            <w:tcBorders>
              <w:bottom w:val="single" w:sz="4" w:space="0" w:color="auto"/>
            </w:tcBorders>
            <w:vAlign w:val="center"/>
            <w:tcPrChange w:id="1183" w:author="Manuel Raul Livano Luna" w:date="2023-07-03T15:47:00Z">
              <w:tcPr>
                <w:tcW w:w="737" w:type="dxa"/>
                <w:tcBorders>
                  <w:bottom w:val="single" w:sz="4" w:space="0" w:color="auto"/>
                </w:tcBorders>
                <w:vAlign w:val="center"/>
              </w:tcPr>
            </w:tcPrChange>
          </w:tcPr>
          <w:p w14:paraId="4BFC3CA7" w14:textId="77777777" w:rsidR="00C262A3" w:rsidRPr="00C262A3" w:rsidRDefault="00C262A3" w:rsidP="00B978BA">
            <w:pPr>
              <w:jc w:val="center"/>
              <w:rPr>
                <w:ins w:id="1184" w:author="Manuel Raul Livano Luna" w:date="2023-07-03T15:47:00Z"/>
                <w:rFonts w:ascii="Arial Narrow" w:hAnsi="Arial Narrow" w:cstheme="minorHAnsi"/>
                <w:i/>
                <w:iCs/>
                <w:color w:val="000000"/>
                <w:rPrChange w:id="1185" w:author="Manuel Raul Livano Luna" w:date="2023-07-03T15:48:00Z">
                  <w:rPr>
                    <w:ins w:id="1186" w:author="Manuel Raul Livano Luna" w:date="2023-07-03T15:47:00Z"/>
                    <w:rFonts w:cstheme="minorHAnsi"/>
                    <w:color w:val="000000"/>
                  </w:rPr>
                </w:rPrChange>
              </w:rPr>
            </w:pPr>
            <w:ins w:id="1187" w:author="Manuel Raul Livano Luna" w:date="2023-07-03T15:47:00Z">
              <w:r w:rsidRPr="00C262A3">
                <w:rPr>
                  <w:rFonts w:ascii="Arial Narrow" w:hAnsi="Arial Narrow" w:cstheme="minorHAnsi"/>
                  <w:i/>
                  <w:iCs/>
                  <w:color w:val="000000"/>
                  <w:rPrChange w:id="1188" w:author="Manuel Raul Livano Luna" w:date="2023-07-03T15:48:00Z">
                    <w:rPr>
                      <w:rFonts w:cstheme="minorHAnsi"/>
                      <w:color w:val="000000"/>
                    </w:rPr>
                  </w:rPrChange>
                </w:rPr>
                <w:t>1</w:t>
              </w:r>
            </w:ins>
          </w:p>
        </w:tc>
      </w:tr>
    </w:tbl>
    <w:p w14:paraId="3306EB42" w14:textId="77777777" w:rsidR="00621969" w:rsidRPr="00C262A3" w:rsidRDefault="00621969" w:rsidP="00C262A3">
      <w:pPr>
        <w:tabs>
          <w:tab w:val="left" w:pos="142"/>
          <w:tab w:val="left" w:pos="1276"/>
        </w:tabs>
        <w:autoSpaceDE w:val="0"/>
        <w:autoSpaceDN w:val="0"/>
        <w:adjustRightInd w:val="0"/>
        <w:ind w:left="2127"/>
        <w:jc w:val="both"/>
        <w:rPr>
          <w:rFonts w:ascii="Arial Narrow" w:hAnsi="Arial Narrow" w:cs="Arial"/>
          <w:b/>
          <w:bCs/>
          <w:i/>
          <w:iCs/>
          <w:color w:val="FF0000"/>
          <w:sz w:val="22"/>
          <w:szCs w:val="22"/>
          <w:highlight w:val="yellow"/>
          <w:u w:val="single"/>
          <w:rPrChange w:id="1189" w:author="Manuel Raul Livano Luna" w:date="2023-07-03T15:48:00Z">
            <w:rPr>
              <w:rFonts w:ascii="Arial Narrow" w:hAnsi="Arial Narrow" w:cs="Arial"/>
              <w:b/>
              <w:bCs/>
              <w:color w:val="FF0000"/>
              <w:sz w:val="22"/>
              <w:szCs w:val="22"/>
              <w:highlight w:val="yellow"/>
              <w:u w:val="single"/>
            </w:rPr>
          </w:rPrChange>
        </w:rPr>
        <w:pPrChange w:id="1190" w:author="Manuel Raul Livano Luna" w:date="2023-07-03T15:47:00Z">
          <w:pPr>
            <w:tabs>
              <w:tab w:val="left" w:pos="142"/>
              <w:tab w:val="left" w:pos="1276"/>
            </w:tabs>
            <w:autoSpaceDE w:val="0"/>
            <w:autoSpaceDN w:val="0"/>
            <w:adjustRightInd w:val="0"/>
            <w:ind w:left="709"/>
            <w:jc w:val="both"/>
          </w:pPr>
        </w:pPrChange>
      </w:pPr>
    </w:p>
    <w:p w14:paraId="4EF802CF"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18540364"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2F0D82D7" w14:textId="3189F621" w:rsidR="00BE34EA" w:rsidRPr="00BE34EA" w:rsidRDefault="00BE34EA" w:rsidP="00BE34EA">
      <w:pPr>
        <w:numPr>
          <w:ilvl w:val="0"/>
          <w:numId w:val="6"/>
        </w:numPr>
        <w:tabs>
          <w:tab w:val="left" w:pos="142"/>
          <w:tab w:val="left" w:pos="1276"/>
        </w:tabs>
        <w:autoSpaceDE w:val="0"/>
        <w:autoSpaceDN w:val="0"/>
        <w:adjustRightInd w:val="0"/>
        <w:ind w:left="1069"/>
        <w:jc w:val="both"/>
        <w:rPr>
          <w:rFonts w:ascii="Arial Narrow" w:hAnsi="Arial Narrow" w:cs="Arial"/>
          <w:b/>
          <w:color w:val="FF0000"/>
          <w:sz w:val="22"/>
          <w:szCs w:val="22"/>
        </w:rPr>
      </w:pPr>
      <w:r w:rsidRPr="00A13962">
        <w:rPr>
          <w:rFonts w:ascii="Arial Narrow" w:hAnsi="Arial Narrow" w:cs="Arial"/>
          <w:b/>
          <w:color w:val="000000" w:themeColor="text1"/>
          <w:sz w:val="22"/>
          <w:szCs w:val="22"/>
        </w:rPr>
        <w:t>CÓDIGO NACIONAL DE ELECTRICIDAD – UTILIZACIÓN</w:t>
      </w:r>
      <w:r w:rsidR="007D1D1A">
        <w:rPr>
          <w:rFonts w:ascii="Arial Narrow" w:hAnsi="Arial Narrow" w:cs="Arial"/>
          <w:b/>
          <w:color w:val="000000" w:themeColor="text1"/>
          <w:sz w:val="22"/>
          <w:szCs w:val="22"/>
        </w:rPr>
        <w:t xml:space="preserve"> </w:t>
      </w:r>
      <w:r w:rsidR="003E1081">
        <w:rPr>
          <w:rFonts w:ascii="Arial Narrow" w:hAnsi="Arial Narrow" w:cs="Arial"/>
          <w:b/>
          <w:bCs/>
          <w:sz w:val="22"/>
          <w:szCs w:val="22"/>
        </w:rPr>
        <w:t>de 29 de abril del 2011.</w:t>
      </w:r>
    </w:p>
    <w:p w14:paraId="7CC5DA33" w14:textId="77777777" w:rsidR="00BE34EA"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0F7F74A2" w14:textId="27AA0D95" w:rsidR="00BE34EA" w:rsidRPr="00BE34EA" w:rsidRDefault="00BE34EA" w:rsidP="00BE34EA">
      <w:pPr>
        <w:tabs>
          <w:tab w:val="left" w:pos="142"/>
          <w:tab w:val="left" w:pos="1276"/>
        </w:tabs>
        <w:autoSpaceDE w:val="0"/>
        <w:autoSpaceDN w:val="0"/>
        <w:adjustRightInd w:val="0"/>
        <w:ind w:left="1069"/>
        <w:jc w:val="both"/>
        <w:rPr>
          <w:rFonts w:ascii="Arial Narrow" w:hAnsi="Arial Narrow" w:cs="Arial"/>
          <w:bCs/>
          <w:i/>
          <w:iCs/>
          <w:sz w:val="22"/>
          <w:szCs w:val="22"/>
        </w:rPr>
      </w:pPr>
      <w:r w:rsidRPr="00BE34EA">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BE34EA">
        <w:rPr>
          <w:rFonts w:ascii="Arial Narrow" w:hAnsi="Arial Narrow" w:cs="Arial"/>
          <w:bCs/>
          <w:i/>
          <w:iCs/>
          <w:sz w:val="22"/>
          <w:szCs w:val="22"/>
        </w:rPr>
        <w:t>alguna parte</w:t>
      </w:r>
      <w:r w:rsidRPr="00BE34EA">
        <w:rPr>
          <w:rFonts w:ascii="Arial Narrow" w:hAnsi="Arial Narrow" w:cs="Arial"/>
          <w:bCs/>
          <w:i/>
          <w:iCs/>
          <w:sz w:val="22"/>
          <w:szCs w:val="22"/>
        </w:rPr>
        <w:t xml:space="preserve"> energizada (con tensión).</w:t>
      </w:r>
    </w:p>
    <w:p w14:paraId="32125A2F" w14:textId="77777777" w:rsidR="00BE34EA" w:rsidRPr="00C16C98"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7BF81B06" w14:textId="3928B134" w:rsidR="00FE09A4" w:rsidRPr="003758E8" w:rsidRDefault="00445F22"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r>
        <w:rPr>
          <w:rFonts w:ascii="Arial Narrow" w:hAnsi="Arial Narrow" w:cs="Arial"/>
          <w:b/>
          <w:bCs/>
          <w:sz w:val="22"/>
          <w:szCs w:val="22"/>
        </w:rPr>
        <w:t>n.</w:t>
      </w:r>
      <w:r w:rsidR="00FE09A4" w:rsidRPr="00773439">
        <w:rPr>
          <w:rFonts w:ascii="Arial Narrow" w:hAnsi="Arial Narrow" w:cs="Arial"/>
          <w:b/>
          <w:bCs/>
          <w:sz w:val="22"/>
          <w:szCs w:val="22"/>
        </w:rPr>
        <w:t>°</w:t>
      </w:r>
      <w:r>
        <w:rPr>
          <w:rFonts w:ascii="Arial Narrow" w:hAnsi="Arial Narrow" w:cs="Arial"/>
          <w:b/>
          <w:bCs/>
          <w:sz w:val="22"/>
          <w:szCs w:val="22"/>
        </w:rPr>
        <w:t xml:space="preserve"> </w:t>
      </w:r>
      <w:r w:rsidR="00FE09A4" w:rsidRPr="00773439">
        <w:rPr>
          <w:rFonts w:ascii="Arial Narrow" w:hAnsi="Arial Narrow" w:cs="Arial"/>
          <w:b/>
          <w:bCs/>
          <w:sz w:val="22"/>
          <w:szCs w:val="22"/>
        </w:rPr>
        <w:t>001-2022-</w:t>
      </w:r>
      <w:proofErr w:type="gramStart"/>
      <w:r w:rsidR="00FE09A4" w:rsidRPr="00773439">
        <w:rPr>
          <w:rFonts w:ascii="Arial Narrow" w:hAnsi="Arial Narrow" w:cs="Arial"/>
          <w:b/>
          <w:bCs/>
          <w:sz w:val="22"/>
          <w:szCs w:val="22"/>
        </w:rPr>
        <w:t>GR.APURIMAC</w:t>
      </w:r>
      <w:proofErr w:type="gramEnd"/>
      <w:r w:rsidR="00FE09A4" w:rsidRPr="00773439">
        <w:rPr>
          <w:rFonts w:ascii="Arial Narrow" w:hAnsi="Arial Narrow" w:cs="Arial"/>
          <w:b/>
          <w:bCs/>
          <w:sz w:val="22"/>
          <w:szCs w:val="22"/>
        </w:rPr>
        <w:t xml:space="preserve">/GR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773439">
        <w:rPr>
          <w:rFonts w:ascii="Arial Narrow" w:hAnsi="Arial Narrow" w:cs="Arial"/>
          <w:b/>
          <w:bCs/>
          <w:sz w:val="22"/>
          <w:szCs w:val="22"/>
        </w:rPr>
        <w:t>.</w:t>
      </w:r>
      <w:r w:rsidR="003E1081">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 467-2022-</w:t>
      </w:r>
      <w:proofErr w:type="gramStart"/>
      <w:r w:rsidR="00BE01EE">
        <w:rPr>
          <w:rFonts w:ascii="Arial Narrow" w:hAnsi="Arial Narrow" w:cs="Arial"/>
          <w:b/>
          <w:bCs/>
          <w:sz w:val="22"/>
          <w:szCs w:val="22"/>
        </w:rPr>
        <w:t>GR.APURIMAC</w:t>
      </w:r>
      <w:proofErr w:type="gramEnd"/>
      <w:r w:rsidR="00BE01EE">
        <w:rPr>
          <w:rFonts w:ascii="Arial Narrow" w:hAnsi="Arial Narrow" w:cs="Arial"/>
          <w:b/>
          <w:bCs/>
          <w:sz w:val="22"/>
          <w:szCs w:val="22"/>
        </w:rPr>
        <w:t>/PR de 23 de diciembre del 2022.</w:t>
      </w:r>
      <w:r w:rsidR="00BE01EE" w:rsidRPr="00773439">
        <w:rPr>
          <w:rFonts w:ascii="Arial Narrow" w:hAnsi="Arial Narrow" w:cs="Arial"/>
          <w:b/>
          <w:bCs/>
          <w:sz w:val="22"/>
          <w:szCs w:val="22"/>
        </w:rPr>
        <w:t>.</w:t>
      </w:r>
    </w:p>
    <w:p w14:paraId="7831A079"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7725E96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p>
    <w:p w14:paraId="0477CDD1"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613EF2"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13EF2">
        <w:rPr>
          <w:rFonts w:ascii="Arial Narrow" w:hAnsi="Arial Narrow" w:cs="Arial"/>
          <w:b/>
          <w:i/>
          <w:iCs/>
          <w:sz w:val="22"/>
          <w:szCs w:val="22"/>
        </w:rPr>
        <w:t>8.3.1.1. OBJETIVO</w:t>
      </w:r>
    </w:p>
    <w:p w14:paraId="6B0FFDC7"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0E8D6C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w:t>
      </w:r>
      <w:proofErr w:type="gramStart"/>
      <w:r w:rsidRPr="003758E8">
        <w:rPr>
          <w:rFonts w:ascii="Arial Narrow" w:hAnsi="Arial Narrow" w:cs="Arial"/>
          <w:bCs/>
          <w:i/>
          <w:iCs/>
          <w:sz w:val="22"/>
          <w:szCs w:val="22"/>
        </w:rPr>
        <w:t>ET)  y</w:t>
      </w:r>
      <w:proofErr w:type="gramEnd"/>
      <w:r w:rsidRPr="003758E8">
        <w:rPr>
          <w:rFonts w:ascii="Arial Narrow" w:hAnsi="Arial Narrow" w:cs="Arial"/>
          <w:bCs/>
          <w:i/>
          <w:iCs/>
          <w:sz w:val="22"/>
          <w:szCs w:val="22"/>
        </w:rPr>
        <w:t>/o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CA5F14" w14:textId="77777777" w:rsidR="007566CC" w:rsidRPr="003758E8"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1F549605"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Pr>
          <w:rFonts w:ascii="Arial Narrow" w:hAnsi="Arial Narrow" w:cs="Arial"/>
          <w:bCs/>
          <w:sz w:val="22"/>
          <w:szCs w:val="22"/>
        </w:rPr>
        <w:t xml:space="preserve">genera el riesgo </w:t>
      </w:r>
      <w:r w:rsidR="00BB6304">
        <w:rPr>
          <w:rFonts w:ascii="Arial Narrow" w:hAnsi="Arial Narrow" w:cs="Arial"/>
          <w:bCs/>
          <w:sz w:val="22"/>
          <w:szCs w:val="22"/>
        </w:rPr>
        <w:t xml:space="preserve">de que </w:t>
      </w:r>
      <w:r w:rsidR="0027169A">
        <w:rPr>
          <w:rFonts w:ascii="Arial Narrow" w:hAnsi="Arial Narrow" w:cs="Arial"/>
          <w:bCs/>
          <w:sz w:val="22"/>
          <w:szCs w:val="22"/>
        </w:rPr>
        <w:t>las nuevas laptops</w:t>
      </w:r>
      <w:r w:rsidR="00BB6304">
        <w:rPr>
          <w:rFonts w:ascii="Arial Narrow" w:hAnsi="Arial Narrow" w:cs="Arial"/>
          <w:bCs/>
          <w:sz w:val="22"/>
          <w:szCs w:val="22"/>
        </w:rPr>
        <w:t xml:space="preserve"> entregado corran el riesgo de daño </w:t>
      </w:r>
      <w:r w:rsidR="0027169A">
        <w:rPr>
          <w:rFonts w:ascii="Arial Narrow" w:hAnsi="Arial Narrow" w:cs="Arial"/>
          <w:bCs/>
          <w:sz w:val="22"/>
          <w:szCs w:val="22"/>
        </w:rPr>
        <w:t>por falta de un eficiente sistema de protección eléctrica</w:t>
      </w:r>
      <w:ins w:id="1191" w:author="GRAPURIMAC" w:date="2023-06-29T18:33:00Z">
        <w:r w:rsidR="001C200C">
          <w:rPr>
            <w:rFonts w:ascii="Arial Narrow" w:hAnsi="Arial Narrow" w:cs="Arial"/>
            <w:bCs/>
            <w:sz w:val="22"/>
            <w:szCs w:val="22"/>
          </w:rPr>
          <w:t>.</w:t>
        </w:r>
      </w:ins>
      <w:del w:id="1192" w:author="GRAPURIMAC" w:date="2023-06-29T18:33:00Z">
        <w:r w:rsidR="0027169A" w:rsidDel="001C200C">
          <w:rPr>
            <w:rFonts w:ascii="Arial Narrow" w:hAnsi="Arial Narrow" w:cs="Arial"/>
            <w:bCs/>
            <w:sz w:val="22"/>
            <w:szCs w:val="22"/>
          </w:rPr>
          <w:delText>,</w:delText>
        </w:r>
      </w:del>
      <w:r w:rsidR="0027169A">
        <w:rPr>
          <w:rFonts w:ascii="Arial Narrow" w:hAnsi="Arial Narrow" w:cs="Arial"/>
          <w:bCs/>
          <w:sz w:val="22"/>
          <w:szCs w:val="22"/>
        </w:rPr>
        <w:t xml:space="preserve"> </w:t>
      </w:r>
      <w:del w:id="1193" w:author="GRAPURIMAC" w:date="2023-06-29T18:33:00Z">
        <w:r w:rsidR="0027169A" w:rsidDel="001C200C">
          <w:rPr>
            <w:rFonts w:ascii="Arial Narrow" w:hAnsi="Arial Narrow" w:cs="Arial"/>
            <w:bCs/>
            <w:sz w:val="22"/>
            <w:szCs w:val="22"/>
          </w:rPr>
          <w:delText>la misma situación que daño los</w:delText>
        </w:r>
        <w:r w:rsidR="00BB6304" w:rsidDel="001C200C">
          <w:rPr>
            <w:rFonts w:ascii="Arial Narrow" w:hAnsi="Arial Narrow" w:cs="Arial"/>
            <w:bCs/>
            <w:sz w:val="22"/>
            <w:szCs w:val="22"/>
          </w:rPr>
          <w:delText xml:space="preserve"> servidor</w:delText>
        </w:r>
        <w:r w:rsidR="0027169A" w:rsidDel="001C200C">
          <w:rPr>
            <w:rFonts w:ascii="Arial Narrow" w:hAnsi="Arial Narrow" w:cs="Arial"/>
            <w:bCs/>
            <w:sz w:val="22"/>
            <w:szCs w:val="22"/>
          </w:rPr>
          <w:delText>es.</w:delText>
        </w:r>
      </w:del>
    </w:p>
    <w:p w14:paraId="70521005" w14:textId="77777777" w:rsidR="00FE09A4" w:rsidRDefault="00FE09A4" w:rsidP="00361274">
      <w:pPr>
        <w:tabs>
          <w:tab w:val="left" w:pos="142"/>
          <w:tab w:val="left" w:pos="1276"/>
        </w:tabs>
        <w:autoSpaceDE w:val="0"/>
        <w:autoSpaceDN w:val="0"/>
        <w:adjustRightInd w:val="0"/>
        <w:ind w:left="709"/>
        <w:jc w:val="both"/>
        <w:rPr>
          <w:rFonts w:ascii="Arial Narrow" w:hAnsi="Arial Narrow" w:cs="Arial"/>
          <w:bCs/>
          <w:sz w:val="22"/>
          <w:szCs w:val="22"/>
        </w:rPr>
      </w:pPr>
    </w:p>
    <w:p w14:paraId="563D1809"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Default="00846256" w:rsidP="00532FE2">
      <w:pPr>
        <w:pStyle w:val="Ttulo1"/>
        <w:numPr>
          <w:ilvl w:val="0"/>
          <w:numId w:val="3"/>
        </w:numPr>
        <w:spacing w:before="0"/>
        <w:rPr>
          <w:rStyle w:val="Textoennegrita"/>
          <w:rFonts w:ascii="Arial Narrow" w:hAnsi="Arial Narrow"/>
          <w:b/>
          <w:bCs/>
          <w:color w:val="auto"/>
          <w:sz w:val="22"/>
          <w:szCs w:val="22"/>
        </w:rPr>
      </w:pPr>
      <w:bookmarkStart w:id="1194" w:name="_Toc130468187"/>
      <w:bookmarkStart w:id="1195" w:name="_Toc130472988"/>
      <w:bookmarkStart w:id="1196" w:name="_Toc130480998"/>
      <w:bookmarkStart w:id="1197" w:name="_Toc130481071"/>
      <w:bookmarkStart w:id="1198" w:name="_Toc130481144"/>
      <w:bookmarkStart w:id="1199" w:name="_Toc130481217"/>
      <w:bookmarkStart w:id="1200" w:name="_Toc130481290"/>
      <w:bookmarkStart w:id="1201" w:name="_Toc130481363"/>
      <w:bookmarkStart w:id="1202" w:name="_Toc130481430"/>
      <w:bookmarkStart w:id="1203" w:name="_Toc130481503"/>
      <w:bookmarkStart w:id="1204" w:name="_Toc130481710"/>
      <w:bookmarkStart w:id="1205" w:name="_Toc130483002"/>
      <w:bookmarkStart w:id="1206" w:name="_Toc130468188"/>
      <w:bookmarkStart w:id="1207" w:name="_Toc130472989"/>
      <w:bookmarkStart w:id="1208" w:name="_Toc130480999"/>
      <w:bookmarkStart w:id="1209" w:name="_Toc130481072"/>
      <w:bookmarkStart w:id="1210" w:name="_Toc130481145"/>
      <w:bookmarkStart w:id="1211" w:name="_Toc130481218"/>
      <w:bookmarkStart w:id="1212" w:name="_Toc130481291"/>
      <w:bookmarkStart w:id="1213" w:name="_Toc130481364"/>
      <w:bookmarkStart w:id="1214" w:name="_Toc130481431"/>
      <w:bookmarkStart w:id="1215" w:name="_Toc130481504"/>
      <w:bookmarkStart w:id="1216" w:name="_Toc130481711"/>
      <w:bookmarkStart w:id="1217" w:name="_Toc130483003"/>
      <w:bookmarkStart w:id="1218" w:name="_Toc130468189"/>
      <w:bookmarkStart w:id="1219" w:name="_Toc130472990"/>
      <w:bookmarkStart w:id="1220" w:name="_Toc130481000"/>
      <w:bookmarkStart w:id="1221" w:name="_Toc130481073"/>
      <w:bookmarkStart w:id="1222" w:name="_Toc130481146"/>
      <w:bookmarkStart w:id="1223" w:name="_Toc130481219"/>
      <w:bookmarkStart w:id="1224" w:name="_Toc130481292"/>
      <w:bookmarkStart w:id="1225" w:name="_Toc130481365"/>
      <w:bookmarkStart w:id="1226" w:name="_Toc130481432"/>
      <w:bookmarkStart w:id="1227" w:name="_Toc130481505"/>
      <w:bookmarkStart w:id="1228" w:name="_Toc130481712"/>
      <w:bookmarkStart w:id="1229" w:name="_Toc130483004"/>
      <w:bookmarkStart w:id="1230" w:name="_Toc130468190"/>
      <w:bookmarkStart w:id="1231" w:name="_Toc130472991"/>
      <w:bookmarkStart w:id="1232" w:name="_Toc130481001"/>
      <w:bookmarkStart w:id="1233" w:name="_Toc130481074"/>
      <w:bookmarkStart w:id="1234" w:name="_Toc130481147"/>
      <w:bookmarkStart w:id="1235" w:name="_Toc130481220"/>
      <w:bookmarkStart w:id="1236" w:name="_Toc130481293"/>
      <w:bookmarkStart w:id="1237" w:name="_Toc130481366"/>
      <w:bookmarkStart w:id="1238" w:name="_Toc130481433"/>
      <w:bookmarkStart w:id="1239" w:name="_Toc130481506"/>
      <w:bookmarkStart w:id="1240" w:name="_Toc130481713"/>
      <w:bookmarkStart w:id="1241" w:name="_Toc130483005"/>
      <w:bookmarkStart w:id="1242" w:name="_Toc130468191"/>
      <w:bookmarkStart w:id="1243" w:name="_Toc130472992"/>
      <w:bookmarkStart w:id="1244" w:name="_Toc130481002"/>
      <w:bookmarkStart w:id="1245" w:name="_Toc130481075"/>
      <w:bookmarkStart w:id="1246" w:name="_Toc130481148"/>
      <w:bookmarkStart w:id="1247" w:name="_Toc130481221"/>
      <w:bookmarkStart w:id="1248" w:name="_Toc130481294"/>
      <w:bookmarkStart w:id="1249" w:name="_Toc130481367"/>
      <w:bookmarkStart w:id="1250" w:name="_Toc130481434"/>
      <w:bookmarkStart w:id="1251" w:name="_Toc130481507"/>
      <w:bookmarkStart w:id="1252" w:name="_Toc130481714"/>
      <w:bookmarkStart w:id="1253" w:name="_Toc130483006"/>
      <w:bookmarkStart w:id="1254" w:name="_Toc130468192"/>
      <w:bookmarkStart w:id="1255" w:name="_Toc130472993"/>
      <w:bookmarkStart w:id="1256" w:name="_Toc130481003"/>
      <w:bookmarkStart w:id="1257" w:name="_Toc130481076"/>
      <w:bookmarkStart w:id="1258" w:name="_Toc130481149"/>
      <w:bookmarkStart w:id="1259" w:name="_Toc130481222"/>
      <w:bookmarkStart w:id="1260" w:name="_Toc130481295"/>
      <w:bookmarkStart w:id="1261" w:name="_Toc130481368"/>
      <w:bookmarkStart w:id="1262" w:name="_Toc130481435"/>
      <w:bookmarkStart w:id="1263" w:name="_Toc130481508"/>
      <w:bookmarkStart w:id="1264" w:name="_Toc130481715"/>
      <w:bookmarkStart w:id="1265" w:name="_Toc130483007"/>
      <w:bookmarkStart w:id="1266" w:name="_Toc130468193"/>
      <w:bookmarkStart w:id="1267" w:name="_Toc130472994"/>
      <w:bookmarkStart w:id="1268" w:name="_Toc130481004"/>
      <w:bookmarkStart w:id="1269" w:name="_Toc130481077"/>
      <w:bookmarkStart w:id="1270" w:name="_Toc130481150"/>
      <w:bookmarkStart w:id="1271" w:name="_Toc130481223"/>
      <w:bookmarkStart w:id="1272" w:name="_Toc130481296"/>
      <w:bookmarkStart w:id="1273" w:name="_Toc130481369"/>
      <w:bookmarkStart w:id="1274" w:name="_Toc130481436"/>
      <w:bookmarkStart w:id="1275" w:name="_Toc130481509"/>
      <w:bookmarkStart w:id="1276" w:name="_Toc130481716"/>
      <w:bookmarkStart w:id="1277" w:name="_Toc130483008"/>
      <w:bookmarkStart w:id="1278" w:name="_Toc130468194"/>
      <w:bookmarkStart w:id="1279" w:name="_Toc130472995"/>
      <w:bookmarkStart w:id="1280" w:name="_Toc130481005"/>
      <w:bookmarkStart w:id="1281" w:name="_Toc130481078"/>
      <w:bookmarkStart w:id="1282" w:name="_Toc130481151"/>
      <w:bookmarkStart w:id="1283" w:name="_Toc130481224"/>
      <w:bookmarkStart w:id="1284" w:name="_Toc130481297"/>
      <w:bookmarkStart w:id="1285" w:name="_Toc130481370"/>
      <w:bookmarkStart w:id="1286" w:name="_Toc130481437"/>
      <w:bookmarkStart w:id="1287" w:name="_Toc130481510"/>
      <w:bookmarkStart w:id="1288" w:name="_Toc130481717"/>
      <w:bookmarkStart w:id="1289" w:name="_Toc130483009"/>
      <w:bookmarkStart w:id="1290" w:name="_Toc130468195"/>
      <w:bookmarkStart w:id="1291" w:name="_Toc130472996"/>
      <w:bookmarkStart w:id="1292" w:name="_Toc130481006"/>
      <w:bookmarkStart w:id="1293" w:name="_Toc130481079"/>
      <w:bookmarkStart w:id="1294" w:name="_Toc130481152"/>
      <w:bookmarkStart w:id="1295" w:name="_Toc130481225"/>
      <w:bookmarkStart w:id="1296" w:name="_Toc130481298"/>
      <w:bookmarkStart w:id="1297" w:name="_Toc130481371"/>
      <w:bookmarkStart w:id="1298" w:name="_Toc130481438"/>
      <w:bookmarkStart w:id="1299" w:name="_Toc130481511"/>
      <w:bookmarkStart w:id="1300" w:name="_Toc130481718"/>
      <w:bookmarkStart w:id="1301" w:name="_Toc130483010"/>
      <w:bookmarkStart w:id="1302" w:name="_Toc130468196"/>
      <w:bookmarkStart w:id="1303" w:name="_Toc130472997"/>
      <w:bookmarkStart w:id="1304" w:name="_Toc130481007"/>
      <w:bookmarkStart w:id="1305" w:name="_Toc130481080"/>
      <w:bookmarkStart w:id="1306" w:name="_Toc130481153"/>
      <w:bookmarkStart w:id="1307" w:name="_Toc130481226"/>
      <w:bookmarkStart w:id="1308" w:name="_Toc130481299"/>
      <w:bookmarkStart w:id="1309" w:name="_Toc130481372"/>
      <w:bookmarkStart w:id="1310" w:name="_Toc130481439"/>
      <w:bookmarkStart w:id="1311" w:name="_Toc130481512"/>
      <w:bookmarkStart w:id="1312" w:name="_Toc130481719"/>
      <w:bookmarkStart w:id="1313" w:name="_Toc130483011"/>
      <w:bookmarkStart w:id="1314" w:name="_Toc130468197"/>
      <w:bookmarkStart w:id="1315" w:name="_Toc130472998"/>
      <w:bookmarkStart w:id="1316" w:name="_Toc130481008"/>
      <w:bookmarkStart w:id="1317" w:name="_Toc130481081"/>
      <w:bookmarkStart w:id="1318" w:name="_Toc130481154"/>
      <w:bookmarkStart w:id="1319" w:name="_Toc130481227"/>
      <w:bookmarkStart w:id="1320" w:name="_Toc130481300"/>
      <w:bookmarkStart w:id="1321" w:name="_Toc130481373"/>
      <w:bookmarkStart w:id="1322" w:name="_Toc130481440"/>
      <w:bookmarkStart w:id="1323" w:name="_Toc130481513"/>
      <w:bookmarkStart w:id="1324" w:name="_Toc130481720"/>
      <w:bookmarkStart w:id="1325" w:name="_Toc130483012"/>
      <w:bookmarkStart w:id="1326" w:name="_Toc130468198"/>
      <w:bookmarkStart w:id="1327" w:name="_Toc130472999"/>
      <w:bookmarkStart w:id="1328" w:name="_Toc130481009"/>
      <w:bookmarkStart w:id="1329" w:name="_Toc130481082"/>
      <w:bookmarkStart w:id="1330" w:name="_Toc130481155"/>
      <w:bookmarkStart w:id="1331" w:name="_Toc130481228"/>
      <w:bookmarkStart w:id="1332" w:name="_Toc130481301"/>
      <w:bookmarkStart w:id="1333" w:name="_Toc130481374"/>
      <w:bookmarkStart w:id="1334" w:name="_Toc130481441"/>
      <w:bookmarkStart w:id="1335" w:name="_Toc130481514"/>
      <w:bookmarkStart w:id="1336" w:name="_Toc130481721"/>
      <w:bookmarkStart w:id="1337" w:name="_Toc130483013"/>
      <w:bookmarkStart w:id="1338" w:name="_Toc130468199"/>
      <w:bookmarkStart w:id="1339" w:name="_Toc130473000"/>
      <w:bookmarkStart w:id="1340" w:name="_Toc130481010"/>
      <w:bookmarkStart w:id="1341" w:name="_Toc130481083"/>
      <w:bookmarkStart w:id="1342" w:name="_Toc130481156"/>
      <w:bookmarkStart w:id="1343" w:name="_Toc130481229"/>
      <w:bookmarkStart w:id="1344" w:name="_Toc130481302"/>
      <w:bookmarkStart w:id="1345" w:name="_Toc130481375"/>
      <w:bookmarkStart w:id="1346" w:name="_Toc130481442"/>
      <w:bookmarkStart w:id="1347" w:name="_Toc130481515"/>
      <w:bookmarkStart w:id="1348" w:name="_Toc130481722"/>
      <w:bookmarkStart w:id="1349" w:name="_Toc130483014"/>
      <w:bookmarkStart w:id="1350" w:name="_Toc130468200"/>
      <w:bookmarkStart w:id="1351" w:name="_Toc130473001"/>
      <w:bookmarkStart w:id="1352" w:name="_Toc130481011"/>
      <w:bookmarkStart w:id="1353" w:name="_Toc130481084"/>
      <w:bookmarkStart w:id="1354" w:name="_Toc130481157"/>
      <w:bookmarkStart w:id="1355" w:name="_Toc130481230"/>
      <w:bookmarkStart w:id="1356" w:name="_Toc130481303"/>
      <w:bookmarkStart w:id="1357" w:name="_Toc130481376"/>
      <w:bookmarkStart w:id="1358" w:name="_Toc130481443"/>
      <w:bookmarkStart w:id="1359" w:name="_Toc130481516"/>
      <w:bookmarkStart w:id="1360" w:name="_Toc130481723"/>
      <w:bookmarkStart w:id="1361" w:name="_Toc130483015"/>
      <w:bookmarkStart w:id="1362" w:name="_Toc130468201"/>
      <w:bookmarkStart w:id="1363" w:name="_Toc130473002"/>
      <w:bookmarkStart w:id="1364" w:name="_Toc130481012"/>
      <w:bookmarkStart w:id="1365" w:name="_Toc130481085"/>
      <w:bookmarkStart w:id="1366" w:name="_Toc130481158"/>
      <w:bookmarkStart w:id="1367" w:name="_Toc130481231"/>
      <w:bookmarkStart w:id="1368" w:name="_Toc130481304"/>
      <w:bookmarkStart w:id="1369" w:name="_Toc130481377"/>
      <w:bookmarkStart w:id="1370" w:name="_Toc130481444"/>
      <w:bookmarkStart w:id="1371" w:name="_Toc130481517"/>
      <w:bookmarkStart w:id="1372" w:name="_Toc130481724"/>
      <w:bookmarkStart w:id="1373" w:name="_Toc130483016"/>
      <w:bookmarkStart w:id="1374" w:name="_Toc130468202"/>
      <w:bookmarkStart w:id="1375" w:name="_Toc130473003"/>
      <w:bookmarkStart w:id="1376" w:name="_Toc130481013"/>
      <w:bookmarkStart w:id="1377" w:name="_Toc130481086"/>
      <w:bookmarkStart w:id="1378" w:name="_Toc130481159"/>
      <w:bookmarkStart w:id="1379" w:name="_Toc130481232"/>
      <w:bookmarkStart w:id="1380" w:name="_Toc130481305"/>
      <w:bookmarkStart w:id="1381" w:name="_Toc130481378"/>
      <w:bookmarkStart w:id="1382" w:name="_Toc130481445"/>
      <w:bookmarkStart w:id="1383" w:name="_Toc130481518"/>
      <w:bookmarkStart w:id="1384" w:name="_Toc130481725"/>
      <w:bookmarkStart w:id="1385" w:name="_Toc130483017"/>
      <w:bookmarkStart w:id="1386" w:name="_Toc130468203"/>
      <w:bookmarkStart w:id="1387" w:name="_Toc130473004"/>
      <w:bookmarkStart w:id="1388" w:name="_Toc130481014"/>
      <w:bookmarkStart w:id="1389" w:name="_Toc130481087"/>
      <w:bookmarkStart w:id="1390" w:name="_Toc130481160"/>
      <w:bookmarkStart w:id="1391" w:name="_Toc130481233"/>
      <w:bookmarkStart w:id="1392" w:name="_Toc130481306"/>
      <w:bookmarkStart w:id="1393" w:name="_Toc130481379"/>
      <w:bookmarkStart w:id="1394" w:name="_Toc130481446"/>
      <w:bookmarkStart w:id="1395" w:name="_Toc130481519"/>
      <w:bookmarkStart w:id="1396" w:name="_Toc130481726"/>
      <w:bookmarkStart w:id="1397" w:name="_Toc130483018"/>
      <w:bookmarkStart w:id="1398" w:name="_Toc130468204"/>
      <w:bookmarkStart w:id="1399" w:name="_Toc130473005"/>
      <w:bookmarkStart w:id="1400" w:name="_Toc130481015"/>
      <w:bookmarkStart w:id="1401" w:name="_Toc130481088"/>
      <w:bookmarkStart w:id="1402" w:name="_Toc130481161"/>
      <w:bookmarkStart w:id="1403" w:name="_Toc130481234"/>
      <w:bookmarkStart w:id="1404" w:name="_Toc130481307"/>
      <w:bookmarkStart w:id="1405" w:name="_Toc130481380"/>
      <w:bookmarkStart w:id="1406" w:name="_Toc130481447"/>
      <w:bookmarkStart w:id="1407" w:name="_Toc130481520"/>
      <w:bookmarkStart w:id="1408" w:name="_Toc130481727"/>
      <w:bookmarkStart w:id="1409" w:name="_Toc130483019"/>
      <w:bookmarkStart w:id="1410" w:name="_Toc130468205"/>
      <w:bookmarkStart w:id="1411" w:name="_Toc130473006"/>
      <w:bookmarkStart w:id="1412" w:name="_Toc130481016"/>
      <w:bookmarkStart w:id="1413" w:name="_Toc130481089"/>
      <w:bookmarkStart w:id="1414" w:name="_Toc130481162"/>
      <w:bookmarkStart w:id="1415" w:name="_Toc130481235"/>
      <w:bookmarkStart w:id="1416" w:name="_Toc130481308"/>
      <w:bookmarkStart w:id="1417" w:name="_Toc130481381"/>
      <w:bookmarkStart w:id="1418" w:name="_Toc130481448"/>
      <w:bookmarkStart w:id="1419" w:name="_Toc130481521"/>
      <w:bookmarkStart w:id="1420" w:name="_Toc130481728"/>
      <w:bookmarkStart w:id="1421" w:name="_Toc130483020"/>
      <w:bookmarkStart w:id="1422" w:name="_Toc130468206"/>
      <w:bookmarkStart w:id="1423" w:name="_Toc130473007"/>
      <w:bookmarkStart w:id="1424" w:name="_Toc130481017"/>
      <w:bookmarkStart w:id="1425" w:name="_Toc130481090"/>
      <w:bookmarkStart w:id="1426" w:name="_Toc130481163"/>
      <w:bookmarkStart w:id="1427" w:name="_Toc130481236"/>
      <w:bookmarkStart w:id="1428" w:name="_Toc130481309"/>
      <w:bookmarkStart w:id="1429" w:name="_Toc130481382"/>
      <w:bookmarkStart w:id="1430" w:name="_Toc130481449"/>
      <w:bookmarkStart w:id="1431" w:name="_Toc130481522"/>
      <w:bookmarkStart w:id="1432" w:name="_Toc130481729"/>
      <w:bookmarkStart w:id="1433" w:name="_Toc130483021"/>
      <w:bookmarkStart w:id="1434" w:name="_Toc130468207"/>
      <w:bookmarkStart w:id="1435" w:name="_Toc130473008"/>
      <w:bookmarkStart w:id="1436" w:name="_Toc130481018"/>
      <w:bookmarkStart w:id="1437" w:name="_Toc130481091"/>
      <w:bookmarkStart w:id="1438" w:name="_Toc130481164"/>
      <w:bookmarkStart w:id="1439" w:name="_Toc130481237"/>
      <w:bookmarkStart w:id="1440" w:name="_Toc130481310"/>
      <w:bookmarkStart w:id="1441" w:name="_Toc130481383"/>
      <w:bookmarkStart w:id="1442" w:name="_Toc130481450"/>
      <w:bookmarkStart w:id="1443" w:name="_Toc130481523"/>
      <w:bookmarkStart w:id="1444" w:name="_Toc130481730"/>
      <w:bookmarkStart w:id="1445" w:name="_Toc130483022"/>
      <w:bookmarkStart w:id="1446" w:name="_Toc130468208"/>
      <w:bookmarkStart w:id="1447" w:name="_Toc130473009"/>
      <w:bookmarkStart w:id="1448" w:name="_Toc130481019"/>
      <w:bookmarkStart w:id="1449" w:name="_Toc130481092"/>
      <w:bookmarkStart w:id="1450" w:name="_Toc130481165"/>
      <w:bookmarkStart w:id="1451" w:name="_Toc130481238"/>
      <w:bookmarkStart w:id="1452" w:name="_Toc130481311"/>
      <w:bookmarkStart w:id="1453" w:name="_Toc130481384"/>
      <w:bookmarkStart w:id="1454" w:name="_Toc130481451"/>
      <w:bookmarkStart w:id="1455" w:name="_Toc130481524"/>
      <w:bookmarkStart w:id="1456" w:name="_Toc130481731"/>
      <w:bookmarkStart w:id="1457" w:name="_Toc130483023"/>
      <w:bookmarkStart w:id="1458" w:name="_Toc130468209"/>
      <w:bookmarkStart w:id="1459" w:name="_Toc130473010"/>
      <w:bookmarkStart w:id="1460" w:name="_Toc130481020"/>
      <w:bookmarkStart w:id="1461" w:name="_Toc130481093"/>
      <w:bookmarkStart w:id="1462" w:name="_Toc130481166"/>
      <w:bookmarkStart w:id="1463" w:name="_Toc130481239"/>
      <w:bookmarkStart w:id="1464" w:name="_Toc130481312"/>
      <w:bookmarkStart w:id="1465" w:name="_Toc130481385"/>
      <w:bookmarkStart w:id="1466" w:name="_Toc130481452"/>
      <w:bookmarkStart w:id="1467" w:name="_Toc130481525"/>
      <w:bookmarkStart w:id="1468" w:name="_Toc130481732"/>
      <w:bookmarkStart w:id="1469" w:name="_Toc130483024"/>
      <w:bookmarkStart w:id="1470" w:name="_Toc130468210"/>
      <w:bookmarkStart w:id="1471" w:name="_Toc130473011"/>
      <w:bookmarkStart w:id="1472" w:name="_Toc130481021"/>
      <w:bookmarkStart w:id="1473" w:name="_Toc130481094"/>
      <w:bookmarkStart w:id="1474" w:name="_Toc130481167"/>
      <w:bookmarkStart w:id="1475" w:name="_Toc130481240"/>
      <w:bookmarkStart w:id="1476" w:name="_Toc130481313"/>
      <w:bookmarkStart w:id="1477" w:name="_Toc130481386"/>
      <w:bookmarkStart w:id="1478" w:name="_Toc130481453"/>
      <w:bookmarkStart w:id="1479" w:name="_Toc130481526"/>
      <w:bookmarkStart w:id="1480" w:name="_Toc130481733"/>
      <w:bookmarkStart w:id="1481" w:name="_Toc130483025"/>
      <w:bookmarkStart w:id="1482" w:name="_Toc130468211"/>
      <w:bookmarkStart w:id="1483" w:name="_Toc130473012"/>
      <w:bookmarkStart w:id="1484" w:name="_Toc130481022"/>
      <w:bookmarkStart w:id="1485" w:name="_Toc130481095"/>
      <w:bookmarkStart w:id="1486" w:name="_Toc130481168"/>
      <w:bookmarkStart w:id="1487" w:name="_Toc130481241"/>
      <w:bookmarkStart w:id="1488" w:name="_Toc130481314"/>
      <w:bookmarkStart w:id="1489" w:name="_Toc130481387"/>
      <w:bookmarkStart w:id="1490" w:name="_Toc130481454"/>
      <w:bookmarkStart w:id="1491" w:name="_Toc130481527"/>
      <w:bookmarkStart w:id="1492" w:name="_Toc130481734"/>
      <w:bookmarkStart w:id="1493" w:name="_Toc130483026"/>
      <w:bookmarkStart w:id="1494" w:name="_Toc130468212"/>
      <w:bookmarkStart w:id="1495" w:name="_Toc130473013"/>
      <w:bookmarkStart w:id="1496" w:name="_Toc130481023"/>
      <w:bookmarkStart w:id="1497" w:name="_Toc130481096"/>
      <w:bookmarkStart w:id="1498" w:name="_Toc130481169"/>
      <w:bookmarkStart w:id="1499" w:name="_Toc130481242"/>
      <w:bookmarkStart w:id="1500" w:name="_Toc130481315"/>
      <w:bookmarkStart w:id="1501" w:name="_Toc130481388"/>
      <w:bookmarkStart w:id="1502" w:name="_Toc130481455"/>
      <w:bookmarkStart w:id="1503" w:name="_Toc130481528"/>
      <w:bookmarkStart w:id="1504" w:name="_Toc130481735"/>
      <w:bookmarkStart w:id="1505" w:name="_Toc130483027"/>
      <w:bookmarkStart w:id="1506" w:name="_Toc130468213"/>
      <w:bookmarkStart w:id="1507" w:name="_Toc130473014"/>
      <w:bookmarkStart w:id="1508" w:name="_Toc130481024"/>
      <w:bookmarkStart w:id="1509" w:name="_Toc130481097"/>
      <w:bookmarkStart w:id="1510" w:name="_Toc130481170"/>
      <w:bookmarkStart w:id="1511" w:name="_Toc130481243"/>
      <w:bookmarkStart w:id="1512" w:name="_Toc130481316"/>
      <w:bookmarkStart w:id="1513" w:name="_Toc130481389"/>
      <w:bookmarkStart w:id="1514" w:name="_Toc130481456"/>
      <w:bookmarkStart w:id="1515" w:name="_Toc130481529"/>
      <w:bookmarkStart w:id="1516" w:name="_Toc130481736"/>
      <w:bookmarkStart w:id="1517" w:name="_Toc130483028"/>
      <w:bookmarkStart w:id="1518" w:name="_Toc130468214"/>
      <w:bookmarkStart w:id="1519" w:name="_Toc130473015"/>
      <w:bookmarkStart w:id="1520" w:name="_Toc130481025"/>
      <w:bookmarkStart w:id="1521" w:name="_Toc130481098"/>
      <w:bookmarkStart w:id="1522" w:name="_Toc130481171"/>
      <w:bookmarkStart w:id="1523" w:name="_Toc130481244"/>
      <w:bookmarkStart w:id="1524" w:name="_Toc130481317"/>
      <w:bookmarkStart w:id="1525" w:name="_Toc130481390"/>
      <w:bookmarkStart w:id="1526" w:name="_Toc130481457"/>
      <w:bookmarkStart w:id="1527" w:name="_Toc130481530"/>
      <w:bookmarkStart w:id="1528" w:name="_Toc130481737"/>
      <w:bookmarkStart w:id="1529" w:name="_Toc130483029"/>
      <w:bookmarkStart w:id="1530" w:name="_Toc130468215"/>
      <w:bookmarkStart w:id="1531" w:name="_Toc130473016"/>
      <w:bookmarkStart w:id="1532" w:name="_Toc130481026"/>
      <w:bookmarkStart w:id="1533" w:name="_Toc130481099"/>
      <w:bookmarkStart w:id="1534" w:name="_Toc130481172"/>
      <w:bookmarkStart w:id="1535" w:name="_Toc130481245"/>
      <w:bookmarkStart w:id="1536" w:name="_Toc130481318"/>
      <w:bookmarkStart w:id="1537" w:name="_Toc130481391"/>
      <w:bookmarkStart w:id="1538" w:name="_Toc130481458"/>
      <w:bookmarkStart w:id="1539" w:name="_Toc130481531"/>
      <w:bookmarkStart w:id="1540" w:name="_Toc130481738"/>
      <w:bookmarkStart w:id="1541" w:name="_Toc130483030"/>
      <w:bookmarkStart w:id="1542" w:name="_Toc130468216"/>
      <w:bookmarkStart w:id="1543" w:name="_Toc130473017"/>
      <w:bookmarkStart w:id="1544" w:name="_Toc130481027"/>
      <w:bookmarkStart w:id="1545" w:name="_Toc130481100"/>
      <w:bookmarkStart w:id="1546" w:name="_Toc130481173"/>
      <w:bookmarkStart w:id="1547" w:name="_Toc130481246"/>
      <w:bookmarkStart w:id="1548" w:name="_Toc130481319"/>
      <w:bookmarkStart w:id="1549" w:name="_Toc130481392"/>
      <w:bookmarkStart w:id="1550" w:name="_Toc130481459"/>
      <w:bookmarkStart w:id="1551" w:name="_Toc130481532"/>
      <w:bookmarkStart w:id="1552" w:name="_Toc130481739"/>
      <w:bookmarkStart w:id="1553" w:name="_Toc130483031"/>
      <w:bookmarkStart w:id="1554" w:name="_Toc130468217"/>
      <w:bookmarkStart w:id="1555" w:name="_Toc130473018"/>
      <w:bookmarkStart w:id="1556" w:name="_Toc130481028"/>
      <w:bookmarkStart w:id="1557" w:name="_Toc130481101"/>
      <w:bookmarkStart w:id="1558" w:name="_Toc130481174"/>
      <w:bookmarkStart w:id="1559" w:name="_Toc130481247"/>
      <w:bookmarkStart w:id="1560" w:name="_Toc130481320"/>
      <w:bookmarkStart w:id="1561" w:name="_Toc130481393"/>
      <w:bookmarkStart w:id="1562" w:name="_Toc130481460"/>
      <w:bookmarkStart w:id="1563" w:name="_Toc130481533"/>
      <w:bookmarkStart w:id="1564" w:name="_Toc130481740"/>
      <w:bookmarkStart w:id="1565" w:name="_Toc130483032"/>
      <w:bookmarkStart w:id="1566" w:name="_Toc130468218"/>
      <w:bookmarkStart w:id="1567" w:name="_Toc130473019"/>
      <w:bookmarkStart w:id="1568" w:name="_Toc130481029"/>
      <w:bookmarkStart w:id="1569" w:name="_Toc130481102"/>
      <w:bookmarkStart w:id="1570" w:name="_Toc130481175"/>
      <w:bookmarkStart w:id="1571" w:name="_Toc130481248"/>
      <w:bookmarkStart w:id="1572" w:name="_Toc130481321"/>
      <w:bookmarkStart w:id="1573" w:name="_Toc130481394"/>
      <w:bookmarkStart w:id="1574" w:name="_Toc130481461"/>
      <w:bookmarkStart w:id="1575" w:name="_Toc130481534"/>
      <w:bookmarkStart w:id="1576" w:name="_Toc130481741"/>
      <w:bookmarkStart w:id="1577" w:name="_Toc130483033"/>
      <w:bookmarkStart w:id="1578" w:name="_Toc130468219"/>
      <w:bookmarkStart w:id="1579" w:name="_Toc130473020"/>
      <w:bookmarkStart w:id="1580" w:name="_Toc130481030"/>
      <w:bookmarkStart w:id="1581" w:name="_Toc130481103"/>
      <w:bookmarkStart w:id="1582" w:name="_Toc130481176"/>
      <w:bookmarkStart w:id="1583" w:name="_Toc130481249"/>
      <w:bookmarkStart w:id="1584" w:name="_Toc130481322"/>
      <w:bookmarkStart w:id="1585" w:name="_Toc130481395"/>
      <w:bookmarkStart w:id="1586" w:name="_Toc130481462"/>
      <w:bookmarkStart w:id="1587" w:name="_Toc130481535"/>
      <w:bookmarkStart w:id="1588" w:name="_Toc130481742"/>
      <w:bookmarkStart w:id="1589" w:name="_Toc130483034"/>
      <w:bookmarkStart w:id="1590" w:name="_Toc130468220"/>
      <w:bookmarkStart w:id="1591" w:name="_Toc130473021"/>
      <w:bookmarkStart w:id="1592" w:name="_Toc130481031"/>
      <w:bookmarkStart w:id="1593" w:name="_Toc130481104"/>
      <w:bookmarkStart w:id="1594" w:name="_Toc130481177"/>
      <w:bookmarkStart w:id="1595" w:name="_Toc130481250"/>
      <w:bookmarkStart w:id="1596" w:name="_Toc130481323"/>
      <w:bookmarkStart w:id="1597" w:name="_Toc130481396"/>
      <w:bookmarkStart w:id="1598" w:name="_Toc130481463"/>
      <w:bookmarkStart w:id="1599" w:name="_Toc130481536"/>
      <w:bookmarkStart w:id="1600" w:name="_Toc130481743"/>
      <w:bookmarkStart w:id="1601" w:name="_Toc130483035"/>
      <w:bookmarkStart w:id="1602" w:name="_Toc130468221"/>
      <w:bookmarkStart w:id="1603" w:name="_Toc130473022"/>
      <w:bookmarkStart w:id="1604" w:name="_Toc130481032"/>
      <w:bookmarkStart w:id="1605" w:name="_Toc130481105"/>
      <w:bookmarkStart w:id="1606" w:name="_Toc130481178"/>
      <w:bookmarkStart w:id="1607" w:name="_Toc130481251"/>
      <w:bookmarkStart w:id="1608" w:name="_Toc130481324"/>
      <w:bookmarkStart w:id="1609" w:name="_Toc130481397"/>
      <w:bookmarkStart w:id="1610" w:name="_Toc130481464"/>
      <w:bookmarkStart w:id="1611" w:name="_Toc130481537"/>
      <w:bookmarkStart w:id="1612" w:name="_Toc130481744"/>
      <w:bookmarkStart w:id="1613" w:name="_Toc130483036"/>
      <w:bookmarkStart w:id="1614" w:name="_Toc130468222"/>
      <w:bookmarkStart w:id="1615" w:name="_Toc130473023"/>
      <w:bookmarkStart w:id="1616" w:name="_Toc130481033"/>
      <w:bookmarkStart w:id="1617" w:name="_Toc130481106"/>
      <w:bookmarkStart w:id="1618" w:name="_Toc130481179"/>
      <w:bookmarkStart w:id="1619" w:name="_Toc130481252"/>
      <w:bookmarkStart w:id="1620" w:name="_Toc130481325"/>
      <w:bookmarkStart w:id="1621" w:name="_Toc130481398"/>
      <w:bookmarkStart w:id="1622" w:name="_Toc130481465"/>
      <w:bookmarkStart w:id="1623" w:name="_Toc130481538"/>
      <w:bookmarkStart w:id="1624" w:name="_Toc130481745"/>
      <w:bookmarkStart w:id="1625" w:name="_Toc130483037"/>
      <w:bookmarkStart w:id="1626" w:name="_Toc130468223"/>
      <w:bookmarkStart w:id="1627" w:name="_Toc130473024"/>
      <w:bookmarkStart w:id="1628" w:name="_Toc130481034"/>
      <w:bookmarkStart w:id="1629" w:name="_Toc130481107"/>
      <w:bookmarkStart w:id="1630" w:name="_Toc130481180"/>
      <w:bookmarkStart w:id="1631" w:name="_Toc130481253"/>
      <w:bookmarkStart w:id="1632" w:name="_Toc130481326"/>
      <w:bookmarkStart w:id="1633" w:name="_Toc130481399"/>
      <w:bookmarkStart w:id="1634" w:name="_Toc130481466"/>
      <w:bookmarkStart w:id="1635" w:name="_Toc130481539"/>
      <w:bookmarkStart w:id="1636" w:name="_Toc130481746"/>
      <w:bookmarkStart w:id="1637" w:name="_Toc130483038"/>
      <w:bookmarkStart w:id="1638" w:name="_Toc130468224"/>
      <w:bookmarkStart w:id="1639" w:name="_Toc130473025"/>
      <w:bookmarkStart w:id="1640" w:name="_Toc130481035"/>
      <w:bookmarkStart w:id="1641" w:name="_Toc130481108"/>
      <w:bookmarkStart w:id="1642" w:name="_Toc130481181"/>
      <w:bookmarkStart w:id="1643" w:name="_Toc130481254"/>
      <w:bookmarkStart w:id="1644" w:name="_Toc130481327"/>
      <w:bookmarkStart w:id="1645" w:name="_Toc130481400"/>
      <w:bookmarkStart w:id="1646" w:name="_Toc130481467"/>
      <w:bookmarkStart w:id="1647" w:name="_Toc130481540"/>
      <w:bookmarkStart w:id="1648" w:name="_Toc130481747"/>
      <w:bookmarkStart w:id="1649" w:name="_Toc130483039"/>
      <w:bookmarkStart w:id="1650" w:name="_Toc130468225"/>
      <w:bookmarkStart w:id="1651" w:name="_Toc130473026"/>
      <w:bookmarkStart w:id="1652" w:name="_Toc130481036"/>
      <w:bookmarkStart w:id="1653" w:name="_Toc130481109"/>
      <w:bookmarkStart w:id="1654" w:name="_Toc130481182"/>
      <w:bookmarkStart w:id="1655" w:name="_Toc130481255"/>
      <w:bookmarkStart w:id="1656" w:name="_Toc130481328"/>
      <w:bookmarkStart w:id="1657" w:name="_Toc130481401"/>
      <w:bookmarkStart w:id="1658" w:name="_Toc130481468"/>
      <w:bookmarkStart w:id="1659" w:name="_Toc130481541"/>
      <w:bookmarkStart w:id="1660" w:name="_Toc130481748"/>
      <w:bookmarkStart w:id="1661" w:name="_Toc130483040"/>
      <w:bookmarkStart w:id="1662" w:name="_Toc130468226"/>
      <w:bookmarkStart w:id="1663" w:name="_Toc130473027"/>
      <w:bookmarkStart w:id="1664" w:name="_Toc130481037"/>
      <w:bookmarkStart w:id="1665" w:name="_Toc130481110"/>
      <w:bookmarkStart w:id="1666" w:name="_Toc130481183"/>
      <w:bookmarkStart w:id="1667" w:name="_Toc130481256"/>
      <w:bookmarkStart w:id="1668" w:name="_Toc130481329"/>
      <w:bookmarkStart w:id="1669" w:name="_Toc130481402"/>
      <w:bookmarkStart w:id="1670" w:name="_Toc130481469"/>
      <w:bookmarkStart w:id="1671" w:name="_Toc130481542"/>
      <w:bookmarkStart w:id="1672" w:name="_Toc130481749"/>
      <w:bookmarkStart w:id="1673" w:name="_Toc130483041"/>
      <w:bookmarkStart w:id="1674" w:name="_Toc130468227"/>
      <w:bookmarkStart w:id="1675" w:name="_Toc130473028"/>
      <w:bookmarkStart w:id="1676" w:name="_Toc130481038"/>
      <w:bookmarkStart w:id="1677" w:name="_Toc130481111"/>
      <w:bookmarkStart w:id="1678" w:name="_Toc130481184"/>
      <w:bookmarkStart w:id="1679" w:name="_Toc130481257"/>
      <w:bookmarkStart w:id="1680" w:name="_Toc130481330"/>
      <w:bookmarkStart w:id="1681" w:name="_Toc130481403"/>
      <w:bookmarkStart w:id="1682" w:name="_Toc130481470"/>
      <w:bookmarkStart w:id="1683" w:name="_Toc130481543"/>
      <w:bookmarkStart w:id="1684" w:name="_Toc130481750"/>
      <w:bookmarkStart w:id="1685" w:name="_Toc130483042"/>
      <w:bookmarkStart w:id="1686" w:name="_Toc130468228"/>
      <w:bookmarkStart w:id="1687" w:name="_Toc130473029"/>
      <w:bookmarkStart w:id="1688" w:name="_Toc130481039"/>
      <w:bookmarkStart w:id="1689" w:name="_Toc130481112"/>
      <w:bookmarkStart w:id="1690" w:name="_Toc130481185"/>
      <w:bookmarkStart w:id="1691" w:name="_Toc130481258"/>
      <w:bookmarkStart w:id="1692" w:name="_Toc130481331"/>
      <w:bookmarkStart w:id="1693" w:name="_Toc130481404"/>
      <w:bookmarkStart w:id="1694" w:name="_Toc130481471"/>
      <w:bookmarkStart w:id="1695" w:name="_Toc130481544"/>
      <w:bookmarkStart w:id="1696" w:name="_Toc130481751"/>
      <w:bookmarkStart w:id="1697" w:name="_Toc130483043"/>
      <w:bookmarkStart w:id="1698" w:name="_Toc130468229"/>
      <w:bookmarkStart w:id="1699" w:name="_Toc130473030"/>
      <w:bookmarkStart w:id="1700" w:name="_Toc130481040"/>
      <w:bookmarkStart w:id="1701" w:name="_Toc130481113"/>
      <w:bookmarkStart w:id="1702" w:name="_Toc130481186"/>
      <w:bookmarkStart w:id="1703" w:name="_Toc130481259"/>
      <w:bookmarkStart w:id="1704" w:name="_Toc130481332"/>
      <w:bookmarkStart w:id="1705" w:name="_Toc130481405"/>
      <w:bookmarkStart w:id="1706" w:name="_Toc130481472"/>
      <w:bookmarkStart w:id="1707" w:name="_Toc130481545"/>
      <w:bookmarkStart w:id="1708" w:name="_Toc130481752"/>
      <w:bookmarkStart w:id="1709" w:name="_Toc130483044"/>
      <w:bookmarkStart w:id="1710" w:name="_Toc130468230"/>
      <w:bookmarkStart w:id="1711" w:name="_Toc130473031"/>
      <w:bookmarkStart w:id="1712" w:name="_Toc130481041"/>
      <w:bookmarkStart w:id="1713" w:name="_Toc130481114"/>
      <w:bookmarkStart w:id="1714" w:name="_Toc130481187"/>
      <w:bookmarkStart w:id="1715" w:name="_Toc130481260"/>
      <w:bookmarkStart w:id="1716" w:name="_Toc130481333"/>
      <w:bookmarkStart w:id="1717" w:name="_Toc130481406"/>
      <w:bookmarkStart w:id="1718" w:name="_Toc130481473"/>
      <w:bookmarkStart w:id="1719" w:name="_Toc130481546"/>
      <w:bookmarkStart w:id="1720" w:name="_Toc130481753"/>
      <w:bookmarkStart w:id="1721" w:name="_Toc130483045"/>
      <w:bookmarkStart w:id="1722" w:name="_Toc130468231"/>
      <w:bookmarkStart w:id="1723" w:name="_Toc130473032"/>
      <w:bookmarkStart w:id="1724" w:name="_Toc130481042"/>
      <w:bookmarkStart w:id="1725" w:name="_Toc130481115"/>
      <w:bookmarkStart w:id="1726" w:name="_Toc130481188"/>
      <w:bookmarkStart w:id="1727" w:name="_Toc130481261"/>
      <w:bookmarkStart w:id="1728" w:name="_Toc130481334"/>
      <w:bookmarkStart w:id="1729" w:name="_Toc130481407"/>
      <w:bookmarkStart w:id="1730" w:name="_Toc130481474"/>
      <w:bookmarkStart w:id="1731" w:name="_Toc130481547"/>
      <w:bookmarkStart w:id="1732" w:name="_Toc130481754"/>
      <w:bookmarkStart w:id="1733" w:name="_Toc130483046"/>
      <w:bookmarkStart w:id="1734" w:name="_Toc130468232"/>
      <w:bookmarkStart w:id="1735" w:name="_Toc130473033"/>
      <w:bookmarkStart w:id="1736" w:name="_Toc130481043"/>
      <w:bookmarkStart w:id="1737" w:name="_Toc130481116"/>
      <w:bookmarkStart w:id="1738" w:name="_Toc130481189"/>
      <w:bookmarkStart w:id="1739" w:name="_Toc130481262"/>
      <w:bookmarkStart w:id="1740" w:name="_Toc130481335"/>
      <w:bookmarkStart w:id="1741" w:name="_Toc130481408"/>
      <w:bookmarkStart w:id="1742" w:name="_Toc130481475"/>
      <w:bookmarkStart w:id="1743" w:name="_Toc130481548"/>
      <w:bookmarkStart w:id="1744" w:name="_Toc130481755"/>
      <w:bookmarkStart w:id="1745" w:name="_Toc130483047"/>
      <w:bookmarkStart w:id="1746" w:name="_Toc130468233"/>
      <w:bookmarkStart w:id="1747" w:name="_Toc130473034"/>
      <w:bookmarkStart w:id="1748" w:name="_Toc130481044"/>
      <w:bookmarkStart w:id="1749" w:name="_Toc130481117"/>
      <w:bookmarkStart w:id="1750" w:name="_Toc130481190"/>
      <w:bookmarkStart w:id="1751" w:name="_Toc130481263"/>
      <w:bookmarkStart w:id="1752" w:name="_Toc130481336"/>
      <w:bookmarkStart w:id="1753" w:name="_Toc130481409"/>
      <w:bookmarkStart w:id="1754" w:name="_Toc130481476"/>
      <w:bookmarkStart w:id="1755" w:name="_Toc130481549"/>
      <w:bookmarkStart w:id="1756" w:name="_Toc130481756"/>
      <w:bookmarkStart w:id="1757" w:name="_Toc130483048"/>
      <w:bookmarkStart w:id="1758" w:name="_Toc130468234"/>
      <w:bookmarkStart w:id="1759" w:name="_Toc130473035"/>
      <w:bookmarkStart w:id="1760" w:name="_Toc130481045"/>
      <w:bookmarkStart w:id="1761" w:name="_Toc130481118"/>
      <w:bookmarkStart w:id="1762" w:name="_Toc130481191"/>
      <w:bookmarkStart w:id="1763" w:name="_Toc130481264"/>
      <w:bookmarkStart w:id="1764" w:name="_Toc130481337"/>
      <w:bookmarkStart w:id="1765" w:name="_Toc130481410"/>
      <w:bookmarkStart w:id="1766" w:name="_Toc130481477"/>
      <w:bookmarkStart w:id="1767" w:name="_Toc130481550"/>
      <w:bookmarkStart w:id="1768" w:name="_Toc130481757"/>
      <w:bookmarkStart w:id="1769" w:name="_Toc130483049"/>
      <w:bookmarkStart w:id="1770" w:name="_Toc130468235"/>
      <w:bookmarkStart w:id="1771" w:name="_Toc130473036"/>
      <w:bookmarkStart w:id="1772" w:name="_Toc130481046"/>
      <w:bookmarkStart w:id="1773" w:name="_Toc130481119"/>
      <w:bookmarkStart w:id="1774" w:name="_Toc130481192"/>
      <w:bookmarkStart w:id="1775" w:name="_Toc130481265"/>
      <w:bookmarkStart w:id="1776" w:name="_Toc130481338"/>
      <w:bookmarkStart w:id="1777" w:name="_Toc130481411"/>
      <w:bookmarkStart w:id="1778" w:name="_Toc130481478"/>
      <w:bookmarkStart w:id="1779" w:name="_Toc130481551"/>
      <w:bookmarkStart w:id="1780" w:name="_Toc130481758"/>
      <w:bookmarkStart w:id="1781" w:name="_Toc130483050"/>
      <w:bookmarkStart w:id="1782" w:name="_Toc130468236"/>
      <w:bookmarkStart w:id="1783" w:name="_Toc130473037"/>
      <w:bookmarkStart w:id="1784" w:name="_Toc130481047"/>
      <w:bookmarkStart w:id="1785" w:name="_Toc130481120"/>
      <w:bookmarkStart w:id="1786" w:name="_Toc130481193"/>
      <w:bookmarkStart w:id="1787" w:name="_Toc130481266"/>
      <w:bookmarkStart w:id="1788" w:name="_Toc130481339"/>
      <w:bookmarkStart w:id="1789" w:name="_Toc130481412"/>
      <w:bookmarkStart w:id="1790" w:name="_Toc130481479"/>
      <w:bookmarkStart w:id="1791" w:name="_Toc130481552"/>
      <w:bookmarkStart w:id="1792" w:name="_Toc130481759"/>
      <w:bookmarkStart w:id="1793" w:name="_Toc130483051"/>
      <w:bookmarkStart w:id="1794" w:name="_Toc130468237"/>
      <w:bookmarkStart w:id="1795" w:name="_Toc130473038"/>
      <w:bookmarkStart w:id="1796" w:name="_Toc130481048"/>
      <w:bookmarkStart w:id="1797" w:name="_Toc130481121"/>
      <w:bookmarkStart w:id="1798" w:name="_Toc130481194"/>
      <w:bookmarkStart w:id="1799" w:name="_Toc130481267"/>
      <w:bookmarkStart w:id="1800" w:name="_Toc130481340"/>
      <w:bookmarkStart w:id="1801" w:name="_Toc130481413"/>
      <w:bookmarkStart w:id="1802" w:name="_Toc130481480"/>
      <w:bookmarkStart w:id="1803" w:name="_Toc130481553"/>
      <w:bookmarkStart w:id="1804" w:name="_Toc130481760"/>
      <w:bookmarkStart w:id="1805" w:name="_Toc130483052"/>
      <w:bookmarkStart w:id="1806" w:name="_Toc130468238"/>
      <w:bookmarkStart w:id="1807" w:name="_Toc130473039"/>
      <w:bookmarkStart w:id="1808" w:name="_Toc130481049"/>
      <w:bookmarkStart w:id="1809" w:name="_Toc130481122"/>
      <w:bookmarkStart w:id="1810" w:name="_Toc130481195"/>
      <w:bookmarkStart w:id="1811" w:name="_Toc130481268"/>
      <w:bookmarkStart w:id="1812" w:name="_Toc130481341"/>
      <w:bookmarkStart w:id="1813" w:name="_Toc130481414"/>
      <w:bookmarkStart w:id="1814" w:name="_Toc130481481"/>
      <w:bookmarkStart w:id="1815" w:name="_Toc130481554"/>
      <w:bookmarkStart w:id="1816" w:name="_Toc130481761"/>
      <w:bookmarkStart w:id="1817" w:name="_Toc130483053"/>
      <w:bookmarkStart w:id="1818" w:name="_Toc130468239"/>
      <w:bookmarkStart w:id="1819" w:name="_Toc130473040"/>
      <w:bookmarkStart w:id="1820" w:name="_Toc130481050"/>
      <w:bookmarkStart w:id="1821" w:name="_Toc130481123"/>
      <w:bookmarkStart w:id="1822" w:name="_Toc130481196"/>
      <w:bookmarkStart w:id="1823" w:name="_Toc130481269"/>
      <w:bookmarkStart w:id="1824" w:name="_Toc130481342"/>
      <w:bookmarkStart w:id="1825" w:name="_Toc130481415"/>
      <w:bookmarkStart w:id="1826" w:name="_Toc130481482"/>
      <w:bookmarkStart w:id="1827" w:name="_Toc130481555"/>
      <w:bookmarkStart w:id="1828" w:name="_Toc130481762"/>
      <w:bookmarkStart w:id="1829" w:name="_Toc130483054"/>
      <w:bookmarkStart w:id="1830" w:name="_Toc130468240"/>
      <w:bookmarkStart w:id="1831" w:name="_Toc130473041"/>
      <w:bookmarkStart w:id="1832" w:name="_Toc130481051"/>
      <w:bookmarkStart w:id="1833" w:name="_Toc130481124"/>
      <w:bookmarkStart w:id="1834" w:name="_Toc130481197"/>
      <w:bookmarkStart w:id="1835" w:name="_Toc130481270"/>
      <w:bookmarkStart w:id="1836" w:name="_Toc130481343"/>
      <w:bookmarkStart w:id="1837" w:name="_Toc130481416"/>
      <w:bookmarkStart w:id="1838" w:name="_Toc130481483"/>
      <w:bookmarkStart w:id="1839" w:name="_Toc130481556"/>
      <w:bookmarkStart w:id="1840" w:name="_Toc130481763"/>
      <w:bookmarkStart w:id="1841" w:name="_Toc130483055"/>
      <w:bookmarkStart w:id="1842" w:name="_Toc132102574"/>
      <w:bookmarkStart w:id="1843" w:name="_Toc132126841"/>
      <w:bookmarkStart w:id="1844" w:name="_Toc138874364"/>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r w:rsidRPr="00597EBB">
        <w:rPr>
          <w:rStyle w:val="Textoennegrita"/>
          <w:rFonts w:ascii="Arial Narrow" w:hAnsi="Arial Narrow"/>
          <w:b/>
          <w:bCs/>
          <w:color w:val="auto"/>
          <w:sz w:val="22"/>
          <w:szCs w:val="22"/>
        </w:rPr>
        <w:t>DOCUMENTACIÓN VINCULADA AL HITO DE CONTROL</w:t>
      </w:r>
      <w:bookmarkEnd w:id="1842"/>
      <w:bookmarkEnd w:id="1843"/>
      <w:bookmarkEnd w:id="1844"/>
    </w:p>
    <w:p w14:paraId="4151FF25" w14:textId="77777777" w:rsidR="00846256" w:rsidRPr="00DF078B" w:rsidRDefault="00846256" w:rsidP="00361274">
      <w:pPr>
        <w:rPr>
          <w:sz w:val="16"/>
        </w:rPr>
      </w:pPr>
    </w:p>
    <w:p w14:paraId="0C2703B0" w14:textId="67C86D2C" w:rsidR="00CB7BD5" w:rsidRDefault="00846256" w:rsidP="00361274">
      <w:pPr>
        <w:ind w:left="709"/>
        <w:jc w:val="both"/>
        <w:rPr>
          <w:rFonts w:ascii="Arial Narrow" w:hAnsi="Arial Narrow"/>
          <w:sz w:val="22"/>
          <w:szCs w:val="22"/>
        </w:rPr>
      </w:pPr>
      <w:r w:rsidRPr="00B36D5A">
        <w:rPr>
          <w:rFonts w:ascii="Arial Narrow" w:eastAsia="Calibri" w:hAnsi="Arial Narrow" w:cs="Arial"/>
          <w:bCs/>
          <w:sz w:val="22"/>
          <w:szCs w:val="22"/>
        </w:rPr>
        <w:lastRenderedPageBreak/>
        <w:t xml:space="preserve">La información y documentación que la Comisión de Control ha revisado y analizado durante el desarrollo del Control Concurrente al hito de control </w:t>
      </w:r>
      <w:r>
        <w:rPr>
          <w:rFonts w:ascii="Arial Narrow" w:eastAsia="Calibri" w:hAnsi="Arial Narrow" w:cs="Arial"/>
          <w:bCs/>
          <w:sz w:val="22"/>
          <w:szCs w:val="22"/>
        </w:rPr>
        <w:t xml:space="preserve">n.º </w:t>
      </w:r>
      <w:r w:rsidR="00997229">
        <w:rPr>
          <w:rFonts w:ascii="Arial Narrow" w:eastAsia="Calibri" w:hAnsi="Arial Narrow" w:cs="Arial"/>
          <w:bCs/>
          <w:sz w:val="22"/>
          <w:szCs w:val="22"/>
        </w:rPr>
        <w:t>5</w:t>
      </w:r>
      <w:r w:rsidRPr="00B36D5A">
        <w:rPr>
          <w:rFonts w:ascii="Arial Narrow" w:eastAsia="Calibri" w:hAnsi="Arial Narrow" w:cs="Arial"/>
          <w:bCs/>
          <w:sz w:val="22"/>
          <w:szCs w:val="22"/>
        </w:rPr>
        <w:t xml:space="preserve"> </w:t>
      </w:r>
      <w:r w:rsidR="00FA2C30" w:rsidRPr="00E52C30">
        <w:rPr>
          <w:rFonts w:ascii="Arial Narrow" w:hAnsi="Arial Narrow" w:cs="Arial"/>
          <w:bCs/>
          <w:sz w:val="22"/>
          <w:szCs w:val="22"/>
          <w:lang w:val="es-ES"/>
        </w:rPr>
        <w:t>“</w:t>
      </w:r>
      <w:r w:rsidR="00445F22">
        <w:rPr>
          <w:rFonts w:ascii="Arial Narrow" w:hAnsi="Arial Narrow"/>
          <w:sz w:val="22"/>
          <w:szCs w:val="22"/>
        </w:rPr>
        <w:t xml:space="preserve">Proceso </w:t>
      </w:r>
      <w:r w:rsidR="00584D74">
        <w:rPr>
          <w:rFonts w:ascii="Arial Narrow" w:hAnsi="Arial Narrow"/>
          <w:sz w:val="22"/>
          <w:szCs w:val="22"/>
        </w:rPr>
        <w:t xml:space="preserve">de ejecución de </w:t>
      </w:r>
      <w:r w:rsidR="00A73DBE">
        <w:rPr>
          <w:rFonts w:ascii="Arial Narrow" w:hAnsi="Arial Narrow"/>
          <w:sz w:val="22"/>
          <w:szCs w:val="22"/>
        </w:rPr>
        <w:t>gastos del</w:t>
      </w:r>
      <w:r w:rsidR="00584D74">
        <w:rPr>
          <w:rFonts w:ascii="Arial Narrow" w:hAnsi="Arial Narrow"/>
          <w:sz w:val="22"/>
          <w:szCs w:val="22"/>
        </w:rPr>
        <w:t xml:space="preserve"> proyecto y verificación de los documentos que acrediten experiencia laboral del actual residente de obra</w:t>
      </w:r>
      <w:r w:rsidR="00FA2C30" w:rsidRPr="00FA2C30">
        <w:rPr>
          <w:rFonts w:ascii="Arial Narrow" w:hAnsi="Arial Narrow"/>
          <w:sz w:val="22"/>
          <w:szCs w:val="22"/>
        </w:rPr>
        <w:t>.”</w:t>
      </w:r>
    </w:p>
    <w:p w14:paraId="7DF32A8C" w14:textId="77777777" w:rsidR="00997229" w:rsidRPr="00B36D5A" w:rsidRDefault="00997229" w:rsidP="00361274">
      <w:pPr>
        <w:ind w:left="709"/>
        <w:jc w:val="both"/>
        <w:rPr>
          <w:rFonts w:ascii="Arial Narrow" w:hAnsi="Arial Narrow" w:cs="Arial"/>
          <w:bCs/>
          <w:sz w:val="22"/>
          <w:szCs w:val="22"/>
          <w:lang w:val="es-ES"/>
        </w:rPr>
      </w:pPr>
    </w:p>
    <w:p w14:paraId="3F180773" w14:textId="211298A7" w:rsidR="00846256" w:rsidRDefault="00F073C0" w:rsidP="00361274">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t>La situación adversa identificada en el presente informe se sustenta</w:t>
      </w:r>
      <w:r w:rsidR="00846256" w:rsidRPr="00B36D5A">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Default="00E01F0C" w:rsidP="00361274">
      <w:pPr>
        <w:ind w:left="709" w:right="-1"/>
        <w:jc w:val="both"/>
        <w:rPr>
          <w:rFonts w:ascii="Arial Narrow" w:hAnsi="Arial Narrow" w:cs="Arial"/>
          <w:bCs/>
          <w:sz w:val="22"/>
          <w:szCs w:val="22"/>
          <w:lang w:val="es-ES"/>
        </w:rPr>
      </w:pPr>
    </w:p>
    <w:p w14:paraId="1D8F5434" w14:textId="77777777" w:rsidR="00621969" w:rsidRDefault="00621969" w:rsidP="00361274">
      <w:pPr>
        <w:ind w:left="709" w:right="-1"/>
        <w:jc w:val="both"/>
        <w:rPr>
          <w:rFonts w:ascii="Arial Narrow" w:hAnsi="Arial Narrow" w:cs="Arial"/>
          <w:bCs/>
          <w:sz w:val="22"/>
          <w:szCs w:val="22"/>
          <w:lang w:val="es-ES"/>
        </w:rPr>
      </w:pPr>
    </w:p>
    <w:p w14:paraId="331D7029" w14:textId="77777777" w:rsidR="00621969" w:rsidRDefault="00621969" w:rsidP="00361274">
      <w:pPr>
        <w:ind w:left="709" w:right="-1"/>
        <w:jc w:val="both"/>
        <w:rPr>
          <w:rFonts w:ascii="Arial Narrow" w:hAnsi="Arial Narrow" w:cs="Arial"/>
          <w:bCs/>
          <w:sz w:val="22"/>
          <w:szCs w:val="22"/>
          <w:lang w:val="es-ES"/>
        </w:rPr>
      </w:pPr>
    </w:p>
    <w:p w14:paraId="6C32F654" w14:textId="77777777" w:rsidR="00846256"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1845" w:name="_Toc130468242"/>
      <w:bookmarkStart w:id="1846" w:name="_Toc130473043"/>
      <w:bookmarkStart w:id="1847" w:name="_Toc130481053"/>
      <w:bookmarkStart w:id="1848" w:name="_Toc130481126"/>
      <w:bookmarkStart w:id="1849" w:name="_Toc130481199"/>
      <w:bookmarkStart w:id="1850" w:name="_Toc130481272"/>
      <w:bookmarkStart w:id="1851" w:name="_Toc130481345"/>
      <w:bookmarkStart w:id="1852" w:name="_Toc130481418"/>
      <w:bookmarkStart w:id="1853" w:name="_Toc130481485"/>
      <w:bookmarkStart w:id="1854" w:name="_Toc130481558"/>
      <w:bookmarkStart w:id="1855" w:name="_Toc130481765"/>
      <w:bookmarkStart w:id="1856" w:name="_Toc130483057"/>
      <w:bookmarkStart w:id="1857" w:name="_Toc132102575"/>
      <w:bookmarkStart w:id="1858" w:name="_Toc132126842"/>
      <w:bookmarkStart w:id="1859" w:name="_Toc138874365"/>
      <w:bookmarkEnd w:id="1845"/>
      <w:bookmarkEnd w:id="1846"/>
      <w:bookmarkEnd w:id="1847"/>
      <w:bookmarkEnd w:id="1848"/>
      <w:bookmarkEnd w:id="1849"/>
      <w:bookmarkEnd w:id="1850"/>
      <w:bookmarkEnd w:id="1851"/>
      <w:bookmarkEnd w:id="1852"/>
      <w:bookmarkEnd w:id="1853"/>
      <w:bookmarkEnd w:id="1854"/>
      <w:bookmarkEnd w:id="1855"/>
      <w:bookmarkEnd w:id="1856"/>
      <w:r w:rsidRPr="00847E23">
        <w:rPr>
          <w:rStyle w:val="Textoennegrita"/>
          <w:rFonts w:ascii="Arial Narrow" w:hAnsi="Arial Narrow" w:cstheme="minorHAnsi"/>
          <w:color w:val="auto"/>
          <w:sz w:val="22"/>
          <w:szCs w:val="22"/>
        </w:rPr>
        <w:t>I</w:t>
      </w:r>
      <w:r w:rsidRPr="00847E23">
        <w:rPr>
          <w:rStyle w:val="Textoennegrita"/>
          <w:rFonts w:ascii="Arial Narrow" w:hAnsi="Arial Narrow" w:cstheme="minorHAnsi"/>
          <w:b/>
          <w:bCs/>
          <w:color w:val="auto"/>
          <w:sz w:val="22"/>
          <w:szCs w:val="22"/>
        </w:rPr>
        <w:t>NFORMACIÓN DEL REPORTE DE AVANCE ANTE SITUACIONES ADVERSAS</w:t>
      </w:r>
      <w:bookmarkEnd w:id="1857"/>
      <w:bookmarkEnd w:id="1858"/>
      <w:bookmarkEnd w:id="1859"/>
    </w:p>
    <w:p w14:paraId="7A20F371" w14:textId="77777777" w:rsidR="00846256" w:rsidRPr="008175AA" w:rsidRDefault="00846256" w:rsidP="00361274"/>
    <w:p w14:paraId="5D282ADD"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69014104"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p>
    <w:p w14:paraId="70282365" w14:textId="7C87D393" w:rsidR="00846256" w:rsidRDefault="00846256" w:rsidP="00532FE2">
      <w:pPr>
        <w:pStyle w:val="Ttulo1"/>
        <w:numPr>
          <w:ilvl w:val="0"/>
          <w:numId w:val="3"/>
        </w:numPr>
        <w:spacing w:before="0"/>
        <w:jc w:val="both"/>
        <w:rPr>
          <w:rStyle w:val="Textoennegrita"/>
          <w:rFonts w:ascii="Arial Narrow" w:hAnsi="Arial Narrow" w:cstheme="minorHAnsi"/>
          <w:b/>
          <w:bCs/>
          <w:color w:val="auto"/>
          <w:sz w:val="22"/>
          <w:szCs w:val="22"/>
        </w:rPr>
      </w:pPr>
      <w:bookmarkStart w:id="1860" w:name="_Toc132102576"/>
      <w:bookmarkStart w:id="1861" w:name="_Toc132126843"/>
      <w:bookmarkStart w:id="1862" w:name="_Toc138874366"/>
      <w:r w:rsidRPr="00847E23">
        <w:rPr>
          <w:rStyle w:val="Textoennegrita"/>
          <w:rFonts w:ascii="Arial Narrow" w:hAnsi="Arial Narrow" w:cstheme="minorHAnsi"/>
          <w:b/>
          <w:bCs/>
          <w:color w:val="auto"/>
          <w:sz w:val="22"/>
          <w:szCs w:val="22"/>
        </w:rPr>
        <w:t>INFORMACIÓN DE LAS SITUACIONES ADVERSAS COMUNICADAS EN INFORMES DE HITO DE CONTROL ANTERIORES</w:t>
      </w:r>
      <w:bookmarkEnd w:id="1860"/>
      <w:bookmarkEnd w:id="1861"/>
      <w:bookmarkEnd w:id="1862"/>
    </w:p>
    <w:p w14:paraId="01CCB640" w14:textId="77777777" w:rsidR="00727197" w:rsidRPr="00727197" w:rsidRDefault="00727197" w:rsidP="00727197">
      <w:pPr>
        <w:rPr>
          <w:rFonts w:eastAsia="Calibri"/>
        </w:rPr>
      </w:pPr>
    </w:p>
    <w:p w14:paraId="635685F8" w14:textId="35F7BFDA" w:rsidR="00727197" w:rsidRDefault="00727197" w:rsidP="00361274">
      <w:pPr>
        <w:pStyle w:val="Prrafodelista"/>
        <w:spacing w:after="0" w:line="240" w:lineRule="auto"/>
        <w:ind w:left="709"/>
        <w:jc w:val="both"/>
        <w:rPr>
          <w:rFonts w:ascii="Arial Narrow" w:hAnsi="Arial Narrow" w:cs="Arial"/>
          <w:bCs/>
        </w:rPr>
      </w:pPr>
      <w:r>
        <w:rPr>
          <w:rFonts w:ascii="Arial Narrow" w:hAnsi="Arial Narrow" w:cs="Arial"/>
          <w:bCs/>
        </w:rPr>
        <w:t>L</w:t>
      </w:r>
      <w:r w:rsidRPr="00727197">
        <w:rPr>
          <w:rFonts w:ascii="Arial Narrow" w:hAnsi="Arial Narrow" w:cs="Arial"/>
          <w:bCs/>
        </w:rPr>
        <w:t>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Default="00187AD1" w:rsidP="00361274">
      <w:pPr>
        <w:pStyle w:val="Prrafodelista"/>
        <w:spacing w:after="0" w:line="240" w:lineRule="auto"/>
        <w:ind w:left="709"/>
        <w:jc w:val="both"/>
        <w:rPr>
          <w:rFonts w:ascii="Arial Narrow" w:eastAsia="Times New Roman" w:hAnsi="Arial Narrow"/>
          <w:lang w:val="es-ES" w:eastAsia="es-PE"/>
        </w:rPr>
      </w:pPr>
    </w:p>
    <w:p w14:paraId="0EF4B9EB" w14:textId="77777777" w:rsidR="00846256" w:rsidRDefault="00846256" w:rsidP="00532FE2">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1863" w:name="_Toc132102577"/>
      <w:bookmarkStart w:id="1864" w:name="_Toc132126844"/>
      <w:bookmarkStart w:id="1865" w:name="_Toc138874367"/>
      <w:r w:rsidRPr="00847E23">
        <w:rPr>
          <w:rStyle w:val="Textoennegrita"/>
          <w:rFonts w:ascii="Arial Narrow" w:hAnsi="Arial Narrow" w:cstheme="minorHAnsi"/>
          <w:b/>
          <w:bCs/>
          <w:color w:val="auto"/>
          <w:sz w:val="22"/>
          <w:szCs w:val="22"/>
        </w:rPr>
        <w:t>CONCLUSIÓN</w:t>
      </w:r>
      <w:bookmarkEnd w:id="1863"/>
      <w:bookmarkEnd w:id="1864"/>
      <w:bookmarkEnd w:id="1865"/>
    </w:p>
    <w:p w14:paraId="5D8D13C8" w14:textId="77777777" w:rsidR="00846256" w:rsidRPr="00DF471B" w:rsidRDefault="00846256" w:rsidP="00361274">
      <w:r>
        <w:t xml:space="preserve"> </w:t>
      </w:r>
    </w:p>
    <w:p w14:paraId="083CCE54" w14:textId="31A91BA5" w:rsidR="00846256" w:rsidRDefault="00846256" w:rsidP="00361274">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t xml:space="preserve">Durante la ejecución del Control Concurrente al Hito de Control </w:t>
      </w:r>
      <w:r w:rsidR="00D6445C">
        <w:rPr>
          <w:rFonts w:ascii="Arial Narrow" w:eastAsia="Calibri" w:hAnsi="Arial Narrow"/>
          <w:sz w:val="22"/>
          <w:szCs w:val="22"/>
        </w:rPr>
        <w:t>n.</w:t>
      </w:r>
      <w:r w:rsidR="00D6445C" w:rsidRPr="00B36D5A">
        <w:rPr>
          <w:rFonts w:ascii="Arial Narrow" w:eastAsia="Calibri" w:hAnsi="Arial Narrow"/>
          <w:sz w:val="22"/>
          <w:szCs w:val="22"/>
        </w:rPr>
        <w:t>°</w:t>
      </w:r>
      <w:r w:rsidR="00D6445C">
        <w:rPr>
          <w:rFonts w:ascii="Arial Narrow" w:eastAsia="Calibri" w:hAnsi="Arial Narrow"/>
          <w:sz w:val="22"/>
          <w:szCs w:val="22"/>
        </w:rPr>
        <w:t xml:space="preserve"> </w:t>
      </w:r>
      <w:r w:rsidR="00584D74">
        <w:rPr>
          <w:rFonts w:ascii="Arial Narrow" w:eastAsia="Calibri" w:hAnsi="Arial Narrow"/>
          <w:sz w:val="22"/>
          <w:szCs w:val="22"/>
        </w:rPr>
        <w:t>5</w:t>
      </w:r>
      <w:r w:rsidR="00FA2C30" w:rsidRPr="00FA2C30">
        <w:rPr>
          <w:rFonts w:ascii="Arial Narrow" w:eastAsia="Calibri" w:hAnsi="Arial Narrow"/>
          <w:sz w:val="22"/>
          <w:szCs w:val="22"/>
        </w:rPr>
        <w:t xml:space="preserve"> “</w:t>
      </w:r>
      <w:r w:rsidR="00445F22">
        <w:rPr>
          <w:rFonts w:ascii="Arial Narrow" w:hAnsi="Arial Narrow"/>
          <w:sz w:val="22"/>
          <w:szCs w:val="22"/>
        </w:rPr>
        <w:t xml:space="preserve">Proceso </w:t>
      </w:r>
      <w:r w:rsidR="00584D74">
        <w:rPr>
          <w:rFonts w:ascii="Arial Narrow" w:hAnsi="Arial Narrow"/>
          <w:sz w:val="22"/>
          <w:szCs w:val="22"/>
        </w:rPr>
        <w:t>de ejecución de gastos del proyecto y verificación de los documentos que acrediten experiencia laboral del actual residente de obra</w:t>
      </w:r>
      <w:r w:rsidR="00FA2C30" w:rsidRPr="00FA2C30">
        <w:rPr>
          <w:rFonts w:ascii="Arial Narrow" w:hAnsi="Arial Narrow"/>
          <w:sz w:val="22"/>
          <w:szCs w:val="22"/>
        </w:rPr>
        <w:t>.”</w:t>
      </w:r>
      <w:r w:rsidRPr="00B36D5A">
        <w:rPr>
          <w:rFonts w:ascii="Arial Narrow" w:hAnsi="Arial Narrow" w:cs="Arial"/>
          <w:bCs/>
          <w:sz w:val="22"/>
          <w:szCs w:val="22"/>
          <w:lang w:val="es-ES"/>
        </w:rPr>
        <w:t xml:space="preserve">, se </w:t>
      </w:r>
      <w:r>
        <w:rPr>
          <w:rFonts w:ascii="Arial Narrow" w:hAnsi="Arial Narrow" w:cs="Arial"/>
          <w:bCs/>
          <w:sz w:val="22"/>
          <w:szCs w:val="22"/>
          <w:lang w:val="es-ES"/>
        </w:rPr>
        <w:t xml:space="preserve">advirtió </w:t>
      </w:r>
      <w:ins w:id="1866" w:author="GRAPURIMAC" w:date="2023-06-29T18:33:00Z">
        <w:r w:rsidR="00D67D51">
          <w:rPr>
            <w:rFonts w:ascii="Arial Narrow" w:hAnsi="Arial Narrow" w:cs="Arial"/>
            <w:bCs/>
            <w:sz w:val="22"/>
            <w:szCs w:val="22"/>
            <w:lang w:val="es-ES"/>
          </w:rPr>
          <w:t>tres</w:t>
        </w:r>
      </w:ins>
      <w:del w:id="1867" w:author="GRAPURIMAC" w:date="2023-06-29T18:33:00Z">
        <w:r w:rsidR="00676FB7" w:rsidDel="00D67D51">
          <w:rPr>
            <w:rFonts w:ascii="Arial Narrow" w:hAnsi="Arial Narrow" w:cs="Arial"/>
            <w:bCs/>
            <w:sz w:val="22"/>
            <w:szCs w:val="22"/>
            <w:lang w:val="es-ES"/>
          </w:rPr>
          <w:delText>cuatro</w:delText>
        </w:r>
      </w:del>
      <w:r>
        <w:rPr>
          <w:rFonts w:ascii="Arial Narrow" w:hAnsi="Arial Narrow" w:cs="Arial"/>
          <w:bCs/>
          <w:sz w:val="22"/>
          <w:szCs w:val="22"/>
          <w:lang w:val="es-ES"/>
        </w:rPr>
        <w:t xml:space="preserve"> </w:t>
      </w:r>
      <w:r w:rsidRPr="00B36D5A">
        <w:rPr>
          <w:rFonts w:ascii="Arial Narrow" w:hAnsi="Arial Narrow" w:cs="Arial"/>
          <w:bCs/>
          <w:sz w:val="22"/>
          <w:szCs w:val="22"/>
          <w:lang w:val="es-ES"/>
        </w:rPr>
        <w:t>(</w:t>
      </w:r>
      <w:ins w:id="1868" w:author="GRAPURIMAC" w:date="2023-06-29T18:33:00Z">
        <w:r w:rsidR="00D67D51">
          <w:rPr>
            <w:rFonts w:ascii="Arial Narrow" w:hAnsi="Arial Narrow" w:cs="Arial"/>
            <w:bCs/>
            <w:sz w:val="22"/>
            <w:szCs w:val="22"/>
            <w:lang w:val="es-ES"/>
          </w:rPr>
          <w:t>3</w:t>
        </w:r>
      </w:ins>
      <w:del w:id="1869" w:author="GRAPURIMAC" w:date="2023-06-29T18:33:00Z">
        <w:r w:rsidR="00676FB7" w:rsidDel="00D67D51">
          <w:rPr>
            <w:rFonts w:ascii="Arial Narrow" w:hAnsi="Arial Narrow" w:cs="Arial"/>
            <w:bCs/>
            <w:sz w:val="22"/>
            <w:szCs w:val="22"/>
            <w:lang w:val="es-ES"/>
          </w:rPr>
          <w:delText>4</w:delText>
        </w:r>
      </w:del>
      <w:r w:rsidRPr="00B36D5A">
        <w:rPr>
          <w:rFonts w:ascii="Arial Narrow" w:hAnsi="Arial Narrow" w:cs="Arial"/>
          <w:bCs/>
          <w:sz w:val="22"/>
          <w:szCs w:val="22"/>
          <w:lang w:val="es-ES"/>
        </w:rPr>
        <w:t xml:space="preserve">) </w:t>
      </w:r>
      <w:r w:rsidR="00584D74" w:rsidRPr="00B36D5A">
        <w:rPr>
          <w:rFonts w:ascii="Arial Narrow" w:hAnsi="Arial Narrow" w:cs="Arial"/>
          <w:bCs/>
          <w:sz w:val="22"/>
          <w:szCs w:val="22"/>
          <w:lang w:val="es-ES"/>
        </w:rPr>
        <w:t>situaci</w:t>
      </w:r>
      <w:r w:rsidR="00584D74">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584D74">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Pr>
          <w:rFonts w:ascii="Arial Narrow" w:hAnsi="Arial Narrow" w:cs="Arial"/>
          <w:bCs/>
          <w:sz w:val="22"/>
          <w:szCs w:val="22"/>
          <w:lang w:val="es-ES"/>
        </w:rPr>
        <w:t>n</w:t>
      </w:r>
      <w:r w:rsidRPr="00B36D5A">
        <w:rPr>
          <w:rFonts w:ascii="Arial Narrow" w:hAnsi="Arial Narrow" w:cs="Arial"/>
          <w:bCs/>
          <w:sz w:val="22"/>
          <w:szCs w:val="22"/>
          <w:lang w:val="es-ES"/>
        </w:rPr>
        <w:t xml:space="preserve"> o podría</w:t>
      </w:r>
      <w:r>
        <w:rPr>
          <w:rFonts w:ascii="Arial Narrow" w:hAnsi="Arial Narrow" w:cs="Arial"/>
          <w:bCs/>
          <w:sz w:val="22"/>
          <w:szCs w:val="22"/>
          <w:lang w:val="es-ES"/>
        </w:rPr>
        <w:t xml:space="preserve">n </w:t>
      </w:r>
      <w:r w:rsidRPr="00B36D5A">
        <w:rPr>
          <w:rFonts w:ascii="Arial Narrow" w:hAnsi="Arial Narrow" w:cs="Arial"/>
          <w:bCs/>
          <w:sz w:val="22"/>
          <w:szCs w:val="22"/>
          <w:lang w:val="es-ES"/>
        </w:rPr>
        <w:t xml:space="preserve">afectar la </w:t>
      </w:r>
      <w:r w:rsidR="00D6445C">
        <w:rPr>
          <w:rFonts w:ascii="Arial Narrow" w:hAnsi="Arial Narrow" w:cs="Arial"/>
          <w:bCs/>
          <w:sz w:val="22"/>
          <w:szCs w:val="22"/>
          <w:lang w:val="es-ES"/>
        </w:rPr>
        <w:t>ejecución física y</w:t>
      </w:r>
      <w:r w:rsidRPr="00B36D5A">
        <w:rPr>
          <w:rFonts w:ascii="Arial Narrow" w:hAnsi="Arial Narrow" w:cs="Arial"/>
          <w:bCs/>
          <w:sz w:val="22"/>
          <w:szCs w:val="22"/>
          <w:lang w:val="es-ES"/>
        </w:rPr>
        <w:t xml:space="preserve"> el resultado o logro de los objetivos </w:t>
      </w:r>
      <w:r>
        <w:rPr>
          <w:rFonts w:ascii="Arial Narrow" w:hAnsi="Arial Narrow" w:cs="Arial"/>
          <w:bCs/>
          <w:sz w:val="22"/>
          <w:szCs w:val="22"/>
          <w:lang w:val="es-ES"/>
        </w:rPr>
        <w:t>del proyecto.</w:t>
      </w:r>
    </w:p>
    <w:p w14:paraId="1BB7D034" w14:textId="77777777" w:rsidR="00D6445C" w:rsidRDefault="00D6445C" w:rsidP="00361274">
      <w:pPr>
        <w:ind w:left="709"/>
        <w:contextualSpacing/>
        <w:jc w:val="both"/>
        <w:rPr>
          <w:rFonts w:ascii="Arial Narrow" w:hAnsi="Arial Narrow" w:cs="Arial"/>
          <w:bCs/>
          <w:sz w:val="22"/>
          <w:szCs w:val="22"/>
          <w:lang w:val="es-ES"/>
        </w:rPr>
      </w:pPr>
    </w:p>
    <w:p w14:paraId="43ACF231" w14:textId="77777777" w:rsidR="00846256" w:rsidRPr="00847E23"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1870" w:name="_Toc132102578"/>
      <w:bookmarkStart w:id="1871" w:name="_Toc132126845"/>
      <w:bookmarkStart w:id="1872" w:name="_Toc138874368"/>
      <w:r w:rsidRPr="00847E23">
        <w:rPr>
          <w:rStyle w:val="Textoennegrita"/>
          <w:rFonts w:ascii="Arial Narrow" w:hAnsi="Arial Narrow" w:cstheme="minorHAnsi"/>
          <w:b/>
          <w:bCs/>
          <w:color w:val="auto"/>
          <w:sz w:val="22"/>
          <w:szCs w:val="22"/>
        </w:rPr>
        <w:t>RECOMENDACIONES</w:t>
      </w:r>
      <w:bookmarkEnd w:id="1870"/>
      <w:bookmarkEnd w:id="1871"/>
      <w:bookmarkEnd w:id="1872"/>
    </w:p>
    <w:p w14:paraId="5CD42B73" w14:textId="77777777" w:rsidR="00846256" w:rsidRPr="00967C59" w:rsidRDefault="00846256" w:rsidP="00361274">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2D24C926" w:rsidR="00846256" w:rsidRPr="00A837B9"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967C59">
        <w:rPr>
          <w:rFonts w:ascii="Arial Narrow" w:eastAsia="Times New Roman" w:hAnsi="Arial Narrow"/>
          <w:iCs/>
          <w:lang w:eastAsia="es-PE"/>
        </w:rPr>
        <w:t>situaci</w:t>
      </w:r>
      <w:r w:rsidR="00445F22">
        <w:rPr>
          <w:rFonts w:ascii="Arial Narrow" w:eastAsia="Times New Roman" w:hAnsi="Arial Narrow"/>
          <w:iCs/>
          <w:lang w:eastAsia="es-PE"/>
        </w:rPr>
        <w:t>ones</w:t>
      </w:r>
      <w:r w:rsidRPr="00967C59">
        <w:rPr>
          <w:rFonts w:ascii="Arial Narrow" w:eastAsia="Times New Roman" w:hAnsi="Arial Narrow"/>
          <w:iCs/>
          <w:lang w:eastAsia="es-PE"/>
        </w:rPr>
        <w:t xml:space="preserve"> adversa</w:t>
      </w:r>
      <w:r w:rsidR="00445F22">
        <w:rPr>
          <w:rFonts w:ascii="Arial Narrow" w:eastAsia="Times New Roman" w:hAnsi="Arial Narrow"/>
          <w:iCs/>
          <w:lang w:eastAsia="es-PE"/>
        </w:rPr>
        <w:t>s</w:t>
      </w:r>
      <w:r w:rsidRPr="00967C59">
        <w:rPr>
          <w:rFonts w:ascii="Arial Narrow" w:eastAsia="Times New Roman" w:hAnsi="Arial Narrow"/>
          <w:iCs/>
          <w:lang w:eastAsia="es-PE"/>
        </w:rPr>
        <w:t xml:space="preserve"> identificada</w:t>
      </w:r>
      <w:r w:rsidR="00445F22">
        <w:rPr>
          <w:rFonts w:ascii="Arial Narrow" w:eastAsia="Times New Roman" w:hAnsi="Arial Narrow"/>
          <w:iCs/>
          <w:lang w:eastAsia="es-PE"/>
        </w:rPr>
        <w:t>s</w:t>
      </w:r>
      <w:r w:rsidRPr="00967C59">
        <w:rPr>
          <w:rFonts w:ascii="Arial Narrow" w:eastAsia="Times New Roman" w:hAnsi="Arial Narrow"/>
          <w:iCs/>
          <w:lang w:eastAsia="es-PE"/>
        </w:rPr>
        <w:t xml:space="preserve"> como resultado del Control Concurrente al Hito de Control n.° </w:t>
      </w:r>
      <w:r w:rsidR="00584D74">
        <w:rPr>
          <w:rFonts w:ascii="Arial Narrow" w:eastAsia="Times New Roman" w:hAnsi="Arial Narrow"/>
          <w:iCs/>
          <w:lang w:eastAsia="es-PE"/>
        </w:rPr>
        <w:t>5</w:t>
      </w:r>
      <w:r w:rsidRPr="00967C59">
        <w:rPr>
          <w:rFonts w:ascii="Arial Narrow" w:eastAsia="Times New Roman" w:hAnsi="Arial Narrow"/>
          <w:iCs/>
          <w:lang w:eastAsia="es-PE"/>
        </w:rPr>
        <w:t xml:space="preserve"> </w:t>
      </w:r>
      <w:r w:rsidRPr="00747281">
        <w:rPr>
          <w:rFonts w:ascii="Arial Narrow" w:hAnsi="Arial Narrow" w:cs="Arial"/>
          <w:bCs/>
        </w:rPr>
        <w:t>“</w:t>
      </w:r>
      <w:bookmarkStart w:id="1873" w:name="_Hlk133330811"/>
      <w:r w:rsidR="00445F22">
        <w:rPr>
          <w:rFonts w:ascii="Arial Narrow" w:hAnsi="Arial Narrow"/>
        </w:rPr>
        <w:t xml:space="preserve">Proceso </w:t>
      </w:r>
      <w:r w:rsidR="00584D74">
        <w:rPr>
          <w:rFonts w:ascii="Arial Narrow" w:hAnsi="Arial Narrow"/>
        </w:rPr>
        <w:t>de ejecución de gastos del proyecto y verificación de los documentos que acrediten experiencia laboral del actual residente de obra</w:t>
      </w:r>
      <w:r w:rsidR="00FA2C30" w:rsidRPr="00FA2C30">
        <w:rPr>
          <w:rFonts w:ascii="Arial Narrow" w:hAnsi="Arial Narrow"/>
        </w:rPr>
        <w:t>”</w:t>
      </w:r>
      <w:bookmarkEnd w:id="1873"/>
      <w:r w:rsidR="00FA2C30" w:rsidRPr="00747281">
        <w:rPr>
          <w:rFonts w:ascii="Arial Narrow" w:hAnsi="Arial Narrow" w:cs="Arial"/>
        </w:rPr>
        <w:t xml:space="preserve">, </w:t>
      </w:r>
      <w:r w:rsidRPr="00967C59">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Pr>
          <w:rFonts w:ascii="Arial Narrow" w:hAnsi="Arial Narrow" w:cs="Arial"/>
          <w:bCs/>
          <w:lang w:val="es-ES"/>
        </w:rPr>
        <w:t>ejecución física y</w:t>
      </w:r>
      <w:r w:rsidR="00D6445C" w:rsidRPr="00B36D5A">
        <w:rPr>
          <w:rFonts w:ascii="Arial Narrow" w:hAnsi="Arial Narrow" w:cs="Arial"/>
          <w:bCs/>
          <w:lang w:val="es-ES"/>
        </w:rPr>
        <w:t xml:space="preserve"> el resultado o logro de los objetivos </w:t>
      </w:r>
      <w:r w:rsidR="00D6445C">
        <w:rPr>
          <w:rFonts w:ascii="Arial Narrow" w:hAnsi="Arial Narrow" w:cs="Arial"/>
          <w:bCs/>
          <w:lang w:val="es-ES"/>
        </w:rPr>
        <w:t>del proyecto</w:t>
      </w:r>
      <w:r w:rsidRPr="00967C59">
        <w:rPr>
          <w:rFonts w:ascii="Arial Narrow" w:hAnsi="Arial Narrow" w:cs="Arial"/>
          <w:bCs/>
        </w:rPr>
        <w:t>.</w:t>
      </w:r>
    </w:p>
    <w:p w14:paraId="082B9B93" w14:textId="77777777" w:rsidR="00846256" w:rsidRPr="00967C59" w:rsidRDefault="00846256" w:rsidP="00361274">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F073C0"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Pr="00967C59">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Default="00F073C0" w:rsidP="00361274">
      <w:pPr>
        <w:ind w:left="851" w:hanging="425"/>
        <w:contextualSpacing/>
        <w:jc w:val="right"/>
        <w:rPr>
          <w:rFonts w:ascii="Arial Narrow" w:hAnsi="Arial Narrow" w:cs="Arial"/>
          <w:sz w:val="22"/>
          <w:szCs w:val="22"/>
        </w:rPr>
      </w:pPr>
    </w:p>
    <w:p w14:paraId="114D5BDB" w14:textId="020CAF00" w:rsidR="00846256" w:rsidRDefault="00846256" w:rsidP="00361274">
      <w:pPr>
        <w:ind w:left="851" w:hanging="425"/>
        <w:contextualSpacing/>
        <w:jc w:val="right"/>
        <w:rPr>
          <w:rFonts w:ascii="Arial Narrow" w:hAnsi="Arial Narrow" w:cs="Arial"/>
          <w:sz w:val="22"/>
          <w:szCs w:val="22"/>
        </w:rPr>
      </w:pPr>
      <w:r w:rsidRPr="00967C59">
        <w:rPr>
          <w:rFonts w:ascii="Arial Narrow" w:hAnsi="Arial Narrow" w:cs="Arial"/>
          <w:sz w:val="22"/>
          <w:szCs w:val="22"/>
        </w:rPr>
        <w:t xml:space="preserve">Abancay, </w:t>
      </w:r>
      <w:r w:rsidR="003F5CA7">
        <w:rPr>
          <w:rFonts w:ascii="Arial Narrow" w:hAnsi="Arial Narrow" w:cs="Arial"/>
          <w:sz w:val="22"/>
          <w:szCs w:val="22"/>
        </w:rPr>
        <w:t>2</w:t>
      </w:r>
      <w:ins w:id="1874" w:author="GRAPURIMAC" w:date="2023-06-29T18:34:00Z">
        <w:r w:rsidR="00D67D51">
          <w:rPr>
            <w:rFonts w:ascii="Arial Narrow" w:hAnsi="Arial Narrow" w:cs="Arial"/>
            <w:sz w:val="22"/>
            <w:szCs w:val="22"/>
          </w:rPr>
          <w:t>8</w:t>
        </w:r>
      </w:ins>
      <w:del w:id="1875" w:author="GRAPURIMAC" w:date="2023-06-29T18:34:00Z">
        <w:r w:rsidR="00613EF2" w:rsidDel="00D67D51">
          <w:rPr>
            <w:rFonts w:ascii="Arial Narrow" w:hAnsi="Arial Narrow" w:cs="Arial"/>
            <w:sz w:val="22"/>
            <w:szCs w:val="22"/>
          </w:rPr>
          <w:delText>1</w:delText>
        </w:r>
      </w:del>
      <w:r w:rsidRPr="00967C59">
        <w:rPr>
          <w:rFonts w:ascii="Arial Narrow" w:hAnsi="Arial Narrow" w:cs="Arial"/>
          <w:sz w:val="22"/>
          <w:szCs w:val="22"/>
        </w:rPr>
        <w:t xml:space="preserve"> de </w:t>
      </w:r>
      <w:r w:rsidR="005B58EC">
        <w:rPr>
          <w:rFonts w:ascii="Arial Narrow" w:hAnsi="Arial Narrow" w:cs="Arial"/>
          <w:sz w:val="22"/>
          <w:szCs w:val="22"/>
        </w:rPr>
        <w:t>junio</w:t>
      </w:r>
      <w:r>
        <w:rPr>
          <w:rFonts w:ascii="Arial Narrow" w:hAnsi="Arial Narrow" w:cs="Arial"/>
          <w:sz w:val="22"/>
          <w:szCs w:val="22"/>
        </w:rPr>
        <w:t xml:space="preserve"> </w:t>
      </w:r>
      <w:r w:rsidRPr="00967C59">
        <w:rPr>
          <w:rFonts w:ascii="Arial Narrow" w:hAnsi="Arial Narrow" w:cs="Arial"/>
          <w:sz w:val="22"/>
          <w:szCs w:val="22"/>
        </w:rPr>
        <w:t>de 202</w:t>
      </w:r>
      <w:r>
        <w:rPr>
          <w:rFonts w:ascii="Arial Narrow" w:hAnsi="Arial Narrow" w:cs="Arial"/>
          <w:sz w:val="22"/>
          <w:szCs w:val="22"/>
        </w:rPr>
        <w:t>3</w:t>
      </w:r>
    </w:p>
    <w:p w14:paraId="5DDA47AA" w14:textId="65942D39" w:rsidR="00D73C4C" w:rsidRDefault="00D73C4C" w:rsidP="00361274">
      <w:pPr>
        <w:ind w:left="851" w:hanging="425"/>
        <w:contextualSpacing/>
        <w:jc w:val="right"/>
        <w:rPr>
          <w:rFonts w:ascii="Arial Narrow" w:hAnsi="Arial Narrow" w:cs="Arial"/>
          <w:sz w:val="22"/>
          <w:szCs w:val="22"/>
        </w:rPr>
      </w:pPr>
    </w:p>
    <w:p w14:paraId="4CB46BC5" w14:textId="0D9567B6" w:rsidR="00D73C4C" w:rsidRDefault="00D73C4C" w:rsidP="00361274">
      <w:pPr>
        <w:ind w:left="851" w:hanging="425"/>
        <w:contextualSpacing/>
        <w:jc w:val="right"/>
        <w:rPr>
          <w:rFonts w:ascii="Arial Narrow" w:hAnsi="Arial Narrow" w:cs="Arial"/>
          <w:sz w:val="22"/>
          <w:szCs w:val="22"/>
        </w:rPr>
      </w:pPr>
    </w:p>
    <w:p w14:paraId="37B85948" w14:textId="77777777" w:rsidR="007613B9" w:rsidRDefault="007613B9" w:rsidP="00361274">
      <w:pPr>
        <w:ind w:left="851" w:hanging="425"/>
        <w:contextualSpacing/>
        <w:jc w:val="right"/>
        <w:rPr>
          <w:rFonts w:ascii="Arial Narrow" w:hAnsi="Arial Narrow" w:cs="Arial"/>
          <w:sz w:val="22"/>
          <w:szCs w:val="22"/>
        </w:rPr>
      </w:pPr>
    </w:p>
    <w:p w14:paraId="329F65E8" w14:textId="290E8CE0" w:rsidR="00F073C0" w:rsidRDefault="00F073C0" w:rsidP="00361274">
      <w:pPr>
        <w:ind w:left="851" w:hanging="425"/>
        <w:contextualSpacing/>
        <w:jc w:val="right"/>
        <w:rPr>
          <w:rFonts w:ascii="Arial Narrow" w:eastAsia="Calibri" w:hAnsi="Arial Narrow" w:cs="Arial"/>
          <w:bCs/>
          <w:sz w:val="22"/>
          <w:szCs w:val="22"/>
          <w:highlight w:val="yellow"/>
        </w:rPr>
      </w:pPr>
    </w:p>
    <w:p w14:paraId="2E3F2AF8" w14:textId="77777777" w:rsidR="00F073C0" w:rsidRPr="00F073C0" w:rsidRDefault="00F073C0" w:rsidP="00361274">
      <w:pPr>
        <w:ind w:left="851" w:hanging="425"/>
        <w:contextualSpacing/>
        <w:jc w:val="right"/>
        <w:rPr>
          <w:rFonts w:ascii="Arial Narrow" w:eastAsia="Calibri" w:hAnsi="Arial Narrow" w:cs="Arial"/>
          <w:bCs/>
          <w:sz w:val="10"/>
          <w:szCs w:val="10"/>
          <w:highlight w:val="yellow"/>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846256" w:rsidRPr="009F1574" w14:paraId="5E776B22" w14:textId="77777777" w:rsidTr="009375BF">
        <w:trPr>
          <w:jc w:val="center"/>
        </w:trPr>
        <w:tc>
          <w:tcPr>
            <w:tcW w:w="4249" w:type="dxa"/>
          </w:tcPr>
          <w:p w14:paraId="3A91A966" w14:textId="77777777" w:rsidR="00846256" w:rsidRPr="00DE12FA" w:rsidRDefault="00846256" w:rsidP="00361274">
            <w:pPr>
              <w:jc w:val="center"/>
              <w:rPr>
                <w:rFonts w:ascii="Arial Narrow" w:hAnsi="Arial Narrow"/>
                <w:b/>
                <w:iCs/>
                <w:szCs w:val="18"/>
                <w:lang w:eastAsia="es-PE"/>
              </w:rPr>
            </w:pPr>
          </w:p>
          <w:p w14:paraId="011C8400"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E00B497"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Dennis Helmle Camacho</w:t>
            </w:r>
          </w:p>
          <w:p w14:paraId="3C1CCE5D"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lastRenderedPageBreak/>
              <w:t>Supervisor</w:t>
            </w:r>
          </w:p>
          <w:p w14:paraId="38258BFE"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37870AF" w14:textId="77777777" w:rsidR="00846256" w:rsidRPr="00DE12FA" w:rsidRDefault="00846256" w:rsidP="00361274">
            <w:pPr>
              <w:rPr>
                <w:rFonts w:ascii="Arial Narrow" w:hAnsi="Arial Narrow"/>
                <w:bCs/>
                <w:szCs w:val="22"/>
              </w:rPr>
            </w:pPr>
          </w:p>
          <w:p w14:paraId="7F81C2A3" w14:textId="77777777" w:rsidR="00846256" w:rsidRPr="00DE12FA" w:rsidRDefault="00846256" w:rsidP="00361274">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014F667" w14:textId="77777777" w:rsidR="00846256" w:rsidRPr="00DE12FA" w:rsidRDefault="00846256" w:rsidP="00361274">
            <w:pPr>
              <w:ind w:left="708" w:hanging="708"/>
              <w:jc w:val="center"/>
              <w:rPr>
                <w:rFonts w:ascii="Arial Narrow" w:hAnsi="Arial Narrow"/>
                <w:b/>
                <w:iCs/>
                <w:szCs w:val="18"/>
                <w:lang w:eastAsia="es-PE"/>
              </w:rPr>
            </w:pPr>
            <w:r>
              <w:rPr>
                <w:rFonts w:ascii="Arial Narrow" w:hAnsi="Arial Narrow"/>
                <w:b/>
                <w:iCs/>
                <w:szCs w:val="18"/>
                <w:lang w:eastAsia="es-PE"/>
              </w:rPr>
              <w:t xml:space="preserve">Manuel Raúl Lívano Luna </w:t>
            </w:r>
          </w:p>
          <w:p w14:paraId="2F3DABC1"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lastRenderedPageBreak/>
              <w:t>Jefe de Comisión</w:t>
            </w:r>
          </w:p>
          <w:p w14:paraId="6BF2D8E3"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846256" w:rsidRPr="009F1574" w14:paraId="18702F04" w14:textId="77777777" w:rsidTr="009375BF">
        <w:trPr>
          <w:trHeight w:val="1543"/>
          <w:jc w:val="center"/>
        </w:trPr>
        <w:tc>
          <w:tcPr>
            <w:tcW w:w="8499" w:type="dxa"/>
            <w:gridSpan w:val="2"/>
            <w:vAlign w:val="center"/>
          </w:tcPr>
          <w:p w14:paraId="2655DC22" w14:textId="77777777" w:rsidR="00846256" w:rsidRPr="00F073C0" w:rsidRDefault="00846256" w:rsidP="00361274">
            <w:pPr>
              <w:jc w:val="center"/>
              <w:rPr>
                <w:rFonts w:ascii="Arial Narrow" w:hAnsi="Arial Narrow"/>
                <w:b/>
                <w:iCs/>
                <w:sz w:val="2"/>
                <w:szCs w:val="2"/>
                <w:lang w:eastAsia="es-PE"/>
              </w:rPr>
            </w:pPr>
          </w:p>
          <w:p w14:paraId="11E9A294" w14:textId="12A2A3F4" w:rsidR="00846256" w:rsidRDefault="00846256" w:rsidP="00361274">
            <w:pPr>
              <w:rPr>
                <w:rFonts w:ascii="Arial Narrow" w:hAnsi="Arial Narrow"/>
                <w:b/>
                <w:iCs/>
                <w:szCs w:val="18"/>
                <w:lang w:eastAsia="es-PE"/>
              </w:rPr>
            </w:pPr>
          </w:p>
          <w:p w14:paraId="04788E14" w14:textId="1FEF3EDA" w:rsidR="007613B9" w:rsidRDefault="007613B9" w:rsidP="00361274">
            <w:pPr>
              <w:rPr>
                <w:rFonts w:ascii="Arial Narrow" w:hAnsi="Arial Narrow"/>
                <w:b/>
                <w:iCs/>
                <w:szCs w:val="18"/>
                <w:lang w:eastAsia="es-PE"/>
              </w:rPr>
            </w:pPr>
          </w:p>
          <w:p w14:paraId="384B03C4" w14:textId="30DC567D" w:rsidR="007613B9" w:rsidRDefault="007613B9" w:rsidP="00361274">
            <w:pPr>
              <w:rPr>
                <w:rFonts w:ascii="Arial Narrow" w:hAnsi="Arial Narrow"/>
                <w:b/>
                <w:iCs/>
                <w:szCs w:val="18"/>
                <w:lang w:eastAsia="es-PE"/>
              </w:rPr>
            </w:pPr>
          </w:p>
          <w:p w14:paraId="0FEEBC8D" w14:textId="6597D50C" w:rsidR="007613B9" w:rsidRDefault="007613B9" w:rsidP="00361274">
            <w:pPr>
              <w:rPr>
                <w:rFonts w:ascii="Arial Narrow" w:hAnsi="Arial Narrow"/>
                <w:b/>
                <w:iCs/>
                <w:szCs w:val="18"/>
                <w:lang w:eastAsia="es-PE"/>
              </w:rPr>
            </w:pPr>
          </w:p>
          <w:p w14:paraId="0CD51630" w14:textId="77777777" w:rsidR="009375BF" w:rsidRDefault="009375BF" w:rsidP="00361274">
            <w:pPr>
              <w:rPr>
                <w:rFonts w:ascii="Arial Narrow" w:hAnsi="Arial Narrow"/>
                <w:b/>
                <w:iCs/>
                <w:szCs w:val="18"/>
                <w:lang w:eastAsia="es-PE"/>
              </w:rPr>
            </w:pPr>
          </w:p>
          <w:p w14:paraId="01B75542" w14:textId="77777777" w:rsidR="007613B9" w:rsidRDefault="007613B9" w:rsidP="00361274">
            <w:pPr>
              <w:rPr>
                <w:rFonts w:ascii="Arial Narrow" w:hAnsi="Arial Narrow"/>
                <w:b/>
                <w:iCs/>
                <w:szCs w:val="18"/>
                <w:lang w:eastAsia="es-PE"/>
              </w:rPr>
            </w:pPr>
          </w:p>
          <w:p w14:paraId="4B0EC3B5" w14:textId="324CF958"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w:t>
            </w:r>
          </w:p>
          <w:p w14:paraId="1076DC96" w14:textId="05848323" w:rsidR="00846256" w:rsidRPr="00DE12FA" w:rsidRDefault="00445F22" w:rsidP="00361274">
            <w:pPr>
              <w:jc w:val="center"/>
              <w:rPr>
                <w:rFonts w:ascii="Arial Narrow" w:hAnsi="Arial Narrow"/>
                <w:b/>
                <w:iCs/>
                <w:szCs w:val="18"/>
                <w:lang w:eastAsia="es-PE"/>
              </w:rPr>
            </w:pPr>
            <w:r>
              <w:rPr>
                <w:rFonts w:ascii="Arial Narrow" w:hAnsi="Arial Narrow"/>
                <w:b/>
                <w:iCs/>
                <w:szCs w:val="18"/>
                <w:lang w:eastAsia="es-PE"/>
              </w:rPr>
              <w:t>César Cornejo Antón</w:t>
            </w:r>
          </w:p>
          <w:p w14:paraId="3AF91433" w14:textId="77777777" w:rsidR="00846256" w:rsidRPr="00DE12FA" w:rsidRDefault="00846256" w:rsidP="00361274">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0088BABA" w14:textId="77777777" w:rsidR="00846256" w:rsidRPr="009B6A0C" w:rsidRDefault="00846256" w:rsidP="00361274">
            <w:pPr>
              <w:jc w:val="center"/>
              <w:rPr>
                <w:rFonts w:ascii="Arial Narrow" w:hAnsi="Arial Narrow"/>
                <w:iCs/>
                <w:szCs w:val="18"/>
                <w:lang w:eastAsia="es-PE"/>
              </w:rPr>
            </w:pPr>
            <w:r>
              <w:rPr>
                <w:rFonts w:ascii="Arial Narrow" w:hAnsi="Arial Narrow"/>
                <w:iCs/>
                <w:szCs w:val="18"/>
                <w:lang w:eastAsia="es-PE"/>
              </w:rPr>
              <w:t xml:space="preserve">Gobierno </w:t>
            </w:r>
            <w:r w:rsidRPr="00DE12FA">
              <w:rPr>
                <w:rFonts w:ascii="Arial Narrow" w:hAnsi="Arial Narrow"/>
                <w:iCs/>
                <w:szCs w:val="18"/>
                <w:lang w:eastAsia="es-PE"/>
              </w:rPr>
              <w:t>Regional de Apurímac</w:t>
            </w:r>
          </w:p>
        </w:tc>
      </w:tr>
    </w:tbl>
    <w:p w14:paraId="2BFC1038" w14:textId="6EA2B23E" w:rsidR="00846256" w:rsidRDefault="00846256" w:rsidP="00361274">
      <w:pPr>
        <w:rPr>
          <w:ins w:id="1876" w:author="GRAPURIMAC" w:date="2023-06-29T18:34:00Z"/>
          <w:rFonts w:ascii="Arial Narrow" w:hAnsi="Arial Narrow"/>
          <w:sz w:val="22"/>
          <w:szCs w:val="22"/>
          <w:highlight w:val="yellow"/>
        </w:rPr>
      </w:pPr>
    </w:p>
    <w:p w14:paraId="729CEB5B" w14:textId="168BCD0B" w:rsidR="00EA621F" w:rsidRDefault="00EA621F" w:rsidP="00361274">
      <w:pPr>
        <w:rPr>
          <w:ins w:id="1877" w:author="GRAPURIMAC" w:date="2023-06-29T18:34:00Z"/>
          <w:rFonts w:ascii="Arial Narrow" w:hAnsi="Arial Narrow"/>
          <w:sz w:val="22"/>
          <w:szCs w:val="22"/>
          <w:highlight w:val="yellow"/>
        </w:rPr>
      </w:pPr>
    </w:p>
    <w:p w14:paraId="0C45E6DB" w14:textId="5FFBC32F" w:rsidR="00EA621F" w:rsidRDefault="00EA621F" w:rsidP="00361274">
      <w:pPr>
        <w:rPr>
          <w:ins w:id="1878" w:author="GRAPURIMAC" w:date="2023-06-29T18:34:00Z"/>
          <w:rFonts w:ascii="Arial Narrow" w:hAnsi="Arial Narrow"/>
          <w:sz w:val="22"/>
          <w:szCs w:val="22"/>
          <w:highlight w:val="yellow"/>
        </w:rPr>
      </w:pPr>
    </w:p>
    <w:p w14:paraId="587BBF0F" w14:textId="58C3A5A0" w:rsidR="00EA621F" w:rsidRDefault="00EA621F" w:rsidP="00361274">
      <w:pPr>
        <w:rPr>
          <w:ins w:id="1879" w:author="GRAPURIMAC" w:date="2023-06-29T18:34:00Z"/>
          <w:rFonts w:ascii="Arial Narrow" w:hAnsi="Arial Narrow"/>
          <w:sz w:val="22"/>
          <w:szCs w:val="22"/>
          <w:highlight w:val="yellow"/>
        </w:rPr>
      </w:pPr>
    </w:p>
    <w:p w14:paraId="64B5D2C0" w14:textId="18B59661" w:rsidR="00EA621F" w:rsidRDefault="00EA621F" w:rsidP="00361274">
      <w:pPr>
        <w:rPr>
          <w:ins w:id="1880" w:author="GRAPURIMAC" w:date="2023-06-29T18:34:00Z"/>
          <w:rFonts w:ascii="Arial Narrow" w:hAnsi="Arial Narrow"/>
          <w:sz w:val="22"/>
          <w:szCs w:val="22"/>
          <w:highlight w:val="yellow"/>
        </w:rPr>
      </w:pPr>
    </w:p>
    <w:p w14:paraId="0956CAC1" w14:textId="77777777" w:rsidR="00EA621F" w:rsidRDefault="00EA621F" w:rsidP="00361274">
      <w:pPr>
        <w:rPr>
          <w:rFonts w:ascii="Arial Narrow" w:hAnsi="Arial Narrow"/>
          <w:sz w:val="22"/>
          <w:szCs w:val="22"/>
          <w:highlight w:val="yellow"/>
        </w:rPr>
      </w:pPr>
    </w:p>
    <w:p w14:paraId="7BC48E41" w14:textId="58CF5064" w:rsidR="00846256" w:rsidRPr="009F6EBA" w:rsidRDefault="00846256" w:rsidP="00361274">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 xml:space="preserve"> </w:t>
      </w:r>
      <w:r w:rsidRPr="009F6EBA">
        <w:rPr>
          <w:rFonts w:ascii="Arial Narrow" w:eastAsia="Calibri" w:hAnsi="Arial Narrow" w:cs="Arial"/>
          <w:b/>
          <w:bCs/>
          <w:sz w:val="22"/>
          <w:szCs w:val="22"/>
        </w:rPr>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1</w:t>
      </w:r>
    </w:p>
    <w:p w14:paraId="3E923BF4" w14:textId="77777777" w:rsidR="00846256" w:rsidRPr="009F6EBA" w:rsidRDefault="00846256" w:rsidP="00361274">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0B12C3E7" w14:textId="77777777" w:rsidR="00846256" w:rsidRPr="009F1574" w:rsidRDefault="00846256" w:rsidP="00361274">
      <w:pPr>
        <w:pStyle w:val="Prrafodelista"/>
        <w:tabs>
          <w:tab w:val="left" w:pos="142"/>
        </w:tabs>
        <w:spacing w:after="0" w:line="240" w:lineRule="auto"/>
        <w:ind w:left="426"/>
        <w:jc w:val="both"/>
        <w:rPr>
          <w:rFonts w:ascii="Arial Narrow" w:hAnsi="Arial Narrow" w:cs="Arial"/>
          <w:b/>
          <w:bCs/>
          <w:highlight w:val="yellow"/>
        </w:rPr>
      </w:pPr>
    </w:p>
    <w:p w14:paraId="73EB50CC" w14:textId="32652062" w:rsidR="00FA2C30" w:rsidRDefault="00846256" w:rsidP="00FB6974">
      <w:pPr>
        <w:pStyle w:val="Prrafodelista"/>
        <w:numPr>
          <w:ilvl w:val="0"/>
          <w:numId w:val="2"/>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124BDF24" w14:textId="77777777" w:rsidR="00FB6974" w:rsidRPr="00FB6974" w:rsidRDefault="00FB6974" w:rsidP="00FB6974">
      <w:pPr>
        <w:pStyle w:val="Prrafodelista"/>
        <w:tabs>
          <w:tab w:val="left" w:pos="142"/>
        </w:tabs>
        <w:spacing w:after="0" w:line="240" w:lineRule="auto"/>
        <w:ind w:left="426"/>
        <w:jc w:val="both"/>
        <w:rPr>
          <w:rFonts w:ascii="Arial Narrow" w:hAnsi="Arial Narrow" w:cs="Arial"/>
          <w:b/>
          <w:bCs/>
        </w:rPr>
      </w:pPr>
    </w:p>
    <w:p w14:paraId="1F08F905" w14:textId="1151A080" w:rsidR="00FA2C30" w:rsidRDefault="00C400D0" w:rsidP="00FB6974">
      <w:pPr>
        <w:pStyle w:val="Prrafodelista"/>
        <w:tabs>
          <w:tab w:val="left" w:pos="142"/>
        </w:tabs>
        <w:spacing w:after="0" w:line="240" w:lineRule="auto"/>
        <w:ind w:left="709"/>
        <w:jc w:val="both"/>
        <w:rPr>
          <w:rFonts w:ascii="Arial Narrow" w:hAnsi="Arial Narrow" w:cs="Arial"/>
          <w:b/>
          <w:bCs/>
        </w:rPr>
      </w:pPr>
      <w:r w:rsidRPr="00773439">
        <w:rPr>
          <w:rFonts w:ascii="Arial Narrow" w:hAnsi="Arial Narrow"/>
          <w:b/>
          <w:bCs/>
        </w:rPr>
        <w:t>CRONOGRAMA</w:t>
      </w:r>
      <w:r w:rsidRPr="00773439">
        <w:rPr>
          <w:rFonts w:ascii="Arial Narrow" w:hAnsi="Arial Narrow" w:cs="Arial"/>
          <w:b/>
          <w:bCs/>
        </w:rPr>
        <w:t xml:space="preserve"> DE EJECUCIÓN DE OBRA HABRÍA SIDO ELABORAD</w:t>
      </w:r>
      <w:r>
        <w:rPr>
          <w:rFonts w:ascii="Arial Narrow" w:hAnsi="Arial Narrow" w:cs="Arial"/>
          <w:b/>
          <w:bCs/>
        </w:rPr>
        <w:t>O</w:t>
      </w:r>
      <w:r w:rsidRPr="00773439">
        <w:rPr>
          <w:rFonts w:ascii="Arial Narrow" w:hAnsi="Arial Narrow" w:cs="Arial"/>
          <w:b/>
          <w:bCs/>
        </w:rPr>
        <w:t xml:space="preserve"> SIN CONSIDERAR UNA RUTA CRÍTICA DE EJECUCIÓN DE OBRA, Y SIN OBSERVANCIA A LAS DIRECTIVAS VIGENTES EN RELACIÓN A EJECUCIÓN DE OBRAS POR ADMINISTRACIÓN DIRECTA</w:t>
      </w:r>
      <w:r w:rsidR="00FA2C30" w:rsidRPr="00FA2C30">
        <w:rPr>
          <w:rFonts w:ascii="Arial Narrow" w:hAnsi="Arial Narrow" w:cs="Arial"/>
          <w:b/>
          <w:bCs/>
        </w:rPr>
        <w:t xml:space="preserve">. </w:t>
      </w:r>
    </w:p>
    <w:p w14:paraId="1E6F015A" w14:textId="77777777" w:rsidR="00C400D0" w:rsidRDefault="00C400D0" w:rsidP="00FA2C30">
      <w:pPr>
        <w:pStyle w:val="Prrafodelista"/>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665DE5" w:rsidRPr="00665DE5" w14:paraId="12766FA5" w14:textId="77777777" w:rsidTr="00441E28">
        <w:tc>
          <w:tcPr>
            <w:tcW w:w="714" w:type="dxa"/>
            <w:shd w:val="clear" w:color="auto" w:fill="9CC2E5"/>
          </w:tcPr>
          <w:p w14:paraId="0F145AD3" w14:textId="77777777" w:rsidR="00846256" w:rsidRPr="00665DE5" w:rsidRDefault="00846256"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1AED08C7" w14:textId="77777777" w:rsidR="00846256" w:rsidRPr="00665DE5" w:rsidRDefault="00846256"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665DE5" w:rsidRPr="00665DE5" w14:paraId="4FC043BF" w14:textId="77777777" w:rsidTr="00441E28">
        <w:tc>
          <w:tcPr>
            <w:tcW w:w="714" w:type="dxa"/>
            <w:shd w:val="clear" w:color="auto" w:fill="auto"/>
          </w:tcPr>
          <w:p w14:paraId="54960719" w14:textId="33326EA2" w:rsidR="00FA4C9B" w:rsidRPr="00665DE5" w:rsidRDefault="00FA2C30"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1</w:t>
            </w:r>
          </w:p>
        </w:tc>
        <w:tc>
          <w:tcPr>
            <w:tcW w:w="7072" w:type="dxa"/>
            <w:shd w:val="clear" w:color="auto" w:fill="auto"/>
          </w:tcPr>
          <w:p w14:paraId="1A9B3801" w14:textId="282672F4" w:rsidR="00FA4C9B" w:rsidRPr="00665DE5" w:rsidRDefault="008F1671" w:rsidP="00361274">
            <w:pPr>
              <w:rPr>
                <w:rFonts w:ascii="Arial Narrow" w:hAnsi="Arial Narrow"/>
                <w:sz w:val="22"/>
                <w:szCs w:val="22"/>
              </w:rPr>
            </w:pPr>
            <w:r>
              <w:rPr>
                <w:rFonts w:ascii="Arial Narrow" w:hAnsi="Arial Narrow"/>
                <w:sz w:val="22"/>
                <w:szCs w:val="22"/>
              </w:rPr>
              <w:t>Oficio n.° 262-2023-GRAP/11GRDS</w:t>
            </w:r>
            <w:r w:rsidR="000F2A7D">
              <w:rPr>
                <w:rFonts w:ascii="Arial Narrow" w:hAnsi="Arial Narrow"/>
                <w:sz w:val="22"/>
                <w:szCs w:val="22"/>
              </w:rPr>
              <w:t xml:space="preserve"> de 9 de mayo 2023</w:t>
            </w:r>
          </w:p>
        </w:tc>
      </w:tr>
    </w:tbl>
    <w:p w14:paraId="38323697" w14:textId="382CC0D2" w:rsidR="00727197" w:rsidRDefault="00727197" w:rsidP="00361274">
      <w:pPr>
        <w:rPr>
          <w:rFonts w:ascii="Arial Narrow" w:hAnsi="Arial Narrow"/>
        </w:rPr>
      </w:pPr>
    </w:p>
    <w:p w14:paraId="3ECBFFEB" w14:textId="77777777" w:rsidR="00C400D0" w:rsidRPr="00C400D0" w:rsidRDefault="00C400D0" w:rsidP="00FB6974">
      <w:pPr>
        <w:ind w:left="709"/>
        <w:jc w:val="both"/>
        <w:rPr>
          <w:rFonts w:ascii="Arial Narrow" w:hAnsi="Arial Narrow" w:cs="Arial"/>
          <w:b/>
          <w:bCs/>
        </w:rPr>
      </w:pPr>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2420A4" w:rsidRPr="00665DE5" w14:paraId="2159003F" w14:textId="77777777" w:rsidTr="007A4A65">
        <w:tc>
          <w:tcPr>
            <w:tcW w:w="714" w:type="dxa"/>
            <w:shd w:val="clear" w:color="auto" w:fill="9CC2E5"/>
          </w:tcPr>
          <w:p w14:paraId="6E9EB7E8"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5A023285"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8A1435" w:rsidRPr="00665DE5" w14:paraId="6AE20221" w14:textId="77777777" w:rsidTr="007A4A65">
        <w:tc>
          <w:tcPr>
            <w:tcW w:w="714" w:type="dxa"/>
            <w:shd w:val="clear" w:color="auto" w:fill="auto"/>
          </w:tcPr>
          <w:p w14:paraId="5A7EE715" w14:textId="7B7898EE" w:rsidR="008A1435" w:rsidRDefault="008A1435"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5174049E" w14:textId="77772E2B" w:rsidR="008A1435" w:rsidRPr="00665DE5" w:rsidRDefault="008A1435" w:rsidP="007A4A65">
            <w:pPr>
              <w:rPr>
                <w:rFonts w:ascii="Arial Narrow" w:hAnsi="Arial Narrow"/>
                <w:sz w:val="22"/>
                <w:szCs w:val="22"/>
              </w:rPr>
            </w:pPr>
            <w:r>
              <w:rPr>
                <w:rFonts w:ascii="Arial Narrow" w:hAnsi="Arial Narrow"/>
                <w:sz w:val="22"/>
                <w:szCs w:val="22"/>
              </w:rPr>
              <w:t>Oficio n.° 382-2023-GRAP/11GRDS de 8 de junio de 2023</w:t>
            </w:r>
          </w:p>
        </w:tc>
      </w:tr>
      <w:tr w:rsidR="00D01E6E" w:rsidRPr="00665DE5" w14:paraId="40666B41" w14:textId="77777777" w:rsidTr="007A4A65">
        <w:tc>
          <w:tcPr>
            <w:tcW w:w="714" w:type="dxa"/>
            <w:shd w:val="clear" w:color="auto" w:fill="auto"/>
          </w:tcPr>
          <w:p w14:paraId="564CF823" w14:textId="342D7900" w:rsidR="00D01E6E" w:rsidRDefault="00D01E6E"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2</w:t>
            </w:r>
          </w:p>
        </w:tc>
        <w:tc>
          <w:tcPr>
            <w:tcW w:w="7072" w:type="dxa"/>
            <w:shd w:val="clear" w:color="auto" w:fill="auto"/>
          </w:tcPr>
          <w:p w14:paraId="61D841EF" w14:textId="460C518B" w:rsidR="00D01E6E" w:rsidRPr="00665DE5" w:rsidRDefault="00FB6974" w:rsidP="007A4A65">
            <w:pPr>
              <w:rPr>
                <w:rFonts w:ascii="Arial Narrow" w:hAnsi="Arial Narrow"/>
                <w:sz w:val="22"/>
                <w:szCs w:val="22"/>
              </w:rPr>
            </w:pPr>
            <w:r>
              <w:rPr>
                <w:rFonts w:ascii="Arial Narrow" w:hAnsi="Arial Narrow" w:cs="Arial"/>
                <w:bCs/>
                <w:sz w:val="22"/>
                <w:szCs w:val="22"/>
              </w:rPr>
              <w:t>Oficio n.° 123-2023-GRAP/11/GRDS, de 4 de abril de 2023</w:t>
            </w:r>
          </w:p>
        </w:tc>
      </w:tr>
      <w:tr w:rsidR="002420A4" w:rsidRPr="00665DE5" w14:paraId="048B3BBE" w14:textId="77777777" w:rsidTr="007A4A65">
        <w:tc>
          <w:tcPr>
            <w:tcW w:w="714" w:type="dxa"/>
            <w:shd w:val="clear" w:color="auto" w:fill="auto"/>
          </w:tcPr>
          <w:p w14:paraId="2B1A379A" w14:textId="108C93B8" w:rsidR="002420A4" w:rsidRPr="00665DE5" w:rsidRDefault="00D01E6E"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shd w:val="clear" w:color="auto" w:fill="auto"/>
          </w:tcPr>
          <w:p w14:paraId="27D3D47B" w14:textId="77777777"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07-2023-CG-OCI-GORE/APURIMAC, de 12 de junio de 2023</w:t>
            </w:r>
          </w:p>
        </w:tc>
      </w:tr>
      <w:tr w:rsidR="002420A4" w:rsidRPr="00665DE5" w14:paraId="385A3CE0" w14:textId="77777777" w:rsidTr="007A4A65">
        <w:tc>
          <w:tcPr>
            <w:tcW w:w="714" w:type="dxa"/>
            <w:shd w:val="clear" w:color="auto" w:fill="auto"/>
          </w:tcPr>
          <w:p w14:paraId="6C7F9F51" w14:textId="66165F31" w:rsidR="002420A4" w:rsidRPr="00665DE5" w:rsidRDefault="00D01E6E"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4</w:t>
            </w:r>
          </w:p>
        </w:tc>
        <w:tc>
          <w:tcPr>
            <w:tcW w:w="7072" w:type="dxa"/>
            <w:shd w:val="clear" w:color="auto" w:fill="auto"/>
          </w:tcPr>
          <w:p w14:paraId="770FE893" w14:textId="77777777"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08-2023-CG-OCI-GORE/APURIMAC, de 13 de junio de 2023</w:t>
            </w:r>
          </w:p>
        </w:tc>
      </w:tr>
    </w:tbl>
    <w:p w14:paraId="7A2180C0" w14:textId="77777777" w:rsidR="00FB6974" w:rsidRDefault="00FB6974" w:rsidP="00FB6974">
      <w:pPr>
        <w:ind w:left="709"/>
        <w:jc w:val="both"/>
        <w:rPr>
          <w:rFonts w:ascii="Arial Narrow" w:hAnsi="Arial Narrow"/>
          <w:b/>
          <w:bCs/>
        </w:rPr>
      </w:pPr>
    </w:p>
    <w:p w14:paraId="554B7C5C" w14:textId="61A10AA0" w:rsidR="00C400D0" w:rsidRPr="00FB6974" w:rsidRDefault="00FB6974" w:rsidP="00FB6974">
      <w:pPr>
        <w:ind w:left="709"/>
        <w:jc w:val="both"/>
        <w:rPr>
          <w:rFonts w:ascii="Arial Narrow" w:hAnsi="Arial Narrow" w:cs="Arial"/>
          <w:b/>
          <w:bCs/>
        </w:rPr>
      </w:pPr>
      <w:r w:rsidRPr="00FB6974">
        <w:rPr>
          <w:rFonts w:ascii="Arial Narrow" w:hAnsi="Arial Narrow"/>
          <w:b/>
          <w:bCs/>
        </w:rPr>
        <w:t>APLICATIVO INFORMÁTICO PERÚ EDUCA IMPLEMENTADO POR EL PROYECTO NO TENDRÍA COMPATIBILIDAD CON EL SISTEMA OPERATIVO DE LAS ÚLTIMAS LAPTOPS ENTREGADAS POR EL PROYECTO, RESTRINGIENDO EL ACCESO A MATERIAL DE AUDIO Y VIDEO A LOS ESTUDIANTES Y DOCENTES BENEFICIARIOS DEL PROYECTO.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D83242" w:rsidRPr="00665DE5" w14:paraId="2492DF77" w14:textId="77777777" w:rsidTr="007A4A65">
        <w:tc>
          <w:tcPr>
            <w:tcW w:w="714" w:type="dxa"/>
            <w:shd w:val="clear" w:color="auto" w:fill="9CC2E5"/>
          </w:tcPr>
          <w:p w14:paraId="58354A9B" w14:textId="77777777" w:rsidR="00D83242" w:rsidRPr="00665DE5" w:rsidRDefault="00D83242"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0F7C09DB" w14:textId="77777777" w:rsidR="00D83242" w:rsidRPr="00665DE5" w:rsidRDefault="00D83242"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D83242" w:rsidRPr="00665DE5" w14:paraId="2EE3BF9F" w14:textId="77777777" w:rsidTr="007A4A65">
        <w:tc>
          <w:tcPr>
            <w:tcW w:w="714" w:type="dxa"/>
            <w:shd w:val="clear" w:color="auto" w:fill="auto"/>
          </w:tcPr>
          <w:p w14:paraId="1223A257" w14:textId="7FABCBD2" w:rsidR="00D83242" w:rsidRPr="00665DE5" w:rsidRDefault="005D3A1B"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7C178F5C" w14:textId="77777777" w:rsidR="00D83242" w:rsidRPr="00665DE5" w:rsidRDefault="00D83242" w:rsidP="007A4A65">
            <w:pPr>
              <w:rPr>
                <w:rFonts w:ascii="Arial Narrow" w:hAnsi="Arial Narrow"/>
                <w:sz w:val="22"/>
                <w:szCs w:val="22"/>
              </w:rPr>
            </w:pPr>
            <w:r w:rsidRPr="00665DE5">
              <w:rPr>
                <w:rFonts w:ascii="Arial Narrow" w:hAnsi="Arial Narrow"/>
                <w:sz w:val="22"/>
                <w:szCs w:val="22"/>
              </w:rPr>
              <w:t>Acta de visita de control n.° 09-2023-CG-OCI-GORE/APURIMAC, de 13 de junio de 2023</w:t>
            </w:r>
          </w:p>
        </w:tc>
      </w:tr>
      <w:tr w:rsidR="00D83242" w:rsidRPr="00665DE5" w14:paraId="160FDCE1" w14:textId="77777777" w:rsidTr="007A4A65">
        <w:tc>
          <w:tcPr>
            <w:tcW w:w="714" w:type="dxa"/>
            <w:shd w:val="clear" w:color="auto" w:fill="auto"/>
          </w:tcPr>
          <w:p w14:paraId="723B12B2" w14:textId="19438C45" w:rsidR="00D83242" w:rsidRPr="00665DE5" w:rsidRDefault="005D3A1B"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5F4931FF" w14:textId="77777777" w:rsidR="00D83242" w:rsidRPr="00665DE5" w:rsidRDefault="00D83242" w:rsidP="007A4A65">
            <w:pPr>
              <w:rPr>
                <w:rFonts w:ascii="Arial Narrow" w:hAnsi="Arial Narrow"/>
                <w:sz w:val="22"/>
                <w:szCs w:val="22"/>
              </w:rPr>
            </w:pPr>
            <w:r w:rsidRPr="00665DE5">
              <w:rPr>
                <w:rFonts w:ascii="Arial Narrow" w:hAnsi="Arial Narrow"/>
                <w:sz w:val="22"/>
                <w:szCs w:val="22"/>
              </w:rPr>
              <w:t>Acta de visita de control n.° 010-2023-CG-OCI-GORE/APURIMAC, de 13 de junio de 2023</w:t>
            </w:r>
          </w:p>
        </w:tc>
      </w:tr>
    </w:tbl>
    <w:p w14:paraId="223080E9" w14:textId="77777777" w:rsidR="00C400D0" w:rsidRPr="00FB6974" w:rsidRDefault="00C400D0" w:rsidP="00FB6974"/>
    <w:p w14:paraId="33062F73" w14:textId="77777777" w:rsidR="00C400D0" w:rsidRPr="00773439" w:rsidRDefault="00C400D0" w:rsidP="00FB6974">
      <w:pPr>
        <w:ind w:left="709"/>
        <w:jc w:val="both"/>
        <w:rPr>
          <w:rFonts w:ascii="Arial Narrow" w:hAnsi="Arial Narrow" w:cs="Arial"/>
          <w:b/>
          <w:bCs/>
        </w:rPr>
      </w:pPr>
      <w:r>
        <w:rPr>
          <w:rFonts w:ascii="Arial Narrow" w:hAnsi="Arial Narrow"/>
          <w:b/>
          <w:bCs/>
        </w:rPr>
        <w:lastRenderedPageBreak/>
        <w:t>SISTEMAS DE PROTECCIÓN ELÉCTRICA PARARRAYOS IMPLEMENTADOS POR EL PROYECTO NO ESTARÍAN CUMPLIENDO CON LA FINALIDAD PARA LAS QUE FUERON INSTALADAS YA QUE SE ENCONTRARON SERVIDORES DAÑADOS POR TORMENTAS ELÉCTRICAS LO QUE TAMBIÉN PONDRÍA EN RIESGO LOS EQUIPOS ENTREGADOS RECIENTEMENTE YA QUE ESTOS ESTARÍAN CONECTADOS A LA MISMA RED ELÉCTRICA.</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2420A4" w:rsidRPr="00665DE5" w14:paraId="2D1E785E" w14:textId="77777777" w:rsidTr="007A4A65">
        <w:tc>
          <w:tcPr>
            <w:tcW w:w="714" w:type="dxa"/>
            <w:shd w:val="clear" w:color="auto" w:fill="9CC2E5"/>
          </w:tcPr>
          <w:p w14:paraId="567EFCB9"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60B22411"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2420A4" w:rsidRPr="00665DE5" w14:paraId="7FD5D937" w14:textId="77777777" w:rsidTr="007A4A65">
        <w:tc>
          <w:tcPr>
            <w:tcW w:w="714" w:type="dxa"/>
            <w:shd w:val="clear" w:color="auto" w:fill="auto"/>
          </w:tcPr>
          <w:p w14:paraId="04FC7FF9"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1</w:t>
            </w:r>
          </w:p>
        </w:tc>
        <w:tc>
          <w:tcPr>
            <w:tcW w:w="7072" w:type="dxa"/>
            <w:shd w:val="clear" w:color="auto" w:fill="auto"/>
          </w:tcPr>
          <w:p w14:paraId="65C6346B" w14:textId="77777777"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05-2023-CG-OCI-GORE/APURIMAC, de 26 de abril de 2023</w:t>
            </w:r>
          </w:p>
        </w:tc>
      </w:tr>
      <w:tr w:rsidR="002420A4" w:rsidRPr="00665DE5" w14:paraId="573E8F1C" w14:textId="77777777" w:rsidTr="007A4A65">
        <w:tc>
          <w:tcPr>
            <w:tcW w:w="714" w:type="dxa"/>
            <w:shd w:val="clear" w:color="auto" w:fill="auto"/>
          </w:tcPr>
          <w:p w14:paraId="49FB05D8"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2</w:t>
            </w:r>
          </w:p>
        </w:tc>
        <w:tc>
          <w:tcPr>
            <w:tcW w:w="7072" w:type="dxa"/>
            <w:shd w:val="clear" w:color="auto" w:fill="auto"/>
          </w:tcPr>
          <w:p w14:paraId="3E1C1AD7" w14:textId="44674541"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06-2023-CG-OCI-GORE/APURIMAC, de 12 de junio de 2023</w:t>
            </w:r>
          </w:p>
        </w:tc>
      </w:tr>
      <w:tr w:rsidR="00D01E6E" w:rsidRPr="00665DE5"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665DE5" w:rsidRDefault="00D01E6E" w:rsidP="00D01E6E">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665DE5" w:rsidRDefault="00D01E6E" w:rsidP="00D01E6E">
            <w:pPr>
              <w:rPr>
                <w:rFonts w:ascii="Arial Narrow" w:hAnsi="Arial Narrow"/>
                <w:sz w:val="22"/>
                <w:szCs w:val="22"/>
              </w:rPr>
            </w:pPr>
            <w:r>
              <w:rPr>
                <w:rFonts w:ascii="Arial Narrow" w:hAnsi="Arial Narrow" w:cs="Arial"/>
                <w:bCs/>
                <w:sz w:val="22"/>
                <w:szCs w:val="22"/>
              </w:rPr>
              <w:t>Oficio n.° 123-2023-GRAP/11/GRDS, de 4 de abril de 2023</w:t>
            </w:r>
          </w:p>
        </w:tc>
      </w:tr>
    </w:tbl>
    <w:p w14:paraId="1CD05961" w14:textId="77777777" w:rsidR="00C400D0" w:rsidRPr="00773439" w:rsidRDefault="00C400D0" w:rsidP="00C400D0">
      <w:pPr>
        <w:pStyle w:val="Prrafodelista"/>
        <w:spacing w:line="240" w:lineRule="auto"/>
        <w:ind w:left="1070"/>
        <w:jc w:val="both"/>
        <w:outlineLvl w:val="1"/>
        <w:rPr>
          <w:rFonts w:ascii="Arial Narrow" w:hAnsi="Arial Narrow" w:cs="Arial"/>
          <w:b/>
          <w:bCs/>
        </w:rPr>
      </w:pPr>
    </w:p>
    <w:p w14:paraId="114DB454" w14:textId="6D0BAB24" w:rsidR="00727197" w:rsidRDefault="00727197" w:rsidP="00361274">
      <w:pPr>
        <w:rPr>
          <w:rFonts w:ascii="Arial Narrow" w:hAnsi="Arial Narrow"/>
        </w:rPr>
      </w:pPr>
    </w:p>
    <w:p w14:paraId="73B17FDB" w14:textId="7B82F774" w:rsidR="00727197" w:rsidRDefault="00727197" w:rsidP="00361274">
      <w:pPr>
        <w:rPr>
          <w:rFonts w:ascii="Arial Narrow" w:hAnsi="Arial Narrow"/>
        </w:rPr>
      </w:pPr>
    </w:p>
    <w:p w14:paraId="6A5C29EE" w14:textId="6CC174FD" w:rsidR="00727197" w:rsidRDefault="00727197" w:rsidP="00361274">
      <w:pPr>
        <w:rPr>
          <w:rFonts w:ascii="Arial Narrow" w:hAnsi="Arial Narrow"/>
        </w:rPr>
      </w:pPr>
    </w:p>
    <w:p w14:paraId="54B1EC78" w14:textId="48C99A6D" w:rsidR="00727197" w:rsidRDefault="00727197" w:rsidP="00361274">
      <w:pPr>
        <w:rPr>
          <w:rFonts w:ascii="Arial Narrow" w:hAnsi="Arial Narrow"/>
        </w:rPr>
      </w:pPr>
    </w:p>
    <w:p w14:paraId="79361179" w14:textId="2A4952E8" w:rsidR="00727197" w:rsidRDefault="00727197" w:rsidP="00361274">
      <w:pPr>
        <w:rPr>
          <w:rFonts w:ascii="Arial Narrow" w:hAnsi="Arial Narrow"/>
        </w:rPr>
      </w:pPr>
    </w:p>
    <w:p w14:paraId="59FE632C" w14:textId="0F2F8779" w:rsidR="00727197" w:rsidRDefault="00727197" w:rsidP="00361274">
      <w:pPr>
        <w:rPr>
          <w:rFonts w:ascii="Arial Narrow" w:hAnsi="Arial Narrow"/>
        </w:rPr>
      </w:pPr>
    </w:p>
    <w:p w14:paraId="12E6E160" w14:textId="3F554311" w:rsidR="00727197" w:rsidRDefault="00727197" w:rsidP="00727197">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xml:space="preserve">° </w:t>
      </w:r>
      <w:r>
        <w:rPr>
          <w:rFonts w:ascii="Arial Narrow" w:eastAsia="Calibri" w:hAnsi="Arial Narrow" w:cs="Arial"/>
          <w:b/>
          <w:bCs/>
          <w:sz w:val="22"/>
          <w:szCs w:val="22"/>
        </w:rPr>
        <w:t>2</w:t>
      </w:r>
    </w:p>
    <w:p w14:paraId="44FAC58F" w14:textId="58FC10DA" w:rsidR="00727197" w:rsidRPr="009F6EBA" w:rsidRDefault="00727197" w:rsidP="00727197">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SITUACIONES ADVERSAS QUE SUBSISTEN EN INFORMES DE HITO DE CONTROL ANTERIORES</w:t>
      </w:r>
    </w:p>
    <w:p w14:paraId="25A616EA" w14:textId="77777777" w:rsidR="00727197" w:rsidRDefault="00727197" w:rsidP="00727197">
      <w:pPr>
        <w:rPr>
          <w:rFonts w:ascii="Arial Narrow" w:eastAsia="Arial Narrow" w:hAnsi="Arial Narrow" w:cs="Arial Narrow"/>
          <w:sz w:val="22"/>
          <w:szCs w:val="22"/>
        </w:rPr>
      </w:pPr>
    </w:p>
    <w:p w14:paraId="6FC9CD45"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1</w:t>
      </w:r>
    </w:p>
    <w:p w14:paraId="2BD4CE19" w14:textId="77777777" w:rsidR="00727197" w:rsidRDefault="00727197" w:rsidP="00727197">
      <w:pPr>
        <w:rPr>
          <w:rFonts w:ascii="Arial Narrow" w:eastAsia="Arial Narrow" w:hAnsi="Arial Narrow" w:cs="Arial Narrow"/>
          <w:sz w:val="22"/>
          <w:szCs w:val="22"/>
        </w:rPr>
      </w:pPr>
    </w:p>
    <w:p w14:paraId="1DF35CA4" w14:textId="485DF111"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p>
    <w:p w14:paraId="1C35C4F7" w14:textId="325C4A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sidRPr="00445F22">
        <w:rPr>
          <w:rFonts w:ascii="Arial Narrow" w:eastAsia="Arial Narrow" w:hAnsi="Arial Narrow" w:cs="Arial Narrow"/>
          <w:sz w:val="22"/>
          <w:szCs w:val="22"/>
          <w:highlight w:val="yellow"/>
        </w:rPr>
        <w:t>2</w:t>
      </w:r>
      <w:r>
        <w:rPr>
          <w:rFonts w:ascii="Arial Narrow" w:eastAsia="Arial Narrow" w:hAnsi="Arial Narrow" w:cs="Arial Narrow"/>
          <w:sz w:val="22"/>
          <w:szCs w:val="22"/>
        </w:rPr>
        <w:tab/>
      </w:r>
    </w:p>
    <w:p w14:paraId="55D1F2D9" w14:textId="535E28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sidR="00445F22">
        <w:rPr>
          <w:rFonts w:ascii="Arial Narrow" w:eastAsia="Arial Narrow" w:hAnsi="Arial Narrow" w:cs="Arial Narrow"/>
          <w:sz w:val="22"/>
          <w:szCs w:val="22"/>
        </w:rPr>
        <w:t xml:space="preserve"> que subsisten</w:t>
      </w:r>
      <w:r>
        <w:rPr>
          <w:rFonts w:ascii="Arial Narrow" w:eastAsia="Arial Narrow" w:hAnsi="Arial Narrow" w:cs="Arial Narrow"/>
          <w:sz w:val="22"/>
          <w:szCs w:val="22"/>
        </w:rPr>
        <w:t>:</w:t>
      </w:r>
      <w:r>
        <w:rPr>
          <w:rFonts w:ascii="Arial Narrow" w:eastAsia="Arial Narrow" w:hAnsi="Arial Narrow" w:cs="Arial Narrow"/>
          <w:sz w:val="22"/>
          <w:szCs w:val="22"/>
        </w:rPr>
        <w:tab/>
      </w:r>
      <w:r w:rsidR="00512E41" w:rsidRPr="00445F22">
        <w:rPr>
          <w:rFonts w:ascii="Arial Narrow" w:eastAsia="Arial Narrow" w:hAnsi="Arial Narrow" w:cs="Arial Narrow"/>
          <w:sz w:val="22"/>
          <w:szCs w:val="22"/>
          <w:highlight w:val="yellow"/>
        </w:rPr>
        <w:t>0</w:t>
      </w:r>
    </w:p>
    <w:p w14:paraId="725E54BB" w14:textId="77777777" w:rsidR="00727197" w:rsidRDefault="00727197" w:rsidP="00727197">
      <w:pPr>
        <w:rPr>
          <w:rFonts w:ascii="Arial Narrow" w:eastAsia="Arial Narrow" w:hAnsi="Arial Narrow" w:cs="Arial Narrow"/>
          <w:sz w:val="22"/>
          <w:szCs w:val="22"/>
        </w:rPr>
      </w:pPr>
    </w:p>
    <w:p w14:paraId="27E58B56" w14:textId="410CD54A" w:rsidR="00727197" w:rsidRDefault="00512E41" w:rsidP="00532FE2">
      <w:pPr>
        <w:numPr>
          <w:ilvl w:val="1"/>
          <w:numId w:val="7"/>
        </w:numPr>
        <w:spacing w:line="276" w:lineRule="auto"/>
        <w:jc w:val="both"/>
        <w:rPr>
          <w:color w:val="000000"/>
          <w:sz w:val="22"/>
          <w:szCs w:val="22"/>
        </w:rPr>
      </w:pPr>
      <w:r>
        <w:rPr>
          <w:rFonts w:ascii="Arial Narrow" w:eastAsia="Arial Narrow" w:hAnsi="Arial Narrow" w:cs="Arial Narrow"/>
          <w:color w:val="000000"/>
          <w:sz w:val="22"/>
          <w:szCs w:val="22"/>
        </w:rPr>
        <w:t xml:space="preserve">Los </w:t>
      </w:r>
      <w:r w:rsidRPr="00512E41">
        <w:rPr>
          <w:rFonts w:ascii="Arial Narrow" w:eastAsia="Arial Narrow" w:hAnsi="Arial Narrow" w:cs="Arial Narrow"/>
          <w:color w:val="000000"/>
          <w:sz w:val="22"/>
          <w:szCs w:val="22"/>
        </w:rPr>
        <w:t>gabinetes de metal de carga de portatiles entregado por contratista contiene deficiencias y daños, presuntamente incumpliendo con las especificaciones técnicas establecidas, presumiblemente sin otorgar plazo para la subsanación, originando el riesgo de un posible incumplimiento a la normativa de contrataciones</w:t>
      </w:r>
      <w:r>
        <w:rPr>
          <w:rFonts w:ascii="Arial Narrow" w:eastAsia="Arial Narrow" w:hAnsi="Arial Narrow" w:cs="Arial Narrow"/>
          <w:color w:val="000000"/>
          <w:sz w:val="22"/>
          <w:szCs w:val="22"/>
        </w:rPr>
        <w:t>.</w:t>
      </w:r>
    </w:p>
    <w:p w14:paraId="4390577A" w14:textId="77777777" w:rsidR="00727197" w:rsidRDefault="00727197" w:rsidP="00727197">
      <w:pPr>
        <w:rPr>
          <w:rFonts w:ascii="Arial Narrow" w:eastAsia="Arial Narrow" w:hAnsi="Arial Narrow" w:cs="Arial Narrow"/>
          <w:sz w:val="22"/>
          <w:szCs w:val="22"/>
        </w:rPr>
      </w:pPr>
    </w:p>
    <w:p w14:paraId="1378B36C"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2</w:t>
      </w:r>
    </w:p>
    <w:p w14:paraId="1887F062" w14:textId="77777777" w:rsidR="00727197" w:rsidRDefault="00727197" w:rsidP="00727197">
      <w:pPr>
        <w:rPr>
          <w:rFonts w:ascii="Arial Narrow" w:eastAsia="Arial Narrow" w:hAnsi="Arial Narrow" w:cs="Arial Narrow"/>
          <w:sz w:val="22"/>
          <w:szCs w:val="22"/>
        </w:rPr>
      </w:pPr>
    </w:p>
    <w:p w14:paraId="321D9148"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23B35EE5"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2</w:t>
      </w:r>
      <w:r>
        <w:rPr>
          <w:rFonts w:ascii="Arial Narrow" w:eastAsia="Arial Narrow" w:hAnsi="Arial Narrow" w:cs="Arial Narrow"/>
          <w:sz w:val="22"/>
          <w:szCs w:val="22"/>
        </w:rPr>
        <w:tab/>
      </w:r>
    </w:p>
    <w:p w14:paraId="334C2ECA"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 que subsisten:</w:t>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0</w:t>
      </w:r>
    </w:p>
    <w:p w14:paraId="45FD3620" w14:textId="77777777" w:rsidR="00727197" w:rsidRDefault="00727197" w:rsidP="00727197">
      <w:pPr>
        <w:rPr>
          <w:rFonts w:ascii="Arial Narrow" w:eastAsia="Arial Narrow" w:hAnsi="Arial Narrow" w:cs="Arial Narrow"/>
          <w:sz w:val="22"/>
          <w:szCs w:val="22"/>
        </w:rPr>
      </w:pPr>
    </w:p>
    <w:p w14:paraId="3CC188C4" w14:textId="1ABF32C6" w:rsidR="00727197" w:rsidRPr="00512E41" w:rsidRDefault="00727197" w:rsidP="00532FE2">
      <w:pPr>
        <w:pStyle w:val="Prrafodelista"/>
        <w:numPr>
          <w:ilvl w:val="1"/>
          <w:numId w:val="7"/>
        </w:numPr>
        <w:jc w:val="both"/>
        <w:rPr>
          <w:rFonts w:ascii="Arial Narrow" w:eastAsia="Arial Narrow" w:hAnsi="Arial Narrow" w:cs="Arial Narrow"/>
          <w:color w:val="000000"/>
          <w:lang w:eastAsia="es-ES"/>
        </w:rPr>
      </w:pPr>
      <w:r>
        <w:rPr>
          <w:rFonts w:ascii="Arial Narrow" w:eastAsia="Arial Narrow" w:hAnsi="Arial Narrow" w:cs="Arial Narrow"/>
          <w:color w:val="000000"/>
          <w:lang w:eastAsia="es-ES"/>
        </w:rPr>
        <w:t xml:space="preserve">La modificación de las especificaciones técnicas en el proceso de adquisición de computadoras portátiles para docentes y estudiantes </w:t>
      </w:r>
      <w:r w:rsidRPr="00727197">
        <w:rPr>
          <w:rFonts w:ascii="Arial Narrow" w:eastAsia="Arial Narrow" w:hAnsi="Arial Narrow" w:cs="Arial Narrow"/>
          <w:color w:val="000000"/>
          <w:lang w:eastAsia="es-ES"/>
        </w:rPr>
        <w:t>genera el riesgo de recepcionar bienes que no cumplan con el objetivo del proyecto, al omitir la participación del área usuaria en la modificación o replanteo de las especificaciones técnicas de los bienes a adquirir o que estas modificaciones no tengan un sustento técnico adecuado.</w:t>
      </w:r>
    </w:p>
    <w:p w14:paraId="67A8A17D" w14:textId="77777777" w:rsidR="00727197" w:rsidRDefault="00727197" w:rsidP="00727197">
      <w:pPr>
        <w:rPr>
          <w:rFonts w:ascii="Arial Narrow" w:eastAsia="Arial Narrow" w:hAnsi="Arial Narrow" w:cs="Arial Narrow"/>
          <w:sz w:val="22"/>
          <w:szCs w:val="22"/>
        </w:rPr>
      </w:pPr>
    </w:p>
    <w:p w14:paraId="4B4833E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3</w:t>
      </w:r>
    </w:p>
    <w:p w14:paraId="2BFB98DB" w14:textId="77777777" w:rsidR="00727197" w:rsidRDefault="00727197" w:rsidP="00727197">
      <w:pPr>
        <w:rPr>
          <w:rFonts w:ascii="Arial Narrow" w:eastAsia="Arial Narrow" w:hAnsi="Arial Narrow" w:cs="Arial Narrow"/>
          <w:sz w:val="22"/>
          <w:szCs w:val="22"/>
        </w:rPr>
      </w:pPr>
    </w:p>
    <w:p w14:paraId="6E23DA07"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0CABCCAF" w14:textId="461C3699"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highlight w:val="yellow"/>
        </w:rPr>
        <w:t>1</w:t>
      </w:r>
      <w:r>
        <w:rPr>
          <w:rFonts w:ascii="Arial Narrow" w:eastAsia="Arial Narrow" w:hAnsi="Arial Narrow" w:cs="Arial Narrow"/>
          <w:sz w:val="22"/>
          <w:szCs w:val="22"/>
        </w:rPr>
        <w:tab/>
      </w:r>
    </w:p>
    <w:p w14:paraId="35D80C1F"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lastRenderedPageBreak/>
        <w:t>3.           Relación de situaciones adversas identificadas que subsisten:</w:t>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0</w:t>
      </w:r>
    </w:p>
    <w:p w14:paraId="1F5A1332" w14:textId="77777777" w:rsidR="00727197" w:rsidRDefault="00727197" w:rsidP="00727197">
      <w:pPr>
        <w:rPr>
          <w:rFonts w:ascii="Arial Narrow" w:eastAsia="Arial Narrow" w:hAnsi="Arial Narrow" w:cs="Arial Narrow"/>
          <w:sz w:val="22"/>
          <w:szCs w:val="22"/>
        </w:rPr>
      </w:pPr>
    </w:p>
    <w:p w14:paraId="53F0E12E" w14:textId="0B699427" w:rsidR="00512E41" w:rsidRPr="00512E41" w:rsidRDefault="00512E41" w:rsidP="00532FE2">
      <w:pPr>
        <w:pStyle w:val="Prrafodelista"/>
        <w:numPr>
          <w:ilvl w:val="1"/>
          <w:numId w:val="7"/>
        </w:numPr>
        <w:jc w:val="both"/>
        <w:rPr>
          <w:rFonts w:ascii="Arial Narrow" w:eastAsia="Arial Narrow" w:hAnsi="Arial Narrow" w:cs="Arial Narrow"/>
          <w:color w:val="000000"/>
          <w:lang w:eastAsia="es-ES"/>
        </w:rPr>
      </w:pPr>
      <w:bookmarkStart w:id="1881" w:name="_Toc133419253"/>
      <w:r>
        <w:rPr>
          <w:rFonts w:ascii="Arial Narrow" w:eastAsia="Arial Narrow" w:hAnsi="Arial Narrow" w:cs="Arial Narrow"/>
          <w:color w:val="000000"/>
          <w:lang w:eastAsia="es-ES"/>
        </w:rPr>
        <w:t xml:space="preserve">La </w:t>
      </w:r>
      <w:r w:rsidRPr="00512E41">
        <w:rPr>
          <w:rFonts w:ascii="Arial Narrow" w:eastAsia="Arial Narrow" w:hAnsi="Arial Narrow" w:cs="Arial Narrow"/>
          <w:color w:val="000000"/>
          <w:lang w:eastAsia="es-ES"/>
        </w:rPr>
        <w:t>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1881"/>
      <w:r w:rsidRPr="00512E41">
        <w:rPr>
          <w:rFonts w:ascii="Arial Narrow" w:eastAsia="Arial Narrow" w:hAnsi="Arial Narrow" w:cs="Arial Narrow"/>
          <w:color w:val="000000"/>
          <w:lang w:eastAsia="es-ES"/>
        </w:rPr>
        <w:t xml:space="preserve">  </w:t>
      </w:r>
    </w:p>
    <w:p w14:paraId="5D9F1F9B" w14:textId="77777777" w:rsidR="00727197" w:rsidRDefault="00727197" w:rsidP="00727197">
      <w:pPr>
        <w:tabs>
          <w:tab w:val="left" w:pos="142"/>
        </w:tabs>
        <w:jc w:val="both"/>
        <w:rPr>
          <w:rFonts w:ascii="Arial Narrow" w:eastAsia="Arial Narrow" w:hAnsi="Arial Narrow" w:cs="Arial Narrow"/>
          <w:b/>
        </w:rPr>
      </w:pPr>
    </w:p>
    <w:p w14:paraId="3C8C7139" w14:textId="77777777" w:rsidR="00727197" w:rsidRDefault="00727197" w:rsidP="00727197">
      <w:pPr>
        <w:tabs>
          <w:tab w:val="left" w:pos="142"/>
        </w:tabs>
        <w:jc w:val="both"/>
        <w:rPr>
          <w:rFonts w:ascii="Arial Narrow" w:eastAsia="Arial Narrow" w:hAnsi="Arial Narrow" w:cs="Arial Narrow"/>
          <w:b/>
        </w:rPr>
      </w:pPr>
    </w:p>
    <w:p w14:paraId="72E07178" w14:textId="77777777" w:rsidR="00727197" w:rsidRDefault="00727197" w:rsidP="00727197">
      <w:pPr>
        <w:tabs>
          <w:tab w:val="left" w:pos="142"/>
        </w:tabs>
        <w:jc w:val="both"/>
        <w:rPr>
          <w:rFonts w:ascii="Arial Narrow" w:eastAsia="Arial Narrow" w:hAnsi="Arial Narrow" w:cs="Arial Narrow"/>
          <w:b/>
        </w:rPr>
      </w:pPr>
    </w:p>
    <w:p w14:paraId="31B1F3E8" w14:textId="77777777" w:rsidR="00727197" w:rsidRPr="00172130" w:rsidRDefault="00727197" w:rsidP="00361274">
      <w:pPr>
        <w:rPr>
          <w:rFonts w:ascii="Arial Narrow" w:hAnsi="Arial Narrow"/>
        </w:rPr>
      </w:pPr>
    </w:p>
    <w:p w14:paraId="6C4419BB" w14:textId="77777777" w:rsidR="00067016" w:rsidRDefault="00067016" w:rsidP="00361274">
      <w:pPr>
        <w:rPr>
          <w:noProof/>
        </w:rPr>
      </w:pPr>
    </w:p>
    <w:p w14:paraId="29F0CD21" w14:textId="77777777" w:rsidR="00067016" w:rsidRDefault="00067016" w:rsidP="00361274">
      <w:pPr>
        <w:rPr>
          <w:noProof/>
        </w:rPr>
      </w:pPr>
    </w:p>
    <w:p w14:paraId="17477E33" w14:textId="276633FC" w:rsidR="00D6793F" w:rsidRPr="00172130" w:rsidRDefault="00D6793F" w:rsidP="00361274">
      <w:pPr>
        <w:rPr>
          <w:rFonts w:ascii="Arial Narrow" w:hAnsi="Arial Narrow"/>
        </w:rPr>
      </w:pPr>
    </w:p>
    <w:sectPr w:rsidR="00D6793F" w:rsidRPr="00172130" w:rsidSect="00846256">
      <w:headerReference w:type="default" r:id="rId34"/>
      <w:footerReference w:type="default" r:id="rId35"/>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RAPURIMAC" w:date="2023-06-29T16:44:00Z" w:initials="G">
    <w:p w14:paraId="75D39F84" w14:textId="172D9E05" w:rsidR="007A4A65" w:rsidRDefault="007A4A65">
      <w:pPr>
        <w:pStyle w:val="Textocomentario"/>
      </w:pPr>
      <w:r>
        <w:rPr>
          <w:rStyle w:val="Refdecomentario"/>
        </w:rPr>
        <w:annotationRef/>
      </w:r>
      <w:r>
        <w:t>Cuántos servidores y de qué Instituciones Educativas.</w:t>
      </w:r>
    </w:p>
  </w:comment>
  <w:comment w:id="4" w:author="GRAPURIMAC" w:date="2023-06-29T16:44:00Z" w:initials="G">
    <w:p w14:paraId="0B002CE5" w14:textId="20C70CCF" w:rsidR="007A4A65" w:rsidRDefault="007A4A65">
      <w:pPr>
        <w:pStyle w:val="Textocomentario"/>
      </w:pPr>
      <w:r>
        <w:rPr>
          <w:rStyle w:val="Refdecomentario"/>
        </w:rPr>
        <w:annotationRef/>
      </w:r>
    </w:p>
  </w:comment>
  <w:comment w:id="44" w:author="GRAPURIMAC" w:date="2023-06-29T16:50:00Z" w:initials="G">
    <w:p w14:paraId="2C4E38E6" w14:textId="0C1113AE" w:rsidR="007A4A65" w:rsidRDefault="007A4A65">
      <w:pPr>
        <w:pStyle w:val="Textocomentario"/>
      </w:pPr>
      <w:r>
        <w:rPr>
          <w:rStyle w:val="Refdecomentario"/>
        </w:rPr>
        <w:annotationRef/>
      </w:r>
      <w:r>
        <w:t>Verificar</w:t>
      </w:r>
    </w:p>
  </w:comment>
  <w:comment w:id="82" w:author="GRAPURIMAC" w:date="2023-06-29T17:08:00Z" w:initials="G">
    <w:p w14:paraId="5507B617" w14:textId="0F98C992" w:rsidR="00D36E8F" w:rsidRDefault="00D36E8F">
      <w:pPr>
        <w:pStyle w:val="Textocomentario"/>
      </w:pPr>
      <w:r>
        <w:rPr>
          <w:rStyle w:val="Refdecomentario"/>
        </w:rPr>
        <w:annotationRef/>
      </w:r>
      <w:r>
        <w:t>Verifiquen ya que el nombre se escribe Garcilaso…</w:t>
      </w:r>
    </w:p>
  </w:comment>
  <w:comment w:id="87" w:author="GRAPURIMAC" w:date="2023-06-29T17:04:00Z" w:initials="G">
    <w:p w14:paraId="6290F3E5" w14:textId="351FF156" w:rsidR="00D36E8F" w:rsidRDefault="00D36E8F">
      <w:pPr>
        <w:pStyle w:val="Textocomentario"/>
      </w:pPr>
      <w:r>
        <w:rPr>
          <w:rStyle w:val="Refdecomentario"/>
        </w:rPr>
        <w:annotationRef/>
      </w:r>
      <w:r>
        <w:t>Estimados Señores tienen que consignar todas las actas, mediante las cuales visitaron las Instituciones Educativas mencionadas en el cuadro n.° 2.</w:t>
      </w:r>
    </w:p>
  </w:comment>
  <w:comment w:id="88" w:author="Manuel Raul Livano Luna" w:date="2023-07-03T15:16:00Z" w:initials="ML">
    <w:p w14:paraId="3B4A6BF7" w14:textId="05C2583A" w:rsidR="007D4CFB" w:rsidRDefault="007D4CFB">
      <w:pPr>
        <w:pStyle w:val="Textocomentario"/>
      </w:pPr>
      <w:r>
        <w:rPr>
          <w:rStyle w:val="Refdecomentario"/>
        </w:rPr>
        <w:annotationRef/>
      </w:r>
      <w:r>
        <w:t xml:space="preserve">Dr. Solo son dos colegios que tienen los servidores malogrados y se </w:t>
      </w:r>
      <w:proofErr w:type="spellStart"/>
      <w:r>
        <w:t>consigno</w:t>
      </w:r>
      <w:proofErr w:type="spellEnd"/>
      <w:r>
        <w:t xml:space="preserve"> esas dos actas</w:t>
      </w:r>
    </w:p>
  </w:comment>
  <w:comment w:id="114" w:author="GRAPURIMAC" w:date="2023-06-29T17:09:00Z" w:initials="G">
    <w:p w14:paraId="66B5F895" w14:textId="62D98935" w:rsidR="00D36E8F" w:rsidRDefault="00D36E8F">
      <w:pPr>
        <w:pStyle w:val="Textocomentario"/>
      </w:pPr>
      <w:r>
        <w:rPr>
          <w:rStyle w:val="Refdecomentario"/>
        </w:rPr>
        <w:annotationRef/>
      </w:r>
      <w:r>
        <w:t xml:space="preserve">Sólo a dos instituciones educativas o más, si fuera más consignar cada una de ellas. </w:t>
      </w:r>
    </w:p>
  </w:comment>
  <w:comment w:id="115" w:author="Manuel Raul Livano Luna" w:date="2023-07-03T15:17:00Z" w:initials="ML">
    <w:p w14:paraId="7AA7B755" w14:textId="043F7272" w:rsidR="007D4CFB" w:rsidRDefault="007D4CFB">
      <w:pPr>
        <w:pStyle w:val="Textocomentario"/>
      </w:pPr>
      <w:r>
        <w:rPr>
          <w:rStyle w:val="Refdecomentario"/>
        </w:rPr>
        <w:annotationRef/>
      </w:r>
      <w:r>
        <w:t>Solo Son esas dos I.E. que presentan la situación adversa</w:t>
      </w:r>
    </w:p>
  </w:comment>
  <w:comment w:id="118" w:author="GRAPURIMAC" w:date="2023-06-29T17:12:00Z" w:initials="G">
    <w:p w14:paraId="646F825E" w14:textId="4B1A2D93" w:rsidR="0083009D" w:rsidRDefault="0083009D">
      <w:pPr>
        <w:pStyle w:val="Textocomentario"/>
      </w:pPr>
      <w:r>
        <w:rPr>
          <w:rStyle w:val="Refdecomentario"/>
        </w:rPr>
        <w:annotationRef/>
      </w:r>
      <w:r>
        <w:t xml:space="preserve">Equipos informáticos es un término muy general, se puede consignar solo servidores, es de lo que trata la presente situación adversa. </w:t>
      </w:r>
    </w:p>
  </w:comment>
  <w:comment w:id="122" w:author="GRAPURIMAC" w:date="2023-06-29T17:10:00Z" w:initials="G">
    <w:p w14:paraId="6761C214" w14:textId="61114DEC" w:rsidR="00D36E8F" w:rsidRDefault="00D36E8F">
      <w:pPr>
        <w:pStyle w:val="Textocomentario"/>
      </w:pPr>
      <w:r>
        <w:rPr>
          <w:rStyle w:val="Refdecomentario"/>
        </w:rPr>
        <w:annotationRef/>
      </w:r>
      <w:r>
        <w:t xml:space="preserve">Uniformicen términos o son deteriorados o malogrados o inoperativos. O en el caso puede ser que unos sean </w:t>
      </w:r>
      <w:proofErr w:type="gramStart"/>
      <w:r>
        <w:t>inoperativos  y</w:t>
      </w:r>
      <w:proofErr w:type="gramEnd"/>
      <w:r>
        <w:t xml:space="preserve"> otros deteriorados. </w:t>
      </w:r>
    </w:p>
  </w:comment>
  <w:comment w:id="119" w:author="GRAPURIMAC" w:date="2023-06-29T17:14:00Z" w:initials="G">
    <w:p w14:paraId="5F79AF9C" w14:textId="3BD153E3" w:rsidR="0083009D" w:rsidRDefault="0083009D">
      <w:pPr>
        <w:pStyle w:val="Textocomentario"/>
      </w:pPr>
      <w:r>
        <w:rPr>
          <w:rStyle w:val="Refdecomentario"/>
        </w:rPr>
        <w:annotationRef/>
      </w:r>
      <w:r>
        <w:t>Se supone que los equipos informáticos inoperativos son los del cuadro n.° 2.  Ahora con relación al cuadro n.° 3 en esas Instituciones se va a realizar el componente capacitación. Sin embargo, supongo que no han ido a todas las Instituciones Educativas mencionadas en el cuadro n.° 3</w:t>
      </w:r>
    </w:p>
  </w:comment>
  <w:comment w:id="125" w:author="GRAPURIMAC" w:date="2023-06-29T17:13:00Z" w:initials="G">
    <w:p w14:paraId="026C9ECC" w14:textId="776E12F0" w:rsidR="0083009D" w:rsidRDefault="0083009D">
      <w:pPr>
        <w:pStyle w:val="Textocomentario"/>
      </w:pPr>
      <w:r>
        <w:rPr>
          <w:rStyle w:val="Refdecomentario"/>
        </w:rPr>
        <w:annotationRef/>
      </w:r>
      <w:r>
        <w:t xml:space="preserve">En el cuadro 3 no se habla de equipos, sino de Instituciones educativas, objeto de que se efectúen programas de capacitación. </w:t>
      </w:r>
    </w:p>
  </w:comment>
  <w:comment w:id="155" w:author="GRAPURIMAC" w:date="2023-06-29T17:33:00Z" w:initials="G">
    <w:p w14:paraId="2704C278" w14:textId="1B3CC1F9" w:rsidR="00594D29" w:rsidRDefault="00594D29">
      <w:pPr>
        <w:pStyle w:val="Textocomentario"/>
      </w:pPr>
      <w:r>
        <w:rPr>
          <w:rStyle w:val="Refdecomentario"/>
        </w:rPr>
        <w:annotationRef/>
      </w:r>
      <w:r>
        <w:t>Y la foto de la orden de compra n.° 152</w:t>
      </w:r>
    </w:p>
  </w:comment>
  <w:comment w:id="168" w:author="GRAPURIMAC" w:date="2023-06-29T17:41:00Z" w:initials="G">
    <w:p w14:paraId="21717049" w14:textId="4D69C3FC" w:rsidR="00C317F8" w:rsidRDefault="00C317F8">
      <w:pPr>
        <w:pStyle w:val="Textocomentario"/>
      </w:pPr>
      <w:r>
        <w:rPr>
          <w:rStyle w:val="Refdecomentario"/>
        </w:rPr>
        <w:annotationRef/>
      </w:r>
      <w:r>
        <w:t>Validen estás líneas.</w:t>
      </w:r>
    </w:p>
  </w:comment>
  <w:comment w:id="187" w:author="GRAPURIMAC" w:date="2023-06-29T17:43:00Z" w:initials="G">
    <w:p w14:paraId="06A1D556" w14:textId="687C4692" w:rsidR="00C317F8" w:rsidRDefault="00C317F8">
      <w:pPr>
        <w:pStyle w:val="Textocomentario"/>
      </w:pPr>
      <w:r>
        <w:rPr>
          <w:rStyle w:val="Refdecomentario"/>
        </w:rPr>
        <w:annotationRef/>
      </w:r>
      <w:proofErr w:type="gramStart"/>
      <w:r>
        <w:t>Se puede o no implantar nuevos contenidos pedagógicos?</w:t>
      </w:r>
      <w:proofErr w:type="gramEnd"/>
      <w:r>
        <w:t xml:space="preserve">  En el caso se pueda implantar nuevos contenidos reformula esta situación adversa </w:t>
      </w:r>
    </w:p>
  </w:comment>
  <w:comment w:id="206" w:author="GRAPURIMAC" w:date="2023-06-29T17:47:00Z" w:initials="G">
    <w:p w14:paraId="052A1E87" w14:textId="1231E009" w:rsidR="00C317F8" w:rsidRDefault="00C317F8">
      <w:pPr>
        <w:pStyle w:val="Textocomentario"/>
      </w:pPr>
      <w:r>
        <w:rPr>
          <w:rStyle w:val="Refdecomentario"/>
        </w:rPr>
        <w:annotationRef/>
      </w:r>
      <w:r>
        <w:t xml:space="preserve">Cuántos aplicativos informáticos sólo el office u otros mencionar. </w:t>
      </w:r>
    </w:p>
  </w:comment>
  <w:comment w:id="242" w:author="GRAPURIMAC" w:date="2023-06-29T17:51:00Z" w:initials="G">
    <w:p w14:paraId="68CDF960" w14:textId="6F25FE3A" w:rsidR="0012111D" w:rsidRDefault="0012111D">
      <w:pPr>
        <w:pStyle w:val="Textocomentario"/>
      </w:pPr>
      <w:r>
        <w:rPr>
          <w:rStyle w:val="Refdecomentario"/>
        </w:rPr>
        <w:annotationRef/>
      </w:r>
      <w:r>
        <w:t xml:space="preserve">Un lineamiento más preciso con relación a la compra de servidores o al mal estado de los bienes… </w:t>
      </w:r>
    </w:p>
  </w:comment>
  <w:comment w:id="243" w:author="Manuel Raul Livano Luna" w:date="2023-07-03T15:33:00Z" w:initials="ML">
    <w:p w14:paraId="1505D29D" w14:textId="16A52DA5" w:rsidR="00986133" w:rsidRDefault="00986133">
      <w:pPr>
        <w:pStyle w:val="Textocomentario"/>
      </w:pPr>
      <w:r>
        <w:rPr>
          <w:rStyle w:val="Refdecomentario"/>
        </w:rPr>
        <w:annotationRef/>
      </w:r>
      <w:r>
        <w:t xml:space="preserve">No existe lineamientos sobre adquisición de servidores, solo se cuentan con estos criterios del expediente </w:t>
      </w:r>
      <w:proofErr w:type="spellStart"/>
      <w:r>
        <w:t>tecnico</w:t>
      </w:r>
      <w:proofErr w:type="spellEnd"/>
    </w:p>
  </w:comment>
  <w:comment w:id="334" w:author="GRAPURIMAC" w:date="2023-06-29T18:01:00Z" w:initials="G">
    <w:p w14:paraId="5045F8D8" w14:textId="3412515A" w:rsidR="00F043EA" w:rsidRDefault="00F043EA">
      <w:pPr>
        <w:pStyle w:val="Textocomentario"/>
      </w:pPr>
      <w:r>
        <w:rPr>
          <w:rStyle w:val="Refdecomentario"/>
        </w:rPr>
        <w:annotationRef/>
      </w:r>
      <w:r>
        <w:t xml:space="preserve">El cuadro no se nota y, una de sus </w:t>
      </w:r>
      <w:proofErr w:type="gramStart"/>
      <w:r>
        <w:t>columnas  indica</w:t>
      </w:r>
      <w:proofErr w:type="gramEnd"/>
      <w:r>
        <w:t xml:space="preserve"> docentes capacitados. </w:t>
      </w:r>
    </w:p>
  </w:comment>
  <w:comment w:id="762" w:author="GRAPURIMAC" w:date="2023-06-29T18:03:00Z" w:initials="G">
    <w:p w14:paraId="47D87B5C" w14:textId="5701546F" w:rsidR="00F043EA" w:rsidRDefault="00F043EA">
      <w:pPr>
        <w:pStyle w:val="Textocomentario"/>
      </w:pPr>
      <w:r>
        <w:rPr>
          <w:rStyle w:val="Refdecomentario"/>
        </w:rPr>
        <w:annotationRef/>
      </w:r>
    </w:p>
  </w:comment>
  <w:comment w:id="799" w:author="GRAPURIMAC" w:date="2023-06-29T18:04:00Z" w:initials="G">
    <w:p w14:paraId="5F487251" w14:textId="38D16B84" w:rsidR="00F043EA" w:rsidRDefault="00F043EA">
      <w:pPr>
        <w:pStyle w:val="Textocomentario"/>
      </w:pPr>
      <w:r>
        <w:rPr>
          <w:rStyle w:val="Refdecomentario"/>
        </w:rPr>
        <w:annotationRef/>
      </w:r>
      <w:proofErr w:type="gramStart"/>
      <w:r>
        <w:t>Los componentes básicos están regulados en el expediente, si es así consignar en que lineamiento, numeral, se encuentra?</w:t>
      </w:r>
      <w:proofErr w:type="gramEnd"/>
    </w:p>
  </w:comment>
  <w:comment w:id="832" w:author="GRAPURIMAC" w:date="2023-06-29T18:25:00Z" w:initials="G">
    <w:p w14:paraId="106C30D9" w14:textId="6EC245EA" w:rsidR="00E61AED" w:rsidRDefault="00E61AED">
      <w:pPr>
        <w:pStyle w:val="Textocomentario"/>
      </w:pPr>
      <w:r>
        <w:rPr>
          <w:rStyle w:val="Refdecomentario"/>
        </w:rPr>
        <w:annotationRef/>
      </w:r>
      <w:r>
        <w:t xml:space="preserve">Tenemos evidencia que el problema de la protección del sistema de </w:t>
      </w:r>
      <w:proofErr w:type="gramStart"/>
      <w:r>
        <w:t>pararrayos  se</w:t>
      </w:r>
      <w:proofErr w:type="gramEnd"/>
      <w:r>
        <w:t xml:space="preserve"> repite en las 8 Instituciones Educativas, mencionar cuáles son esos 8 centros. </w:t>
      </w:r>
    </w:p>
  </w:comment>
  <w:comment w:id="835" w:author="GRAPURIMAC" w:date="2023-06-29T18:27:00Z" w:initials="G">
    <w:p w14:paraId="5566606E" w14:textId="790E593E" w:rsidR="00E61AED" w:rsidRDefault="00E61AED">
      <w:pPr>
        <w:pStyle w:val="Textocomentario"/>
      </w:pPr>
      <w:r>
        <w:rPr>
          <w:rStyle w:val="Refdecomentario"/>
        </w:rPr>
        <w:annotationRef/>
      </w:r>
      <w:r>
        <w:t xml:space="preserve">Esto sucede es una afirmación como Comisión de Control. O este comentario proviene de una norma técnica u otro documento. </w:t>
      </w:r>
    </w:p>
  </w:comment>
  <w:comment w:id="838" w:author="GRAPURIMAC" w:date="2023-06-29T18:28:00Z" w:initials="G">
    <w:p w14:paraId="7F0899C1" w14:textId="42163BA9" w:rsidR="00E61AED" w:rsidRDefault="00E61AED">
      <w:pPr>
        <w:pStyle w:val="Textocomentario"/>
      </w:pPr>
      <w:r>
        <w:rPr>
          <w:rStyle w:val="Refdecomentario"/>
        </w:rPr>
        <w:annotationRef/>
      </w:r>
      <w:r>
        <w:t xml:space="preserve">Precedentemente, ya se hizo mención que se consigne lo que está en actas. Es decir, que manifestaron los directores al respecto. </w:t>
      </w:r>
    </w:p>
  </w:comment>
  <w:comment w:id="839" w:author="GRAPURIMAC" w:date="2023-06-29T18:28:00Z" w:initials="G">
    <w:p w14:paraId="6BFCD319" w14:textId="7793E9C9" w:rsidR="00E61AED" w:rsidRDefault="00E61AED">
      <w:pPr>
        <w:pStyle w:val="Textocomentario"/>
      </w:pPr>
      <w:r>
        <w:rPr>
          <w:rStyle w:val="Refdecomentario"/>
        </w:rPr>
        <w:annotationRef/>
      </w:r>
      <w:r>
        <w:t xml:space="preserve">Aquí se menciona un posible daño por acción de tormenta eléctrica y en la sumilla es una afirmación… Reformular… </w:t>
      </w:r>
    </w:p>
  </w:comment>
  <w:comment w:id="840" w:author="GRAPURIMAC" w:date="2023-06-29T18:32:00Z" w:initials="G">
    <w:p w14:paraId="14E2504F" w14:textId="7016DC05" w:rsidR="001C200C" w:rsidRDefault="001C200C">
      <w:pPr>
        <w:pStyle w:val="Textocomentario"/>
      </w:pPr>
      <w:r>
        <w:rPr>
          <w:rStyle w:val="Refdecomentario"/>
        </w:rPr>
        <w:annotationRef/>
      </w:r>
      <w:r>
        <w:t xml:space="preserve">Este comentario no tiene relación con la </w:t>
      </w:r>
      <w:proofErr w:type="spellStart"/>
      <w:r>
        <w:t>sumillaa</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D39F84" w15:done="0"/>
  <w15:commentEx w15:paraId="0B002CE5" w15:done="0"/>
  <w15:commentEx w15:paraId="2C4E38E6" w15:done="0"/>
  <w15:commentEx w15:paraId="5507B617" w15:done="0"/>
  <w15:commentEx w15:paraId="6290F3E5" w15:done="1"/>
  <w15:commentEx w15:paraId="3B4A6BF7" w15:paraIdParent="6290F3E5" w15:done="1"/>
  <w15:commentEx w15:paraId="66B5F895" w15:done="1"/>
  <w15:commentEx w15:paraId="7AA7B755" w15:paraIdParent="66B5F895" w15:done="1"/>
  <w15:commentEx w15:paraId="646F825E" w15:done="1"/>
  <w15:commentEx w15:paraId="6761C214" w15:done="0"/>
  <w15:commentEx w15:paraId="5F79AF9C" w15:done="1"/>
  <w15:commentEx w15:paraId="026C9ECC" w15:done="1"/>
  <w15:commentEx w15:paraId="2704C278" w15:done="0"/>
  <w15:commentEx w15:paraId="21717049" w15:done="1"/>
  <w15:commentEx w15:paraId="06A1D556" w15:done="0"/>
  <w15:commentEx w15:paraId="052A1E87" w15:done="0"/>
  <w15:commentEx w15:paraId="68CDF960" w15:done="1"/>
  <w15:commentEx w15:paraId="1505D29D" w15:paraIdParent="68CDF960" w15:done="1"/>
  <w15:commentEx w15:paraId="5045F8D8" w15:done="0"/>
  <w15:commentEx w15:paraId="47D87B5C" w15:done="0"/>
  <w15:commentEx w15:paraId="5F487251" w15:done="0"/>
  <w15:commentEx w15:paraId="106C30D9" w15:done="0"/>
  <w15:commentEx w15:paraId="5566606E" w15:done="0"/>
  <w15:commentEx w15:paraId="7F0899C1" w15:done="0"/>
  <w15:commentEx w15:paraId="6BFCD319" w15:done="0"/>
  <w15:commentEx w15:paraId="14E250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D64C8" w16cex:dateUtc="2023-07-03T20:16:00Z"/>
  <w16cex:commentExtensible w16cex:durableId="284D6503" w16cex:dateUtc="2023-07-03T20:17:00Z"/>
  <w16cex:commentExtensible w16cex:durableId="284D68DE" w16cex:dateUtc="2023-07-03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D39F84" w16cid:durableId="284970FF"/>
  <w16cid:commentId w16cid:paraId="0B002CE5" w16cid:durableId="28497100"/>
  <w16cid:commentId w16cid:paraId="2C4E38E6" w16cid:durableId="28497101"/>
  <w16cid:commentId w16cid:paraId="5507B617" w16cid:durableId="28497102"/>
  <w16cid:commentId w16cid:paraId="6290F3E5" w16cid:durableId="28497103"/>
  <w16cid:commentId w16cid:paraId="3B4A6BF7" w16cid:durableId="284D64C8"/>
  <w16cid:commentId w16cid:paraId="66B5F895" w16cid:durableId="28497104"/>
  <w16cid:commentId w16cid:paraId="7AA7B755" w16cid:durableId="284D6503"/>
  <w16cid:commentId w16cid:paraId="646F825E" w16cid:durableId="28497105"/>
  <w16cid:commentId w16cid:paraId="6761C214" w16cid:durableId="28497106"/>
  <w16cid:commentId w16cid:paraId="5F79AF9C" w16cid:durableId="28497107"/>
  <w16cid:commentId w16cid:paraId="026C9ECC" w16cid:durableId="28497108"/>
  <w16cid:commentId w16cid:paraId="2704C278" w16cid:durableId="28497109"/>
  <w16cid:commentId w16cid:paraId="21717049" w16cid:durableId="2849710A"/>
  <w16cid:commentId w16cid:paraId="06A1D556" w16cid:durableId="2849710B"/>
  <w16cid:commentId w16cid:paraId="052A1E87" w16cid:durableId="2849710C"/>
  <w16cid:commentId w16cid:paraId="68CDF960" w16cid:durableId="2849710D"/>
  <w16cid:commentId w16cid:paraId="1505D29D" w16cid:durableId="284D68DE"/>
  <w16cid:commentId w16cid:paraId="5045F8D8" w16cid:durableId="2849710E"/>
  <w16cid:commentId w16cid:paraId="47D87B5C" w16cid:durableId="2849710F"/>
  <w16cid:commentId w16cid:paraId="5F487251" w16cid:durableId="28497110"/>
  <w16cid:commentId w16cid:paraId="106C30D9" w16cid:durableId="28497111"/>
  <w16cid:commentId w16cid:paraId="5566606E" w16cid:durableId="28497112"/>
  <w16cid:commentId w16cid:paraId="7F0899C1" w16cid:durableId="28497113"/>
  <w16cid:commentId w16cid:paraId="6BFCD319" w16cid:durableId="28497114"/>
  <w16cid:commentId w16cid:paraId="14E2504F" w16cid:durableId="284971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B2E9B" w14:textId="77777777" w:rsidR="00912598" w:rsidRDefault="00912598" w:rsidP="00D6793F">
      <w:r>
        <w:separator/>
      </w:r>
    </w:p>
  </w:endnote>
  <w:endnote w:type="continuationSeparator" w:id="0">
    <w:p w14:paraId="5973A22B" w14:textId="77777777" w:rsidR="00912598" w:rsidRDefault="00912598"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Agency FB">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7A4A65" w:rsidRPr="003E4380" w:rsidRDefault="007A4A65"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7A4A65" w:rsidRPr="00E728A2" w:rsidRDefault="007A4A65"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12 de mayo al 21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F4A19" w14:textId="77777777" w:rsidR="00912598" w:rsidRDefault="00912598" w:rsidP="00D6793F">
      <w:r>
        <w:separator/>
      </w:r>
    </w:p>
  </w:footnote>
  <w:footnote w:type="continuationSeparator" w:id="0">
    <w:p w14:paraId="61D9570F" w14:textId="77777777" w:rsidR="00912598" w:rsidRDefault="00912598"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7A4A65" w:rsidRPr="00432143" w:rsidRDefault="007A4A65"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7A4A65" w:rsidRPr="00432143" w:rsidRDefault="007A4A65"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7A4A65" w:rsidRPr="00432143" w:rsidRDefault="007A4A65"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7A4A65" w:rsidRPr="007957BB" w:rsidRDefault="007A4A65"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5219E6">
      <w:rPr>
        <w:rFonts w:ascii="Arial Narrow" w:hAnsi="Arial Narrow"/>
        <w:b/>
        <w:sz w:val="16"/>
        <w:szCs w:val="16"/>
      </w:rPr>
      <w:t>004-2023-OCI/</w:t>
    </w:r>
    <w:r>
      <w:rPr>
        <w:rFonts w:ascii="Arial Narrow" w:hAnsi="Arial Narrow"/>
        <w:b/>
        <w:sz w:val="16"/>
        <w:szCs w:val="16"/>
      </w:rPr>
      <w:t>5333</w:t>
    </w:r>
    <w:r w:rsidRPr="007957BB">
      <w:rPr>
        <w:rFonts w:ascii="Arial Narrow" w:hAnsi="Arial Narrow"/>
        <w:b/>
        <w:sz w:val="16"/>
        <w:szCs w:val="16"/>
      </w:rPr>
      <w:t>-SCC</w:t>
    </w:r>
  </w:p>
  <w:p w14:paraId="76301299" w14:textId="4E1B4AD5" w:rsidR="007A4A65" w:rsidRPr="00475156" w:rsidRDefault="007A4A65"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7A4A65" w:rsidRPr="00E17335" w:rsidRDefault="007A4A65" w:rsidP="00986B90">
    <w:pPr>
      <w:pStyle w:val="Encabezado"/>
      <w:jc w:val="right"/>
      <w:rPr>
        <w:rFonts w:ascii="Arial Narrow" w:hAnsi="Arial Narrow"/>
        <w:sz w:val="6"/>
        <w:szCs w:val="6"/>
        <w:lang w:val="es-ES"/>
      </w:rPr>
    </w:pPr>
  </w:p>
  <w:p w14:paraId="7F607A86" w14:textId="696C1EB7" w:rsidR="007A4A65" w:rsidRPr="007B647C" w:rsidRDefault="007A4A65"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EA621F" w:rsidRPr="00EA621F">
      <w:rPr>
        <w:rFonts w:ascii="Arial Narrow" w:hAnsi="Arial Narrow"/>
        <w:b/>
        <w:bCs/>
        <w:noProof/>
        <w:sz w:val="16"/>
        <w:szCs w:val="16"/>
        <w:lang w:val="es-ES"/>
      </w:rPr>
      <w:t>13</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18</w:t>
    </w:r>
  </w:p>
  <w:p w14:paraId="33496BE7" w14:textId="77777777" w:rsidR="007A4A65" w:rsidRPr="00475156" w:rsidRDefault="007A4A65"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5"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89758F"/>
    <w:multiLevelType w:val="hybridMultilevel"/>
    <w:tmpl w:val="6FB6F12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7A001FBE"/>
    <w:multiLevelType w:val="hybridMultilevel"/>
    <w:tmpl w:val="EEFE28CA"/>
    <w:lvl w:ilvl="0" w:tplc="39780838">
      <w:start w:val="1"/>
      <w:numFmt w:val="decimal"/>
      <w:lvlText w:val="%1)"/>
      <w:lvlJc w:val="left"/>
      <w:pPr>
        <w:ind w:left="644"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num w:numId="1" w16cid:durableId="1488865169">
    <w:abstractNumId w:val="10"/>
  </w:num>
  <w:num w:numId="2" w16cid:durableId="275020672">
    <w:abstractNumId w:val="8"/>
  </w:num>
  <w:num w:numId="3" w16cid:durableId="1282954015">
    <w:abstractNumId w:val="3"/>
  </w:num>
  <w:num w:numId="4" w16cid:durableId="679159005">
    <w:abstractNumId w:val="5"/>
  </w:num>
  <w:num w:numId="5" w16cid:durableId="771900627">
    <w:abstractNumId w:val="9"/>
  </w:num>
  <w:num w:numId="6" w16cid:durableId="106583694">
    <w:abstractNumId w:val="2"/>
  </w:num>
  <w:num w:numId="7" w16cid:durableId="931351013">
    <w:abstractNumId w:val="4"/>
  </w:num>
  <w:num w:numId="8" w16cid:durableId="484859082">
    <w:abstractNumId w:val="11"/>
  </w:num>
  <w:num w:numId="9" w16cid:durableId="432481011">
    <w:abstractNumId w:val="0"/>
  </w:num>
  <w:num w:numId="10" w16cid:durableId="701395222">
    <w:abstractNumId w:val="6"/>
  </w:num>
  <w:num w:numId="11" w16cid:durableId="1956405313">
    <w:abstractNumId w:val="1"/>
  </w:num>
  <w:num w:numId="12" w16cid:durableId="1910650345">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Raul Livano Luna">
    <w15:presenceInfo w15:providerId="Windows Live" w15:userId="541edf0b8fffed76"/>
  </w15:person>
  <w15:person w15:author="GRAPURIMAC">
    <w15:presenceInfo w15:providerId="Windows Live" w15:userId="3cc727e2908818db"/>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6127"/>
    <w:rsid w:val="00026DA7"/>
    <w:rsid w:val="000317E1"/>
    <w:rsid w:val="00031A94"/>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3E0"/>
    <w:rsid w:val="00091CDF"/>
    <w:rsid w:val="00091F8E"/>
    <w:rsid w:val="000920DF"/>
    <w:rsid w:val="0009282B"/>
    <w:rsid w:val="000928F6"/>
    <w:rsid w:val="00093DBB"/>
    <w:rsid w:val="0009410D"/>
    <w:rsid w:val="00094C4E"/>
    <w:rsid w:val="00096544"/>
    <w:rsid w:val="0009760C"/>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447"/>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36D23"/>
    <w:rsid w:val="004404A1"/>
    <w:rsid w:val="00441A1D"/>
    <w:rsid w:val="00441E28"/>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1D1A"/>
    <w:rsid w:val="007D20DD"/>
    <w:rsid w:val="007D32DA"/>
    <w:rsid w:val="007D4CFB"/>
    <w:rsid w:val="007D57A4"/>
    <w:rsid w:val="007D6CC1"/>
    <w:rsid w:val="007E0BBE"/>
    <w:rsid w:val="007E1335"/>
    <w:rsid w:val="007E1894"/>
    <w:rsid w:val="007E1D50"/>
    <w:rsid w:val="007E275B"/>
    <w:rsid w:val="007E3A33"/>
    <w:rsid w:val="007E467E"/>
    <w:rsid w:val="007E4A66"/>
    <w:rsid w:val="007E51D5"/>
    <w:rsid w:val="007E5D98"/>
    <w:rsid w:val="007E61A8"/>
    <w:rsid w:val="007E66B4"/>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80D92"/>
    <w:rsid w:val="00881A04"/>
    <w:rsid w:val="0088371A"/>
    <w:rsid w:val="00884014"/>
    <w:rsid w:val="00884549"/>
    <w:rsid w:val="00884B95"/>
    <w:rsid w:val="0088518A"/>
    <w:rsid w:val="00885DB3"/>
    <w:rsid w:val="00886619"/>
    <w:rsid w:val="008875BF"/>
    <w:rsid w:val="0089283C"/>
    <w:rsid w:val="008933D2"/>
    <w:rsid w:val="00893C64"/>
    <w:rsid w:val="00894C68"/>
    <w:rsid w:val="00895001"/>
    <w:rsid w:val="008952F3"/>
    <w:rsid w:val="0089612F"/>
    <w:rsid w:val="0089660D"/>
    <w:rsid w:val="0089798B"/>
    <w:rsid w:val="008A07B7"/>
    <w:rsid w:val="008A1435"/>
    <w:rsid w:val="008A1D41"/>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2598"/>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808"/>
    <w:rsid w:val="0099581F"/>
    <w:rsid w:val="00996B16"/>
    <w:rsid w:val="00997229"/>
    <w:rsid w:val="00997EBB"/>
    <w:rsid w:val="009A098A"/>
    <w:rsid w:val="009A0AB9"/>
    <w:rsid w:val="009A0AC2"/>
    <w:rsid w:val="009A0E21"/>
    <w:rsid w:val="009A2481"/>
    <w:rsid w:val="009A2D4C"/>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77EC"/>
    <w:rsid w:val="00BE7DF6"/>
    <w:rsid w:val="00BF026D"/>
    <w:rsid w:val="00BF0DA3"/>
    <w:rsid w:val="00BF176C"/>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D6"/>
    <w:rsid w:val="00C72397"/>
    <w:rsid w:val="00C72DD9"/>
    <w:rsid w:val="00C73682"/>
    <w:rsid w:val="00C76D88"/>
    <w:rsid w:val="00C83D2C"/>
    <w:rsid w:val="00C84122"/>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225D"/>
    <w:rsid w:val="00CC3EAC"/>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1AED"/>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4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2A5123"/>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emf"/><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customXml" Target="ink/ink3.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5.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customXml" Target="ink/ink2.xml"/><Relationship Id="rId28" Type="http://schemas.microsoft.com/office/2007/relationships/hdphoto" Target="media/hdphoto2.wdp"/><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customXml" Target="ink/ink1.xm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microsoft.com/office/2007/relationships/hdphoto" Target="media/hdphoto1.wdp"/><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8T23:34:03.499"/>
    </inkml:context>
    <inkml:brush xml:id="br0">
      <inkml:brushProperty name="width" value="0.05" units="cm"/>
      <inkml:brushProperty name="height" value="0.05" units="cm"/>
      <inkml:brushProperty name="color" value="#E71224"/>
    </inkml:brush>
  </inkml:definitions>
  <inkml:trace contextRef="#ctx0" brushRef="#br0">1726 453 24575,'381'0'0,"-269"15"0,30-1 0,1099-15 0,-1239 1 0,0 1 0,0-1 0,-1-1 0,1 1 0,0 0 0,-1 0 0,1-1 0,0 1 0,-1-1 0,1 1 0,0-1 0,-1 0 0,1 0 0,-1 1 0,1-1 0,-1 0 0,0 0 0,1-1 0,-1 1 0,0 0 0,0 0 0,1-1 0,-1 1 0,0 0 0,0-1 0,-1 1 0,1-1 0,0 0 0,0 1 0,-1-1 0,1 1 0,0-4 0,0-4 0,-1 0 0,1 1 0,-1-1 0,-1 1 0,-2-14 0,1 8 0,-2 1 0,0-1 0,-1 0 0,-9-19 0,8 18 0,0 0 0,0-1 0,-4-20 0,-3-16 0,9 39 0,1 0 0,0 0 0,0 1 0,0-25 0,3 34 0,0-1 0,0 1 0,0 0 0,0-1 0,-1 1 0,0-1 0,1 1 0,-1 0 0,0 0 0,-1-1 0,1 1 0,-3-5 0,2 6 0,0 0 0,0 0 0,0 1 0,0-1 0,-1 0 0,1 1 0,0 0 0,-1-1 0,1 1 0,-1 0 0,1 0 0,-1 0 0,0 1 0,1-1 0,-1 1 0,-5-1 0,-44-3 0,-87 5 0,49 1 0,73-1 0,1 1 0,-1 0 0,-24 8 0,25-6 0,-1 0 0,1-1 0,-28 1 0,-448-5 0,321 16 0,-535-16 0,595-14 0,-426 16 0,512 0 0,-1 2 0,-34 7 0,35-5 0,-1-1 0,-37 2 0,39-6 0,0 2 0,-30 6 0,-95 6 0,89-10 0,-53 10 0,34-6 0,32-1 0,2-2 0,22-2 0,-36 1 0,35-5 0,16 0 0,-1 1 0,1-1 0,-1 2 0,1-1 0,-10 3 0,17-3 0,-1 1 0,0-1 0,1 1 0,-1-1 0,0 1 0,1 0 0,-1 0 0,1 0 0,0 0 0,-1 0 0,1 0 0,-1 0 0,1 0 0,0 0 0,0 1 0,0-1 0,0 0 0,0 1 0,0-1 0,0 1 0,0-1 0,1 1 0,-1 0 0,1-1 0,-1 1 0,1 0 0,-1-1 0,1 1 0,0 3 0,-1 28 0,5 49 0,-3-79 0,1 0 0,-1 0 0,0-1 0,1 1 0,-1 0 0,1-1 0,0 0 0,0 1 0,0-1 0,0 0 0,0 0 0,0 0 0,0 0 0,1 0 0,-1 0 0,1-1 0,0 0 0,4 3 0,19 14 0,-22-15 0,1 0 0,-1 0 0,0 0 0,1-1 0,0 0 0,-1 0 0,1 0 0,0-1 0,0 1 0,9 0 0,56 7 0,-55-8 0,272 2 0,-151-5 0,767 2 0,-894 0 0,-1 1 0,1 1 0,-1 0 0,0 0 0,15 6 0,24 5 0,-42-12-195,0 1 0,0-1 0,0 1 0,0 0 0,0 0 0,8 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08.579"/>
    </inkml:context>
    <inkml:brush xml:id="br0">
      <inkml:brushProperty name="width" value="0.05" units="cm"/>
      <inkml:brushProperty name="height" value="0.05" units="cm"/>
      <inkml:brushProperty name="color" value="#E71224"/>
    </inkml:brush>
  </inkml:definitions>
  <inkml:trace contextRef="#ctx0" brushRef="#br0">2789 331 24575,'-2'-3'0,"-1"0"0,0 0 0,0 0 0,-1 1 0,1-1 0,0 1 0,-1 0 0,0 0 0,1 0 0,-8-2 0,-79-23 0,-23-15 0,-186-43 0,114 36 0,98 29 0,-126-14 0,136 24 0,-493-24 0,32 34 0,501 3 0,0 2 0,1 1 0,0 2 0,-54 19 0,72-21 0,-4 3 0,0 1 0,1 1 0,1 0 0,-32 25 0,31-22 0,11-8 0,0 1 0,0-1 0,1 2 0,0-1 0,0 1 0,1 1 0,0 0 0,0 0 0,1 0 0,1 1 0,-11 18 0,9-11 0,0 0 0,1 1 0,1 0 0,0 0 0,2 0 0,0 1 0,1-1 0,-1 36 0,4-24 0,-1-8 0,2 0 0,3 26 0,-2-41 0,-1 1 0,1-1 0,1 0 0,-1 0 0,1 0 0,0 0 0,1 0 0,0-1 0,0 0 0,6 9 0,7 3 0,1-1 0,0 0 0,1-2 0,1 0 0,0-1 0,1 0 0,1-2 0,44 18 0,6-3 0,118 26 0,-112-37 0,-1-3 0,117 3 0,162-15 0,-167-3 0,0 3 0,35 1 0,230-27 0,-426 20 0,0-2 0,0-1 0,40-17 0,-11 4 0,-40 16 0,-1-1 0,0-1 0,0 0 0,0-2 0,-1 1 0,0-2 0,-1 0 0,0-1 0,0 0 0,18-21 0,-17 15 0,-1 0 0,0-1 0,-1-1 0,11-21 0,-19 29 0,0 0 0,-1 0 0,0-1 0,-1 1 0,0-1 0,-1 0 0,0 0 0,-1 0 0,-1-17 0,1-49 0,-3-43 0,-2 102-1365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D198C-EB5C-4E17-B399-E19C8E9B3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22</Pages>
  <Words>5785</Words>
  <Characters>31823</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3</cp:revision>
  <cp:lastPrinted>2023-06-29T00:54:00Z</cp:lastPrinted>
  <dcterms:created xsi:type="dcterms:W3CDTF">2023-07-03T20:14:00Z</dcterms:created>
  <dcterms:modified xsi:type="dcterms:W3CDTF">2023-07-03T20:48:00Z</dcterms:modified>
</cp:coreProperties>
</file>
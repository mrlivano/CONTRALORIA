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Pr="005132B3" w:rsidRDefault="00C029F7" w:rsidP="00AE74BE">
      <w:pPr>
        <w:jc w:val="center"/>
        <w:rPr>
          <w:rFonts w:ascii="Arial" w:hAnsi="Arial" w:cs="Arial"/>
          <w:b/>
        </w:rPr>
      </w:pPr>
    </w:p>
    <w:p w14:paraId="44327954" w14:textId="16058A98" w:rsidR="00C029F7" w:rsidRPr="005132B3" w:rsidRDefault="00C029F7" w:rsidP="00AE74BE">
      <w:pPr>
        <w:jc w:val="center"/>
        <w:rPr>
          <w:rFonts w:ascii="Arial" w:hAnsi="Arial" w:cs="Arial"/>
          <w:b/>
        </w:rPr>
      </w:pPr>
      <w:bookmarkStart w:id="0" w:name="_Hlk130310234"/>
      <w:bookmarkEnd w:id="0"/>
    </w:p>
    <w:p w14:paraId="6D50773A" w14:textId="4EDCCDD3" w:rsidR="00D6793F" w:rsidRPr="005132B3" w:rsidRDefault="002C58E7" w:rsidP="00AE74BE">
      <w:pPr>
        <w:jc w:val="center"/>
        <w:rPr>
          <w:rFonts w:ascii="Arial" w:hAnsi="Arial" w:cs="Arial"/>
          <w:b/>
        </w:rPr>
      </w:pPr>
      <w:r w:rsidRPr="005132B3">
        <w:rPr>
          <w:noProof/>
          <w:lang w:val="en-US" w:eastAsia="en-US"/>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sidRPr="005132B3">
        <w:rPr>
          <w:noProof/>
          <w:lang w:val="en-US" w:eastAsia="en-US"/>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sidRPr="005132B3">
        <w:rPr>
          <w:rFonts w:ascii="Arial" w:hAnsi="Arial" w:cs="Arial"/>
          <w:b/>
        </w:rPr>
        <w:t xml:space="preserve"> </w:t>
      </w:r>
      <w:r w:rsidR="00D6793F" w:rsidRPr="005132B3">
        <w:rPr>
          <w:rFonts w:ascii="Arial" w:hAnsi="Arial" w:cs="Arial"/>
          <w:b/>
          <w:noProof/>
          <w:lang w:val="en-US" w:eastAsia="en-US"/>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5132B3" w:rsidRDefault="00D6793F" w:rsidP="00AE74BE">
      <w:pPr>
        <w:tabs>
          <w:tab w:val="left" w:pos="1985"/>
          <w:tab w:val="center" w:pos="4419"/>
          <w:tab w:val="right" w:pos="8838"/>
        </w:tabs>
        <w:jc w:val="center"/>
        <w:rPr>
          <w:rFonts w:ascii="Arial Narrow" w:hAnsi="Arial Narrow"/>
        </w:rPr>
      </w:pPr>
    </w:p>
    <w:p w14:paraId="31F8558D" w14:textId="77777777" w:rsidR="00D6793F" w:rsidRPr="005132B3" w:rsidRDefault="00D6793F" w:rsidP="00AE74BE">
      <w:pPr>
        <w:jc w:val="center"/>
        <w:rPr>
          <w:rFonts w:ascii="Arial" w:hAnsi="Arial" w:cs="Arial"/>
          <w:b/>
        </w:rPr>
      </w:pPr>
    </w:p>
    <w:p w14:paraId="1EF6DA91" w14:textId="77777777" w:rsidR="00D6793F" w:rsidRPr="005132B3" w:rsidRDefault="00D6793F" w:rsidP="00AE74BE">
      <w:pPr>
        <w:jc w:val="center"/>
        <w:rPr>
          <w:rFonts w:ascii="Arial" w:hAnsi="Arial" w:cs="Arial"/>
          <w:b/>
        </w:rPr>
      </w:pPr>
    </w:p>
    <w:p w14:paraId="7F2BA611" w14:textId="77777777" w:rsidR="00D6793F" w:rsidRPr="005132B3" w:rsidRDefault="00D6793F" w:rsidP="00AE74BE">
      <w:pPr>
        <w:tabs>
          <w:tab w:val="left" w:pos="142"/>
        </w:tabs>
        <w:jc w:val="center"/>
        <w:rPr>
          <w:rFonts w:ascii="Arial Narrow" w:hAnsi="Arial Narrow" w:cs="Arial"/>
          <w:b/>
          <w:sz w:val="32"/>
          <w:szCs w:val="32"/>
        </w:rPr>
      </w:pPr>
    </w:p>
    <w:p w14:paraId="488EDF9F" w14:textId="77777777" w:rsidR="00D6793F" w:rsidRPr="005132B3" w:rsidRDefault="00D6793F" w:rsidP="00AE74BE">
      <w:pPr>
        <w:tabs>
          <w:tab w:val="left" w:pos="142"/>
        </w:tabs>
        <w:jc w:val="center"/>
        <w:rPr>
          <w:rFonts w:ascii="Arial Narrow" w:hAnsi="Arial Narrow" w:cs="Arial"/>
          <w:b/>
          <w:sz w:val="32"/>
          <w:szCs w:val="32"/>
        </w:rPr>
      </w:pPr>
      <w:r w:rsidRPr="005132B3">
        <w:rPr>
          <w:rFonts w:ascii="Arial Narrow" w:hAnsi="Arial Narrow" w:cs="Arial"/>
          <w:b/>
          <w:sz w:val="32"/>
          <w:szCs w:val="32"/>
        </w:rPr>
        <w:t xml:space="preserve">GERENCIA REGIONAL DE CONTROL DE APURÍMAC </w:t>
      </w:r>
    </w:p>
    <w:p w14:paraId="2C25C3EF" w14:textId="77777777" w:rsidR="00D6793F" w:rsidRPr="005132B3" w:rsidRDefault="00D6793F" w:rsidP="00AE74BE">
      <w:pPr>
        <w:jc w:val="center"/>
        <w:rPr>
          <w:rFonts w:ascii="Arial Narrow" w:hAnsi="Arial Narrow" w:cs="Arial"/>
          <w:b/>
          <w:sz w:val="24"/>
          <w:szCs w:val="40"/>
          <w:u w:val="single"/>
        </w:rPr>
      </w:pPr>
    </w:p>
    <w:p w14:paraId="3FDA7440" w14:textId="77777777"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INFORME DE HITO DE CONTROL</w:t>
      </w:r>
    </w:p>
    <w:p w14:paraId="3AAA9F94" w14:textId="6E564E0E" w:rsidR="00D6793F" w:rsidRPr="005132B3" w:rsidRDefault="00D6793F" w:rsidP="00AE74BE">
      <w:pPr>
        <w:jc w:val="center"/>
        <w:rPr>
          <w:rFonts w:ascii="Arial Narrow" w:hAnsi="Arial Narrow" w:cs="Arial"/>
          <w:b/>
          <w:sz w:val="40"/>
          <w:szCs w:val="40"/>
          <w:u w:val="single"/>
        </w:rPr>
      </w:pPr>
      <w:r w:rsidRPr="005132B3">
        <w:rPr>
          <w:rFonts w:ascii="Arial Narrow" w:hAnsi="Arial Narrow" w:cs="Arial"/>
          <w:b/>
          <w:sz w:val="40"/>
          <w:szCs w:val="40"/>
          <w:u w:val="single"/>
        </w:rPr>
        <w:t>N°</w:t>
      </w:r>
      <w:r w:rsidR="0051373D" w:rsidRPr="005132B3">
        <w:rPr>
          <w:rFonts w:ascii="Arial Narrow" w:hAnsi="Arial Narrow" w:cs="Arial"/>
          <w:b/>
          <w:sz w:val="40"/>
          <w:szCs w:val="40"/>
          <w:u w:val="single"/>
        </w:rPr>
        <w:t xml:space="preserve"> 0</w:t>
      </w:r>
      <w:r w:rsidR="008B3BE2" w:rsidRPr="005132B3">
        <w:rPr>
          <w:rFonts w:ascii="Arial Narrow" w:hAnsi="Arial Narrow" w:cs="Arial"/>
          <w:b/>
          <w:sz w:val="40"/>
          <w:szCs w:val="40"/>
          <w:u w:val="single"/>
        </w:rPr>
        <w:t>00</w:t>
      </w:r>
      <w:r w:rsidRPr="005132B3">
        <w:rPr>
          <w:rFonts w:ascii="Arial Narrow" w:hAnsi="Arial Narrow" w:cs="Arial"/>
          <w:b/>
          <w:sz w:val="40"/>
          <w:szCs w:val="40"/>
          <w:u w:val="single"/>
        </w:rPr>
        <w:t>-202</w:t>
      </w:r>
      <w:r w:rsidR="00026127" w:rsidRPr="005132B3">
        <w:rPr>
          <w:rFonts w:ascii="Arial Narrow" w:hAnsi="Arial Narrow" w:cs="Arial"/>
          <w:b/>
          <w:sz w:val="40"/>
          <w:szCs w:val="40"/>
          <w:u w:val="single"/>
        </w:rPr>
        <w:t>3</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OCI</w:t>
      </w:r>
      <w:r w:rsidRPr="005132B3">
        <w:rPr>
          <w:rFonts w:ascii="Arial Narrow" w:hAnsi="Arial Narrow" w:cs="Arial"/>
          <w:b/>
          <w:sz w:val="40"/>
          <w:szCs w:val="40"/>
          <w:u w:val="single"/>
        </w:rPr>
        <w:t>/</w:t>
      </w:r>
      <w:r w:rsidR="000D25E2" w:rsidRPr="005132B3">
        <w:rPr>
          <w:rFonts w:ascii="Arial Narrow" w:hAnsi="Arial Narrow" w:cs="Arial"/>
          <w:b/>
          <w:sz w:val="40"/>
          <w:szCs w:val="40"/>
          <w:u w:val="single"/>
        </w:rPr>
        <w:t>5333-</w:t>
      </w:r>
      <w:r w:rsidRPr="005132B3">
        <w:rPr>
          <w:rFonts w:ascii="Arial Narrow" w:hAnsi="Arial Narrow" w:cs="Arial"/>
          <w:b/>
          <w:sz w:val="40"/>
          <w:szCs w:val="40"/>
          <w:u w:val="single"/>
        </w:rPr>
        <w:t>SCC</w:t>
      </w:r>
    </w:p>
    <w:p w14:paraId="3EB8D2EC" w14:textId="77777777" w:rsidR="00D6793F" w:rsidRPr="005132B3" w:rsidRDefault="00D6793F" w:rsidP="00AE74BE">
      <w:pPr>
        <w:jc w:val="center"/>
        <w:rPr>
          <w:rFonts w:ascii="Arial Narrow" w:hAnsi="Arial Narrow" w:cs="Arial"/>
          <w:b/>
          <w:sz w:val="36"/>
          <w:szCs w:val="36"/>
        </w:rPr>
      </w:pPr>
    </w:p>
    <w:p w14:paraId="53807FA0" w14:textId="4B91DE74" w:rsidR="00D6793F" w:rsidRPr="005132B3" w:rsidRDefault="00D6793F" w:rsidP="00AE74BE">
      <w:pPr>
        <w:jc w:val="center"/>
        <w:rPr>
          <w:rFonts w:ascii="Arial Narrow" w:hAnsi="Arial Narrow" w:cs="Arial"/>
          <w:b/>
          <w:sz w:val="36"/>
          <w:szCs w:val="36"/>
        </w:rPr>
      </w:pPr>
      <w:r w:rsidRPr="005132B3">
        <w:rPr>
          <w:rFonts w:ascii="Arial Narrow" w:hAnsi="Arial Narrow" w:cs="Arial"/>
          <w:b/>
          <w:sz w:val="36"/>
          <w:szCs w:val="36"/>
        </w:rPr>
        <w:t>CONTROL CONCURRENTE</w:t>
      </w:r>
    </w:p>
    <w:p w14:paraId="03ACF971" w14:textId="77777777" w:rsidR="00D6793F" w:rsidRPr="005132B3" w:rsidRDefault="00D6793F" w:rsidP="00AE74BE">
      <w:pPr>
        <w:tabs>
          <w:tab w:val="left" w:pos="142"/>
        </w:tabs>
        <w:jc w:val="center"/>
        <w:rPr>
          <w:rFonts w:ascii="Arial Narrow" w:hAnsi="Arial Narrow" w:cs="Arial"/>
          <w:b/>
          <w:sz w:val="36"/>
          <w:szCs w:val="36"/>
        </w:rPr>
      </w:pPr>
      <w:r w:rsidRPr="005132B3">
        <w:rPr>
          <w:rFonts w:ascii="Arial Narrow" w:hAnsi="Arial Narrow" w:cs="Arial"/>
          <w:b/>
          <w:sz w:val="36"/>
          <w:szCs w:val="36"/>
        </w:rPr>
        <w:t>GOBIERNO REGIONAL DE APURÍMAC</w:t>
      </w:r>
    </w:p>
    <w:p w14:paraId="1DEA0F23" w14:textId="77777777" w:rsidR="00D6793F" w:rsidRPr="005132B3" w:rsidRDefault="00D6793F" w:rsidP="00AE74BE">
      <w:pPr>
        <w:ind w:left="-567" w:right="-314"/>
        <w:jc w:val="center"/>
        <w:rPr>
          <w:rFonts w:ascii="Arial Narrow" w:hAnsi="Arial Narrow" w:cs="Arial"/>
          <w:b/>
          <w:sz w:val="36"/>
          <w:szCs w:val="36"/>
        </w:rPr>
      </w:pPr>
      <w:r w:rsidRPr="005132B3">
        <w:rPr>
          <w:rFonts w:ascii="Arial Narrow" w:hAnsi="Arial Narrow" w:cs="Arial"/>
          <w:b/>
          <w:sz w:val="36"/>
          <w:szCs w:val="36"/>
        </w:rPr>
        <w:t>ABANCAY-ABANCAY-APURÍMAC</w:t>
      </w:r>
    </w:p>
    <w:p w14:paraId="37537633" w14:textId="77777777" w:rsidR="00D6793F" w:rsidRPr="005132B3" w:rsidRDefault="00D6793F" w:rsidP="00AE74BE">
      <w:pPr>
        <w:ind w:left="-567" w:right="-314"/>
        <w:jc w:val="center"/>
        <w:rPr>
          <w:rFonts w:ascii="Arial Narrow" w:hAnsi="Arial Narrow" w:cs="Arial"/>
          <w:b/>
          <w:sz w:val="36"/>
          <w:szCs w:val="36"/>
        </w:rPr>
      </w:pPr>
    </w:p>
    <w:p w14:paraId="4C2BCED2" w14:textId="07B2C736" w:rsidR="00B07C44" w:rsidRPr="005132B3" w:rsidRDefault="00B07C44" w:rsidP="00AE74BE">
      <w:pPr>
        <w:jc w:val="center"/>
        <w:rPr>
          <w:rFonts w:ascii="Arial Narrow" w:hAnsi="Arial Narrow" w:cs="Arial"/>
          <w:b/>
          <w:sz w:val="36"/>
          <w:szCs w:val="36"/>
        </w:rPr>
      </w:pPr>
      <w:r w:rsidRPr="005132B3">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sidRPr="005132B3">
        <w:rPr>
          <w:rFonts w:ascii="Arial Narrow" w:hAnsi="Arial Narrow" w:cs="Arial"/>
          <w:b/>
          <w:sz w:val="36"/>
          <w:szCs w:val="36"/>
        </w:rPr>
        <w:t>DE LA PROVINCIA DE CHINCHEROS</w:t>
      </w:r>
      <w:r w:rsidRPr="005132B3">
        <w:rPr>
          <w:rFonts w:ascii="Arial Narrow" w:hAnsi="Arial Narrow" w:cs="Arial"/>
          <w:b/>
          <w:sz w:val="36"/>
          <w:szCs w:val="36"/>
        </w:rPr>
        <w:t xml:space="preserve">, UGEL </w:t>
      </w:r>
      <w:r w:rsidR="00311264" w:rsidRPr="005132B3">
        <w:rPr>
          <w:rFonts w:ascii="Arial Narrow" w:hAnsi="Arial Narrow" w:cs="Arial"/>
          <w:b/>
          <w:sz w:val="36"/>
          <w:szCs w:val="36"/>
        </w:rPr>
        <w:t>CHINCHEROS</w:t>
      </w:r>
      <w:r w:rsidRPr="005132B3">
        <w:rPr>
          <w:rFonts w:ascii="Arial Narrow" w:hAnsi="Arial Narrow" w:cs="Arial"/>
          <w:b/>
          <w:sz w:val="36"/>
          <w:szCs w:val="36"/>
        </w:rPr>
        <w:t xml:space="preserve"> - REGIÓN APURÍMAC”</w:t>
      </w:r>
    </w:p>
    <w:p w14:paraId="1F5F6CCA" w14:textId="77777777" w:rsidR="009849D3" w:rsidRPr="005132B3" w:rsidRDefault="009849D3" w:rsidP="00AE74BE">
      <w:pPr>
        <w:tabs>
          <w:tab w:val="left" w:pos="5445"/>
        </w:tabs>
        <w:ind w:left="-567" w:right="-314"/>
        <w:jc w:val="center"/>
        <w:rPr>
          <w:rFonts w:ascii="Arial Narrow" w:hAnsi="Arial Narrow" w:cs="Arial"/>
          <w:b/>
          <w:sz w:val="36"/>
          <w:szCs w:val="36"/>
        </w:rPr>
      </w:pPr>
    </w:p>
    <w:p w14:paraId="31EA9B96" w14:textId="38BFCBB7" w:rsidR="00D6793F" w:rsidRPr="005132B3" w:rsidRDefault="00D6793F" w:rsidP="00AE74BE">
      <w:pPr>
        <w:tabs>
          <w:tab w:val="left" w:pos="5445"/>
        </w:tabs>
        <w:ind w:left="-567" w:right="-314"/>
        <w:jc w:val="center"/>
        <w:rPr>
          <w:rFonts w:ascii="Arial Narrow" w:hAnsi="Arial Narrow" w:cs="Arial"/>
          <w:b/>
          <w:sz w:val="36"/>
          <w:szCs w:val="36"/>
        </w:rPr>
      </w:pPr>
      <w:r w:rsidRPr="005132B3">
        <w:rPr>
          <w:rFonts w:ascii="Arial Narrow" w:hAnsi="Arial Narrow" w:cs="Arial"/>
          <w:b/>
          <w:sz w:val="36"/>
          <w:szCs w:val="36"/>
        </w:rPr>
        <w:t xml:space="preserve">HITO DE CONTROL N° </w:t>
      </w:r>
      <w:r w:rsidR="000E4E3D" w:rsidRPr="005132B3">
        <w:rPr>
          <w:rFonts w:ascii="Arial Narrow" w:hAnsi="Arial Narrow" w:cs="Arial"/>
          <w:b/>
          <w:sz w:val="36"/>
          <w:szCs w:val="36"/>
        </w:rPr>
        <w:t>5</w:t>
      </w:r>
    </w:p>
    <w:p w14:paraId="105F9B78" w14:textId="228A0536" w:rsidR="00D6793F" w:rsidRPr="005132B3" w:rsidRDefault="00CC4058" w:rsidP="00AE74BE">
      <w:pPr>
        <w:tabs>
          <w:tab w:val="left" w:pos="5445"/>
        </w:tabs>
        <w:ind w:left="-567" w:right="-314"/>
        <w:jc w:val="center"/>
        <w:rPr>
          <w:rFonts w:ascii="Arial Narrow" w:hAnsi="Arial Narrow" w:cs="Arial"/>
          <w:b/>
          <w:sz w:val="28"/>
          <w:szCs w:val="28"/>
        </w:rPr>
      </w:pPr>
      <w:r w:rsidRPr="005132B3">
        <w:rPr>
          <w:rFonts w:ascii="Arial Narrow" w:hAnsi="Arial Narrow" w:cs="Arial"/>
          <w:b/>
          <w:sz w:val="36"/>
          <w:szCs w:val="36"/>
        </w:rPr>
        <w:t>“</w:t>
      </w:r>
      <w:r w:rsidR="00FA2C30" w:rsidRPr="005132B3">
        <w:rPr>
          <w:rFonts w:ascii="Arial Narrow" w:hAnsi="Arial Narrow" w:cs="Arial"/>
          <w:b/>
          <w:sz w:val="36"/>
          <w:szCs w:val="36"/>
        </w:rPr>
        <w:t>PROCE</w:t>
      </w:r>
      <w:r w:rsidR="00A03B3F" w:rsidRPr="005132B3">
        <w:rPr>
          <w:rFonts w:ascii="Arial Narrow" w:hAnsi="Arial Narrow" w:cs="Arial"/>
          <w:b/>
          <w:sz w:val="36"/>
          <w:szCs w:val="36"/>
        </w:rPr>
        <w:t xml:space="preserve">SO DE EJECUCION DE GASTOS DEL </w:t>
      </w:r>
      <w:r w:rsidR="004B7DA1" w:rsidRPr="005132B3">
        <w:rPr>
          <w:rFonts w:ascii="Arial Narrow" w:hAnsi="Arial Narrow" w:cs="Arial"/>
          <w:b/>
          <w:sz w:val="36"/>
          <w:szCs w:val="36"/>
        </w:rPr>
        <w:t>PROYECTO”</w:t>
      </w:r>
    </w:p>
    <w:p w14:paraId="3EDBF321" w14:textId="77777777" w:rsidR="00D6793F" w:rsidRPr="005132B3" w:rsidRDefault="00D6793F" w:rsidP="00AE74BE">
      <w:pPr>
        <w:jc w:val="center"/>
        <w:rPr>
          <w:rFonts w:ascii="Arial Narrow" w:hAnsi="Arial Narrow" w:cs="Arial"/>
          <w:b/>
          <w:sz w:val="28"/>
          <w:szCs w:val="28"/>
        </w:rPr>
      </w:pPr>
    </w:p>
    <w:p w14:paraId="170B1D18" w14:textId="77777777"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PERÍODO DE EVALUACIÓN DEL HITO DE CONTROL:</w:t>
      </w:r>
    </w:p>
    <w:p w14:paraId="2067EEF9" w14:textId="19550986"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 xml:space="preserve">DEL </w:t>
      </w:r>
      <w:r w:rsidR="00FC523D" w:rsidRPr="005132B3">
        <w:rPr>
          <w:rFonts w:ascii="Arial Narrow" w:hAnsi="Arial Narrow" w:cs="Arial"/>
          <w:b/>
          <w:sz w:val="28"/>
          <w:szCs w:val="28"/>
        </w:rPr>
        <w:t>12</w:t>
      </w:r>
      <w:r w:rsidR="00430627" w:rsidRPr="005132B3">
        <w:rPr>
          <w:rFonts w:ascii="Arial Narrow" w:hAnsi="Arial Narrow" w:cs="Arial"/>
          <w:b/>
          <w:sz w:val="28"/>
          <w:szCs w:val="28"/>
        </w:rPr>
        <w:t xml:space="preserve"> </w:t>
      </w:r>
      <w:r w:rsidR="008C0AC9" w:rsidRPr="005132B3">
        <w:rPr>
          <w:rFonts w:ascii="Arial Narrow" w:hAnsi="Arial Narrow" w:cs="Arial"/>
          <w:b/>
          <w:sz w:val="28"/>
          <w:szCs w:val="28"/>
        </w:rPr>
        <w:t xml:space="preserve">MAYO </w:t>
      </w:r>
      <w:r w:rsidR="00C67AAF" w:rsidRPr="005132B3">
        <w:rPr>
          <w:rFonts w:ascii="Arial Narrow" w:hAnsi="Arial Narrow" w:cs="Arial"/>
          <w:b/>
          <w:sz w:val="28"/>
          <w:szCs w:val="28"/>
        </w:rPr>
        <w:t xml:space="preserve">AL </w:t>
      </w:r>
      <w:r w:rsidR="00FC523D" w:rsidRPr="005132B3">
        <w:rPr>
          <w:rFonts w:ascii="Arial Narrow" w:hAnsi="Arial Narrow" w:cs="Arial"/>
          <w:b/>
          <w:sz w:val="28"/>
          <w:szCs w:val="28"/>
        </w:rPr>
        <w:t>2</w:t>
      </w:r>
      <w:r w:rsidR="00FB0B7D" w:rsidRPr="005132B3">
        <w:rPr>
          <w:rFonts w:ascii="Arial Narrow" w:hAnsi="Arial Narrow" w:cs="Arial"/>
          <w:b/>
          <w:sz w:val="28"/>
          <w:szCs w:val="28"/>
        </w:rPr>
        <w:t>4</w:t>
      </w:r>
      <w:r w:rsidR="00C67AAF" w:rsidRPr="005132B3">
        <w:rPr>
          <w:rFonts w:ascii="Arial Narrow" w:hAnsi="Arial Narrow" w:cs="Arial"/>
          <w:b/>
          <w:sz w:val="28"/>
          <w:szCs w:val="28"/>
        </w:rPr>
        <w:t xml:space="preserve"> DE </w:t>
      </w:r>
      <w:r w:rsidR="008C0AC9" w:rsidRPr="005132B3">
        <w:rPr>
          <w:rFonts w:ascii="Arial Narrow" w:hAnsi="Arial Narrow" w:cs="Arial"/>
          <w:b/>
          <w:sz w:val="28"/>
          <w:szCs w:val="28"/>
        </w:rPr>
        <w:t>JUNIO</w:t>
      </w:r>
      <w:r w:rsidR="00ED3C30" w:rsidRPr="005132B3">
        <w:rPr>
          <w:rFonts w:ascii="Arial Narrow" w:hAnsi="Arial Narrow" w:cs="Arial"/>
          <w:b/>
          <w:sz w:val="28"/>
          <w:szCs w:val="28"/>
        </w:rPr>
        <w:t xml:space="preserve"> </w:t>
      </w:r>
      <w:r w:rsidRPr="005132B3">
        <w:rPr>
          <w:rFonts w:ascii="Arial Narrow" w:hAnsi="Arial Narrow" w:cs="Arial"/>
          <w:b/>
          <w:sz w:val="28"/>
          <w:szCs w:val="28"/>
        </w:rPr>
        <w:t>DE 202</w:t>
      </w:r>
      <w:r w:rsidR="00CC4058" w:rsidRPr="005132B3">
        <w:rPr>
          <w:rFonts w:ascii="Arial Narrow" w:hAnsi="Arial Narrow" w:cs="Arial"/>
          <w:b/>
          <w:sz w:val="28"/>
          <w:szCs w:val="28"/>
        </w:rPr>
        <w:t>3</w:t>
      </w:r>
    </w:p>
    <w:p w14:paraId="4E478459" w14:textId="77777777" w:rsidR="00D6793F" w:rsidRPr="005132B3" w:rsidRDefault="00D6793F" w:rsidP="00AE74BE">
      <w:pPr>
        <w:jc w:val="center"/>
        <w:rPr>
          <w:rFonts w:ascii="Arial Narrow" w:hAnsi="Arial Narrow" w:cs="Arial"/>
          <w:b/>
          <w:sz w:val="28"/>
          <w:szCs w:val="28"/>
        </w:rPr>
      </w:pPr>
    </w:p>
    <w:p w14:paraId="28AD2586" w14:textId="77777777" w:rsidR="00D6793F" w:rsidRPr="005132B3" w:rsidRDefault="00D6793F" w:rsidP="00AE74BE">
      <w:pPr>
        <w:jc w:val="center"/>
        <w:rPr>
          <w:rFonts w:ascii="Arial Narrow" w:hAnsi="Arial Narrow" w:cs="Arial"/>
          <w:b/>
          <w:sz w:val="22"/>
        </w:rPr>
      </w:pPr>
      <w:r w:rsidRPr="005132B3">
        <w:rPr>
          <w:rFonts w:ascii="Arial Narrow" w:hAnsi="Arial Narrow" w:cs="Arial"/>
          <w:b/>
          <w:sz w:val="22"/>
        </w:rPr>
        <w:t>TOMO I DE I</w:t>
      </w:r>
    </w:p>
    <w:p w14:paraId="15853B55" w14:textId="77777777" w:rsidR="00D6793F" w:rsidRPr="005132B3" w:rsidRDefault="00D6793F" w:rsidP="00AE74BE">
      <w:pPr>
        <w:jc w:val="center"/>
        <w:rPr>
          <w:rFonts w:ascii="Arial Narrow" w:hAnsi="Arial Narrow" w:cs="Arial"/>
          <w:b/>
          <w:sz w:val="22"/>
        </w:rPr>
      </w:pPr>
    </w:p>
    <w:p w14:paraId="3341E174" w14:textId="3DCD05EF" w:rsidR="00D6793F" w:rsidRPr="005132B3" w:rsidRDefault="00D6793F" w:rsidP="00AE74BE">
      <w:pPr>
        <w:jc w:val="center"/>
        <w:rPr>
          <w:rFonts w:ascii="Arial Narrow" w:hAnsi="Arial Narrow" w:cs="Arial"/>
          <w:b/>
          <w:sz w:val="28"/>
          <w:szCs w:val="28"/>
        </w:rPr>
      </w:pPr>
      <w:r w:rsidRPr="005132B3">
        <w:rPr>
          <w:rFonts w:ascii="Arial Narrow" w:hAnsi="Arial Narrow" w:cs="Arial"/>
          <w:b/>
          <w:sz w:val="28"/>
          <w:szCs w:val="28"/>
        </w:rPr>
        <w:t>ABANCA</w:t>
      </w:r>
      <w:r w:rsidR="00430627" w:rsidRPr="005132B3">
        <w:rPr>
          <w:rFonts w:ascii="Arial Narrow" w:hAnsi="Arial Narrow" w:cs="Arial"/>
          <w:b/>
          <w:sz w:val="28"/>
          <w:szCs w:val="28"/>
        </w:rPr>
        <w:t>Y</w:t>
      </w:r>
      <w:r w:rsidR="00CF4272" w:rsidRPr="005132B3">
        <w:rPr>
          <w:rFonts w:ascii="Arial Narrow" w:hAnsi="Arial Narrow" w:cs="Arial"/>
          <w:b/>
          <w:sz w:val="28"/>
          <w:szCs w:val="28"/>
        </w:rPr>
        <w:t xml:space="preserve">, </w:t>
      </w:r>
      <w:r w:rsidR="00FC523D" w:rsidRPr="005132B3">
        <w:rPr>
          <w:rFonts w:ascii="Arial Narrow" w:hAnsi="Arial Narrow" w:cs="Arial"/>
          <w:b/>
          <w:sz w:val="28"/>
          <w:szCs w:val="28"/>
        </w:rPr>
        <w:t>2</w:t>
      </w:r>
      <w:r w:rsidR="001D66C8" w:rsidRPr="005132B3">
        <w:rPr>
          <w:rFonts w:ascii="Arial Narrow" w:hAnsi="Arial Narrow" w:cs="Arial"/>
          <w:b/>
          <w:sz w:val="28"/>
          <w:szCs w:val="28"/>
        </w:rPr>
        <w:t>8</w:t>
      </w:r>
      <w:r w:rsidR="000403C1" w:rsidRPr="005132B3">
        <w:rPr>
          <w:rFonts w:ascii="Arial Narrow" w:hAnsi="Arial Narrow" w:cs="Arial"/>
          <w:b/>
          <w:sz w:val="28"/>
          <w:szCs w:val="28"/>
        </w:rPr>
        <w:t xml:space="preserve"> </w:t>
      </w:r>
      <w:r w:rsidR="009B52F1" w:rsidRPr="005132B3">
        <w:rPr>
          <w:rFonts w:ascii="Arial Narrow" w:hAnsi="Arial Narrow" w:cs="Arial"/>
          <w:b/>
          <w:sz w:val="28"/>
          <w:szCs w:val="28"/>
        </w:rPr>
        <w:t xml:space="preserve">DE </w:t>
      </w:r>
      <w:r w:rsidR="005B22A9" w:rsidRPr="005132B3">
        <w:rPr>
          <w:rFonts w:ascii="Arial Narrow" w:hAnsi="Arial Narrow" w:cs="Arial"/>
          <w:b/>
          <w:sz w:val="28"/>
          <w:szCs w:val="28"/>
        </w:rPr>
        <w:t>JUNIO</w:t>
      </w:r>
      <w:r w:rsidR="00C67AAF" w:rsidRPr="005132B3">
        <w:rPr>
          <w:rFonts w:ascii="Arial Narrow" w:hAnsi="Arial Narrow" w:cs="Arial"/>
          <w:b/>
          <w:sz w:val="28"/>
          <w:szCs w:val="28"/>
        </w:rPr>
        <w:t xml:space="preserve"> D</w:t>
      </w:r>
      <w:r w:rsidR="00AB3387" w:rsidRPr="005132B3">
        <w:rPr>
          <w:rFonts w:ascii="Arial Narrow" w:hAnsi="Arial Narrow" w:cs="Arial"/>
          <w:b/>
          <w:sz w:val="28"/>
          <w:szCs w:val="28"/>
        </w:rPr>
        <w:t>E</w:t>
      </w:r>
      <w:r w:rsidRPr="005132B3">
        <w:rPr>
          <w:rFonts w:ascii="Arial Narrow" w:hAnsi="Arial Narrow" w:cs="Arial"/>
          <w:b/>
          <w:sz w:val="28"/>
          <w:szCs w:val="28"/>
        </w:rPr>
        <w:t xml:space="preserve"> 202</w:t>
      </w:r>
      <w:r w:rsidR="00CF4272" w:rsidRPr="005132B3">
        <w:rPr>
          <w:rFonts w:ascii="Arial Narrow" w:hAnsi="Arial Narrow" w:cs="Arial"/>
          <w:b/>
          <w:sz w:val="28"/>
          <w:szCs w:val="28"/>
        </w:rPr>
        <w:t>3</w:t>
      </w:r>
    </w:p>
    <w:p w14:paraId="0172F41D" w14:textId="77777777" w:rsidR="00D6793F" w:rsidRPr="005132B3" w:rsidRDefault="00D6793F" w:rsidP="00AE74BE">
      <w:pPr>
        <w:jc w:val="center"/>
        <w:rPr>
          <w:rFonts w:ascii="Arial Narrow" w:hAnsi="Arial Narrow" w:cs="Arial"/>
          <w:noProof/>
          <w:sz w:val="18"/>
          <w:szCs w:val="18"/>
        </w:rPr>
      </w:pPr>
    </w:p>
    <w:p w14:paraId="320BAF43" w14:textId="77777777" w:rsidR="00D6793F" w:rsidRPr="005132B3" w:rsidRDefault="00D6793F" w:rsidP="00AE74BE">
      <w:pPr>
        <w:tabs>
          <w:tab w:val="center" w:pos="4252"/>
          <w:tab w:val="right" w:pos="8504"/>
        </w:tabs>
        <w:rPr>
          <w:rFonts w:ascii="Arial Narrow" w:hAnsi="Arial Narrow" w:cs="Arial"/>
          <w:noProof/>
          <w:sz w:val="18"/>
          <w:szCs w:val="18"/>
        </w:rPr>
      </w:pPr>
      <w:r w:rsidRPr="005132B3">
        <w:rPr>
          <w:rFonts w:ascii="Arial Narrow" w:hAnsi="Arial Narrow" w:cs="Arial"/>
          <w:noProof/>
          <w:sz w:val="18"/>
          <w:szCs w:val="18"/>
        </w:rPr>
        <w:tab/>
        <w:t>"Decenio de la Igualdad de oportunidades para mujeres y hombres"</w:t>
      </w:r>
      <w:r w:rsidRPr="005132B3">
        <w:rPr>
          <w:rFonts w:ascii="Arial Narrow" w:hAnsi="Arial Narrow" w:cs="Arial"/>
          <w:noProof/>
          <w:sz w:val="18"/>
          <w:szCs w:val="18"/>
        </w:rPr>
        <w:tab/>
      </w:r>
    </w:p>
    <w:p w14:paraId="5470DED3" w14:textId="381DAD67" w:rsidR="00D6793F" w:rsidRPr="005132B3" w:rsidRDefault="00D6793F" w:rsidP="00AE74BE">
      <w:pPr>
        <w:jc w:val="center"/>
        <w:rPr>
          <w:rFonts w:ascii="Arial Narrow" w:hAnsi="Arial Narrow" w:cs="Arial"/>
          <w:noProof/>
          <w:sz w:val="18"/>
          <w:szCs w:val="18"/>
        </w:rPr>
        <w:sectPr w:rsidR="00D6793F" w:rsidRPr="005132B3" w:rsidSect="008C5DE6">
          <w:headerReference w:type="default" r:id="rId9"/>
          <w:pgSz w:w="11906" w:h="16838"/>
          <w:pgMar w:top="851" w:right="1701" w:bottom="1417" w:left="1701" w:header="708" w:footer="708" w:gutter="0"/>
          <w:cols w:space="708"/>
          <w:docGrid w:linePitch="360"/>
        </w:sectPr>
      </w:pPr>
      <w:r w:rsidRPr="005132B3">
        <w:rPr>
          <w:rFonts w:ascii="Arial Narrow" w:hAnsi="Arial Narrow" w:cs="Arial"/>
          <w:noProof/>
          <w:sz w:val="18"/>
          <w:szCs w:val="18"/>
        </w:rPr>
        <w:t>"Año del Fortalecimiento de la soberania Nacional”</w:t>
      </w:r>
    </w:p>
    <w:p w14:paraId="09211DC9" w14:textId="1186DEB9" w:rsidR="00D6793F" w:rsidRPr="005132B3" w:rsidRDefault="00AE26ED" w:rsidP="00AE74BE">
      <w:pPr>
        <w:jc w:val="center"/>
        <w:rPr>
          <w:rFonts w:ascii="Arial Narrow" w:hAnsi="Arial Narrow" w:cs="Arial"/>
          <w:noProof/>
          <w:sz w:val="18"/>
          <w:szCs w:val="18"/>
        </w:rPr>
      </w:pPr>
      <w:r w:rsidRPr="005132B3">
        <w:rPr>
          <w:rFonts w:ascii="Arial Narrow" w:hAnsi="Arial Narrow" w:cs="Arial"/>
          <w:b/>
          <w:noProof/>
          <w:sz w:val="28"/>
          <w:szCs w:val="28"/>
          <w:u w:val="single"/>
          <w:lang w:val="en-US" w:eastAsia="en-US"/>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5132B3">
        <w:rPr>
          <w:rFonts w:ascii="Arial Narrow" w:hAnsi="Arial Narrow" w:cs="Arial"/>
          <w:b/>
          <w:sz w:val="28"/>
          <w:szCs w:val="28"/>
          <w:u w:val="single"/>
        </w:rPr>
        <w:t xml:space="preserve">INFORME DE HITO DE CONTROL </w:t>
      </w:r>
    </w:p>
    <w:p w14:paraId="56804AA3" w14:textId="449A308A" w:rsidR="00D6793F" w:rsidRPr="005132B3" w:rsidRDefault="00D6793F" w:rsidP="00AE74BE">
      <w:pPr>
        <w:jc w:val="center"/>
        <w:rPr>
          <w:rFonts w:ascii="Arial Narrow" w:hAnsi="Arial Narrow" w:cs="Arial"/>
          <w:b/>
          <w:sz w:val="28"/>
          <w:szCs w:val="28"/>
          <w:u w:val="single"/>
        </w:rPr>
      </w:pPr>
      <w:r w:rsidRPr="005132B3">
        <w:rPr>
          <w:rFonts w:ascii="Arial Narrow" w:hAnsi="Arial Narrow" w:cs="Arial"/>
          <w:b/>
          <w:sz w:val="28"/>
          <w:szCs w:val="28"/>
          <w:u w:val="single"/>
        </w:rPr>
        <w:t>N°</w:t>
      </w:r>
      <w:r w:rsidR="00C12ED0"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Pr="005132B3">
        <w:rPr>
          <w:rFonts w:ascii="Arial Narrow" w:hAnsi="Arial Narrow" w:cs="Arial"/>
          <w:b/>
          <w:sz w:val="28"/>
          <w:szCs w:val="28"/>
          <w:u w:val="single"/>
        </w:rPr>
        <w:t>-202</w:t>
      </w:r>
      <w:r w:rsidR="00BB71A1" w:rsidRPr="005132B3">
        <w:rPr>
          <w:rFonts w:ascii="Arial Narrow" w:hAnsi="Arial Narrow" w:cs="Arial"/>
          <w:b/>
          <w:sz w:val="28"/>
          <w:szCs w:val="28"/>
          <w:u w:val="single"/>
        </w:rPr>
        <w:t>3</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OCI</w:t>
      </w:r>
      <w:r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Pr="005132B3">
        <w:rPr>
          <w:rFonts w:ascii="Arial Narrow" w:hAnsi="Arial Narrow" w:cs="Arial"/>
          <w:b/>
          <w:sz w:val="28"/>
          <w:szCs w:val="28"/>
          <w:u w:val="single"/>
        </w:rPr>
        <w:t>-SCC</w:t>
      </w:r>
    </w:p>
    <w:p w14:paraId="12BC25E9" w14:textId="77777777" w:rsidR="00D6793F" w:rsidRPr="005132B3" w:rsidRDefault="00D6793F" w:rsidP="00AE74BE">
      <w:pPr>
        <w:tabs>
          <w:tab w:val="left" w:pos="5895"/>
        </w:tabs>
        <w:rPr>
          <w:rStyle w:val="nfasis"/>
        </w:rPr>
      </w:pPr>
    </w:p>
    <w:p w14:paraId="45C4BF75" w14:textId="728723E5" w:rsidR="00D6793F" w:rsidRPr="005132B3" w:rsidRDefault="00955AD3" w:rsidP="00AE74BE">
      <w:pPr>
        <w:tabs>
          <w:tab w:val="left" w:pos="142"/>
        </w:tabs>
        <w:jc w:val="center"/>
        <w:rPr>
          <w:rFonts w:ascii="Arial Narrow" w:hAnsi="Arial Narrow" w:cs="Arial"/>
          <w:b/>
          <w:sz w:val="24"/>
          <w:szCs w:val="24"/>
        </w:rPr>
      </w:pPr>
      <w:r w:rsidRPr="005132B3">
        <w:rPr>
          <w:rFonts w:ascii="Arial Narrow" w:hAnsi="Arial Narrow" w:cs="Arial"/>
          <w:b/>
          <w:sz w:val="24"/>
          <w:szCs w:val="24"/>
        </w:rPr>
        <w:t>PROYECTO: “</w:t>
      </w:r>
      <w:r w:rsidR="00B07C44" w:rsidRPr="005132B3">
        <w:rPr>
          <w:rFonts w:ascii="Arial Narrow" w:hAnsi="Arial Narrow" w:cs="Arial"/>
          <w:b/>
          <w:sz w:val="24"/>
          <w:szCs w:val="24"/>
        </w:rPr>
        <w:t>MEJORAMIENTO DE LA APLICACIÓN DE LAS TIC PARA EL ADECUADO DESARROLLO DE LAS COMPETENCIAS DE ESTUDIANTES Y DOCENTES EN LAS IIEE DE NIVEL SECUNDARIA DE L</w:t>
      </w:r>
      <w:r w:rsidR="002E5456" w:rsidRPr="005132B3">
        <w:rPr>
          <w:rFonts w:ascii="Arial Narrow" w:hAnsi="Arial Narrow" w:cs="Arial"/>
          <w:b/>
          <w:sz w:val="24"/>
          <w:szCs w:val="24"/>
        </w:rPr>
        <w:t>A PROVINCIA DE CHINCHEROS</w:t>
      </w:r>
      <w:r w:rsidR="00B07C44" w:rsidRPr="005132B3">
        <w:rPr>
          <w:rFonts w:ascii="Arial Narrow" w:hAnsi="Arial Narrow" w:cs="Arial"/>
          <w:b/>
          <w:sz w:val="24"/>
          <w:szCs w:val="24"/>
        </w:rPr>
        <w:t xml:space="preserve">, UGEL </w:t>
      </w:r>
      <w:r w:rsidR="002E5456" w:rsidRPr="005132B3">
        <w:rPr>
          <w:rFonts w:ascii="Arial Narrow" w:hAnsi="Arial Narrow" w:cs="Arial"/>
          <w:b/>
          <w:sz w:val="24"/>
          <w:szCs w:val="24"/>
        </w:rPr>
        <w:t>CHINCHEROS</w:t>
      </w:r>
      <w:r w:rsidR="00B07C44" w:rsidRPr="005132B3">
        <w:rPr>
          <w:rFonts w:ascii="Arial Narrow" w:hAnsi="Arial Narrow" w:cs="Arial"/>
          <w:b/>
          <w:sz w:val="24"/>
          <w:szCs w:val="24"/>
        </w:rPr>
        <w:t xml:space="preserve"> - REGIÓN APURÍMAC</w:t>
      </w:r>
      <w:r w:rsidRPr="005132B3">
        <w:rPr>
          <w:rFonts w:ascii="Arial Narrow" w:hAnsi="Arial Narrow" w:cs="Arial"/>
          <w:b/>
          <w:sz w:val="24"/>
          <w:szCs w:val="24"/>
        </w:rPr>
        <w:t>”</w:t>
      </w:r>
    </w:p>
    <w:p w14:paraId="73AE65F0" w14:textId="77777777" w:rsidR="00B07C44" w:rsidRPr="005132B3" w:rsidRDefault="00B07C44" w:rsidP="00AE74BE">
      <w:pPr>
        <w:tabs>
          <w:tab w:val="left" w:pos="142"/>
        </w:tabs>
        <w:jc w:val="center"/>
        <w:rPr>
          <w:rFonts w:ascii="Arial Narrow" w:hAnsi="Arial Narrow" w:cs="Arial"/>
          <w:b/>
          <w:sz w:val="24"/>
          <w:szCs w:val="24"/>
        </w:rPr>
      </w:pPr>
    </w:p>
    <w:p w14:paraId="787144E4" w14:textId="77777777" w:rsidR="00D6793F" w:rsidRPr="005132B3" w:rsidRDefault="00D6793F" w:rsidP="00AE74BE">
      <w:pPr>
        <w:tabs>
          <w:tab w:val="center" w:pos="8364"/>
          <w:tab w:val="right" w:pos="8838"/>
        </w:tabs>
        <w:jc w:val="center"/>
        <w:rPr>
          <w:rFonts w:ascii="Arial Narrow" w:hAnsi="Arial Narrow"/>
          <w:b/>
          <w:sz w:val="24"/>
          <w:szCs w:val="24"/>
        </w:rPr>
      </w:pPr>
      <w:r w:rsidRPr="005132B3">
        <w:rPr>
          <w:rFonts w:ascii="Arial Narrow" w:hAnsi="Arial Narrow"/>
          <w:b/>
          <w:sz w:val="24"/>
          <w:szCs w:val="24"/>
        </w:rPr>
        <w:t>____________________________________________________________________________</w:t>
      </w:r>
    </w:p>
    <w:p w14:paraId="0271D66E" w14:textId="643BF514" w:rsidR="008B2520" w:rsidRPr="005132B3" w:rsidRDefault="008B2520" w:rsidP="00AE74BE">
      <w:pPr>
        <w:tabs>
          <w:tab w:val="left" w:pos="2770"/>
        </w:tabs>
        <w:rPr>
          <w:rFonts w:ascii="Arial Narrow" w:hAnsi="Arial Narrow"/>
          <w:sz w:val="24"/>
          <w:szCs w:val="24"/>
        </w:rPr>
      </w:pPr>
    </w:p>
    <w:p w14:paraId="578A5232" w14:textId="77777777" w:rsidR="005219E6" w:rsidRPr="005132B3" w:rsidRDefault="005219E6" w:rsidP="00AE74BE">
      <w:pPr>
        <w:tabs>
          <w:tab w:val="center" w:pos="4419"/>
          <w:tab w:val="left" w:pos="8364"/>
          <w:tab w:val="left" w:pos="8647"/>
          <w:tab w:val="right" w:pos="8838"/>
        </w:tabs>
        <w:jc w:val="center"/>
        <w:rPr>
          <w:rFonts w:ascii="Arial Narrow" w:hAnsi="Arial Narrow"/>
          <w:b/>
          <w:sz w:val="40"/>
          <w:szCs w:val="40"/>
        </w:rPr>
      </w:pPr>
      <w:r w:rsidRPr="005132B3">
        <w:rPr>
          <w:rFonts w:ascii="Arial Narrow" w:hAnsi="Arial Narrow"/>
          <w:b/>
          <w:sz w:val="40"/>
          <w:szCs w:val="40"/>
        </w:rPr>
        <w:t>ÍNDICE</w:t>
      </w:r>
    </w:p>
    <w:p w14:paraId="7080358F" w14:textId="77777777" w:rsidR="005219E6" w:rsidRPr="005132B3" w:rsidRDefault="005219E6" w:rsidP="00AE74BE">
      <w:pPr>
        <w:tabs>
          <w:tab w:val="center" w:pos="4419"/>
          <w:tab w:val="left" w:pos="8647"/>
          <w:tab w:val="right" w:pos="8838"/>
        </w:tabs>
        <w:jc w:val="center"/>
        <w:rPr>
          <w:rFonts w:ascii="Arial Narrow" w:hAnsi="Arial Narrow"/>
          <w:b/>
        </w:rPr>
      </w:pPr>
      <w:r w:rsidRPr="005132B3">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Pr="005132B3" w:rsidRDefault="001A7AED" w:rsidP="00AE74BE">
          <w:pPr>
            <w:pStyle w:val="TtuloTDC"/>
            <w:spacing w:line="240" w:lineRule="auto"/>
            <w:rPr>
              <w:color w:val="auto"/>
            </w:rPr>
          </w:pPr>
        </w:p>
        <w:p w14:paraId="02FE3B54" w14:textId="131D42AB" w:rsidR="005423F2" w:rsidRDefault="001A7AED">
          <w:pPr>
            <w:pStyle w:val="TDC1"/>
            <w:rPr>
              <w:ins w:id="1" w:author="Manuel Raul Livano Luna" w:date="2023-07-05T19:07:00Z"/>
              <w:rFonts w:eastAsiaTheme="minorEastAsia" w:cstheme="minorBidi"/>
              <w:b w:val="0"/>
              <w:bCs w:val="0"/>
              <w:noProof/>
              <w:kern w:val="2"/>
              <w:sz w:val="22"/>
              <w:szCs w:val="22"/>
              <w:lang w:eastAsia="es-PE"/>
              <w14:ligatures w14:val="standardContextual"/>
            </w:rPr>
          </w:pPr>
          <w:r w:rsidRPr="005132B3">
            <w:fldChar w:fldCharType="begin"/>
          </w:r>
          <w:r w:rsidRPr="005132B3">
            <w:instrText xml:space="preserve"> TOC \o "1-3" \h \z \u </w:instrText>
          </w:r>
          <w:r w:rsidRPr="005132B3">
            <w:fldChar w:fldCharType="separate"/>
          </w:r>
          <w:ins w:id="2" w:author="Manuel Raul Livano Luna" w:date="2023-07-05T19:07:00Z">
            <w:r w:rsidR="005423F2" w:rsidRPr="00456F19">
              <w:rPr>
                <w:rStyle w:val="Hipervnculo"/>
                <w:noProof/>
              </w:rPr>
              <w:fldChar w:fldCharType="begin"/>
            </w:r>
            <w:r w:rsidR="005423F2" w:rsidRPr="00456F19">
              <w:rPr>
                <w:rStyle w:val="Hipervnculo"/>
                <w:noProof/>
              </w:rPr>
              <w:instrText xml:space="preserve"> </w:instrText>
            </w:r>
            <w:r w:rsidR="005423F2">
              <w:rPr>
                <w:noProof/>
              </w:rPr>
              <w:instrText>HYPERLINK \l "_Toc139476473"</w:instrText>
            </w:r>
            <w:r w:rsidR="005423F2" w:rsidRPr="00456F19">
              <w:rPr>
                <w:rStyle w:val="Hipervnculo"/>
                <w:noProof/>
              </w:rPr>
              <w:instrText xml:space="preserve"> </w:instrText>
            </w:r>
            <w:r w:rsidR="005423F2" w:rsidRPr="00456F19">
              <w:rPr>
                <w:rStyle w:val="Hipervnculo"/>
                <w:noProof/>
              </w:rPr>
            </w:r>
            <w:r w:rsidR="005423F2" w:rsidRPr="00456F19">
              <w:rPr>
                <w:rStyle w:val="Hipervnculo"/>
                <w:noProof/>
              </w:rPr>
              <w:fldChar w:fldCharType="separate"/>
            </w:r>
            <w:r w:rsidR="005423F2" w:rsidRPr="00456F19">
              <w:rPr>
                <w:rStyle w:val="Hipervnculo"/>
                <w:rFonts w:ascii="Arial Narrow" w:hAnsi="Arial Narrow"/>
                <w:noProof/>
              </w:rPr>
              <w:t>I.</w:t>
            </w:r>
            <w:r w:rsidR="005423F2">
              <w:rPr>
                <w:rFonts w:eastAsiaTheme="minorEastAsia" w:cstheme="minorBidi"/>
                <w:b w:val="0"/>
                <w:bCs w:val="0"/>
                <w:noProof/>
                <w:kern w:val="2"/>
                <w:sz w:val="22"/>
                <w:szCs w:val="22"/>
                <w:lang w:eastAsia="es-PE"/>
                <w14:ligatures w14:val="standardContextual"/>
              </w:rPr>
              <w:tab/>
            </w:r>
            <w:r w:rsidR="005423F2" w:rsidRPr="00456F19">
              <w:rPr>
                <w:rStyle w:val="Hipervnculo"/>
                <w:rFonts w:ascii="Arial Narrow" w:hAnsi="Arial Narrow"/>
                <w:noProof/>
              </w:rPr>
              <w:t>ORIGEN</w:t>
            </w:r>
            <w:r w:rsidR="005423F2">
              <w:rPr>
                <w:noProof/>
                <w:webHidden/>
              </w:rPr>
              <w:tab/>
            </w:r>
            <w:r w:rsidR="005423F2">
              <w:rPr>
                <w:noProof/>
                <w:webHidden/>
              </w:rPr>
              <w:fldChar w:fldCharType="begin"/>
            </w:r>
            <w:r w:rsidR="005423F2">
              <w:rPr>
                <w:noProof/>
                <w:webHidden/>
              </w:rPr>
              <w:instrText xml:space="preserve"> PAGEREF _Toc139476473 \h </w:instrText>
            </w:r>
          </w:ins>
          <w:r w:rsidR="005423F2">
            <w:rPr>
              <w:noProof/>
              <w:webHidden/>
            </w:rPr>
          </w:r>
          <w:r w:rsidR="005423F2">
            <w:rPr>
              <w:noProof/>
              <w:webHidden/>
            </w:rPr>
            <w:fldChar w:fldCharType="separate"/>
          </w:r>
          <w:ins w:id="3" w:author="Manuel Raul Livano Luna" w:date="2023-07-05T19:07:00Z">
            <w:r w:rsidR="005423F2">
              <w:rPr>
                <w:noProof/>
                <w:webHidden/>
              </w:rPr>
              <w:t>2</w:t>
            </w:r>
            <w:r w:rsidR="005423F2">
              <w:rPr>
                <w:noProof/>
                <w:webHidden/>
              </w:rPr>
              <w:fldChar w:fldCharType="end"/>
            </w:r>
            <w:r w:rsidR="005423F2" w:rsidRPr="00456F19">
              <w:rPr>
                <w:rStyle w:val="Hipervnculo"/>
                <w:noProof/>
              </w:rPr>
              <w:fldChar w:fldCharType="end"/>
            </w:r>
          </w:ins>
        </w:p>
        <w:p w14:paraId="6E36B026" w14:textId="24DBF71E" w:rsidR="005423F2" w:rsidRDefault="005423F2">
          <w:pPr>
            <w:pStyle w:val="TDC1"/>
            <w:rPr>
              <w:ins w:id="4" w:author="Manuel Raul Livano Luna" w:date="2023-07-05T19:07:00Z"/>
              <w:rFonts w:eastAsiaTheme="minorEastAsia" w:cstheme="minorBidi"/>
              <w:b w:val="0"/>
              <w:bCs w:val="0"/>
              <w:noProof/>
              <w:kern w:val="2"/>
              <w:sz w:val="22"/>
              <w:szCs w:val="22"/>
              <w:lang w:eastAsia="es-PE"/>
              <w14:ligatures w14:val="standardContextual"/>
            </w:rPr>
          </w:pPr>
          <w:ins w:id="5"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"_Toc139476474"</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II.</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OBJETIVOS</w:t>
            </w:r>
            <w:r>
              <w:rPr>
                <w:noProof/>
                <w:webHidden/>
              </w:rPr>
              <w:tab/>
            </w:r>
            <w:r>
              <w:rPr>
                <w:noProof/>
                <w:webHidden/>
              </w:rPr>
              <w:fldChar w:fldCharType="begin"/>
            </w:r>
            <w:r>
              <w:rPr>
                <w:noProof/>
                <w:webHidden/>
              </w:rPr>
              <w:instrText xml:space="preserve"> PAGEREF _Toc139476474 \h </w:instrText>
            </w:r>
          </w:ins>
          <w:r>
            <w:rPr>
              <w:noProof/>
              <w:webHidden/>
            </w:rPr>
          </w:r>
          <w:r>
            <w:rPr>
              <w:noProof/>
              <w:webHidden/>
            </w:rPr>
            <w:fldChar w:fldCharType="separate"/>
          </w:r>
          <w:ins w:id="6" w:author="Manuel Raul Livano Luna" w:date="2023-07-05T19:07:00Z">
            <w:r>
              <w:rPr>
                <w:noProof/>
                <w:webHidden/>
              </w:rPr>
              <w:t>2</w:t>
            </w:r>
            <w:r>
              <w:rPr>
                <w:noProof/>
                <w:webHidden/>
              </w:rPr>
              <w:fldChar w:fldCharType="end"/>
            </w:r>
            <w:r w:rsidRPr="00456F19">
              <w:rPr>
                <w:rStyle w:val="Hipervnculo"/>
                <w:noProof/>
              </w:rPr>
              <w:fldChar w:fldCharType="end"/>
            </w:r>
          </w:ins>
        </w:p>
        <w:p w14:paraId="431094B4" w14:textId="287058C5" w:rsidR="005423F2" w:rsidRDefault="005423F2">
          <w:pPr>
            <w:pStyle w:val="TDC1"/>
            <w:rPr>
              <w:ins w:id="7" w:author="Manuel Raul Livano Luna" w:date="2023-07-05T19:07:00Z"/>
              <w:rFonts w:eastAsiaTheme="minorEastAsia" w:cstheme="minorBidi"/>
              <w:b w:val="0"/>
              <w:bCs w:val="0"/>
              <w:noProof/>
              <w:kern w:val="2"/>
              <w:sz w:val="22"/>
              <w:szCs w:val="22"/>
              <w:lang w:eastAsia="es-PE"/>
              <w14:ligatures w14:val="standardContextual"/>
            </w:rPr>
          </w:pPr>
          <w:ins w:id="8"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"_Toc139476475"</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III.</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ALCANCE</w:t>
            </w:r>
            <w:r>
              <w:rPr>
                <w:noProof/>
                <w:webHidden/>
              </w:rPr>
              <w:tab/>
            </w:r>
            <w:r>
              <w:rPr>
                <w:noProof/>
                <w:webHidden/>
              </w:rPr>
              <w:fldChar w:fldCharType="begin"/>
            </w:r>
            <w:r>
              <w:rPr>
                <w:noProof/>
                <w:webHidden/>
              </w:rPr>
              <w:instrText xml:space="preserve"> PAGEREF _Toc139476475 \h </w:instrText>
            </w:r>
          </w:ins>
          <w:r>
            <w:rPr>
              <w:noProof/>
              <w:webHidden/>
            </w:rPr>
          </w:r>
          <w:r>
            <w:rPr>
              <w:noProof/>
              <w:webHidden/>
            </w:rPr>
            <w:fldChar w:fldCharType="separate"/>
          </w:r>
          <w:ins w:id="9" w:author="Manuel Raul Livano Luna" w:date="2023-07-05T19:07:00Z">
            <w:r>
              <w:rPr>
                <w:noProof/>
                <w:webHidden/>
              </w:rPr>
              <w:t>2</w:t>
            </w:r>
            <w:r>
              <w:rPr>
                <w:noProof/>
                <w:webHidden/>
              </w:rPr>
              <w:fldChar w:fldCharType="end"/>
            </w:r>
            <w:r w:rsidRPr="00456F19">
              <w:rPr>
                <w:rStyle w:val="Hipervnculo"/>
                <w:noProof/>
              </w:rPr>
              <w:fldChar w:fldCharType="end"/>
            </w:r>
          </w:ins>
        </w:p>
        <w:p w14:paraId="6E25A876" w14:textId="0F6EAA0D" w:rsidR="005423F2" w:rsidRDefault="005423F2">
          <w:pPr>
            <w:pStyle w:val="TDC1"/>
            <w:rPr>
              <w:ins w:id="10" w:author="Manuel Raul Livano Luna" w:date="2023-07-05T19:07:00Z"/>
              <w:rFonts w:eastAsiaTheme="minorEastAsia" w:cstheme="minorBidi"/>
              <w:b w:val="0"/>
              <w:bCs w:val="0"/>
              <w:noProof/>
              <w:kern w:val="2"/>
              <w:sz w:val="22"/>
              <w:szCs w:val="22"/>
              <w:lang w:eastAsia="es-PE"/>
              <w14:ligatures w14:val="standardContextual"/>
            </w:rPr>
          </w:pPr>
          <w:ins w:id="11"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"_Toc139476476"</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IV.</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INFORMACIÓN RESPECTO DEL HITO DE CONTROL</w:t>
            </w:r>
            <w:r>
              <w:rPr>
                <w:noProof/>
                <w:webHidden/>
              </w:rPr>
              <w:tab/>
            </w:r>
            <w:r>
              <w:rPr>
                <w:noProof/>
                <w:webHidden/>
              </w:rPr>
              <w:fldChar w:fldCharType="begin"/>
            </w:r>
            <w:r>
              <w:rPr>
                <w:noProof/>
                <w:webHidden/>
              </w:rPr>
              <w:instrText xml:space="preserve"> PAGEREF _Toc139476476 \h </w:instrText>
            </w:r>
          </w:ins>
          <w:r>
            <w:rPr>
              <w:noProof/>
              <w:webHidden/>
            </w:rPr>
          </w:r>
          <w:r>
            <w:rPr>
              <w:noProof/>
              <w:webHidden/>
            </w:rPr>
            <w:fldChar w:fldCharType="separate"/>
          </w:r>
          <w:ins w:id="12" w:author="Manuel Raul Livano Luna" w:date="2023-07-05T19:07:00Z">
            <w:r>
              <w:rPr>
                <w:noProof/>
                <w:webHidden/>
              </w:rPr>
              <w:t>3</w:t>
            </w:r>
            <w:r>
              <w:rPr>
                <w:noProof/>
                <w:webHidden/>
              </w:rPr>
              <w:fldChar w:fldCharType="end"/>
            </w:r>
            <w:r w:rsidRPr="00456F19">
              <w:rPr>
                <w:rStyle w:val="Hipervnculo"/>
                <w:noProof/>
              </w:rPr>
              <w:fldChar w:fldCharType="end"/>
            </w:r>
          </w:ins>
        </w:p>
        <w:p w14:paraId="35BCA65D" w14:textId="42473CF6" w:rsidR="005423F2" w:rsidRDefault="005423F2">
          <w:pPr>
            <w:pStyle w:val="TDC1"/>
            <w:rPr>
              <w:ins w:id="13" w:author="Manuel Raul Livano Luna" w:date="2023-07-05T19:07:00Z"/>
              <w:rFonts w:eastAsiaTheme="minorEastAsia" w:cstheme="minorBidi"/>
              <w:b w:val="0"/>
              <w:bCs w:val="0"/>
              <w:noProof/>
              <w:kern w:val="2"/>
              <w:sz w:val="22"/>
              <w:szCs w:val="22"/>
              <w:lang w:eastAsia="es-PE"/>
              <w14:ligatures w14:val="standardContextual"/>
            </w:rPr>
          </w:pPr>
          <w:ins w:id="14"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"_Toc139476477"</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eastAsia="Calibri" w:hAnsi="Arial Narrow"/>
                <w:noProof/>
                <w:lang w:eastAsia="en-US"/>
              </w:rPr>
              <w:t>V.</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SITUACIÓN ADVERSA</w:t>
            </w:r>
            <w:r>
              <w:rPr>
                <w:noProof/>
                <w:webHidden/>
              </w:rPr>
              <w:tab/>
            </w:r>
            <w:r>
              <w:rPr>
                <w:noProof/>
                <w:webHidden/>
              </w:rPr>
              <w:fldChar w:fldCharType="begin"/>
            </w:r>
            <w:r>
              <w:rPr>
                <w:noProof/>
                <w:webHidden/>
              </w:rPr>
              <w:instrText xml:space="preserve"> PAGEREF _Toc139476477 \h </w:instrText>
            </w:r>
          </w:ins>
          <w:r>
            <w:rPr>
              <w:noProof/>
              <w:webHidden/>
            </w:rPr>
          </w:r>
          <w:r>
            <w:rPr>
              <w:noProof/>
              <w:webHidden/>
            </w:rPr>
            <w:fldChar w:fldCharType="separate"/>
          </w:r>
          <w:ins w:id="15" w:author="Manuel Raul Livano Luna" w:date="2023-07-05T19:07:00Z">
            <w:r>
              <w:rPr>
                <w:noProof/>
                <w:webHidden/>
              </w:rPr>
              <w:t>3</w:t>
            </w:r>
            <w:r>
              <w:rPr>
                <w:noProof/>
                <w:webHidden/>
              </w:rPr>
              <w:fldChar w:fldCharType="end"/>
            </w:r>
            <w:r w:rsidRPr="00456F19">
              <w:rPr>
                <w:rStyle w:val="Hipervnculo"/>
                <w:noProof/>
              </w:rPr>
              <w:fldChar w:fldCharType="end"/>
            </w:r>
          </w:ins>
        </w:p>
        <w:p w14:paraId="2146FC0E" w14:textId="6E35449C" w:rsidR="005423F2" w:rsidRPr="005423F2" w:rsidRDefault="005423F2">
          <w:pPr>
            <w:pStyle w:val="TDC2"/>
            <w:rPr>
              <w:ins w:id="16" w:author="Manuel Raul Livano Luna" w:date="2023-07-05T19:07:00Z"/>
              <w:rFonts w:asciiTheme="minorHAnsi" w:eastAsiaTheme="minorEastAsia" w:hAnsiTheme="minorHAnsi" w:cstheme="minorBidi"/>
              <w:i w:val="0"/>
              <w:iCs w:val="0"/>
              <w:kern w:val="2"/>
              <w:sz w:val="22"/>
              <w:szCs w:val="22"/>
              <w:lang w:eastAsia="es-PE"/>
              <w14:ligatures w14:val="standardContextual"/>
            </w:rPr>
          </w:pPr>
          <w:ins w:id="17" w:author="Manuel Raul Livano Luna" w:date="2023-07-05T19:07:00Z">
            <w:r w:rsidRPr="005423F2">
              <w:rPr>
                <w:rStyle w:val="Hipervnculo"/>
              </w:rPr>
              <w:fldChar w:fldCharType="begin"/>
            </w:r>
            <w:r w:rsidRPr="005423F2">
              <w:rPr>
                <w:rStyle w:val="Hipervnculo"/>
              </w:rPr>
              <w:instrText xml:space="preserve"> </w:instrText>
            </w:r>
            <w:r w:rsidRPr="005423F2">
              <w:instrText>HYPERLINK \l "_Toc139476478"</w:instrText>
            </w:r>
            <w:r w:rsidRPr="005423F2">
              <w:rPr>
                <w:rStyle w:val="Hipervnculo"/>
              </w:rPr>
              <w:instrText xml:space="preserve"> </w:instrText>
            </w:r>
            <w:r w:rsidRPr="005423F2">
              <w:rPr>
                <w:rStyle w:val="Hipervnculo"/>
              </w:rPr>
            </w:r>
            <w:r w:rsidRPr="005423F2">
              <w:rPr>
                <w:rStyle w:val="Hipervnculo"/>
              </w:rPr>
              <w:fldChar w:fldCharType="separate"/>
            </w:r>
            <w:r w:rsidRPr="005423F2">
              <w:rPr>
                <w:rStyle w:val="Hipervnculo"/>
                <w:rFonts w:cs="Arial"/>
                <w:rPrChange w:id="18" w:author="Manuel Raul Livano Luna" w:date="2023-07-05T19:07:00Z">
                  <w:rPr>
                    <w:rStyle w:val="Hipervnculo"/>
                    <w:rFonts w:cs="Arial"/>
                    <w:b/>
                    <w:bCs/>
                  </w:rPr>
                </w:rPrChange>
              </w:rPr>
              <w:t>1)</w:t>
            </w:r>
            <w:r w:rsidRPr="005423F2">
              <w:rPr>
                <w:rFonts w:asciiTheme="minorHAnsi" w:eastAsiaTheme="minorEastAsia" w:hAnsiTheme="minorHAnsi" w:cstheme="minorBidi"/>
                <w:i w:val="0"/>
                <w:iCs w:val="0"/>
                <w:kern w:val="2"/>
                <w:sz w:val="22"/>
                <w:szCs w:val="22"/>
                <w:lang w:eastAsia="es-PE"/>
                <w14:ligatures w14:val="standardContextual"/>
              </w:rPr>
              <w:tab/>
            </w:r>
            <w:r w:rsidRPr="005423F2">
              <w:rPr>
                <w:rStyle w:val="Hipervnculo"/>
                <w:rFonts w:cs="Arial"/>
                <w:rPrChange w:id="19" w:author="Manuel Raul Livano Luna" w:date="2023-07-05T19:07:00Z">
                  <w:rPr>
                    <w:rStyle w:val="Hipervnculo"/>
                    <w:rFonts w:cs="Arial"/>
                    <w:b/>
                    <w:bCs/>
                  </w:rPr>
                </w:rPrChange>
              </w:rPr>
              <w:t>Instituciones educativas beneficiarias visitadas por la comisión de control cuentan con servidores inoperativos, poniendo en riesgo la ejecución física del componente capacitación, comprometiendo el cumplimiento de los objetivos planteados en el expediente técnico.</w:t>
            </w:r>
            <w:r w:rsidRPr="005423F2">
              <w:rPr>
                <w:webHidden/>
              </w:rPr>
              <w:tab/>
            </w:r>
            <w:r w:rsidRPr="005423F2">
              <w:rPr>
                <w:webHidden/>
              </w:rPr>
              <w:fldChar w:fldCharType="begin"/>
            </w:r>
            <w:r w:rsidRPr="005423F2">
              <w:rPr>
                <w:webHidden/>
              </w:rPr>
              <w:instrText xml:space="preserve"> PAGEREF _Toc139476478 \h </w:instrText>
            </w:r>
          </w:ins>
          <w:r w:rsidRPr="005423F2">
            <w:rPr>
              <w:webHidden/>
            </w:rPr>
          </w:r>
          <w:r w:rsidRPr="005423F2">
            <w:rPr>
              <w:webHidden/>
            </w:rPr>
            <w:fldChar w:fldCharType="separate"/>
          </w:r>
          <w:ins w:id="20" w:author="Manuel Raul Livano Luna" w:date="2023-07-05T19:07:00Z">
            <w:r w:rsidRPr="005423F2">
              <w:rPr>
                <w:webHidden/>
              </w:rPr>
              <w:t>3</w:t>
            </w:r>
            <w:r w:rsidRPr="005423F2">
              <w:rPr>
                <w:webHidden/>
              </w:rPr>
              <w:fldChar w:fldCharType="end"/>
            </w:r>
            <w:r w:rsidRPr="005423F2">
              <w:rPr>
                <w:rStyle w:val="Hipervnculo"/>
              </w:rPr>
              <w:fldChar w:fldCharType="end"/>
            </w:r>
          </w:ins>
        </w:p>
        <w:p w14:paraId="3B405664" w14:textId="66DBB710" w:rsidR="005423F2" w:rsidRPr="005423F2" w:rsidRDefault="005423F2">
          <w:pPr>
            <w:pStyle w:val="TDC2"/>
            <w:rPr>
              <w:ins w:id="21" w:author="Manuel Raul Livano Luna" w:date="2023-07-05T19:07:00Z"/>
              <w:rFonts w:asciiTheme="minorHAnsi" w:eastAsiaTheme="minorEastAsia" w:hAnsiTheme="minorHAnsi" w:cstheme="minorBidi"/>
              <w:i w:val="0"/>
              <w:iCs w:val="0"/>
              <w:kern w:val="2"/>
              <w:sz w:val="22"/>
              <w:szCs w:val="22"/>
              <w:lang w:eastAsia="es-PE"/>
              <w14:ligatures w14:val="standardContextual"/>
            </w:rPr>
          </w:pPr>
          <w:ins w:id="22" w:author="Manuel Raul Livano Luna" w:date="2023-07-05T19:07:00Z">
            <w:r w:rsidRPr="005423F2">
              <w:rPr>
                <w:rStyle w:val="Hipervnculo"/>
              </w:rPr>
              <w:fldChar w:fldCharType="begin"/>
            </w:r>
            <w:r w:rsidRPr="005423F2">
              <w:rPr>
                <w:rStyle w:val="Hipervnculo"/>
              </w:rPr>
              <w:instrText xml:space="preserve"> </w:instrText>
            </w:r>
            <w:r w:rsidRPr="005423F2">
              <w:instrText>HYPERLINK \l "_Toc139476479"</w:instrText>
            </w:r>
            <w:r w:rsidRPr="005423F2">
              <w:rPr>
                <w:rStyle w:val="Hipervnculo"/>
              </w:rPr>
              <w:instrText xml:space="preserve"> </w:instrText>
            </w:r>
            <w:r w:rsidRPr="005423F2">
              <w:rPr>
                <w:rStyle w:val="Hipervnculo"/>
              </w:rPr>
            </w:r>
            <w:r w:rsidRPr="005423F2">
              <w:rPr>
                <w:rStyle w:val="Hipervnculo"/>
              </w:rPr>
              <w:fldChar w:fldCharType="separate"/>
            </w:r>
            <w:r w:rsidRPr="005423F2">
              <w:rPr>
                <w:rStyle w:val="Hipervnculo"/>
                <w:rFonts w:cs="Arial"/>
                <w:rPrChange w:id="23" w:author="Manuel Raul Livano Luna" w:date="2023-07-05T19:07:00Z">
                  <w:rPr>
                    <w:rStyle w:val="Hipervnculo"/>
                    <w:rFonts w:cs="Arial"/>
                    <w:b/>
                    <w:bCs/>
                  </w:rPr>
                </w:rPrChange>
              </w:rPr>
              <w:t>2)</w:t>
            </w:r>
            <w:r w:rsidRPr="005423F2">
              <w:rPr>
                <w:rFonts w:asciiTheme="minorHAnsi" w:eastAsiaTheme="minorEastAsia" w:hAnsiTheme="minorHAnsi" w:cstheme="minorBidi"/>
                <w:i w:val="0"/>
                <w:iCs w:val="0"/>
                <w:kern w:val="2"/>
                <w:sz w:val="22"/>
                <w:szCs w:val="22"/>
                <w:lang w:eastAsia="es-PE"/>
                <w14:ligatures w14:val="standardContextual"/>
              </w:rPr>
              <w:tab/>
            </w:r>
            <w:r w:rsidRPr="005423F2">
              <w:rPr>
                <w:rStyle w:val="Hipervnculo"/>
                <w:rFonts w:cs="Arial"/>
                <w:rPrChange w:id="24" w:author="Manuel Raul Livano Luna" w:date="2023-07-05T19:07:00Z">
                  <w:rPr>
                    <w:rStyle w:val="Hipervnculo"/>
                    <w:rFonts w:cs="Arial"/>
                    <w:b/>
                    <w:bCs/>
                  </w:rPr>
                </w:rPrChange>
              </w:rPr>
              <w:t>Computadoras portatiles (laptops) entregadas por el proyecto a la institución educativa san juan bautista de callabamba del distrito de chincheros no vienen siendo utilizadas por falta de licencias del sistema operativo y de la herramienta de ofimática microsoft office, lo que afectaría el cumplimiento de los objetivos del proyecto.</w:t>
            </w:r>
            <w:r w:rsidRPr="005423F2">
              <w:rPr>
                <w:webHidden/>
              </w:rPr>
              <w:tab/>
            </w:r>
            <w:r w:rsidRPr="005423F2">
              <w:rPr>
                <w:webHidden/>
              </w:rPr>
              <w:fldChar w:fldCharType="begin"/>
            </w:r>
            <w:r w:rsidRPr="005423F2">
              <w:rPr>
                <w:webHidden/>
              </w:rPr>
              <w:instrText xml:space="preserve"> PAGEREF _Toc139476479 \h </w:instrText>
            </w:r>
          </w:ins>
          <w:r w:rsidRPr="005423F2">
            <w:rPr>
              <w:webHidden/>
            </w:rPr>
          </w:r>
          <w:r w:rsidRPr="005423F2">
            <w:rPr>
              <w:webHidden/>
            </w:rPr>
            <w:fldChar w:fldCharType="separate"/>
          </w:r>
          <w:ins w:id="25" w:author="Manuel Raul Livano Luna" w:date="2023-07-05T19:07:00Z">
            <w:r w:rsidRPr="005423F2">
              <w:rPr>
                <w:webHidden/>
              </w:rPr>
              <w:t>8</w:t>
            </w:r>
            <w:r w:rsidRPr="005423F2">
              <w:rPr>
                <w:webHidden/>
              </w:rPr>
              <w:fldChar w:fldCharType="end"/>
            </w:r>
            <w:r w:rsidRPr="005423F2">
              <w:rPr>
                <w:rStyle w:val="Hipervnculo"/>
              </w:rPr>
              <w:fldChar w:fldCharType="end"/>
            </w:r>
          </w:ins>
        </w:p>
        <w:p w14:paraId="2E3F01BC" w14:textId="03B7D7F7" w:rsidR="005423F2" w:rsidRPr="005423F2" w:rsidRDefault="005423F2">
          <w:pPr>
            <w:pStyle w:val="TDC2"/>
            <w:rPr>
              <w:ins w:id="26" w:author="Manuel Raul Livano Luna" w:date="2023-07-05T19:07:00Z"/>
              <w:rFonts w:asciiTheme="minorHAnsi" w:eastAsiaTheme="minorEastAsia" w:hAnsiTheme="minorHAnsi" w:cstheme="minorBidi"/>
              <w:i w:val="0"/>
              <w:iCs w:val="0"/>
              <w:kern w:val="2"/>
              <w:sz w:val="22"/>
              <w:szCs w:val="22"/>
              <w:lang w:eastAsia="es-PE"/>
              <w14:ligatures w14:val="standardContextual"/>
            </w:rPr>
          </w:pPr>
          <w:ins w:id="27" w:author="Manuel Raul Livano Luna" w:date="2023-07-05T19:07:00Z">
            <w:r w:rsidRPr="005423F2">
              <w:rPr>
                <w:rStyle w:val="Hipervnculo"/>
              </w:rPr>
              <w:fldChar w:fldCharType="begin"/>
            </w:r>
            <w:r w:rsidRPr="005423F2">
              <w:rPr>
                <w:rStyle w:val="Hipervnculo"/>
              </w:rPr>
              <w:instrText xml:space="preserve"> </w:instrText>
            </w:r>
            <w:r w:rsidRPr="005423F2">
              <w:instrText>HYPERLINK \l "_Toc139476480"</w:instrText>
            </w:r>
            <w:r w:rsidRPr="005423F2">
              <w:rPr>
                <w:rStyle w:val="Hipervnculo"/>
              </w:rPr>
              <w:instrText xml:space="preserve"> </w:instrText>
            </w:r>
            <w:r w:rsidRPr="005423F2">
              <w:rPr>
                <w:rStyle w:val="Hipervnculo"/>
              </w:rPr>
            </w:r>
            <w:r w:rsidRPr="005423F2">
              <w:rPr>
                <w:rStyle w:val="Hipervnculo"/>
              </w:rPr>
              <w:fldChar w:fldCharType="separate"/>
            </w:r>
            <w:r w:rsidRPr="005423F2">
              <w:rPr>
                <w:rStyle w:val="Hipervnculo"/>
                <w:rFonts w:cs="Arial"/>
                <w:rPrChange w:id="28" w:author="Manuel Raul Livano Luna" w:date="2023-07-05T19:07:00Z">
                  <w:rPr>
                    <w:rStyle w:val="Hipervnculo"/>
                    <w:rFonts w:cs="Arial"/>
                    <w:b/>
                    <w:bCs/>
                  </w:rPr>
                </w:rPrChange>
              </w:rPr>
              <w:t>3)</w:t>
            </w:r>
            <w:r w:rsidRPr="005423F2">
              <w:rPr>
                <w:rFonts w:asciiTheme="minorHAnsi" w:eastAsiaTheme="minorEastAsia" w:hAnsiTheme="minorHAnsi" w:cstheme="minorBidi"/>
                <w:i w:val="0"/>
                <w:iCs w:val="0"/>
                <w:kern w:val="2"/>
                <w:sz w:val="22"/>
                <w:szCs w:val="22"/>
                <w:lang w:eastAsia="es-PE"/>
                <w14:ligatures w14:val="standardContextual"/>
              </w:rPr>
              <w:tab/>
            </w:r>
            <w:r w:rsidRPr="005423F2">
              <w:rPr>
                <w:rStyle w:val="Hipervnculo"/>
                <w:rPrChange w:id="29" w:author="Manuel Raul Livano Luna" w:date="2023-07-05T19:07:00Z">
                  <w:rPr>
                    <w:rStyle w:val="Hipervnculo"/>
                    <w:b/>
                    <w:bCs/>
                  </w:rPr>
                </w:rPrChange>
              </w:rPr>
              <w:t>Sistemas de protección eléctrica (pararrayos) implementados por el proyecto no estarían cumpliendo con la finalidad para las que fueron instaladas ya que se encontraron servidores dañados por tormentas eléctricas, lo que pondría en riesgo las laptops entregadas recientemente.</w:t>
            </w:r>
            <w:r w:rsidRPr="005423F2">
              <w:rPr>
                <w:webHidden/>
              </w:rPr>
              <w:tab/>
            </w:r>
            <w:r w:rsidRPr="005423F2">
              <w:rPr>
                <w:webHidden/>
              </w:rPr>
              <w:fldChar w:fldCharType="begin"/>
            </w:r>
            <w:r w:rsidRPr="005423F2">
              <w:rPr>
                <w:webHidden/>
              </w:rPr>
              <w:instrText xml:space="preserve"> PAGEREF _Toc139476480 \h </w:instrText>
            </w:r>
          </w:ins>
          <w:r w:rsidRPr="005423F2">
            <w:rPr>
              <w:webHidden/>
            </w:rPr>
          </w:r>
          <w:r w:rsidRPr="005423F2">
            <w:rPr>
              <w:webHidden/>
            </w:rPr>
            <w:fldChar w:fldCharType="separate"/>
          </w:r>
          <w:ins w:id="30" w:author="Manuel Raul Livano Luna" w:date="2023-07-05T19:07:00Z">
            <w:r w:rsidRPr="005423F2">
              <w:rPr>
                <w:webHidden/>
              </w:rPr>
              <w:t>15</w:t>
            </w:r>
            <w:r w:rsidRPr="005423F2">
              <w:rPr>
                <w:webHidden/>
              </w:rPr>
              <w:fldChar w:fldCharType="end"/>
            </w:r>
            <w:r w:rsidRPr="005423F2">
              <w:rPr>
                <w:rStyle w:val="Hipervnculo"/>
              </w:rPr>
              <w:fldChar w:fldCharType="end"/>
            </w:r>
          </w:ins>
        </w:p>
        <w:p w14:paraId="4232671B" w14:textId="31C7EBDF" w:rsidR="005423F2" w:rsidRDefault="005423F2">
          <w:pPr>
            <w:pStyle w:val="TDC1"/>
            <w:rPr>
              <w:ins w:id="31" w:author="Manuel Raul Livano Luna" w:date="2023-07-05T19:07:00Z"/>
              <w:rFonts w:eastAsiaTheme="minorEastAsia" w:cstheme="minorBidi"/>
              <w:b w:val="0"/>
              <w:bCs w:val="0"/>
              <w:noProof/>
              <w:kern w:val="2"/>
              <w:sz w:val="22"/>
              <w:szCs w:val="22"/>
              <w:lang w:eastAsia="es-PE"/>
              <w14:ligatures w14:val="standardContextual"/>
            </w:rPr>
          </w:pPr>
          <w:ins w:id="32"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"_Toc139476481"</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VI.</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DOCUMENTACIÓN VINCULADA AL HITO DE CONTROL</w:t>
            </w:r>
            <w:r>
              <w:rPr>
                <w:noProof/>
                <w:webHidden/>
              </w:rPr>
              <w:tab/>
            </w:r>
            <w:r>
              <w:rPr>
                <w:noProof/>
                <w:webHidden/>
              </w:rPr>
              <w:fldChar w:fldCharType="begin"/>
            </w:r>
            <w:r>
              <w:rPr>
                <w:noProof/>
                <w:webHidden/>
              </w:rPr>
              <w:instrText xml:space="preserve"> PAGEREF _Toc139476481 \h </w:instrText>
            </w:r>
          </w:ins>
          <w:r>
            <w:rPr>
              <w:noProof/>
              <w:webHidden/>
            </w:rPr>
          </w:r>
          <w:r>
            <w:rPr>
              <w:noProof/>
              <w:webHidden/>
            </w:rPr>
            <w:fldChar w:fldCharType="separate"/>
          </w:r>
          <w:ins w:id="33" w:author="Manuel Raul Livano Luna" w:date="2023-07-05T19:07:00Z">
            <w:r>
              <w:rPr>
                <w:noProof/>
                <w:webHidden/>
              </w:rPr>
              <w:t>15</w:t>
            </w:r>
            <w:r>
              <w:rPr>
                <w:noProof/>
                <w:webHidden/>
              </w:rPr>
              <w:fldChar w:fldCharType="end"/>
            </w:r>
            <w:r w:rsidRPr="00456F19">
              <w:rPr>
                <w:rStyle w:val="Hipervnculo"/>
                <w:noProof/>
              </w:rPr>
              <w:fldChar w:fldCharType="end"/>
            </w:r>
          </w:ins>
        </w:p>
        <w:p w14:paraId="22AA6089" w14:textId="6C77356D" w:rsidR="005423F2" w:rsidRDefault="005423F2">
          <w:pPr>
            <w:pStyle w:val="TDC1"/>
            <w:rPr>
              <w:ins w:id="34" w:author="Manuel Raul Livano Luna" w:date="2023-07-05T19:07:00Z"/>
              <w:rFonts w:eastAsiaTheme="minorEastAsia" w:cstheme="minorBidi"/>
              <w:b w:val="0"/>
              <w:bCs w:val="0"/>
              <w:noProof/>
              <w:kern w:val="2"/>
              <w:sz w:val="22"/>
              <w:szCs w:val="22"/>
              <w:lang w:eastAsia="es-PE"/>
              <w14:ligatures w14:val="standardContextual"/>
            </w:rPr>
          </w:pPr>
          <w:ins w:id="35"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"_Toc139476482"</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VII.</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INFORMACIÓN DEL REPORTE DE AVANCE ANTE SITUACIONES ADVERSAS</w:t>
            </w:r>
            <w:r>
              <w:rPr>
                <w:noProof/>
                <w:webHidden/>
              </w:rPr>
              <w:tab/>
            </w:r>
            <w:r>
              <w:rPr>
                <w:noProof/>
                <w:webHidden/>
              </w:rPr>
              <w:fldChar w:fldCharType="begin"/>
            </w:r>
            <w:r>
              <w:rPr>
                <w:noProof/>
                <w:webHidden/>
              </w:rPr>
              <w:instrText xml:space="preserve"> PAGEREF _Toc139476482 \h </w:instrText>
            </w:r>
          </w:ins>
          <w:r>
            <w:rPr>
              <w:noProof/>
              <w:webHidden/>
            </w:rPr>
          </w:r>
          <w:r>
            <w:rPr>
              <w:noProof/>
              <w:webHidden/>
            </w:rPr>
            <w:fldChar w:fldCharType="separate"/>
          </w:r>
          <w:ins w:id="36" w:author="Manuel Raul Livano Luna" w:date="2023-07-05T19:07:00Z">
            <w:r>
              <w:rPr>
                <w:noProof/>
                <w:webHidden/>
              </w:rPr>
              <w:t>15</w:t>
            </w:r>
            <w:r>
              <w:rPr>
                <w:noProof/>
                <w:webHidden/>
              </w:rPr>
              <w:fldChar w:fldCharType="end"/>
            </w:r>
            <w:r w:rsidRPr="00456F19">
              <w:rPr>
                <w:rStyle w:val="Hipervnculo"/>
                <w:noProof/>
              </w:rPr>
              <w:fldChar w:fldCharType="end"/>
            </w:r>
          </w:ins>
        </w:p>
        <w:p w14:paraId="7D46268E" w14:textId="383B618D" w:rsidR="005423F2" w:rsidRDefault="005423F2">
          <w:pPr>
            <w:pStyle w:val="TDC1"/>
            <w:rPr>
              <w:ins w:id="37" w:author="Manuel Raul Livano Luna" w:date="2023-07-05T19:07:00Z"/>
              <w:rFonts w:eastAsiaTheme="minorEastAsia" w:cstheme="minorBidi"/>
              <w:b w:val="0"/>
              <w:bCs w:val="0"/>
              <w:noProof/>
              <w:kern w:val="2"/>
              <w:sz w:val="22"/>
              <w:szCs w:val="22"/>
              <w:lang w:eastAsia="es-PE"/>
              <w14:ligatures w14:val="standardContextual"/>
            </w:rPr>
          </w:pPr>
          <w:ins w:id="38"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"_Toc139476483"</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VIII.</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INFORMACIÓN DE LAS SITUACIONES ADVERSAS COMUNICADAS EN INFORMES DE HITO DE CONTROL ANTERIORES</w:t>
            </w:r>
            <w:r>
              <w:rPr>
                <w:noProof/>
                <w:webHidden/>
              </w:rPr>
              <w:tab/>
            </w:r>
            <w:r>
              <w:rPr>
                <w:noProof/>
                <w:webHidden/>
              </w:rPr>
              <w:fldChar w:fldCharType="begin"/>
            </w:r>
            <w:r>
              <w:rPr>
                <w:noProof/>
                <w:webHidden/>
              </w:rPr>
              <w:instrText xml:space="preserve"> PAGEREF _Toc139476483 \h </w:instrText>
            </w:r>
          </w:ins>
          <w:r>
            <w:rPr>
              <w:noProof/>
              <w:webHidden/>
            </w:rPr>
          </w:r>
          <w:r>
            <w:rPr>
              <w:noProof/>
              <w:webHidden/>
            </w:rPr>
            <w:fldChar w:fldCharType="separate"/>
          </w:r>
          <w:ins w:id="39" w:author="Manuel Raul Livano Luna" w:date="2023-07-05T19:07:00Z">
            <w:r>
              <w:rPr>
                <w:noProof/>
                <w:webHidden/>
              </w:rPr>
              <w:t>15</w:t>
            </w:r>
            <w:r>
              <w:rPr>
                <w:noProof/>
                <w:webHidden/>
              </w:rPr>
              <w:fldChar w:fldCharType="end"/>
            </w:r>
            <w:r w:rsidRPr="00456F19">
              <w:rPr>
                <w:rStyle w:val="Hipervnculo"/>
                <w:noProof/>
              </w:rPr>
              <w:fldChar w:fldCharType="end"/>
            </w:r>
          </w:ins>
        </w:p>
        <w:p w14:paraId="07421E09" w14:textId="2B18FD59" w:rsidR="005423F2" w:rsidRDefault="005423F2">
          <w:pPr>
            <w:pStyle w:val="TDC1"/>
            <w:rPr>
              <w:ins w:id="40" w:author="Manuel Raul Livano Luna" w:date="2023-07-05T19:07:00Z"/>
              <w:rFonts w:eastAsiaTheme="minorEastAsia" w:cstheme="minorBidi"/>
              <w:b w:val="0"/>
              <w:bCs w:val="0"/>
              <w:noProof/>
              <w:kern w:val="2"/>
              <w:sz w:val="22"/>
              <w:szCs w:val="22"/>
              <w:lang w:eastAsia="es-PE"/>
              <w14:ligatures w14:val="standardContextual"/>
            </w:rPr>
          </w:pPr>
          <w:ins w:id="41"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"_Toc139476484"</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eastAsia="Calibri" w:hAnsi="Arial Narrow"/>
                <w:noProof/>
                <w:lang w:eastAsia="en-US"/>
              </w:rPr>
              <w:t>IX.</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CONCLUSIÓN</w:t>
            </w:r>
            <w:r>
              <w:rPr>
                <w:noProof/>
                <w:webHidden/>
              </w:rPr>
              <w:tab/>
            </w:r>
            <w:r>
              <w:rPr>
                <w:noProof/>
                <w:webHidden/>
              </w:rPr>
              <w:fldChar w:fldCharType="begin"/>
            </w:r>
            <w:r>
              <w:rPr>
                <w:noProof/>
                <w:webHidden/>
              </w:rPr>
              <w:instrText xml:space="preserve"> PAGEREF _Toc139476484 \h </w:instrText>
            </w:r>
          </w:ins>
          <w:r>
            <w:rPr>
              <w:noProof/>
              <w:webHidden/>
            </w:rPr>
          </w:r>
          <w:r>
            <w:rPr>
              <w:noProof/>
              <w:webHidden/>
            </w:rPr>
            <w:fldChar w:fldCharType="separate"/>
          </w:r>
          <w:ins w:id="42" w:author="Manuel Raul Livano Luna" w:date="2023-07-05T19:07:00Z">
            <w:r>
              <w:rPr>
                <w:noProof/>
                <w:webHidden/>
              </w:rPr>
              <w:t>15</w:t>
            </w:r>
            <w:r>
              <w:rPr>
                <w:noProof/>
                <w:webHidden/>
              </w:rPr>
              <w:fldChar w:fldCharType="end"/>
            </w:r>
            <w:r w:rsidRPr="00456F19">
              <w:rPr>
                <w:rStyle w:val="Hipervnculo"/>
                <w:noProof/>
              </w:rPr>
              <w:fldChar w:fldCharType="end"/>
            </w:r>
          </w:ins>
        </w:p>
        <w:p w14:paraId="0E86E9E8" w14:textId="343CF2F8" w:rsidR="005423F2" w:rsidRDefault="005423F2">
          <w:pPr>
            <w:pStyle w:val="TDC1"/>
            <w:rPr>
              <w:ins w:id="43" w:author="Manuel Raul Livano Luna" w:date="2023-07-05T19:07:00Z"/>
              <w:rFonts w:eastAsiaTheme="minorEastAsia" w:cstheme="minorBidi"/>
              <w:b w:val="0"/>
              <w:bCs w:val="0"/>
              <w:noProof/>
              <w:kern w:val="2"/>
              <w:sz w:val="22"/>
              <w:szCs w:val="22"/>
              <w:lang w:eastAsia="es-PE"/>
              <w14:ligatures w14:val="standardContextual"/>
            </w:rPr>
          </w:pPr>
          <w:ins w:id="44" w:author="Manuel Raul Livano Luna" w:date="2023-07-05T19:07:00Z">
            <w:r w:rsidRPr="00456F19">
              <w:rPr>
                <w:rStyle w:val="Hipervnculo"/>
                <w:noProof/>
              </w:rPr>
              <w:fldChar w:fldCharType="begin"/>
            </w:r>
            <w:r w:rsidRPr="00456F19">
              <w:rPr>
                <w:rStyle w:val="Hipervnculo"/>
                <w:noProof/>
              </w:rPr>
              <w:instrText xml:space="preserve"> </w:instrText>
            </w:r>
            <w:r>
              <w:rPr>
                <w:noProof/>
              </w:rPr>
              <w:instrText>HYPERLINK \l "_Toc139476485"</w:instrText>
            </w:r>
            <w:r w:rsidRPr="00456F19">
              <w:rPr>
                <w:rStyle w:val="Hipervnculo"/>
                <w:noProof/>
              </w:rPr>
              <w:instrText xml:space="preserve"> </w:instrText>
            </w:r>
            <w:r w:rsidRPr="00456F19">
              <w:rPr>
                <w:rStyle w:val="Hipervnculo"/>
                <w:noProof/>
              </w:rPr>
            </w:r>
            <w:r w:rsidRPr="00456F19">
              <w:rPr>
                <w:rStyle w:val="Hipervnculo"/>
                <w:noProof/>
              </w:rPr>
              <w:fldChar w:fldCharType="separate"/>
            </w:r>
            <w:r w:rsidRPr="00456F19">
              <w:rPr>
                <w:rStyle w:val="Hipervnculo"/>
                <w:rFonts w:ascii="Arial Narrow" w:hAnsi="Arial Narrow"/>
                <w:noProof/>
              </w:rPr>
              <w:t>X.</w:t>
            </w:r>
            <w:r>
              <w:rPr>
                <w:rFonts w:eastAsiaTheme="minorEastAsia" w:cstheme="minorBidi"/>
                <w:b w:val="0"/>
                <w:bCs w:val="0"/>
                <w:noProof/>
                <w:kern w:val="2"/>
                <w:sz w:val="22"/>
                <w:szCs w:val="22"/>
                <w:lang w:eastAsia="es-PE"/>
                <w14:ligatures w14:val="standardContextual"/>
              </w:rPr>
              <w:tab/>
            </w:r>
            <w:r w:rsidRPr="00456F19">
              <w:rPr>
                <w:rStyle w:val="Hipervnculo"/>
                <w:rFonts w:ascii="Arial Narrow" w:hAnsi="Arial Narrow"/>
                <w:noProof/>
              </w:rPr>
              <w:t>RECOMENDACIONES</w:t>
            </w:r>
            <w:r>
              <w:rPr>
                <w:noProof/>
                <w:webHidden/>
              </w:rPr>
              <w:tab/>
            </w:r>
            <w:r>
              <w:rPr>
                <w:noProof/>
                <w:webHidden/>
              </w:rPr>
              <w:fldChar w:fldCharType="begin"/>
            </w:r>
            <w:r>
              <w:rPr>
                <w:noProof/>
                <w:webHidden/>
              </w:rPr>
              <w:instrText xml:space="preserve"> PAGEREF _Toc139476485 \h </w:instrText>
            </w:r>
          </w:ins>
          <w:r>
            <w:rPr>
              <w:noProof/>
              <w:webHidden/>
            </w:rPr>
          </w:r>
          <w:r>
            <w:rPr>
              <w:noProof/>
              <w:webHidden/>
            </w:rPr>
            <w:fldChar w:fldCharType="separate"/>
          </w:r>
          <w:ins w:id="45" w:author="Manuel Raul Livano Luna" w:date="2023-07-05T19:07:00Z">
            <w:r>
              <w:rPr>
                <w:noProof/>
                <w:webHidden/>
              </w:rPr>
              <w:t>15</w:t>
            </w:r>
            <w:r>
              <w:rPr>
                <w:noProof/>
                <w:webHidden/>
              </w:rPr>
              <w:fldChar w:fldCharType="end"/>
            </w:r>
            <w:r w:rsidRPr="00456F19">
              <w:rPr>
                <w:rStyle w:val="Hipervnculo"/>
                <w:noProof/>
              </w:rPr>
              <w:fldChar w:fldCharType="end"/>
            </w:r>
          </w:ins>
        </w:p>
        <w:p w14:paraId="68C82A51" w14:textId="128C43BB" w:rsidR="005423F2" w:rsidRDefault="005423F2">
          <w:pPr>
            <w:pStyle w:val="TDC2"/>
            <w:rPr>
              <w:ins w:id="46" w:author="Manuel Raul Livano Luna" w:date="2023-07-05T19:07:00Z"/>
              <w:rFonts w:asciiTheme="minorHAnsi" w:eastAsiaTheme="minorEastAsia" w:hAnsiTheme="minorHAnsi" w:cstheme="minorBidi"/>
              <w:i w:val="0"/>
              <w:iCs w:val="0"/>
              <w:kern w:val="2"/>
              <w:sz w:val="22"/>
              <w:szCs w:val="22"/>
              <w:lang w:eastAsia="es-PE"/>
              <w14:ligatures w14:val="standardContextual"/>
            </w:rPr>
          </w:pPr>
          <w:ins w:id="47" w:author="Manuel Raul Livano Luna" w:date="2023-07-05T19:07:00Z">
            <w:r w:rsidRPr="00456F19">
              <w:rPr>
                <w:rStyle w:val="Hipervnculo"/>
              </w:rPr>
              <w:fldChar w:fldCharType="begin"/>
            </w:r>
            <w:r w:rsidRPr="00456F19">
              <w:rPr>
                <w:rStyle w:val="Hipervnculo"/>
              </w:rPr>
              <w:instrText xml:space="preserve"> </w:instrText>
            </w:r>
            <w:r>
              <w:instrText>HYPERLINK \l "_Toc139476486"</w:instrText>
            </w:r>
            <w:r w:rsidRPr="00456F19">
              <w:rPr>
                <w:rStyle w:val="Hipervnculo"/>
              </w:rPr>
              <w:instrText xml:space="preserve"> </w:instrText>
            </w:r>
            <w:r w:rsidRPr="00456F19">
              <w:rPr>
                <w:rStyle w:val="Hipervnculo"/>
              </w:rPr>
            </w:r>
            <w:r w:rsidRPr="00456F19">
              <w:rPr>
                <w:rStyle w:val="Hipervnculo"/>
              </w:rPr>
              <w:fldChar w:fldCharType="separate"/>
            </w:r>
            <w:r w:rsidRPr="00456F19">
              <w:rPr>
                <w:rStyle w:val="Hipervnculo"/>
                <w:b/>
                <w:bCs/>
              </w:rPr>
              <w:t xml:space="preserve">COMPUTADORAS PORTATILES (LAPTOPS) ENTREGADAS POR EL PROYECTO A LA INSTITUCIÓN EDUCATIVA </w:t>
            </w:r>
            <w:r w:rsidRPr="00456F19">
              <w:rPr>
                <w:rStyle w:val="Hipervnculo"/>
                <w:rFonts w:cs="Arial"/>
                <w:b/>
                <w:bCs/>
              </w:rPr>
              <w:t>SAN JUAN BAUTISTA DE CALLABAMBA DEL DISTRITO DE CHINCHEROS</w:t>
            </w:r>
            <w:r w:rsidRPr="00456F19">
              <w:rPr>
                <w:rStyle w:val="Hipervnculo"/>
                <w:b/>
                <w:bCs/>
              </w:rPr>
              <w:t xml:space="preserve"> NO VIENEN SIENDO UTILIZADAS POR FALTA DE LICENCIAS DEL SISTEMA OPERATIVO Y DE LA HERRAMIENTA DE OFIMÁTICA MICROSOFT OFFICE</w:t>
            </w:r>
            <w:r>
              <w:rPr>
                <w:webHidden/>
              </w:rPr>
              <w:tab/>
            </w:r>
            <w:r>
              <w:rPr>
                <w:webHidden/>
              </w:rPr>
              <w:fldChar w:fldCharType="begin"/>
            </w:r>
            <w:r>
              <w:rPr>
                <w:webHidden/>
              </w:rPr>
              <w:instrText xml:space="preserve"> PAGEREF _Toc139476486 \h </w:instrText>
            </w:r>
          </w:ins>
          <w:r>
            <w:rPr>
              <w:webHidden/>
            </w:rPr>
          </w:r>
          <w:r>
            <w:rPr>
              <w:webHidden/>
            </w:rPr>
            <w:fldChar w:fldCharType="separate"/>
          </w:r>
          <w:ins w:id="48" w:author="Manuel Raul Livano Luna" w:date="2023-07-05T19:07:00Z">
            <w:r>
              <w:rPr>
                <w:webHidden/>
              </w:rPr>
              <w:t>16</w:t>
            </w:r>
            <w:r>
              <w:rPr>
                <w:webHidden/>
              </w:rPr>
              <w:fldChar w:fldCharType="end"/>
            </w:r>
            <w:r w:rsidRPr="00456F19">
              <w:rPr>
                <w:rStyle w:val="Hipervnculo"/>
              </w:rPr>
              <w:fldChar w:fldCharType="end"/>
            </w:r>
          </w:ins>
        </w:p>
        <w:p w14:paraId="2FDECDA4" w14:textId="620C58BD" w:rsidR="00024EBA" w:rsidRPr="005132B3" w:rsidDel="005423F2" w:rsidRDefault="00024EBA" w:rsidP="009E2581">
          <w:pPr>
            <w:pStyle w:val="TDC1"/>
            <w:rPr>
              <w:del w:id="49" w:author="Manuel Raul Livano Luna" w:date="2023-07-05T19:07:00Z"/>
              <w:rFonts w:eastAsiaTheme="minorEastAsia" w:cstheme="minorBidi"/>
              <w:noProof/>
              <w:kern w:val="2"/>
              <w:sz w:val="22"/>
              <w:szCs w:val="22"/>
              <w:lang w:eastAsia="es-PE"/>
              <w14:ligatures w14:val="standardContextual"/>
            </w:rPr>
          </w:pPr>
          <w:del w:id="50" w:author="Manuel Raul Livano Luna" w:date="2023-07-05T19:07:00Z">
            <w:r w:rsidRPr="005423F2" w:rsidDel="005423F2">
              <w:rPr>
                <w:rPrChange w:id="51" w:author="Manuel Raul Livano Luna" w:date="2023-07-05T19:07:00Z">
                  <w:rPr>
                    <w:rStyle w:val="Hipervnculo"/>
                    <w:rFonts w:ascii="Arial Narrow" w:hAnsi="Arial Narrow"/>
                    <w:b w:val="0"/>
                    <w:bCs w:val="0"/>
                    <w:noProof/>
                    <w:color w:val="auto"/>
                  </w:rPr>
                </w:rPrChange>
              </w:rPr>
              <w:delText>I.</w:delText>
            </w:r>
            <w:r w:rsidRPr="005132B3" w:rsidDel="005423F2">
              <w:rPr>
                <w:rFonts w:eastAsiaTheme="minorEastAsia" w:cstheme="minorBidi"/>
                <w:noProof/>
                <w:kern w:val="2"/>
                <w:sz w:val="22"/>
                <w:szCs w:val="22"/>
                <w:lang w:eastAsia="es-PE"/>
                <w14:ligatures w14:val="standardContextual"/>
              </w:rPr>
              <w:tab/>
            </w:r>
            <w:r w:rsidRPr="005423F2" w:rsidDel="005423F2">
              <w:rPr>
                <w:rPrChange w:id="52" w:author="Manuel Raul Livano Luna" w:date="2023-07-05T19:07:00Z">
                  <w:rPr>
                    <w:rStyle w:val="Hipervnculo"/>
                    <w:rFonts w:ascii="Arial Narrow" w:hAnsi="Arial Narrow"/>
                    <w:b w:val="0"/>
                    <w:bCs w:val="0"/>
                    <w:noProof/>
                    <w:color w:val="auto"/>
                  </w:rPr>
                </w:rPrChange>
              </w:rPr>
              <w:delText>ORIGEN</w:delText>
            </w:r>
            <w:r w:rsidRPr="005132B3" w:rsidDel="005423F2">
              <w:rPr>
                <w:noProof/>
                <w:webHidden/>
              </w:rPr>
              <w:tab/>
            </w:r>
            <w:r w:rsidR="005132B3" w:rsidRPr="005132B3" w:rsidDel="005423F2">
              <w:rPr>
                <w:noProof/>
                <w:webHidden/>
              </w:rPr>
              <w:delText>2</w:delText>
            </w:r>
          </w:del>
        </w:p>
        <w:p w14:paraId="1183C96C" w14:textId="4182CBE8" w:rsidR="00024EBA" w:rsidRPr="005132B3" w:rsidDel="005423F2" w:rsidRDefault="00024EBA" w:rsidP="009E2581">
          <w:pPr>
            <w:pStyle w:val="TDC1"/>
            <w:rPr>
              <w:del w:id="53" w:author="Manuel Raul Livano Luna" w:date="2023-07-05T19:07:00Z"/>
              <w:rFonts w:eastAsiaTheme="minorEastAsia" w:cstheme="minorBidi"/>
              <w:noProof/>
              <w:kern w:val="2"/>
              <w:sz w:val="22"/>
              <w:szCs w:val="22"/>
              <w:lang w:eastAsia="es-PE"/>
              <w14:ligatures w14:val="standardContextual"/>
            </w:rPr>
          </w:pPr>
          <w:del w:id="54" w:author="Manuel Raul Livano Luna" w:date="2023-07-05T19:07:00Z">
            <w:r w:rsidRPr="005423F2" w:rsidDel="005423F2">
              <w:rPr>
                <w:rPrChange w:id="55" w:author="Manuel Raul Livano Luna" w:date="2023-07-05T19:07:00Z">
                  <w:rPr>
                    <w:rStyle w:val="Hipervnculo"/>
                    <w:rFonts w:ascii="Arial Narrow" w:hAnsi="Arial Narrow"/>
                    <w:b w:val="0"/>
                    <w:bCs w:val="0"/>
                    <w:noProof/>
                    <w:color w:val="auto"/>
                  </w:rPr>
                </w:rPrChange>
              </w:rPr>
              <w:delText>II.</w:delText>
            </w:r>
            <w:r w:rsidRPr="005132B3" w:rsidDel="005423F2">
              <w:rPr>
                <w:rFonts w:eastAsiaTheme="minorEastAsia" w:cstheme="minorBidi"/>
                <w:noProof/>
                <w:kern w:val="2"/>
                <w:sz w:val="22"/>
                <w:szCs w:val="22"/>
                <w:lang w:eastAsia="es-PE"/>
                <w14:ligatures w14:val="standardContextual"/>
              </w:rPr>
              <w:tab/>
            </w:r>
            <w:r w:rsidRPr="005423F2" w:rsidDel="005423F2">
              <w:rPr>
                <w:rPrChange w:id="56" w:author="Manuel Raul Livano Luna" w:date="2023-07-05T19:07:00Z">
                  <w:rPr>
                    <w:rStyle w:val="Hipervnculo"/>
                    <w:rFonts w:ascii="Arial Narrow" w:hAnsi="Arial Narrow"/>
                    <w:b w:val="0"/>
                    <w:bCs w:val="0"/>
                    <w:noProof/>
                    <w:color w:val="auto"/>
                  </w:rPr>
                </w:rPrChange>
              </w:rPr>
              <w:delText>OBJETIVOS</w:delText>
            </w:r>
            <w:r w:rsidRPr="005132B3" w:rsidDel="005423F2">
              <w:rPr>
                <w:noProof/>
                <w:webHidden/>
              </w:rPr>
              <w:tab/>
            </w:r>
            <w:r w:rsidR="005132B3" w:rsidRPr="005132B3" w:rsidDel="005423F2">
              <w:rPr>
                <w:noProof/>
                <w:webHidden/>
              </w:rPr>
              <w:delText>2</w:delText>
            </w:r>
          </w:del>
        </w:p>
        <w:p w14:paraId="07D2FA99" w14:textId="68B08C8B" w:rsidR="00024EBA" w:rsidRPr="005132B3" w:rsidDel="005423F2" w:rsidRDefault="00024EBA" w:rsidP="009E2581">
          <w:pPr>
            <w:pStyle w:val="TDC1"/>
            <w:rPr>
              <w:del w:id="57" w:author="Manuel Raul Livano Luna" w:date="2023-07-05T19:07:00Z"/>
              <w:rFonts w:eastAsiaTheme="minorEastAsia" w:cstheme="minorBidi"/>
              <w:noProof/>
              <w:kern w:val="2"/>
              <w:sz w:val="22"/>
              <w:szCs w:val="22"/>
              <w:lang w:eastAsia="es-PE"/>
              <w14:ligatures w14:val="standardContextual"/>
            </w:rPr>
          </w:pPr>
          <w:del w:id="58" w:author="Manuel Raul Livano Luna" w:date="2023-07-05T19:07:00Z">
            <w:r w:rsidRPr="005423F2" w:rsidDel="005423F2">
              <w:rPr>
                <w:rPrChange w:id="59" w:author="Manuel Raul Livano Luna" w:date="2023-07-05T19:07:00Z">
                  <w:rPr>
                    <w:rStyle w:val="Hipervnculo"/>
                    <w:rFonts w:ascii="Arial Narrow" w:hAnsi="Arial Narrow"/>
                    <w:b w:val="0"/>
                    <w:bCs w:val="0"/>
                    <w:noProof/>
                    <w:color w:val="auto"/>
                  </w:rPr>
                </w:rPrChange>
              </w:rPr>
              <w:delText>III.</w:delText>
            </w:r>
            <w:r w:rsidRPr="005132B3" w:rsidDel="005423F2">
              <w:rPr>
                <w:rFonts w:eastAsiaTheme="minorEastAsia" w:cstheme="minorBidi"/>
                <w:noProof/>
                <w:kern w:val="2"/>
                <w:sz w:val="22"/>
                <w:szCs w:val="22"/>
                <w:lang w:eastAsia="es-PE"/>
                <w14:ligatures w14:val="standardContextual"/>
              </w:rPr>
              <w:tab/>
            </w:r>
            <w:r w:rsidRPr="005423F2" w:rsidDel="005423F2">
              <w:rPr>
                <w:rPrChange w:id="60" w:author="Manuel Raul Livano Luna" w:date="2023-07-05T19:07:00Z">
                  <w:rPr>
                    <w:rStyle w:val="Hipervnculo"/>
                    <w:rFonts w:ascii="Arial Narrow" w:hAnsi="Arial Narrow"/>
                    <w:b w:val="0"/>
                    <w:bCs w:val="0"/>
                    <w:noProof/>
                    <w:color w:val="auto"/>
                  </w:rPr>
                </w:rPrChange>
              </w:rPr>
              <w:delText>ALCANCE</w:delText>
            </w:r>
            <w:r w:rsidRPr="005132B3" w:rsidDel="005423F2">
              <w:rPr>
                <w:noProof/>
                <w:webHidden/>
              </w:rPr>
              <w:tab/>
            </w:r>
            <w:r w:rsidR="005132B3" w:rsidRPr="005132B3" w:rsidDel="005423F2">
              <w:rPr>
                <w:noProof/>
                <w:webHidden/>
              </w:rPr>
              <w:delText>3</w:delText>
            </w:r>
          </w:del>
        </w:p>
        <w:p w14:paraId="43E46233" w14:textId="3DB65118" w:rsidR="00024EBA" w:rsidRPr="005132B3" w:rsidDel="005423F2" w:rsidRDefault="00024EBA" w:rsidP="009E2581">
          <w:pPr>
            <w:pStyle w:val="TDC1"/>
            <w:rPr>
              <w:del w:id="61" w:author="Manuel Raul Livano Luna" w:date="2023-07-05T19:07:00Z"/>
              <w:rFonts w:eastAsiaTheme="minorEastAsia" w:cstheme="minorBidi"/>
              <w:noProof/>
              <w:kern w:val="2"/>
              <w:sz w:val="22"/>
              <w:szCs w:val="22"/>
              <w:lang w:eastAsia="es-PE"/>
              <w14:ligatures w14:val="standardContextual"/>
            </w:rPr>
          </w:pPr>
          <w:del w:id="62" w:author="Manuel Raul Livano Luna" w:date="2023-07-05T19:07:00Z">
            <w:r w:rsidRPr="005423F2" w:rsidDel="005423F2">
              <w:rPr>
                <w:rPrChange w:id="63" w:author="Manuel Raul Livano Luna" w:date="2023-07-05T19:07:00Z">
                  <w:rPr>
                    <w:rStyle w:val="Hipervnculo"/>
                    <w:rFonts w:ascii="Arial Narrow" w:hAnsi="Arial Narrow"/>
                    <w:b w:val="0"/>
                    <w:bCs w:val="0"/>
                    <w:noProof/>
                    <w:color w:val="auto"/>
                  </w:rPr>
                </w:rPrChange>
              </w:rPr>
              <w:delText>IV.</w:delText>
            </w:r>
            <w:r w:rsidRPr="005132B3" w:rsidDel="005423F2">
              <w:rPr>
                <w:rFonts w:eastAsiaTheme="minorEastAsia" w:cstheme="minorBidi"/>
                <w:noProof/>
                <w:kern w:val="2"/>
                <w:sz w:val="22"/>
                <w:szCs w:val="22"/>
                <w:lang w:eastAsia="es-PE"/>
                <w14:ligatures w14:val="standardContextual"/>
              </w:rPr>
              <w:tab/>
            </w:r>
            <w:r w:rsidRPr="005423F2" w:rsidDel="005423F2">
              <w:rPr>
                <w:rPrChange w:id="64" w:author="Manuel Raul Livano Luna" w:date="2023-07-05T19:07:00Z">
                  <w:rPr>
                    <w:rStyle w:val="Hipervnculo"/>
                    <w:rFonts w:ascii="Arial Narrow" w:hAnsi="Arial Narrow"/>
                    <w:b w:val="0"/>
                    <w:bCs w:val="0"/>
                    <w:noProof/>
                    <w:color w:val="auto"/>
                  </w:rPr>
                </w:rPrChange>
              </w:rPr>
              <w:delText>INFORMACIÓN RESPECTO DEL HITO DE CONTROL</w:delText>
            </w:r>
            <w:r w:rsidRPr="005132B3" w:rsidDel="005423F2">
              <w:rPr>
                <w:noProof/>
                <w:webHidden/>
              </w:rPr>
              <w:tab/>
            </w:r>
            <w:r w:rsidR="005132B3" w:rsidRPr="005132B3" w:rsidDel="005423F2">
              <w:rPr>
                <w:noProof/>
                <w:webHidden/>
              </w:rPr>
              <w:delText>3</w:delText>
            </w:r>
          </w:del>
        </w:p>
        <w:p w14:paraId="2B981539" w14:textId="472CF864" w:rsidR="00024EBA" w:rsidRPr="005132B3" w:rsidDel="005423F2" w:rsidRDefault="00024EBA" w:rsidP="009E2581">
          <w:pPr>
            <w:pStyle w:val="TDC1"/>
            <w:rPr>
              <w:del w:id="65" w:author="Manuel Raul Livano Luna" w:date="2023-07-05T19:07:00Z"/>
              <w:rFonts w:eastAsiaTheme="minorEastAsia" w:cstheme="minorBidi"/>
              <w:noProof/>
              <w:kern w:val="2"/>
              <w:sz w:val="22"/>
              <w:szCs w:val="22"/>
              <w:lang w:eastAsia="es-PE"/>
              <w14:ligatures w14:val="standardContextual"/>
            </w:rPr>
          </w:pPr>
          <w:del w:id="66" w:author="Manuel Raul Livano Luna" w:date="2023-07-05T19:07:00Z">
            <w:r w:rsidRPr="005423F2" w:rsidDel="005423F2">
              <w:rPr>
                <w:rFonts w:eastAsia="Calibri"/>
                <w:rPrChange w:id="67" w:author="Manuel Raul Livano Luna" w:date="2023-07-05T19:07:00Z">
                  <w:rPr>
                    <w:rStyle w:val="Hipervnculo"/>
                    <w:rFonts w:ascii="Arial Narrow" w:eastAsia="Calibri" w:hAnsi="Arial Narrow"/>
                    <w:b w:val="0"/>
                    <w:bCs w:val="0"/>
                    <w:noProof/>
                    <w:color w:val="auto"/>
                    <w:lang w:eastAsia="en-US"/>
                  </w:rPr>
                </w:rPrChange>
              </w:rPr>
              <w:delText>V.</w:delText>
            </w:r>
            <w:r w:rsidRPr="005132B3" w:rsidDel="005423F2">
              <w:rPr>
                <w:rFonts w:eastAsiaTheme="minorEastAsia" w:cstheme="minorBidi"/>
                <w:noProof/>
                <w:kern w:val="2"/>
                <w:sz w:val="22"/>
                <w:szCs w:val="22"/>
                <w:lang w:eastAsia="es-PE"/>
                <w14:ligatures w14:val="standardContextual"/>
              </w:rPr>
              <w:tab/>
            </w:r>
            <w:r w:rsidRPr="005423F2" w:rsidDel="005423F2">
              <w:rPr>
                <w:rPrChange w:id="68" w:author="Manuel Raul Livano Luna" w:date="2023-07-05T19:07:00Z">
                  <w:rPr>
                    <w:rStyle w:val="Hipervnculo"/>
                    <w:rFonts w:ascii="Arial Narrow" w:hAnsi="Arial Narrow"/>
                    <w:b w:val="0"/>
                    <w:bCs w:val="0"/>
                    <w:noProof/>
                    <w:color w:val="auto"/>
                  </w:rPr>
                </w:rPrChange>
              </w:rPr>
              <w:delText>SITUACION ADVERSA</w:delText>
            </w:r>
            <w:r w:rsidRPr="005132B3" w:rsidDel="005423F2">
              <w:rPr>
                <w:noProof/>
                <w:webHidden/>
              </w:rPr>
              <w:tab/>
            </w:r>
            <w:r w:rsidR="005132B3" w:rsidRPr="005132B3" w:rsidDel="005423F2">
              <w:rPr>
                <w:noProof/>
                <w:webHidden/>
              </w:rPr>
              <w:delText>4</w:delText>
            </w:r>
          </w:del>
        </w:p>
        <w:p w14:paraId="0472E542" w14:textId="195ADF65" w:rsidR="00024EBA" w:rsidRPr="005132B3" w:rsidDel="005423F2" w:rsidRDefault="00024EBA" w:rsidP="00AE74BE">
          <w:pPr>
            <w:pStyle w:val="TDC2"/>
            <w:rPr>
              <w:del w:id="69" w:author="Manuel Raul Livano Luna" w:date="2023-07-05T19:07:00Z"/>
              <w:rFonts w:asciiTheme="minorHAnsi" w:eastAsiaTheme="minorEastAsia" w:hAnsiTheme="minorHAnsi" w:cstheme="minorBidi"/>
              <w:i w:val="0"/>
              <w:iCs w:val="0"/>
              <w:kern w:val="2"/>
              <w:sz w:val="22"/>
              <w:szCs w:val="22"/>
              <w:lang w:eastAsia="es-PE"/>
              <w14:ligatures w14:val="standardContextual"/>
            </w:rPr>
          </w:pPr>
          <w:del w:id="70" w:author="Manuel Raul Livano Luna" w:date="2023-07-05T19:07:00Z">
            <w:r w:rsidRPr="005423F2" w:rsidDel="005423F2">
              <w:rPr>
                <w:rPrChange w:id="71" w:author="Manuel Raul Livano Luna" w:date="2023-07-05T19:07:00Z">
                  <w:rPr>
                    <w:rStyle w:val="Hipervnculo"/>
                    <w:rFonts w:cs="Arial"/>
                    <w:i w:val="0"/>
                    <w:iCs w:val="0"/>
                    <w:color w:val="auto"/>
                  </w:rPr>
                </w:rPrChange>
              </w:rPr>
              <w:delText>1)</w:delText>
            </w:r>
            <w:r w:rsidRPr="005132B3" w:rsidDel="005423F2">
              <w:rPr>
                <w:rFonts w:asciiTheme="minorHAnsi" w:eastAsiaTheme="minorEastAsia" w:hAnsiTheme="minorHAnsi" w:cstheme="minorBidi"/>
                <w:i w:val="0"/>
                <w:iCs w:val="0"/>
                <w:kern w:val="2"/>
                <w:sz w:val="22"/>
                <w:szCs w:val="22"/>
                <w:lang w:eastAsia="es-PE"/>
                <w14:ligatures w14:val="standardContextual"/>
              </w:rPr>
              <w:tab/>
            </w:r>
            <w:r w:rsidRPr="005423F2" w:rsidDel="005423F2">
              <w:rPr>
                <w:rPrChange w:id="72" w:author="Manuel Raul Livano Luna" w:date="2023-07-05T19:07:00Z">
                  <w:rPr>
                    <w:rStyle w:val="Hipervnculo"/>
                    <w:rFonts w:cs="Arial"/>
                    <w:i w:val="0"/>
                    <w:iCs w:val="0"/>
                    <w:color w:val="auto"/>
                  </w:rPr>
                </w:rPrChange>
              </w:rPr>
              <w:delText>Instituciones Educativas beneficiarias visitadas por la comisión de control cuentan con servidores deteriorados e inoperativos, poniendo en riesgo la ejecución física del componente capacitación, comprometiendo el cumplimiento de los objetivos planteados en el expediente técnico.</w:delText>
            </w:r>
            <w:r w:rsidRPr="005132B3" w:rsidDel="005423F2">
              <w:rPr>
                <w:webHidden/>
              </w:rPr>
              <w:tab/>
            </w:r>
          </w:del>
        </w:p>
        <w:p w14:paraId="3BD4E92C" w14:textId="51A01724" w:rsidR="00BE545A" w:rsidRPr="00C8431A" w:rsidDel="005423F2" w:rsidRDefault="00024EBA" w:rsidP="00BE545A">
          <w:pPr>
            <w:pStyle w:val="Prrafodelista"/>
            <w:numPr>
              <w:ilvl w:val="0"/>
              <w:numId w:val="8"/>
            </w:numPr>
            <w:spacing w:line="240" w:lineRule="auto"/>
            <w:ind w:left="709"/>
            <w:jc w:val="both"/>
            <w:outlineLvl w:val="1"/>
            <w:rPr>
              <w:ins w:id="73" w:author="GRAPURIMAC" w:date="2023-07-05T17:26:00Z"/>
              <w:del w:id="74" w:author="Manuel Raul Livano Luna" w:date="2023-07-05T19:07:00Z"/>
              <w:rFonts w:ascii="Arial Narrow" w:hAnsi="Arial Narrow" w:cs="Arial"/>
              <w:b/>
              <w:bCs/>
              <w:noProof/>
            </w:rPr>
          </w:pPr>
          <w:del w:id="75" w:author="Manuel Raul Livano Luna" w:date="2023-07-05T19:07:00Z">
            <w:r w:rsidRPr="005423F2" w:rsidDel="005423F2">
              <w:rPr>
                <w:noProof/>
                <w:rPrChange w:id="76" w:author="Manuel Raul Livano Luna" w:date="2023-07-05T19:07:00Z">
                  <w:rPr>
                    <w:rStyle w:val="Hipervnculo"/>
                    <w:rFonts w:cs="Arial"/>
                    <w:color w:val="auto"/>
                  </w:rPr>
                </w:rPrChange>
              </w:rPr>
              <w:delText>2)</w:delText>
            </w:r>
            <w:r w:rsidRPr="005132B3" w:rsidDel="005423F2">
              <w:rPr>
                <w:rFonts w:asciiTheme="minorHAnsi" w:eastAsiaTheme="minorEastAsia" w:hAnsiTheme="minorHAnsi" w:cstheme="minorBidi"/>
                <w:i/>
                <w:iCs/>
                <w:noProof/>
                <w:kern w:val="2"/>
                <w:lang w:eastAsia="es-PE"/>
                <w14:ligatures w14:val="standardContextual"/>
              </w:rPr>
              <w:tab/>
            </w:r>
          </w:del>
          <w:ins w:id="77" w:author="GRAPURIMAC" w:date="2023-07-05T17:26:00Z">
            <w:del w:id="78" w:author="Manuel Raul Livano Luna" w:date="2023-07-05T19:07:00Z">
              <w:r w:rsidR="00BE545A" w:rsidDel="005423F2">
                <w:rPr>
                  <w:rFonts w:ascii="Arial Narrow" w:hAnsi="Arial Narrow"/>
                  <w:b/>
                  <w:bCs/>
                  <w:noProof/>
                </w:rPr>
                <w:delText>Computadoras portatiles (laptops)</w:delText>
              </w:r>
              <w:r w:rsidR="00BE545A" w:rsidRPr="00C8431A" w:rsidDel="005423F2">
                <w:rPr>
                  <w:rFonts w:ascii="Arial Narrow" w:hAnsi="Arial Narrow"/>
                  <w:b/>
                  <w:bCs/>
                  <w:noProof/>
                </w:rPr>
                <w:delText xml:space="preserve"> entregadas por</w:delText>
              </w:r>
              <w:r w:rsidR="00BE545A" w:rsidDel="005423F2">
                <w:rPr>
                  <w:rFonts w:ascii="Arial Narrow" w:hAnsi="Arial Narrow"/>
                  <w:b/>
                  <w:bCs/>
                  <w:noProof/>
                </w:rPr>
                <w:delText xml:space="preserve"> el</w:delText>
              </w:r>
              <w:r w:rsidR="00BE545A" w:rsidRPr="00C8431A" w:rsidDel="005423F2">
                <w:rPr>
                  <w:rFonts w:ascii="Arial Narrow" w:hAnsi="Arial Narrow"/>
                  <w:b/>
                  <w:bCs/>
                  <w:noProof/>
                </w:rPr>
                <w:delText xml:space="preserve"> proyecto a la INSTITUCIÓN EDUCATIVA </w:delText>
              </w:r>
              <w:r w:rsidR="00BE545A" w:rsidRPr="00C8431A" w:rsidDel="005423F2">
                <w:rPr>
                  <w:rFonts w:ascii="Arial Narrow" w:hAnsi="Arial Narrow" w:cs="Arial"/>
                  <w:b/>
                  <w:bCs/>
                  <w:noProof/>
                </w:rPr>
                <w:delText>SAN JUAN BAUTISTA DE CALLABAMBA DEL DISTRITO DE CHINCHEROS</w:delText>
              </w:r>
              <w:r w:rsidR="00BE545A" w:rsidRPr="00C8431A" w:rsidDel="005423F2">
                <w:rPr>
                  <w:rFonts w:ascii="Arial Narrow" w:hAnsi="Arial Narrow"/>
                  <w:b/>
                  <w:bCs/>
                  <w:noProof/>
                </w:rPr>
                <w:delText xml:space="preserve"> NO VIENEN SIEN</w:delText>
              </w:r>
              <w:r w:rsidR="00BE545A" w:rsidDel="005423F2">
                <w:rPr>
                  <w:rFonts w:ascii="Arial Narrow" w:hAnsi="Arial Narrow"/>
                  <w:b/>
                  <w:bCs/>
                  <w:noProof/>
                </w:rPr>
                <w:delText>D</w:delText>
              </w:r>
              <w:r w:rsidR="00BE545A" w:rsidRPr="00C8431A" w:rsidDel="005423F2">
                <w:rPr>
                  <w:rFonts w:ascii="Arial Narrow" w:hAnsi="Arial Narrow"/>
                  <w:b/>
                  <w:bCs/>
                  <w:noProof/>
                </w:rPr>
                <w:delText>O UTILIZADAS POR FALTA DE LICENCIAS DEL SISTEMA OPERATIVO Y DE LA HERRAMIENTA DE OFIMÁTICA MICROSOFT OFFICE</w:delText>
              </w:r>
              <w:r w:rsidR="00BE545A" w:rsidDel="005423F2">
                <w:rPr>
                  <w:rFonts w:ascii="Arial Narrow" w:hAnsi="Arial Narrow"/>
                  <w:b/>
                  <w:bCs/>
                  <w:noProof/>
                </w:rPr>
                <w:delText xml:space="preserve">, LO QUE AFECTARÍA EL CUMPLIMIENTO DE LOS OBJETIVOS DEL PROYECTO. </w:delText>
              </w:r>
            </w:del>
          </w:ins>
        </w:p>
        <w:p w14:paraId="46D1B545" w14:textId="3531C6B0" w:rsidR="00024EBA" w:rsidRPr="005132B3" w:rsidDel="005423F2" w:rsidRDefault="00294D4F" w:rsidP="00AE74BE">
          <w:pPr>
            <w:pStyle w:val="TDC2"/>
            <w:rPr>
              <w:del w:id="79" w:author="Manuel Raul Livano Luna" w:date="2023-07-05T19:07:00Z"/>
              <w:rFonts w:asciiTheme="minorHAnsi" w:eastAsiaTheme="minorEastAsia" w:hAnsiTheme="minorHAnsi" w:cstheme="minorBidi"/>
              <w:i w:val="0"/>
              <w:iCs w:val="0"/>
              <w:kern w:val="2"/>
              <w:sz w:val="22"/>
              <w:szCs w:val="22"/>
              <w:lang w:eastAsia="es-PE"/>
              <w14:ligatures w14:val="standardContextual"/>
            </w:rPr>
          </w:pPr>
          <w:del w:id="80" w:author="Manuel Raul Livano Luna" w:date="2023-07-05T19:07:00Z">
            <w:r w:rsidRPr="005423F2" w:rsidDel="005423F2">
              <w:rPr>
                <w:rPrChange w:id="81" w:author="Manuel Raul Livano Luna" w:date="2023-07-05T19:07:00Z">
                  <w:rPr>
                    <w:rStyle w:val="Hipervnculo"/>
                    <w:i w:val="0"/>
                    <w:iCs w:val="0"/>
                    <w:color w:val="auto"/>
                  </w:rPr>
                </w:rPrChange>
              </w:rPr>
              <w:delText>Computadoras portatiles entragadas por el proyecto a la Institutucion Educativa San Juan Bautista de Callabamba del distrito de Chicnheros no viene siendo utilizados por falta de licencias del sistema operarivo y de la herramienta de ofimatica microsoft office.</w:delText>
            </w:r>
            <w:r w:rsidR="00024EBA" w:rsidRPr="005132B3" w:rsidDel="005423F2">
              <w:rPr>
                <w:webHidden/>
              </w:rPr>
              <w:tab/>
            </w:r>
          </w:del>
        </w:p>
        <w:p w14:paraId="7623FCEB" w14:textId="6603A730" w:rsidR="00024EBA" w:rsidRPr="005132B3" w:rsidDel="005423F2" w:rsidRDefault="00024EBA" w:rsidP="00AE74BE">
          <w:pPr>
            <w:pStyle w:val="TDC2"/>
            <w:rPr>
              <w:del w:id="82" w:author="Manuel Raul Livano Luna" w:date="2023-07-05T19:07:00Z"/>
              <w:rFonts w:asciiTheme="minorHAnsi" w:eastAsiaTheme="minorEastAsia" w:hAnsiTheme="minorHAnsi" w:cstheme="minorBidi"/>
              <w:i w:val="0"/>
              <w:iCs w:val="0"/>
              <w:kern w:val="2"/>
              <w:sz w:val="22"/>
              <w:szCs w:val="22"/>
              <w:lang w:eastAsia="es-PE"/>
              <w14:ligatures w14:val="standardContextual"/>
            </w:rPr>
          </w:pPr>
          <w:del w:id="83" w:author="Manuel Raul Livano Luna" w:date="2023-07-05T19:07:00Z">
            <w:r w:rsidRPr="005423F2" w:rsidDel="005423F2">
              <w:rPr>
                <w:rPrChange w:id="84" w:author="Manuel Raul Livano Luna" w:date="2023-07-05T19:07:00Z">
                  <w:rPr>
                    <w:rStyle w:val="Hipervnculo"/>
                    <w:rFonts w:cs="Arial"/>
                    <w:i w:val="0"/>
                    <w:iCs w:val="0"/>
                    <w:color w:val="auto"/>
                  </w:rPr>
                </w:rPrChange>
              </w:rPr>
              <w:delText>3)</w:delText>
            </w:r>
            <w:r w:rsidRPr="005132B3" w:rsidDel="005423F2">
              <w:rPr>
                <w:rFonts w:asciiTheme="minorHAnsi" w:eastAsiaTheme="minorEastAsia" w:hAnsiTheme="minorHAnsi" w:cstheme="minorBidi"/>
                <w:i w:val="0"/>
                <w:iCs w:val="0"/>
                <w:kern w:val="2"/>
                <w:sz w:val="22"/>
                <w:szCs w:val="22"/>
                <w:lang w:eastAsia="es-PE"/>
                <w14:ligatures w14:val="standardContextual"/>
              </w:rPr>
              <w:tab/>
            </w:r>
            <w:r w:rsidRPr="005423F2" w:rsidDel="005423F2">
              <w:rPr>
                <w:rPrChange w:id="85" w:author="Manuel Raul Livano Luna" w:date="2023-07-05T19:07:00Z">
                  <w:rPr>
                    <w:rStyle w:val="Hipervnculo"/>
                    <w:i w:val="0"/>
                    <w:iCs w:val="0"/>
                    <w:color w:val="auto"/>
                  </w:rPr>
                </w:rPrChange>
              </w:rPr>
              <w:delText xml:space="preserve">Sistemas de protección eléctrica </w:delText>
            </w:r>
            <w:r w:rsidR="004343FC" w:rsidRPr="005423F2" w:rsidDel="005423F2">
              <w:rPr>
                <w:rPrChange w:id="86" w:author="Manuel Raul Livano Luna" w:date="2023-07-05T19:07:00Z">
                  <w:rPr>
                    <w:rStyle w:val="Hipervnculo"/>
                    <w:i w:val="0"/>
                    <w:iCs w:val="0"/>
                    <w:color w:val="auto"/>
                  </w:rPr>
                </w:rPrChange>
              </w:rPr>
              <w:delText>(</w:delText>
            </w:r>
            <w:r w:rsidRPr="005423F2" w:rsidDel="005423F2">
              <w:rPr>
                <w:rPrChange w:id="87" w:author="Manuel Raul Livano Luna" w:date="2023-07-05T19:07:00Z">
                  <w:rPr>
                    <w:rStyle w:val="Hipervnculo"/>
                    <w:i w:val="0"/>
                    <w:iCs w:val="0"/>
                    <w:color w:val="auto"/>
                  </w:rPr>
                </w:rPrChange>
              </w:rPr>
              <w:delText>pararrayos</w:delText>
            </w:r>
            <w:r w:rsidR="004343FC" w:rsidRPr="005423F2" w:rsidDel="005423F2">
              <w:rPr>
                <w:rPrChange w:id="88" w:author="Manuel Raul Livano Luna" w:date="2023-07-05T19:07:00Z">
                  <w:rPr>
                    <w:rStyle w:val="Hipervnculo"/>
                    <w:i w:val="0"/>
                    <w:iCs w:val="0"/>
                    <w:color w:val="auto"/>
                  </w:rPr>
                </w:rPrChange>
              </w:rPr>
              <w:delText>)</w:delText>
            </w:r>
            <w:r w:rsidRPr="005423F2" w:rsidDel="005423F2">
              <w:rPr>
                <w:rPrChange w:id="89" w:author="Manuel Raul Livano Luna" w:date="2023-07-05T19:07:00Z">
                  <w:rPr>
                    <w:rStyle w:val="Hipervnculo"/>
                    <w:i w:val="0"/>
                    <w:iCs w:val="0"/>
                    <w:color w:val="auto"/>
                  </w:rPr>
                </w:rPrChange>
              </w:rPr>
              <w:delText xml:space="preserve"> implementados por el proyecto no estarían cumpliendo con la finalidad para las que fueron instaladas ya que se encontraron servidores dañados por tormentas eléctricas, lo que pondría en riesgo los equipos entregados recientemente</w:delText>
            </w:r>
            <w:r w:rsidR="004343FC" w:rsidRPr="005423F2" w:rsidDel="005423F2">
              <w:rPr>
                <w:rPrChange w:id="90" w:author="Manuel Raul Livano Luna" w:date="2023-07-05T19:07:00Z">
                  <w:rPr>
                    <w:rStyle w:val="Hipervnculo"/>
                    <w:i w:val="0"/>
                    <w:iCs w:val="0"/>
                    <w:color w:val="auto"/>
                  </w:rPr>
                </w:rPrChange>
              </w:rPr>
              <w:delText>.</w:delText>
            </w:r>
            <w:r w:rsidRPr="005423F2" w:rsidDel="005423F2">
              <w:rPr>
                <w:rPrChange w:id="91" w:author="Manuel Raul Livano Luna" w:date="2023-07-05T19:07:00Z">
                  <w:rPr>
                    <w:rStyle w:val="Hipervnculo"/>
                    <w:i w:val="0"/>
                    <w:iCs w:val="0"/>
                    <w:color w:val="auto"/>
                  </w:rPr>
                </w:rPrChange>
              </w:rPr>
              <w:delText xml:space="preserve"> </w:delText>
            </w:r>
          </w:del>
        </w:p>
        <w:p w14:paraId="5DAAAFF1" w14:textId="1015DA8D" w:rsidR="00024EBA" w:rsidRPr="005132B3" w:rsidDel="005423F2" w:rsidRDefault="00024EBA" w:rsidP="009E2581">
          <w:pPr>
            <w:pStyle w:val="TDC1"/>
            <w:rPr>
              <w:del w:id="92" w:author="Manuel Raul Livano Luna" w:date="2023-07-05T19:07:00Z"/>
              <w:rFonts w:eastAsiaTheme="minorEastAsia" w:cstheme="minorBidi"/>
              <w:noProof/>
              <w:kern w:val="2"/>
              <w:sz w:val="22"/>
              <w:szCs w:val="22"/>
              <w:lang w:eastAsia="es-PE"/>
              <w14:ligatures w14:val="standardContextual"/>
            </w:rPr>
          </w:pPr>
          <w:del w:id="93" w:author="Manuel Raul Livano Luna" w:date="2023-07-05T19:07:00Z">
            <w:r w:rsidRPr="005423F2" w:rsidDel="005423F2">
              <w:rPr>
                <w:rPrChange w:id="94" w:author="Manuel Raul Livano Luna" w:date="2023-07-05T19:07:00Z">
                  <w:rPr>
                    <w:rStyle w:val="Hipervnculo"/>
                    <w:rFonts w:ascii="Arial Narrow" w:hAnsi="Arial Narrow"/>
                    <w:b w:val="0"/>
                    <w:bCs w:val="0"/>
                    <w:noProof/>
                    <w:color w:val="auto"/>
                  </w:rPr>
                </w:rPrChange>
              </w:rPr>
              <w:delText>VI.</w:delText>
            </w:r>
            <w:r w:rsidRPr="005132B3" w:rsidDel="005423F2">
              <w:rPr>
                <w:rFonts w:eastAsiaTheme="minorEastAsia" w:cstheme="minorBidi"/>
                <w:noProof/>
                <w:kern w:val="2"/>
                <w:sz w:val="22"/>
                <w:szCs w:val="22"/>
                <w:lang w:eastAsia="es-PE"/>
                <w14:ligatures w14:val="standardContextual"/>
              </w:rPr>
              <w:tab/>
            </w:r>
            <w:r w:rsidRPr="005423F2" w:rsidDel="005423F2">
              <w:rPr>
                <w:rPrChange w:id="95" w:author="Manuel Raul Livano Luna" w:date="2023-07-05T19:07:00Z">
                  <w:rPr>
                    <w:rStyle w:val="Hipervnculo"/>
                    <w:rFonts w:ascii="Arial Narrow" w:hAnsi="Arial Narrow"/>
                    <w:b w:val="0"/>
                    <w:bCs w:val="0"/>
                    <w:noProof/>
                    <w:color w:val="auto"/>
                  </w:rPr>
                </w:rPrChange>
              </w:rPr>
              <w:delText>DOCUMENTACIÓN VINCULADA AL HITO DE CONTROL</w:delText>
            </w:r>
            <w:r w:rsidRPr="005132B3" w:rsidDel="005423F2">
              <w:rPr>
                <w:noProof/>
                <w:webHidden/>
              </w:rPr>
              <w:tab/>
            </w:r>
            <w:r w:rsidR="005132B3" w:rsidRPr="005132B3" w:rsidDel="005423F2">
              <w:rPr>
                <w:noProof/>
                <w:webHidden/>
              </w:rPr>
              <w:delText>19</w:delText>
            </w:r>
          </w:del>
        </w:p>
        <w:p w14:paraId="782C9208" w14:textId="0036FA52" w:rsidR="00024EBA" w:rsidRPr="005132B3" w:rsidDel="005423F2" w:rsidRDefault="00024EBA" w:rsidP="009E2581">
          <w:pPr>
            <w:pStyle w:val="TDC1"/>
            <w:rPr>
              <w:del w:id="96" w:author="Manuel Raul Livano Luna" w:date="2023-07-05T19:07:00Z"/>
              <w:rFonts w:eastAsiaTheme="minorEastAsia" w:cstheme="minorBidi"/>
              <w:noProof/>
              <w:kern w:val="2"/>
              <w:sz w:val="22"/>
              <w:szCs w:val="22"/>
              <w:lang w:eastAsia="es-PE"/>
              <w14:ligatures w14:val="standardContextual"/>
            </w:rPr>
          </w:pPr>
          <w:del w:id="97" w:author="Manuel Raul Livano Luna" w:date="2023-07-05T19:07:00Z">
            <w:r w:rsidRPr="005423F2" w:rsidDel="005423F2">
              <w:rPr>
                <w:rPrChange w:id="98" w:author="Manuel Raul Livano Luna" w:date="2023-07-05T19:07:00Z">
                  <w:rPr>
                    <w:rStyle w:val="Hipervnculo"/>
                    <w:rFonts w:ascii="Arial Narrow" w:hAnsi="Arial Narrow"/>
                    <w:b w:val="0"/>
                    <w:bCs w:val="0"/>
                    <w:noProof/>
                    <w:color w:val="auto"/>
                  </w:rPr>
                </w:rPrChange>
              </w:rPr>
              <w:delText>VII.</w:delText>
            </w:r>
            <w:r w:rsidRPr="005132B3" w:rsidDel="005423F2">
              <w:rPr>
                <w:rFonts w:eastAsiaTheme="minorEastAsia" w:cstheme="minorBidi"/>
                <w:noProof/>
                <w:kern w:val="2"/>
                <w:sz w:val="22"/>
                <w:szCs w:val="22"/>
                <w:lang w:eastAsia="es-PE"/>
                <w14:ligatures w14:val="standardContextual"/>
              </w:rPr>
              <w:tab/>
            </w:r>
            <w:r w:rsidRPr="005423F2" w:rsidDel="005423F2">
              <w:rPr>
                <w:rPrChange w:id="99" w:author="Manuel Raul Livano Luna" w:date="2023-07-05T19:07:00Z">
                  <w:rPr>
                    <w:rStyle w:val="Hipervnculo"/>
                    <w:rFonts w:ascii="Arial Narrow" w:hAnsi="Arial Narrow"/>
                    <w:b w:val="0"/>
                    <w:bCs w:val="0"/>
                    <w:noProof/>
                    <w:color w:val="auto"/>
                  </w:rPr>
                </w:rPrChange>
              </w:rPr>
              <w:delText>INFORMACIÓN DEL REPORTE DE AVANCE ANTE SITUACIONES ADVERSAS</w:delText>
            </w:r>
            <w:r w:rsidRPr="005132B3" w:rsidDel="005423F2">
              <w:rPr>
                <w:noProof/>
                <w:webHidden/>
              </w:rPr>
              <w:tab/>
            </w:r>
            <w:r w:rsidR="005132B3" w:rsidRPr="005132B3" w:rsidDel="005423F2">
              <w:rPr>
                <w:noProof/>
                <w:webHidden/>
              </w:rPr>
              <w:delText>19</w:delText>
            </w:r>
          </w:del>
        </w:p>
        <w:p w14:paraId="60EB22CF" w14:textId="04C39453" w:rsidR="00024EBA" w:rsidRPr="005132B3" w:rsidDel="005423F2" w:rsidRDefault="00024EBA" w:rsidP="009E2581">
          <w:pPr>
            <w:pStyle w:val="TDC1"/>
            <w:rPr>
              <w:del w:id="100" w:author="Manuel Raul Livano Luna" w:date="2023-07-05T19:07:00Z"/>
              <w:rFonts w:eastAsiaTheme="minorEastAsia" w:cstheme="minorBidi"/>
              <w:noProof/>
              <w:kern w:val="2"/>
              <w:sz w:val="22"/>
              <w:szCs w:val="22"/>
              <w:lang w:eastAsia="es-PE"/>
              <w14:ligatures w14:val="standardContextual"/>
            </w:rPr>
          </w:pPr>
          <w:del w:id="101" w:author="Manuel Raul Livano Luna" w:date="2023-07-05T19:07:00Z">
            <w:r w:rsidRPr="005423F2" w:rsidDel="005423F2">
              <w:rPr>
                <w:rPrChange w:id="102" w:author="Manuel Raul Livano Luna" w:date="2023-07-05T19:07:00Z">
                  <w:rPr>
                    <w:rStyle w:val="Hipervnculo"/>
                    <w:rFonts w:ascii="Arial Narrow" w:hAnsi="Arial Narrow"/>
                    <w:b w:val="0"/>
                    <w:bCs w:val="0"/>
                    <w:noProof/>
                    <w:color w:val="auto"/>
                  </w:rPr>
                </w:rPrChange>
              </w:rPr>
              <w:delText>VIII.</w:delText>
            </w:r>
            <w:r w:rsidRPr="005132B3" w:rsidDel="005423F2">
              <w:rPr>
                <w:rFonts w:eastAsiaTheme="minorEastAsia" w:cstheme="minorBidi"/>
                <w:noProof/>
                <w:kern w:val="2"/>
                <w:sz w:val="22"/>
                <w:szCs w:val="22"/>
                <w:lang w:eastAsia="es-PE"/>
                <w14:ligatures w14:val="standardContextual"/>
              </w:rPr>
              <w:tab/>
            </w:r>
            <w:r w:rsidRPr="005423F2" w:rsidDel="005423F2">
              <w:rPr>
                <w:rPrChange w:id="103" w:author="Manuel Raul Livano Luna" w:date="2023-07-05T19:07:00Z">
                  <w:rPr>
                    <w:rStyle w:val="Hipervnculo"/>
                    <w:rFonts w:ascii="Arial Narrow" w:hAnsi="Arial Narrow"/>
                    <w:b w:val="0"/>
                    <w:bCs w:val="0"/>
                    <w:noProof/>
                    <w:color w:val="auto"/>
                  </w:rPr>
                </w:rPrChange>
              </w:rPr>
              <w:delText>INFORMACIÓN DE LAS SITUACIONES ADVERSAS COMUNICADAS EN INFORMES DE HITO DE CONTROL ANTERIORES</w:delText>
            </w:r>
            <w:r w:rsidRPr="005132B3" w:rsidDel="005423F2">
              <w:rPr>
                <w:noProof/>
                <w:webHidden/>
              </w:rPr>
              <w:tab/>
            </w:r>
            <w:r w:rsidR="005132B3" w:rsidRPr="005132B3" w:rsidDel="005423F2">
              <w:rPr>
                <w:noProof/>
                <w:webHidden/>
              </w:rPr>
              <w:delText>19</w:delText>
            </w:r>
          </w:del>
        </w:p>
        <w:p w14:paraId="37A33A3D" w14:textId="153FD431" w:rsidR="00024EBA" w:rsidRPr="005132B3" w:rsidDel="005423F2" w:rsidRDefault="00024EBA" w:rsidP="009E2581">
          <w:pPr>
            <w:pStyle w:val="TDC1"/>
            <w:rPr>
              <w:del w:id="104" w:author="Manuel Raul Livano Luna" w:date="2023-07-05T19:07:00Z"/>
              <w:rFonts w:eastAsiaTheme="minorEastAsia" w:cstheme="minorBidi"/>
              <w:noProof/>
              <w:kern w:val="2"/>
              <w:sz w:val="22"/>
              <w:szCs w:val="22"/>
              <w:lang w:eastAsia="es-PE"/>
              <w14:ligatures w14:val="standardContextual"/>
            </w:rPr>
          </w:pPr>
          <w:del w:id="105" w:author="Manuel Raul Livano Luna" w:date="2023-07-05T19:07:00Z">
            <w:r w:rsidRPr="005423F2" w:rsidDel="005423F2">
              <w:rPr>
                <w:rFonts w:eastAsia="Calibri"/>
                <w:rPrChange w:id="106" w:author="Manuel Raul Livano Luna" w:date="2023-07-05T19:07:00Z">
                  <w:rPr>
                    <w:rStyle w:val="Hipervnculo"/>
                    <w:rFonts w:ascii="Arial Narrow" w:eastAsia="Calibri" w:hAnsi="Arial Narrow"/>
                    <w:b w:val="0"/>
                    <w:bCs w:val="0"/>
                    <w:noProof/>
                    <w:color w:val="auto"/>
                    <w:lang w:eastAsia="en-US"/>
                  </w:rPr>
                </w:rPrChange>
              </w:rPr>
              <w:delText>IX.</w:delText>
            </w:r>
            <w:r w:rsidRPr="005132B3" w:rsidDel="005423F2">
              <w:rPr>
                <w:rFonts w:eastAsiaTheme="minorEastAsia" w:cstheme="minorBidi"/>
                <w:noProof/>
                <w:kern w:val="2"/>
                <w:sz w:val="22"/>
                <w:szCs w:val="22"/>
                <w:lang w:eastAsia="es-PE"/>
                <w14:ligatures w14:val="standardContextual"/>
              </w:rPr>
              <w:tab/>
            </w:r>
            <w:r w:rsidRPr="005423F2" w:rsidDel="005423F2">
              <w:rPr>
                <w:rPrChange w:id="107" w:author="Manuel Raul Livano Luna" w:date="2023-07-05T19:07:00Z">
                  <w:rPr>
                    <w:rStyle w:val="Hipervnculo"/>
                    <w:rFonts w:ascii="Arial Narrow" w:hAnsi="Arial Narrow"/>
                    <w:b w:val="0"/>
                    <w:bCs w:val="0"/>
                    <w:noProof/>
                    <w:color w:val="auto"/>
                  </w:rPr>
                </w:rPrChange>
              </w:rPr>
              <w:delText>CONCLUSIÓN</w:delText>
            </w:r>
            <w:r w:rsidRPr="005132B3" w:rsidDel="005423F2">
              <w:rPr>
                <w:noProof/>
                <w:webHidden/>
              </w:rPr>
              <w:tab/>
            </w:r>
            <w:r w:rsidR="005132B3" w:rsidRPr="005132B3" w:rsidDel="005423F2">
              <w:rPr>
                <w:noProof/>
                <w:webHidden/>
              </w:rPr>
              <w:delText>19</w:delText>
            </w:r>
          </w:del>
        </w:p>
        <w:p w14:paraId="0BFE043D" w14:textId="6B7C99D5" w:rsidR="00024EBA" w:rsidRPr="005132B3" w:rsidDel="005423F2" w:rsidRDefault="00024EBA" w:rsidP="009E2581">
          <w:pPr>
            <w:pStyle w:val="TDC1"/>
            <w:rPr>
              <w:del w:id="108" w:author="Manuel Raul Livano Luna" w:date="2023-07-05T19:07:00Z"/>
              <w:rFonts w:eastAsiaTheme="minorEastAsia" w:cstheme="minorBidi"/>
              <w:noProof/>
              <w:kern w:val="2"/>
              <w:sz w:val="22"/>
              <w:szCs w:val="22"/>
              <w:lang w:eastAsia="es-PE"/>
              <w14:ligatures w14:val="standardContextual"/>
            </w:rPr>
          </w:pPr>
          <w:del w:id="109" w:author="Manuel Raul Livano Luna" w:date="2023-07-05T19:07:00Z">
            <w:r w:rsidRPr="005423F2" w:rsidDel="005423F2">
              <w:rPr>
                <w:rPrChange w:id="110" w:author="Manuel Raul Livano Luna" w:date="2023-07-05T19:07:00Z">
                  <w:rPr>
                    <w:rStyle w:val="Hipervnculo"/>
                    <w:rFonts w:ascii="Arial Narrow" w:hAnsi="Arial Narrow"/>
                    <w:b w:val="0"/>
                    <w:bCs w:val="0"/>
                    <w:noProof/>
                    <w:color w:val="auto"/>
                  </w:rPr>
                </w:rPrChange>
              </w:rPr>
              <w:delText>X.</w:delText>
            </w:r>
            <w:r w:rsidRPr="005132B3" w:rsidDel="005423F2">
              <w:rPr>
                <w:rFonts w:eastAsiaTheme="minorEastAsia" w:cstheme="minorBidi"/>
                <w:noProof/>
                <w:kern w:val="2"/>
                <w:sz w:val="22"/>
                <w:szCs w:val="22"/>
                <w:lang w:eastAsia="es-PE"/>
                <w14:ligatures w14:val="standardContextual"/>
              </w:rPr>
              <w:tab/>
            </w:r>
            <w:r w:rsidRPr="005423F2" w:rsidDel="005423F2">
              <w:rPr>
                <w:rPrChange w:id="111" w:author="Manuel Raul Livano Luna" w:date="2023-07-05T19:07:00Z">
                  <w:rPr>
                    <w:rStyle w:val="Hipervnculo"/>
                    <w:rFonts w:ascii="Arial Narrow" w:hAnsi="Arial Narrow"/>
                    <w:b w:val="0"/>
                    <w:bCs w:val="0"/>
                    <w:noProof/>
                    <w:color w:val="auto"/>
                  </w:rPr>
                </w:rPrChange>
              </w:rPr>
              <w:delText>RECOMENDACIONES</w:delText>
            </w:r>
            <w:r w:rsidRPr="005132B3" w:rsidDel="005423F2">
              <w:rPr>
                <w:noProof/>
                <w:webHidden/>
              </w:rPr>
              <w:tab/>
            </w:r>
            <w:r w:rsidR="005132B3" w:rsidRPr="005132B3" w:rsidDel="005423F2">
              <w:rPr>
                <w:noProof/>
                <w:webHidden/>
              </w:rPr>
              <w:delText>19</w:delText>
            </w:r>
          </w:del>
        </w:p>
        <w:p w14:paraId="47609C5D" w14:textId="52213938" w:rsidR="001A7AED" w:rsidRPr="005132B3" w:rsidRDefault="001A7AED" w:rsidP="00AE74BE">
          <w:r w:rsidRPr="005132B3">
            <w:rPr>
              <w:b/>
              <w:bCs/>
              <w:lang w:val="es-ES"/>
            </w:rPr>
            <w:fldChar w:fldCharType="end"/>
          </w:r>
        </w:p>
      </w:sdtContent>
    </w:sdt>
    <w:p w14:paraId="4AD4105E" w14:textId="4E234F55" w:rsidR="00621969" w:rsidDel="007114A4" w:rsidRDefault="00621969" w:rsidP="00AE74BE">
      <w:pPr>
        <w:tabs>
          <w:tab w:val="left" w:pos="1030"/>
        </w:tabs>
        <w:jc w:val="center"/>
        <w:rPr>
          <w:del w:id="112" w:author="Manuel Raul Livano Luna" w:date="2023-07-05T19:01:00Z"/>
          <w:rFonts w:ascii="Arial Narrow" w:hAnsi="Arial Narrow" w:cs="Arial"/>
          <w:b/>
          <w:sz w:val="28"/>
          <w:szCs w:val="28"/>
          <w:u w:val="single"/>
        </w:rPr>
      </w:pPr>
    </w:p>
    <w:p w14:paraId="636951A4" w14:textId="5E19A11D" w:rsidR="0047771E" w:rsidRPr="005132B3" w:rsidDel="007114A4" w:rsidRDefault="0047771E" w:rsidP="00AE74BE">
      <w:pPr>
        <w:tabs>
          <w:tab w:val="left" w:pos="1030"/>
        </w:tabs>
        <w:jc w:val="center"/>
        <w:rPr>
          <w:del w:id="113" w:author="Manuel Raul Livano Luna" w:date="2023-07-05T19:01:00Z"/>
          <w:rFonts w:ascii="Arial Narrow" w:hAnsi="Arial Narrow" w:cs="Arial"/>
          <w:b/>
          <w:sz w:val="28"/>
          <w:szCs w:val="28"/>
          <w:u w:val="single"/>
        </w:rPr>
      </w:pPr>
    </w:p>
    <w:p w14:paraId="33A3A023" w14:textId="3C671D7D" w:rsidR="00621969" w:rsidRPr="005132B3" w:rsidDel="007114A4" w:rsidRDefault="00621969" w:rsidP="00AE74BE">
      <w:pPr>
        <w:tabs>
          <w:tab w:val="left" w:pos="1030"/>
        </w:tabs>
        <w:jc w:val="center"/>
        <w:rPr>
          <w:del w:id="114" w:author="Manuel Raul Livano Luna" w:date="2023-07-05T19:01:00Z"/>
          <w:rFonts w:ascii="Arial Narrow" w:hAnsi="Arial Narrow" w:cs="Arial"/>
          <w:b/>
          <w:sz w:val="28"/>
          <w:szCs w:val="28"/>
          <w:u w:val="single"/>
        </w:rPr>
      </w:pPr>
    </w:p>
    <w:p w14:paraId="28652D4F" w14:textId="4484BF17" w:rsidR="00D6793F" w:rsidRPr="005132B3" w:rsidRDefault="00914C6B" w:rsidP="00AE74BE">
      <w:pPr>
        <w:tabs>
          <w:tab w:val="left" w:pos="1030"/>
        </w:tabs>
        <w:jc w:val="center"/>
        <w:rPr>
          <w:rFonts w:ascii="Arial Narrow" w:hAnsi="Arial Narrow" w:cs="Arial"/>
          <w:b/>
          <w:sz w:val="28"/>
          <w:szCs w:val="28"/>
          <w:u w:val="single"/>
        </w:rPr>
      </w:pPr>
      <w:r w:rsidRPr="005132B3">
        <w:rPr>
          <w:rFonts w:ascii="Arial Narrow" w:hAnsi="Arial Narrow" w:cs="Arial"/>
          <w:b/>
          <w:sz w:val="28"/>
          <w:szCs w:val="28"/>
          <w:u w:val="single"/>
        </w:rPr>
        <w:t>INFORME DE HITO DE CONTROL N°</w:t>
      </w:r>
      <w:r w:rsidR="000E4BEA" w:rsidRPr="005132B3">
        <w:rPr>
          <w:rFonts w:ascii="Arial Narrow" w:hAnsi="Arial Narrow" w:cs="Arial"/>
          <w:b/>
          <w:sz w:val="28"/>
          <w:szCs w:val="28"/>
          <w:u w:val="single"/>
        </w:rPr>
        <w:t xml:space="preserve"> </w:t>
      </w:r>
      <w:r w:rsidR="004B7DA1" w:rsidRPr="005132B3">
        <w:rPr>
          <w:rFonts w:ascii="Arial Narrow" w:hAnsi="Arial Narrow" w:cs="Arial"/>
          <w:b/>
          <w:sz w:val="28"/>
          <w:szCs w:val="28"/>
          <w:u w:val="single"/>
        </w:rPr>
        <w:t>000</w:t>
      </w:r>
      <w:r w:rsidR="00D6793F" w:rsidRPr="005132B3">
        <w:rPr>
          <w:rFonts w:ascii="Arial Narrow" w:hAnsi="Arial Narrow" w:cs="Arial"/>
          <w:b/>
          <w:sz w:val="28"/>
          <w:szCs w:val="28"/>
          <w:u w:val="single"/>
        </w:rPr>
        <w:t>-202</w:t>
      </w:r>
      <w:r w:rsidR="005417E7" w:rsidRPr="005132B3">
        <w:rPr>
          <w:rFonts w:ascii="Arial Narrow" w:hAnsi="Arial Narrow" w:cs="Arial"/>
          <w:b/>
          <w:sz w:val="28"/>
          <w:szCs w:val="28"/>
          <w:u w:val="single"/>
        </w:rPr>
        <w:t>3</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0CI</w:t>
      </w:r>
      <w:r w:rsidR="00D6793F" w:rsidRPr="005132B3">
        <w:rPr>
          <w:rFonts w:ascii="Arial Narrow" w:hAnsi="Arial Narrow" w:cs="Arial"/>
          <w:b/>
          <w:sz w:val="28"/>
          <w:szCs w:val="28"/>
          <w:u w:val="single"/>
        </w:rPr>
        <w:t>/</w:t>
      </w:r>
      <w:r w:rsidR="000D25E2" w:rsidRPr="005132B3">
        <w:rPr>
          <w:rFonts w:ascii="Arial Narrow" w:hAnsi="Arial Narrow" w:cs="Arial"/>
          <w:b/>
          <w:sz w:val="28"/>
          <w:szCs w:val="28"/>
          <w:u w:val="single"/>
        </w:rPr>
        <w:t>5333</w:t>
      </w:r>
      <w:r w:rsidR="00D6793F" w:rsidRPr="005132B3">
        <w:rPr>
          <w:rFonts w:ascii="Arial Narrow" w:hAnsi="Arial Narrow" w:cs="Arial"/>
          <w:b/>
          <w:sz w:val="28"/>
          <w:szCs w:val="28"/>
          <w:u w:val="single"/>
        </w:rPr>
        <w:t>-SCC</w:t>
      </w:r>
    </w:p>
    <w:p w14:paraId="4C87E619" w14:textId="79CFDDC9" w:rsidR="00D6793F" w:rsidRPr="005132B3" w:rsidRDefault="00D6793F" w:rsidP="00AE74BE">
      <w:pPr>
        <w:jc w:val="both"/>
        <w:rPr>
          <w:rFonts w:ascii="Arial Narrow" w:hAnsi="Arial Narrow" w:cs="Arial"/>
          <w:b/>
          <w:sz w:val="24"/>
          <w:szCs w:val="24"/>
        </w:rPr>
      </w:pPr>
    </w:p>
    <w:p w14:paraId="6B8B45F0" w14:textId="0460E648" w:rsidR="00D6793F" w:rsidRPr="005132B3" w:rsidRDefault="00CF7587" w:rsidP="00AE74BE">
      <w:pPr>
        <w:ind w:left="-567" w:right="-314"/>
        <w:jc w:val="center"/>
        <w:rPr>
          <w:rFonts w:ascii="Arial Narrow" w:hAnsi="Arial Narrow" w:cs="Arial"/>
          <w:b/>
          <w:sz w:val="24"/>
          <w:szCs w:val="24"/>
        </w:rPr>
      </w:pPr>
      <w:r w:rsidRPr="005132B3">
        <w:rPr>
          <w:rFonts w:ascii="Arial Narrow" w:hAnsi="Arial Narrow" w:cs="Arial"/>
          <w:b/>
          <w:sz w:val="24"/>
          <w:szCs w:val="24"/>
        </w:rPr>
        <w:t xml:space="preserve">“MEJORAMIENTO </w:t>
      </w:r>
      <w:r w:rsidR="00F914AB" w:rsidRPr="005132B3">
        <w:rPr>
          <w:rFonts w:ascii="Arial Narrow" w:hAnsi="Arial Narrow" w:cs="Arial"/>
          <w:b/>
          <w:sz w:val="24"/>
          <w:szCs w:val="24"/>
        </w:rPr>
        <w:t>DE LA APLICACIÓN DE LAS TIC PARA EL ADECUADO DESARROLLO DE LAS COMPETENCIAS DE ESTUDIANTES Y DOCENTES EN LAS IIEE DE NIVEL SECUNDARIA DE L</w:t>
      </w:r>
      <w:r w:rsidR="009B74A7" w:rsidRPr="005132B3">
        <w:rPr>
          <w:rFonts w:ascii="Arial Narrow" w:hAnsi="Arial Narrow" w:cs="Arial"/>
          <w:b/>
          <w:sz w:val="24"/>
          <w:szCs w:val="24"/>
        </w:rPr>
        <w:t xml:space="preserve">A PROVINCIA DE CHINCHEROS - </w:t>
      </w:r>
      <w:r w:rsidR="00F914AB" w:rsidRPr="005132B3">
        <w:rPr>
          <w:rFonts w:ascii="Arial Narrow" w:hAnsi="Arial Narrow" w:cs="Arial"/>
          <w:b/>
          <w:sz w:val="24"/>
          <w:szCs w:val="24"/>
        </w:rPr>
        <w:t xml:space="preserve">UGEL </w:t>
      </w:r>
      <w:r w:rsidR="009B74A7" w:rsidRPr="005132B3">
        <w:rPr>
          <w:rFonts w:ascii="Arial Narrow" w:hAnsi="Arial Narrow" w:cs="Arial"/>
          <w:b/>
          <w:sz w:val="24"/>
          <w:szCs w:val="24"/>
        </w:rPr>
        <w:t>CHINCHERO</w:t>
      </w:r>
      <w:r w:rsidR="00F914AB" w:rsidRPr="005132B3">
        <w:rPr>
          <w:rFonts w:ascii="Arial Narrow" w:hAnsi="Arial Narrow" w:cs="Arial"/>
          <w:b/>
          <w:sz w:val="24"/>
          <w:szCs w:val="24"/>
        </w:rPr>
        <w:t>S - REGIÓN APURÍMAC</w:t>
      </w:r>
      <w:r w:rsidRPr="005132B3">
        <w:rPr>
          <w:rFonts w:ascii="Arial Narrow" w:hAnsi="Arial Narrow" w:cs="Arial"/>
          <w:b/>
          <w:sz w:val="24"/>
          <w:szCs w:val="24"/>
        </w:rPr>
        <w:t>”</w:t>
      </w:r>
    </w:p>
    <w:p w14:paraId="6198B64E" w14:textId="77777777" w:rsidR="009B74A7" w:rsidRPr="005132B3" w:rsidRDefault="009B74A7" w:rsidP="00AE74BE">
      <w:pPr>
        <w:ind w:right="-1"/>
        <w:jc w:val="center"/>
        <w:rPr>
          <w:rFonts w:ascii="Arial Narrow" w:hAnsi="Arial Narrow" w:cs="Arial"/>
          <w:b/>
          <w:sz w:val="24"/>
          <w:szCs w:val="24"/>
        </w:rPr>
      </w:pPr>
    </w:p>
    <w:p w14:paraId="59070B63" w14:textId="45A5B26B" w:rsidR="00D6793F" w:rsidRPr="005132B3" w:rsidRDefault="00D6793F" w:rsidP="00AE74BE">
      <w:pPr>
        <w:ind w:right="-1"/>
        <w:jc w:val="center"/>
        <w:rPr>
          <w:rFonts w:ascii="Arial Narrow" w:hAnsi="Arial Narrow" w:cs="Arial"/>
          <w:b/>
          <w:sz w:val="24"/>
          <w:szCs w:val="24"/>
        </w:rPr>
      </w:pPr>
      <w:r w:rsidRPr="005132B3">
        <w:rPr>
          <w:rFonts w:ascii="Arial Narrow" w:hAnsi="Arial Narrow" w:cs="Arial"/>
          <w:b/>
          <w:sz w:val="24"/>
          <w:szCs w:val="24"/>
        </w:rPr>
        <w:t>HITO DE CONTROL N</w:t>
      </w:r>
      <w:r w:rsidR="00EC0971" w:rsidRPr="005132B3">
        <w:rPr>
          <w:rFonts w:ascii="Arial Narrow" w:hAnsi="Arial Narrow" w:cs="Arial"/>
          <w:b/>
          <w:sz w:val="24"/>
          <w:szCs w:val="24"/>
        </w:rPr>
        <w:t xml:space="preserve">º </w:t>
      </w:r>
      <w:r w:rsidR="006D58FE" w:rsidRPr="005132B3">
        <w:rPr>
          <w:rFonts w:ascii="Arial Narrow" w:hAnsi="Arial Narrow" w:cs="Arial"/>
          <w:b/>
          <w:sz w:val="24"/>
          <w:szCs w:val="24"/>
        </w:rPr>
        <w:t>5</w:t>
      </w:r>
      <w:r w:rsidRPr="005132B3">
        <w:rPr>
          <w:rFonts w:ascii="Arial Narrow" w:hAnsi="Arial Narrow" w:cs="Arial"/>
          <w:b/>
          <w:sz w:val="24"/>
          <w:szCs w:val="24"/>
        </w:rPr>
        <w:t xml:space="preserve"> - </w:t>
      </w:r>
      <w:r w:rsidR="00507690" w:rsidRPr="005132B3">
        <w:rPr>
          <w:rFonts w:ascii="Arial Narrow" w:hAnsi="Arial Narrow" w:cs="Arial"/>
          <w:b/>
          <w:sz w:val="24"/>
          <w:szCs w:val="24"/>
        </w:rPr>
        <w:t>“</w:t>
      </w:r>
      <w:bookmarkStart w:id="115" w:name="_Hlk138771002"/>
      <w:bookmarkStart w:id="116" w:name="_Hlk134702342"/>
      <w:r w:rsidR="00A70CBE" w:rsidRPr="005132B3">
        <w:rPr>
          <w:rFonts w:ascii="Arial Narrow" w:hAnsi="Arial Narrow" w:cs="Arial"/>
          <w:b/>
          <w:sz w:val="24"/>
          <w:szCs w:val="24"/>
        </w:rPr>
        <w:t xml:space="preserve">PROCESO DE </w:t>
      </w:r>
      <w:r w:rsidR="0047771E" w:rsidRPr="005132B3">
        <w:rPr>
          <w:rFonts w:ascii="Arial Narrow" w:hAnsi="Arial Narrow" w:cs="Arial"/>
          <w:b/>
          <w:sz w:val="24"/>
          <w:szCs w:val="24"/>
        </w:rPr>
        <w:t>EJECUCIÓN</w:t>
      </w:r>
      <w:r w:rsidR="00A70CBE" w:rsidRPr="005132B3">
        <w:rPr>
          <w:rFonts w:ascii="Arial Narrow" w:hAnsi="Arial Narrow" w:cs="Arial"/>
          <w:b/>
          <w:sz w:val="24"/>
          <w:szCs w:val="24"/>
        </w:rPr>
        <w:t xml:space="preserve"> DE GASTOS DEL PROYECTO</w:t>
      </w:r>
      <w:bookmarkEnd w:id="115"/>
      <w:r w:rsidR="007D6CC1" w:rsidRPr="005132B3">
        <w:rPr>
          <w:rFonts w:ascii="Arial Narrow" w:hAnsi="Arial Narrow" w:cs="Arial"/>
          <w:b/>
          <w:sz w:val="24"/>
          <w:szCs w:val="24"/>
        </w:rPr>
        <w:t>”</w:t>
      </w:r>
      <w:bookmarkEnd w:id="116"/>
    </w:p>
    <w:p w14:paraId="5F2B62E3" w14:textId="3EFE5AA7" w:rsidR="00D6793F" w:rsidRPr="005132B3" w:rsidRDefault="00D6793F" w:rsidP="00AE74BE">
      <w:pPr>
        <w:pStyle w:val="Ttulo1"/>
        <w:numPr>
          <w:ilvl w:val="0"/>
          <w:numId w:val="3"/>
        </w:numPr>
        <w:rPr>
          <w:b w:val="0"/>
          <w:bCs w:val="0"/>
          <w:color w:val="auto"/>
        </w:rPr>
      </w:pPr>
      <w:bookmarkStart w:id="117" w:name="_Toc132126834"/>
      <w:bookmarkStart w:id="118" w:name="_Toc139476473"/>
      <w:r w:rsidRPr="005132B3">
        <w:rPr>
          <w:rStyle w:val="Textoennegrita"/>
          <w:rFonts w:ascii="Arial Narrow" w:hAnsi="Arial Narrow"/>
          <w:b/>
          <w:bCs/>
          <w:color w:val="auto"/>
          <w:sz w:val="22"/>
          <w:szCs w:val="22"/>
        </w:rPr>
        <w:t>ORIGEN</w:t>
      </w:r>
      <w:bookmarkEnd w:id="117"/>
      <w:bookmarkEnd w:id="118"/>
    </w:p>
    <w:p w14:paraId="1E7D77B5" w14:textId="3DF1D8E2" w:rsidR="00D6793F" w:rsidRPr="005132B3" w:rsidRDefault="00D6793F" w:rsidP="00AE74BE">
      <w:pPr>
        <w:ind w:left="426"/>
        <w:jc w:val="both"/>
        <w:rPr>
          <w:rFonts w:ascii="Arial Narrow" w:hAnsi="Arial Narrow" w:cs="Arial"/>
          <w:sz w:val="22"/>
          <w:szCs w:val="22"/>
        </w:rPr>
      </w:pPr>
    </w:p>
    <w:p w14:paraId="5AEB9FDE" w14:textId="64346128" w:rsidR="00C21190" w:rsidRPr="005132B3" w:rsidRDefault="00D6793F" w:rsidP="00AE74BE">
      <w:pPr>
        <w:ind w:left="567"/>
        <w:jc w:val="both"/>
        <w:rPr>
          <w:rFonts w:ascii="Arial Narrow" w:hAnsi="Arial Narrow" w:cs="Arial"/>
          <w:sz w:val="22"/>
          <w:szCs w:val="22"/>
        </w:rPr>
      </w:pPr>
      <w:r w:rsidRPr="005132B3">
        <w:rPr>
          <w:rFonts w:ascii="Arial Narrow" w:hAnsi="Arial Narrow" w:cs="Arial"/>
          <w:sz w:val="22"/>
          <w:szCs w:val="22"/>
        </w:rPr>
        <w:t xml:space="preserve">El presente informe se emite en mérito a lo dispuesto por </w:t>
      </w:r>
      <w:r w:rsidR="002979BF" w:rsidRPr="005132B3">
        <w:rPr>
          <w:rFonts w:ascii="Arial Narrow" w:hAnsi="Arial Narrow" w:cs="Arial"/>
          <w:sz w:val="22"/>
          <w:szCs w:val="22"/>
        </w:rPr>
        <w:t>e</w:t>
      </w:r>
      <w:r w:rsidRPr="005132B3">
        <w:rPr>
          <w:rFonts w:ascii="Arial Narrow" w:hAnsi="Arial Narrow" w:cs="Arial"/>
          <w:sz w:val="22"/>
          <w:szCs w:val="22"/>
        </w:rPr>
        <w:t>l</w:t>
      </w:r>
      <w:r w:rsidR="002979BF" w:rsidRPr="005132B3">
        <w:rPr>
          <w:rFonts w:ascii="Arial Narrow" w:hAnsi="Arial Narrow" w:cs="Arial"/>
          <w:sz w:val="22"/>
          <w:szCs w:val="22"/>
        </w:rPr>
        <w:t xml:space="preserve"> Órgano de Control Institucional del </w:t>
      </w:r>
      <w:r w:rsidR="000F5186" w:rsidRPr="005132B3">
        <w:rPr>
          <w:rFonts w:ascii="Arial Narrow" w:hAnsi="Arial Narrow" w:cs="Arial"/>
          <w:sz w:val="22"/>
          <w:szCs w:val="22"/>
        </w:rPr>
        <w:t>G</w:t>
      </w:r>
      <w:r w:rsidR="002979BF" w:rsidRPr="005132B3">
        <w:rPr>
          <w:rFonts w:ascii="Arial Narrow" w:hAnsi="Arial Narrow" w:cs="Arial"/>
          <w:sz w:val="22"/>
          <w:szCs w:val="22"/>
        </w:rPr>
        <w:t xml:space="preserve">obierno Regional </w:t>
      </w:r>
      <w:r w:rsidRPr="005132B3">
        <w:rPr>
          <w:rFonts w:ascii="Arial Narrow" w:hAnsi="Arial Narrow" w:cs="Arial"/>
          <w:sz w:val="22"/>
          <w:szCs w:val="22"/>
        </w:rPr>
        <w:t xml:space="preserve">de Apurímac de la Contraloría General de la República, mediante Oficio </w:t>
      </w:r>
      <w:r w:rsidR="000F51CC" w:rsidRPr="005132B3">
        <w:rPr>
          <w:rFonts w:ascii="Arial Narrow" w:hAnsi="Arial Narrow" w:cs="Arial"/>
          <w:sz w:val="22"/>
          <w:szCs w:val="22"/>
        </w:rPr>
        <w:br/>
      </w:r>
      <w:r w:rsidR="00AB3387" w:rsidRPr="005132B3">
        <w:rPr>
          <w:rFonts w:ascii="Arial Narrow" w:hAnsi="Arial Narrow" w:cs="Arial"/>
          <w:sz w:val="22"/>
          <w:szCs w:val="22"/>
        </w:rPr>
        <w:t>n.</w:t>
      </w:r>
      <w:r w:rsidRPr="005132B3">
        <w:rPr>
          <w:rFonts w:ascii="Arial Narrow" w:hAnsi="Arial Narrow" w:cs="Arial"/>
          <w:sz w:val="22"/>
          <w:szCs w:val="22"/>
        </w:rPr>
        <w:t xml:space="preserve">° </w:t>
      </w:r>
      <w:r w:rsidR="00430627" w:rsidRPr="005132B3">
        <w:rPr>
          <w:rFonts w:ascii="Arial Narrow" w:hAnsi="Arial Narrow" w:cs="Arial"/>
          <w:sz w:val="22"/>
          <w:szCs w:val="22"/>
        </w:rPr>
        <w:t>143-2023-CGR-OCI-GORE-APURÍMAC</w:t>
      </w:r>
      <w:r w:rsidR="00AB3387" w:rsidRPr="005132B3">
        <w:rPr>
          <w:rFonts w:ascii="Arial Narrow" w:hAnsi="Arial Narrow" w:cs="Arial"/>
          <w:sz w:val="22"/>
          <w:szCs w:val="22"/>
        </w:rPr>
        <w:t xml:space="preserve"> de </w:t>
      </w:r>
      <w:r w:rsidR="00430627" w:rsidRPr="005132B3">
        <w:rPr>
          <w:rFonts w:ascii="Arial Narrow" w:hAnsi="Arial Narrow" w:cs="Arial"/>
          <w:sz w:val="22"/>
          <w:szCs w:val="22"/>
        </w:rPr>
        <w:t>20 de marzo</w:t>
      </w:r>
      <w:r w:rsidR="00AB3387" w:rsidRPr="005132B3">
        <w:rPr>
          <w:rFonts w:ascii="Arial Narrow" w:hAnsi="Arial Narrow" w:cs="Arial"/>
          <w:sz w:val="22"/>
          <w:szCs w:val="22"/>
        </w:rPr>
        <w:t xml:space="preserve"> </w:t>
      </w:r>
      <w:r w:rsidRPr="005132B3">
        <w:rPr>
          <w:rFonts w:ascii="Arial Narrow" w:hAnsi="Arial Narrow" w:cs="Arial"/>
          <w:sz w:val="22"/>
          <w:szCs w:val="22"/>
        </w:rPr>
        <w:t>de 202</w:t>
      </w:r>
      <w:r w:rsidR="00430627" w:rsidRPr="005132B3">
        <w:rPr>
          <w:rFonts w:ascii="Arial Narrow" w:hAnsi="Arial Narrow" w:cs="Arial"/>
          <w:sz w:val="22"/>
          <w:szCs w:val="22"/>
        </w:rPr>
        <w:t>3</w:t>
      </w:r>
      <w:r w:rsidRPr="005132B3">
        <w:rPr>
          <w:rFonts w:ascii="Arial Narrow" w:hAnsi="Arial Narrow" w:cs="Arial"/>
          <w:sz w:val="22"/>
          <w:szCs w:val="22"/>
        </w:rPr>
        <w:t>, registrado en el Sistema de Control Gubernamental – S</w:t>
      </w:r>
      <w:r w:rsidR="00D22273" w:rsidRPr="005132B3">
        <w:rPr>
          <w:rFonts w:ascii="Arial Narrow" w:hAnsi="Arial Narrow" w:cs="Arial"/>
          <w:sz w:val="22"/>
          <w:szCs w:val="22"/>
        </w:rPr>
        <w:t>CG con la orden de servicio n.°</w:t>
      </w:r>
      <w:r w:rsidR="000F5186" w:rsidRPr="005132B3">
        <w:rPr>
          <w:rFonts w:ascii="Arial Narrow" w:hAnsi="Arial Narrow" w:cs="Arial"/>
          <w:sz w:val="22"/>
          <w:szCs w:val="22"/>
        </w:rPr>
        <w:t xml:space="preserve"> </w:t>
      </w:r>
      <w:r w:rsidR="00F93396" w:rsidRPr="00D4598E">
        <w:rPr>
          <w:rFonts w:ascii="Arial Narrow" w:hAnsi="Arial Narrow" w:cs="Arial"/>
          <w:sz w:val="22"/>
          <w:szCs w:val="22"/>
          <w:highlight w:val="yellow"/>
        </w:rPr>
        <w:t>5333-</w:t>
      </w:r>
      <w:r w:rsidR="00CA6F0A" w:rsidRPr="00D4598E">
        <w:rPr>
          <w:rFonts w:ascii="Arial Narrow" w:hAnsi="Arial Narrow" w:cs="Arial"/>
          <w:sz w:val="22"/>
          <w:szCs w:val="22"/>
          <w:highlight w:val="yellow"/>
        </w:rPr>
        <w:t>202</w:t>
      </w:r>
      <w:r w:rsidR="00026127" w:rsidRPr="00D4598E">
        <w:rPr>
          <w:rFonts w:ascii="Arial Narrow" w:hAnsi="Arial Narrow" w:cs="Arial"/>
          <w:sz w:val="22"/>
          <w:szCs w:val="22"/>
          <w:highlight w:val="yellow"/>
        </w:rPr>
        <w:t>3</w:t>
      </w:r>
      <w:r w:rsidR="00CA6F0A" w:rsidRPr="00D4598E">
        <w:rPr>
          <w:rFonts w:ascii="Arial Narrow" w:hAnsi="Arial Narrow" w:cs="Arial"/>
          <w:sz w:val="22"/>
          <w:szCs w:val="22"/>
          <w:highlight w:val="yellow"/>
        </w:rPr>
        <w:t>-</w:t>
      </w:r>
      <w:r w:rsidR="00665DE5" w:rsidRPr="00D4598E">
        <w:rPr>
          <w:rFonts w:ascii="Arial Narrow" w:hAnsi="Arial Narrow" w:cs="Arial"/>
          <w:sz w:val="22"/>
          <w:szCs w:val="22"/>
          <w:highlight w:val="yellow"/>
        </w:rPr>
        <w:t>xxx</w:t>
      </w:r>
      <w:r w:rsidRPr="005132B3">
        <w:rPr>
          <w:rFonts w:ascii="Arial Narrow" w:hAnsi="Arial Narrow" w:cs="Arial"/>
          <w:sz w:val="22"/>
          <w:szCs w:val="22"/>
        </w:rPr>
        <w:t xml:space="preserve">, en el marco de </w:t>
      </w:r>
      <w:r w:rsidR="00D22273" w:rsidRPr="005132B3">
        <w:rPr>
          <w:rFonts w:ascii="Arial Narrow" w:hAnsi="Arial Narrow" w:cs="Arial"/>
          <w:sz w:val="22"/>
          <w:szCs w:val="22"/>
        </w:rPr>
        <w:t>lo previsto en la Directiva n.°</w:t>
      </w:r>
      <w:r w:rsidR="000F5186" w:rsidRPr="005132B3">
        <w:rPr>
          <w:rFonts w:ascii="Arial Narrow" w:hAnsi="Arial Narrow" w:cs="Arial"/>
          <w:sz w:val="22"/>
          <w:szCs w:val="22"/>
        </w:rPr>
        <w:t xml:space="preserve"> </w:t>
      </w:r>
      <w:r w:rsidRPr="005132B3">
        <w:rPr>
          <w:rFonts w:ascii="Arial Narrow" w:hAnsi="Arial Narrow" w:cs="Arial"/>
          <w:sz w:val="22"/>
          <w:szCs w:val="22"/>
        </w:rPr>
        <w:t>013-2022-CG/NORM “Servicio de Control Simultáneo” aprobada mediant</w:t>
      </w:r>
      <w:r w:rsidR="00D22273" w:rsidRPr="005132B3">
        <w:rPr>
          <w:rFonts w:ascii="Arial Narrow" w:hAnsi="Arial Narrow" w:cs="Arial"/>
          <w:sz w:val="22"/>
          <w:szCs w:val="22"/>
        </w:rPr>
        <w:t>e Resolución de Contraloría n.°</w:t>
      </w:r>
      <w:r w:rsidR="000F5186" w:rsidRPr="005132B3">
        <w:rPr>
          <w:rFonts w:ascii="Arial Narrow" w:hAnsi="Arial Narrow" w:cs="Arial"/>
          <w:sz w:val="22"/>
          <w:szCs w:val="22"/>
        </w:rPr>
        <w:t xml:space="preserve"> </w:t>
      </w:r>
      <w:r w:rsidRPr="005132B3">
        <w:rPr>
          <w:rFonts w:ascii="Arial Narrow" w:hAnsi="Arial Narrow" w:cs="Arial"/>
          <w:sz w:val="22"/>
          <w:szCs w:val="22"/>
        </w:rPr>
        <w:t>218-2022-CG de 30 de mayo de 2022</w:t>
      </w:r>
      <w:r w:rsidR="007A4A65" w:rsidRPr="005132B3">
        <w:rPr>
          <w:rFonts w:ascii="Arial Narrow" w:hAnsi="Arial Narrow" w:cs="Arial"/>
          <w:sz w:val="22"/>
          <w:szCs w:val="22"/>
        </w:rPr>
        <w:t xml:space="preserve"> y modificatorias.</w:t>
      </w:r>
    </w:p>
    <w:p w14:paraId="7F5BF85C" w14:textId="77777777" w:rsidR="00254B2D" w:rsidRPr="005132B3" w:rsidRDefault="00254B2D" w:rsidP="00AE74BE">
      <w:pPr>
        <w:ind w:left="567"/>
        <w:jc w:val="both"/>
        <w:rPr>
          <w:rFonts w:ascii="Arial Narrow" w:hAnsi="Arial Narrow" w:cs="Arial"/>
          <w:sz w:val="22"/>
          <w:szCs w:val="22"/>
        </w:rPr>
      </w:pPr>
    </w:p>
    <w:p w14:paraId="3E2848FE" w14:textId="0E9709AB" w:rsidR="00D6793F" w:rsidRPr="005132B3" w:rsidRDefault="00D6793F" w:rsidP="00AE74BE">
      <w:pPr>
        <w:pStyle w:val="Ttulo1"/>
        <w:numPr>
          <w:ilvl w:val="0"/>
          <w:numId w:val="3"/>
        </w:numPr>
        <w:spacing w:before="0"/>
        <w:rPr>
          <w:rStyle w:val="Textoennegrita"/>
          <w:rFonts w:ascii="Times New Roman" w:hAnsi="Times New Roman"/>
          <w:b/>
          <w:bCs/>
          <w:color w:val="auto"/>
          <w:sz w:val="20"/>
          <w:szCs w:val="20"/>
        </w:rPr>
      </w:pPr>
      <w:bookmarkStart w:id="119" w:name="_Toc132126835"/>
      <w:bookmarkStart w:id="120" w:name="_Toc139476474"/>
      <w:r w:rsidRPr="005132B3">
        <w:rPr>
          <w:rStyle w:val="Textoennegrita"/>
          <w:rFonts w:ascii="Arial Narrow" w:hAnsi="Arial Narrow"/>
          <w:b/>
          <w:bCs/>
          <w:color w:val="auto"/>
          <w:sz w:val="22"/>
          <w:szCs w:val="22"/>
        </w:rPr>
        <w:t>OBJETIVOS</w:t>
      </w:r>
      <w:bookmarkEnd w:id="119"/>
      <w:bookmarkEnd w:id="120"/>
    </w:p>
    <w:p w14:paraId="2A850381" w14:textId="798965E8" w:rsidR="00D6793F" w:rsidRPr="005132B3" w:rsidRDefault="00D6793F" w:rsidP="00AE74BE">
      <w:pPr>
        <w:tabs>
          <w:tab w:val="left" w:pos="142"/>
        </w:tabs>
        <w:ind w:left="284"/>
        <w:contextualSpacing/>
        <w:jc w:val="both"/>
        <w:rPr>
          <w:rFonts w:ascii="Arial Narrow" w:eastAsia="Calibri" w:hAnsi="Arial Narrow" w:cs="Arial"/>
          <w:b/>
          <w:bCs/>
          <w:sz w:val="22"/>
          <w:szCs w:val="22"/>
        </w:rPr>
      </w:pPr>
    </w:p>
    <w:p w14:paraId="4BE42D6D" w14:textId="14AE644F" w:rsidR="00D6793F" w:rsidRPr="005132B3" w:rsidRDefault="00D6793F" w:rsidP="00AE74BE">
      <w:pPr>
        <w:numPr>
          <w:ilvl w:val="0"/>
          <w:numId w:val="1"/>
        </w:numPr>
        <w:ind w:left="993"/>
        <w:contextualSpacing/>
        <w:jc w:val="both"/>
        <w:rPr>
          <w:rFonts w:ascii="Arial Narrow" w:eastAsia="Calibri" w:hAnsi="Arial Narrow" w:cs="Arial"/>
          <w:b/>
          <w:sz w:val="22"/>
          <w:szCs w:val="22"/>
        </w:rPr>
      </w:pPr>
      <w:r w:rsidRPr="005132B3">
        <w:rPr>
          <w:rFonts w:ascii="Arial Narrow" w:eastAsia="Calibri" w:hAnsi="Arial Narrow" w:cs="Arial"/>
          <w:b/>
          <w:sz w:val="22"/>
          <w:szCs w:val="22"/>
        </w:rPr>
        <w:t>Objetivo general</w:t>
      </w:r>
    </w:p>
    <w:p w14:paraId="0BAF85F8" w14:textId="765751F4" w:rsidR="00D6793F" w:rsidRPr="005132B3" w:rsidRDefault="00D6793F" w:rsidP="00AE74BE">
      <w:pPr>
        <w:ind w:left="993"/>
        <w:contextualSpacing/>
        <w:jc w:val="both"/>
        <w:rPr>
          <w:rFonts w:ascii="Arial Narrow" w:hAnsi="Arial Narrow"/>
          <w:sz w:val="22"/>
          <w:szCs w:val="22"/>
        </w:rPr>
      </w:pPr>
    </w:p>
    <w:p w14:paraId="51B88E1B" w14:textId="08718004" w:rsidR="005417E7" w:rsidRPr="005132B3" w:rsidRDefault="005417E7" w:rsidP="00AE74BE">
      <w:pPr>
        <w:ind w:left="993"/>
        <w:jc w:val="both"/>
        <w:rPr>
          <w:rFonts w:ascii="Arial Narrow" w:hAnsi="Arial Narrow"/>
          <w:sz w:val="22"/>
          <w:szCs w:val="22"/>
        </w:rPr>
      </w:pPr>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del proyecto </w:t>
      </w:r>
      <w:r w:rsidRPr="005132B3">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5132B3" w:rsidRDefault="00884014" w:rsidP="00AE74BE">
      <w:pPr>
        <w:ind w:left="993"/>
        <w:jc w:val="both"/>
        <w:rPr>
          <w:rFonts w:ascii="Arial Narrow" w:hAnsi="Arial Narrow"/>
          <w:sz w:val="22"/>
          <w:szCs w:val="22"/>
        </w:rPr>
      </w:pPr>
    </w:p>
    <w:p w14:paraId="7AAC0F18" w14:textId="557CC178" w:rsidR="00D6793F" w:rsidRPr="005132B3" w:rsidRDefault="00D6793F" w:rsidP="00AE74BE">
      <w:pPr>
        <w:numPr>
          <w:ilvl w:val="0"/>
          <w:numId w:val="1"/>
        </w:numPr>
        <w:ind w:left="993"/>
        <w:contextualSpacing/>
        <w:jc w:val="both"/>
        <w:rPr>
          <w:rFonts w:ascii="Arial Narrow" w:hAnsi="Arial Narrow" w:cs="Arial"/>
          <w:b/>
          <w:sz w:val="22"/>
          <w:szCs w:val="22"/>
        </w:rPr>
      </w:pPr>
      <w:r w:rsidRPr="005132B3">
        <w:rPr>
          <w:rFonts w:ascii="Arial Narrow" w:hAnsi="Arial Narrow" w:cs="Arial"/>
          <w:b/>
          <w:sz w:val="22"/>
          <w:szCs w:val="22"/>
        </w:rPr>
        <w:t>Objetivo específico</w:t>
      </w:r>
    </w:p>
    <w:p w14:paraId="35CBFEF6" w14:textId="25981F85" w:rsidR="00D6793F" w:rsidRPr="005132B3" w:rsidRDefault="00D6793F" w:rsidP="00AE74BE">
      <w:pPr>
        <w:ind w:left="993"/>
        <w:contextualSpacing/>
        <w:jc w:val="both"/>
        <w:rPr>
          <w:rFonts w:ascii="Arial Narrow" w:hAnsi="Arial Narrow" w:cs="Arial"/>
          <w:b/>
          <w:sz w:val="22"/>
          <w:szCs w:val="22"/>
        </w:rPr>
      </w:pPr>
    </w:p>
    <w:p w14:paraId="075A9403" w14:textId="1B259BF2" w:rsidR="00D968D5" w:rsidRPr="005132B3" w:rsidRDefault="00467FE9" w:rsidP="00AE74BE">
      <w:pPr>
        <w:ind w:left="993"/>
        <w:jc w:val="both"/>
        <w:rPr>
          <w:rFonts w:ascii="Arial Narrow" w:hAnsi="Arial Narrow"/>
          <w:sz w:val="22"/>
          <w:szCs w:val="22"/>
        </w:rPr>
      </w:pPr>
      <w:bookmarkStart w:id="121" w:name="_Hlk120718484"/>
      <w:r w:rsidRPr="005132B3">
        <w:rPr>
          <w:rFonts w:ascii="Arial Narrow" w:hAnsi="Arial Narrow"/>
          <w:sz w:val="22"/>
          <w:szCs w:val="22"/>
        </w:rPr>
        <w:t xml:space="preserve">Determinar si </w:t>
      </w:r>
      <w:r w:rsidR="00666368" w:rsidRPr="005132B3">
        <w:rPr>
          <w:rFonts w:ascii="Arial Narrow" w:hAnsi="Arial Narrow"/>
          <w:sz w:val="22"/>
          <w:szCs w:val="22"/>
        </w:rPr>
        <w:t xml:space="preserve">el proceso de ejecución de gastos </w:t>
      </w:r>
      <w:r w:rsidRPr="005132B3">
        <w:rPr>
          <w:rFonts w:ascii="Arial Narrow" w:hAnsi="Arial Narrow"/>
          <w:sz w:val="22"/>
          <w:szCs w:val="22"/>
        </w:rPr>
        <w:t>que comprende el proyecto</w:t>
      </w:r>
      <w:r w:rsidR="00D968D5" w:rsidRPr="005132B3">
        <w:rPr>
          <w:rFonts w:ascii="Arial Narrow" w:hAnsi="Arial Narrow"/>
          <w:sz w:val="22"/>
          <w:szCs w:val="22"/>
        </w:rPr>
        <w:t>, se</w:t>
      </w:r>
      <w:r w:rsidR="00E4391E" w:rsidRPr="005132B3">
        <w:rPr>
          <w:rFonts w:ascii="Arial Narrow" w:hAnsi="Arial Narrow"/>
          <w:sz w:val="22"/>
          <w:szCs w:val="22"/>
        </w:rPr>
        <w:t xml:space="preserve"> viene</w:t>
      </w:r>
      <w:r w:rsidR="00D968D5" w:rsidRPr="005132B3">
        <w:rPr>
          <w:rFonts w:ascii="Arial Narrow" w:hAnsi="Arial Narrow"/>
          <w:sz w:val="22"/>
          <w:szCs w:val="22"/>
        </w:rPr>
        <w:t xml:space="preserve"> realizando de acuerdo con la normativa vigente para la ejecución del proyecto: “Mejoramiento de la aplicación de las TIC para el adecuado desarrollo de las competencias de estudiantes y docentes en las IIEE de nivel secundaria de la provincia de Chincheros, UGEL Chincheros - región Apurímac.</w:t>
      </w:r>
    </w:p>
    <w:p w14:paraId="12E8E64A" w14:textId="77777777" w:rsidR="00D968D5" w:rsidRPr="005132B3" w:rsidRDefault="00D968D5" w:rsidP="00AE74BE">
      <w:pPr>
        <w:ind w:left="993"/>
        <w:jc w:val="both"/>
        <w:rPr>
          <w:rFonts w:ascii="Arial Narrow" w:hAnsi="Arial Narrow"/>
          <w:sz w:val="22"/>
          <w:szCs w:val="22"/>
        </w:rPr>
      </w:pPr>
    </w:p>
    <w:p w14:paraId="51F87810" w14:textId="681D1A9D" w:rsidR="00D6793F" w:rsidRPr="005132B3" w:rsidRDefault="00D6793F" w:rsidP="00AE74BE">
      <w:pPr>
        <w:pStyle w:val="Ttulo1"/>
        <w:numPr>
          <w:ilvl w:val="0"/>
          <w:numId w:val="3"/>
        </w:numPr>
        <w:spacing w:before="0"/>
        <w:rPr>
          <w:rStyle w:val="Textoennegrita"/>
          <w:rFonts w:ascii="Arial Narrow" w:hAnsi="Arial Narrow"/>
          <w:b/>
          <w:bCs/>
          <w:color w:val="auto"/>
          <w:sz w:val="22"/>
          <w:szCs w:val="22"/>
        </w:rPr>
      </w:pPr>
      <w:bookmarkStart w:id="122" w:name="_Toc132126836"/>
      <w:bookmarkStart w:id="123" w:name="_Toc139476475"/>
      <w:bookmarkEnd w:id="121"/>
      <w:r w:rsidRPr="005132B3">
        <w:rPr>
          <w:rStyle w:val="Textoennegrita"/>
          <w:rFonts w:ascii="Arial Narrow" w:hAnsi="Arial Narrow"/>
          <w:b/>
          <w:bCs/>
          <w:color w:val="auto"/>
          <w:sz w:val="22"/>
          <w:szCs w:val="22"/>
        </w:rPr>
        <w:t>ALCANCE</w:t>
      </w:r>
      <w:bookmarkEnd w:id="122"/>
      <w:bookmarkEnd w:id="123"/>
    </w:p>
    <w:p w14:paraId="4422D3AE" w14:textId="15D30775" w:rsidR="00D6793F" w:rsidRPr="005132B3" w:rsidRDefault="00D6793F" w:rsidP="00AE74BE">
      <w:pPr>
        <w:ind w:left="567"/>
        <w:jc w:val="both"/>
        <w:rPr>
          <w:rFonts w:ascii="Arial Narrow" w:hAnsi="Arial Narrow" w:cs="Arial"/>
          <w:b/>
          <w:sz w:val="22"/>
          <w:szCs w:val="22"/>
        </w:rPr>
      </w:pPr>
    </w:p>
    <w:p w14:paraId="01D523A7" w14:textId="1119627D" w:rsidR="00795EEB" w:rsidRPr="005132B3" w:rsidRDefault="00C56562" w:rsidP="00AE74BE">
      <w:pPr>
        <w:tabs>
          <w:tab w:val="left" w:pos="142"/>
          <w:tab w:val="left" w:pos="567"/>
        </w:tabs>
        <w:ind w:left="720"/>
        <w:jc w:val="both"/>
        <w:rPr>
          <w:rFonts w:ascii="Arial Narrow" w:hAnsi="Arial Narrow"/>
          <w:sz w:val="22"/>
          <w:szCs w:val="22"/>
        </w:rPr>
      </w:pPr>
      <w:r w:rsidRPr="005132B3">
        <w:rPr>
          <w:rFonts w:ascii="Arial Narrow" w:eastAsia="Calibri" w:hAnsi="Arial Narrow" w:cs="Arial"/>
          <w:sz w:val="22"/>
          <w:szCs w:val="22"/>
          <w:lang w:eastAsia="en-US"/>
        </w:rPr>
        <w:t>El proceso en curso materia de Control Concurrente es la</w:t>
      </w:r>
      <w:r w:rsidR="00A02875" w:rsidRPr="005132B3">
        <w:rPr>
          <w:rFonts w:ascii="Arial Narrow" w:eastAsia="Calibri" w:hAnsi="Arial Narrow" w:cs="Arial"/>
          <w:sz w:val="22"/>
          <w:szCs w:val="22"/>
          <w:lang w:eastAsia="en-US"/>
        </w:rPr>
        <w:t xml:space="preserve"> </w:t>
      </w:r>
      <w:r w:rsidR="00467FE9" w:rsidRPr="005132B3">
        <w:rPr>
          <w:rFonts w:ascii="Arial Narrow" w:eastAsia="Calibri" w:hAnsi="Arial Narrow" w:cs="Arial"/>
          <w:sz w:val="22"/>
          <w:szCs w:val="22"/>
          <w:lang w:eastAsia="en-US"/>
        </w:rPr>
        <w:t>determinación</w:t>
      </w:r>
      <w:r w:rsidR="00666368" w:rsidRPr="005132B3">
        <w:rPr>
          <w:rFonts w:ascii="Arial Narrow" w:eastAsia="Calibri" w:hAnsi="Arial Narrow" w:cs="Arial"/>
          <w:sz w:val="22"/>
          <w:szCs w:val="22"/>
          <w:lang w:eastAsia="en-US"/>
        </w:rPr>
        <w:t xml:space="preserve"> del </w:t>
      </w:r>
      <w:r w:rsidR="00666368" w:rsidRPr="005132B3">
        <w:rPr>
          <w:rFonts w:ascii="Arial Narrow" w:hAnsi="Arial Narrow"/>
          <w:sz w:val="22"/>
          <w:szCs w:val="22"/>
        </w:rPr>
        <w:t>proceso de ejecución de gastos del proyecto</w:t>
      </w:r>
      <w:r w:rsidR="007A4A65" w:rsidRPr="005132B3">
        <w:rPr>
          <w:rFonts w:ascii="Arial Narrow" w:hAnsi="Arial Narrow"/>
          <w:sz w:val="22"/>
          <w:szCs w:val="22"/>
        </w:rPr>
        <w:t>:</w:t>
      </w:r>
      <w:r w:rsidR="00A02875" w:rsidRPr="005132B3">
        <w:rPr>
          <w:rFonts w:ascii="Arial Narrow" w:hAnsi="Arial Narrow" w:cs="Arial"/>
          <w:sz w:val="22"/>
          <w:szCs w:val="22"/>
        </w:rPr>
        <w:t xml:space="preserve">  </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 con CUI 2185877, la misma que tiene por finalidad determinar si dicha etapa se efectuó como dispone la normativa aplicable</w:t>
      </w:r>
      <w:r w:rsidR="00DC37D0" w:rsidRPr="005132B3">
        <w:rPr>
          <w:rFonts w:ascii="Arial Narrow" w:hAnsi="Arial Narrow"/>
          <w:sz w:val="22"/>
          <w:szCs w:val="22"/>
        </w:rPr>
        <w:t xml:space="preserve"> y</w:t>
      </w:r>
      <w:r w:rsidR="007A4A65" w:rsidRPr="005132B3">
        <w:rPr>
          <w:rFonts w:ascii="Arial Narrow" w:hAnsi="Arial Narrow"/>
          <w:sz w:val="22"/>
          <w:szCs w:val="22"/>
        </w:rPr>
        <w:t>,</w:t>
      </w:r>
      <w:r w:rsidR="00DC37D0" w:rsidRPr="005132B3">
        <w:rPr>
          <w:rFonts w:ascii="Arial Narrow" w:hAnsi="Arial Narrow"/>
          <w:sz w:val="22"/>
          <w:szCs w:val="22"/>
        </w:rPr>
        <w:t xml:space="preserve"> se ejecut</w:t>
      </w:r>
      <w:r w:rsidR="007A4A65" w:rsidRPr="005132B3">
        <w:rPr>
          <w:rFonts w:ascii="Arial Narrow" w:hAnsi="Arial Narrow"/>
          <w:sz w:val="22"/>
          <w:szCs w:val="22"/>
        </w:rPr>
        <w:t>a</w:t>
      </w:r>
      <w:r w:rsidR="00DC37D0" w:rsidRPr="005132B3">
        <w:rPr>
          <w:rFonts w:ascii="Arial Narrow" w:hAnsi="Arial Narrow"/>
          <w:sz w:val="22"/>
          <w:szCs w:val="22"/>
        </w:rPr>
        <w:t xml:space="preserve"> </w:t>
      </w:r>
      <w:r w:rsidR="001031B5" w:rsidRPr="005132B3">
        <w:rPr>
          <w:rFonts w:ascii="Arial Narrow" w:hAnsi="Arial Narrow"/>
          <w:sz w:val="22"/>
          <w:szCs w:val="22"/>
        </w:rPr>
        <w:t xml:space="preserve">del </w:t>
      </w:r>
      <w:r w:rsidR="00666368" w:rsidRPr="005132B3">
        <w:rPr>
          <w:rFonts w:ascii="Arial Narrow" w:hAnsi="Arial Narrow"/>
          <w:sz w:val="22"/>
          <w:szCs w:val="22"/>
        </w:rPr>
        <w:t>1</w:t>
      </w:r>
      <w:r w:rsidR="00C03EFF" w:rsidRPr="005132B3">
        <w:rPr>
          <w:rFonts w:ascii="Arial Narrow" w:hAnsi="Arial Narrow"/>
          <w:sz w:val="22"/>
          <w:szCs w:val="22"/>
        </w:rPr>
        <w:t>2</w:t>
      </w:r>
      <w:r w:rsidR="001031B5" w:rsidRPr="005132B3">
        <w:rPr>
          <w:rFonts w:ascii="Arial Narrow" w:hAnsi="Arial Narrow"/>
          <w:sz w:val="22"/>
          <w:szCs w:val="22"/>
        </w:rPr>
        <w:t xml:space="preserve"> </w:t>
      </w:r>
      <w:r w:rsidR="00E65846" w:rsidRPr="005132B3">
        <w:rPr>
          <w:rFonts w:ascii="Arial Narrow" w:hAnsi="Arial Narrow"/>
          <w:sz w:val="22"/>
          <w:szCs w:val="22"/>
        </w:rPr>
        <w:t xml:space="preserve">de mayo </w:t>
      </w:r>
      <w:r w:rsidR="001031B5" w:rsidRPr="005132B3">
        <w:rPr>
          <w:rFonts w:ascii="Arial Narrow" w:hAnsi="Arial Narrow"/>
          <w:sz w:val="22"/>
          <w:szCs w:val="22"/>
        </w:rPr>
        <w:t xml:space="preserve">al </w:t>
      </w:r>
      <w:r w:rsidR="00666368" w:rsidRPr="005132B3">
        <w:rPr>
          <w:rFonts w:ascii="Arial Narrow" w:hAnsi="Arial Narrow"/>
          <w:sz w:val="22"/>
          <w:szCs w:val="22"/>
        </w:rPr>
        <w:t>2</w:t>
      </w:r>
      <w:r w:rsidR="00FB0B7D" w:rsidRPr="005132B3">
        <w:rPr>
          <w:rFonts w:ascii="Arial Narrow" w:hAnsi="Arial Narrow"/>
          <w:sz w:val="22"/>
          <w:szCs w:val="22"/>
        </w:rPr>
        <w:t>4</w:t>
      </w:r>
      <w:r w:rsidR="001031B5" w:rsidRPr="005132B3">
        <w:rPr>
          <w:rFonts w:ascii="Arial Narrow" w:hAnsi="Arial Narrow"/>
          <w:sz w:val="22"/>
          <w:szCs w:val="22"/>
        </w:rPr>
        <w:t xml:space="preserve"> de </w:t>
      </w:r>
      <w:r w:rsidR="00E65846" w:rsidRPr="005132B3">
        <w:rPr>
          <w:rFonts w:ascii="Arial Narrow" w:hAnsi="Arial Narrow"/>
          <w:sz w:val="22"/>
          <w:szCs w:val="22"/>
        </w:rPr>
        <w:t>junio</w:t>
      </w:r>
      <w:r w:rsidR="001031B5" w:rsidRPr="005132B3">
        <w:rPr>
          <w:rFonts w:ascii="Arial Narrow" w:hAnsi="Arial Narrow"/>
          <w:sz w:val="22"/>
          <w:szCs w:val="22"/>
        </w:rPr>
        <w:t xml:space="preserve"> de 2023.</w:t>
      </w:r>
    </w:p>
    <w:p w14:paraId="37064625" w14:textId="06BDD0BD" w:rsidR="00F565EC" w:rsidRPr="005132B3" w:rsidRDefault="00F565EC" w:rsidP="00AE74BE">
      <w:pPr>
        <w:tabs>
          <w:tab w:val="left" w:pos="142"/>
          <w:tab w:val="left" w:pos="567"/>
        </w:tabs>
        <w:ind w:left="720"/>
        <w:jc w:val="both"/>
        <w:rPr>
          <w:rFonts w:ascii="Arial Narrow" w:hAnsi="Arial Narrow"/>
          <w:sz w:val="22"/>
          <w:szCs w:val="22"/>
        </w:rPr>
      </w:pPr>
    </w:p>
    <w:p w14:paraId="1FEBFAE6" w14:textId="5F439747" w:rsidR="00DC37D0" w:rsidRPr="005132B3" w:rsidRDefault="00DC37D0" w:rsidP="00AE74BE">
      <w:pPr>
        <w:ind w:left="709"/>
        <w:jc w:val="both"/>
        <w:rPr>
          <w:rFonts w:ascii="Arial Narrow" w:hAnsi="Arial Narrow" w:cs="Arial"/>
          <w:b/>
          <w:u w:val="single"/>
        </w:rPr>
      </w:pPr>
    </w:p>
    <w:p w14:paraId="54B5E11B" w14:textId="77777777" w:rsidR="00621969" w:rsidRPr="005132B3" w:rsidRDefault="00621969" w:rsidP="00AE74BE">
      <w:pPr>
        <w:ind w:left="709"/>
        <w:jc w:val="both"/>
        <w:rPr>
          <w:rFonts w:ascii="Arial Narrow" w:hAnsi="Arial Narrow" w:cs="Arial"/>
          <w:b/>
          <w:u w:val="single"/>
        </w:rPr>
      </w:pPr>
    </w:p>
    <w:p w14:paraId="1F6A5B5A" w14:textId="77777777" w:rsidR="00621969" w:rsidRPr="005132B3" w:rsidRDefault="00621969" w:rsidP="00AE74BE">
      <w:pPr>
        <w:ind w:left="709"/>
        <w:jc w:val="both"/>
        <w:rPr>
          <w:rFonts w:ascii="Arial Narrow" w:hAnsi="Arial Narrow" w:cs="Arial"/>
          <w:b/>
          <w:u w:val="single"/>
        </w:rPr>
      </w:pPr>
    </w:p>
    <w:p w14:paraId="593FB594" w14:textId="77777777" w:rsidR="00621969" w:rsidRPr="005132B3" w:rsidRDefault="00621969" w:rsidP="00AE74BE">
      <w:pPr>
        <w:ind w:left="709"/>
        <w:jc w:val="both"/>
        <w:rPr>
          <w:rFonts w:ascii="Arial Narrow" w:hAnsi="Arial Narrow" w:cs="Arial"/>
          <w:b/>
          <w:u w:val="single"/>
        </w:rPr>
      </w:pPr>
    </w:p>
    <w:p w14:paraId="2AFF59BA" w14:textId="77777777" w:rsidR="00621969" w:rsidRPr="005132B3" w:rsidRDefault="00621969" w:rsidP="00AE74BE">
      <w:pPr>
        <w:ind w:left="709"/>
        <w:jc w:val="both"/>
        <w:rPr>
          <w:rFonts w:ascii="Arial Narrow" w:hAnsi="Arial Narrow" w:cs="Arial"/>
          <w:b/>
          <w:u w:val="single"/>
        </w:rPr>
      </w:pPr>
    </w:p>
    <w:p w14:paraId="6F11F795" w14:textId="77777777" w:rsidR="00846256" w:rsidRPr="005132B3" w:rsidRDefault="00846256" w:rsidP="00AE74BE">
      <w:pPr>
        <w:pStyle w:val="Ttulo1"/>
        <w:numPr>
          <w:ilvl w:val="0"/>
          <w:numId w:val="3"/>
        </w:numPr>
        <w:spacing w:before="0"/>
        <w:rPr>
          <w:rStyle w:val="Textoennegrita"/>
          <w:b/>
          <w:bCs/>
          <w:color w:val="auto"/>
        </w:rPr>
      </w:pPr>
      <w:bookmarkStart w:id="124" w:name="_Toc132102570"/>
      <w:bookmarkStart w:id="125" w:name="_Toc132126837"/>
      <w:bookmarkStart w:id="126" w:name="_Toc139476476"/>
      <w:r w:rsidRPr="005132B3">
        <w:rPr>
          <w:rStyle w:val="Textoennegrita"/>
          <w:rFonts w:ascii="Arial Narrow" w:hAnsi="Arial Narrow"/>
          <w:b/>
          <w:bCs/>
          <w:color w:val="auto"/>
          <w:sz w:val="22"/>
          <w:szCs w:val="22"/>
        </w:rPr>
        <w:lastRenderedPageBreak/>
        <w:t>INFORMACIÓN RESPECTO DEL HITO DE CONTROL</w:t>
      </w:r>
      <w:bookmarkEnd w:id="124"/>
      <w:bookmarkEnd w:id="125"/>
      <w:bookmarkEnd w:id="126"/>
    </w:p>
    <w:p w14:paraId="6012F65E" w14:textId="77777777" w:rsidR="00645C3E" w:rsidRPr="005132B3" w:rsidRDefault="00645C3E" w:rsidP="00AE74BE">
      <w:pPr>
        <w:tabs>
          <w:tab w:val="left" w:pos="142"/>
          <w:tab w:val="left" w:pos="567"/>
        </w:tabs>
        <w:ind w:left="720"/>
        <w:jc w:val="both"/>
        <w:rPr>
          <w:rFonts w:ascii="Arial Narrow" w:hAnsi="Arial Narrow"/>
          <w:sz w:val="22"/>
          <w:szCs w:val="22"/>
        </w:rPr>
      </w:pPr>
    </w:p>
    <w:p w14:paraId="232A20BF" w14:textId="77777777" w:rsidR="00D24196" w:rsidRPr="005132B3" w:rsidRDefault="00D24196" w:rsidP="00AE74BE">
      <w:pPr>
        <w:pStyle w:val="Prrafodelista"/>
        <w:numPr>
          <w:ilvl w:val="0"/>
          <w:numId w:val="5"/>
        </w:numPr>
        <w:spacing w:line="240" w:lineRule="auto"/>
        <w:rPr>
          <w:rFonts w:ascii="Arial Narrow" w:hAnsi="Arial Narrow"/>
        </w:rPr>
      </w:pPr>
      <w:r w:rsidRPr="005132B3">
        <w:rPr>
          <w:rFonts w:ascii="Arial Narrow" w:hAnsi="Arial Narrow"/>
          <w:b/>
          <w:bCs/>
        </w:rPr>
        <w:t xml:space="preserve">Cumplimiento del cronograma de ejecución de obra </w:t>
      </w:r>
    </w:p>
    <w:p w14:paraId="2236FDBB" w14:textId="77777777" w:rsidR="00D24196" w:rsidRPr="005132B3" w:rsidRDefault="00D24196" w:rsidP="00AE74BE">
      <w:pPr>
        <w:pStyle w:val="Prrafodelista"/>
        <w:spacing w:line="240" w:lineRule="auto"/>
        <w:rPr>
          <w:rFonts w:ascii="Arial Narrow" w:hAnsi="Arial Narrow"/>
        </w:rPr>
      </w:pPr>
    </w:p>
    <w:p w14:paraId="413CB108" w14:textId="38F3CB90" w:rsidR="00645C3E" w:rsidRDefault="00645C3E" w:rsidP="00AE74BE">
      <w:pPr>
        <w:pStyle w:val="Prrafodelista"/>
        <w:tabs>
          <w:tab w:val="left" w:pos="142"/>
          <w:tab w:val="left" w:pos="567"/>
        </w:tabs>
        <w:spacing w:line="240" w:lineRule="auto"/>
        <w:ind w:left="1080"/>
        <w:jc w:val="both"/>
        <w:rPr>
          <w:rFonts w:ascii="Arial Narrow" w:hAnsi="Arial Narrow"/>
        </w:rPr>
      </w:pPr>
      <w:r w:rsidRPr="005132B3">
        <w:rPr>
          <w:rFonts w:ascii="Arial Narrow" w:hAnsi="Arial Narrow"/>
        </w:rPr>
        <w:t>Mediante Oficio n.°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OFICIO N° 262-2023-GRAP/11/GRDS de 9 de mayo de 2023, información que fue evaluada por la comisión de control.</w:t>
      </w:r>
    </w:p>
    <w:p w14:paraId="0EF8828E" w14:textId="77777777" w:rsidR="00D4598E" w:rsidRPr="005132B3" w:rsidRDefault="00D4598E" w:rsidP="00AE74BE">
      <w:pPr>
        <w:pStyle w:val="Prrafodelista"/>
        <w:tabs>
          <w:tab w:val="left" w:pos="142"/>
          <w:tab w:val="left" w:pos="567"/>
        </w:tabs>
        <w:spacing w:line="240" w:lineRule="auto"/>
        <w:ind w:left="1080"/>
        <w:jc w:val="both"/>
        <w:rPr>
          <w:rFonts w:ascii="Arial Narrow" w:hAnsi="Arial Narrow"/>
        </w:rPr>
      </w:pPr>
    </w:p>
    <w:p w14:paraId="15B6FD0A" w14:textId="5EFFA7BD" w:rsidR="00D24196" w:rsidRDefault="00D24196" w:rsidP="00AE74BE">
      <w:pPr>
        <w:pStyle w:val="Prrafodelista"/>
        <w:spacing w:line="240" w:lineRule="auto"/>
        <w:ind w:left="1080"/>
        <w:jc w:val="both"/>
        <w:rPr>
          <w:rFonts w:ascii="Arial Narrow" w:hAnsi="Arial Narrow"/>
        </w:rPr>
      </w:pPr>
      <w:r w:rsidRPr="005132B3">
        <w:rPr>
          <w:rFonts w:ascii="Arial Narrow" w:hAnsi="Arial Narrow"/>
        </w:rPr>
        <w:t xml:space="preserve">Asimismo, mediante informe </w:t>
      </w:r>
      <w:r w:rsidR="00645C3E" w:rsidRPr="005132B3">
        <w:rPr>
          <w:rFonts w:ascii="Arial Narrow" w:hAnsi="Arial Narrow"/>
        </w:rPr>
        <w:t>n.°</w:t>
      </w:r>
      <w:r w:rsidRPr="005132B3">
        <w:rPr>
          <w:rFonts w:ascii="Arial Narrow" w:hAnsi="Arial Narrow"/>
          <w:lang w:val="es-ES"/>
        </w:rPr>
        <w:t xml:space="preserve"> 481-2023-GRAP/11/GRDS/SGPS</w:t>
      </w:r>
      <w:r w:rsidRPr="005132B3">
        <w:rPr>
          <w:rFonts w:ascii="Arial Narrow" w:hAnsi="Arial Narrow"/>
        </w:rPr>
        <w:t xml:space="preserve"> de 8 de mayo de 2023, la Sub Gerencia de Promoción Social remitió a la Gerencia de Desarrollo Social el informe </w:t>
      </w:r>
      <w:r w:rsidR="00645C3E" w:rsidRPr="005132B3">
        <w:rPr>
          <w:rFonts w:ascii="Arial Narrow" w:hAnsi="Arial Narrow"/>
        </w:rPr>
        <w:br/>
        <w:t>n.</w:t>
      </w:r>
      <w:r w:rsidRPr="005132B3">
        <w:rPr>
          <w:rFonts w:ascii="Arial Narrow" w:hAnsi="Arial Narrow"/>
        </w:rPr>
        <w:t xml:space="preserve">º 089-2023-GRAP/11/SGDS/R.P/RJBA, informe en el que se adjunta lo solicitado </w:t>
      </w:r>
      <w:r w:rsidR="007E66B4" w:rsidRPr="005132B3">
        <w:rPr>
          <w:rFonts w:ascii="Arial Narrow" w:hAnsi="Arial Narrow"/>
        </w:rPr>
        <w:t xml:space="preserve">mediante el </w:t>
      </w:r>
      <w:r w:rsidRPr="005132B3">
        <w:rPr>
          <w:rFonts w:ascii="Arial Narrow" w:hAnsi="Arial Narrow"/>
        </w:rPr>
        <w:t>requerimiento de la comisión de control concurrente.</w:t>
      </w:r>
    </w:p>
    <w:p w14:paraId="67CC1404" w14:textId="77777777" w:rsidR="00443DCD" w:rsidRDefault="00443DCD" w:rsidP="00AE74BE">
      <w:pPr>
        <w:pStyle w:val="Prrafodelista"/>
        <w:spacing w:line="240" w:lineRule="auto"/>
        <w:ind w:left="1080"/>
        <w:jc w:val="both"/>
        <w:rPr>
          <w:rFonts w:ascii="Arial Narrow" w:hAnsi="Arial Narrow"/>
        </w:rPr>
      </w:pPr>
    </w:p>
    <w:p w14:paraId="51BA6D69" w14:textId="34CEBD9D" w:rsidR="007E61FC" w:rsidRDefault="00443DCD" w:rsidP="00AE74BE">
      <w:pPr>
        <w:pStyle w:val="Prrafodelista"/>
        <w:spacing w:line="240" w:lineRule="auto"/>
        <w:ind w:left="1080"/>
        <w:jc w:val="both"/>
        <w:rPr>
          <w:rFonts w:ascii="Arial Narrow" w:hAnsi="Arial Narrow"/>
        </w:rPr>
      </w:pPr>
      <w:r>
        <w:rPr>
          <w:rFonts w:ascii="Arial Narrow" w:hAnsi="Arial Narrow"/>
        </w:rPr>
        <w:t xml:space="preserve">Por otro lado, </w:t>
      </w:r>
      <w:r w:rsidR="007E61FC">
        <w:rPr>
          <w:rFonts w:ascii="Arial Narrow" w:hAnsi="Arial Narrow"/>
        </w:rPr>
        <w:t xml:space="preserve">con la finalidad de verificar el avance físico del </w:t>
      </w:r>
      <w:r w:rsidR="007E61FC" w:rsidRPr="005132B3">
        <w:rPr>
          <w:rFonts w:ascii="Arial Narrow" w:hAnsi="Arial Narrow"/>
        </w:rPr>
        <w:t>proyecto “Mejoramiento de la aplicación de las TIC para el adecuado desarrollo de las competencias de estudiantes y docentes en las IIEE de nivel secundaria de la provincia de Chincheros, UGEL Chincheros - región Apurímac”</w:t>
      </w:r>
      <w:r w:rsidR="007E61FC">
        <w:rPr>
          <w:rFonts w:ascii="Arial Narrow" w:hAnsi="Arial Narrow"/>
        </w:rPr>
        <w:t>,</w:t>
      </w:r>
      <w:r w:rsidR="007E61FC" w:rsidRPr="00443DCD">
        <w:rPr>
          <w:rFonts w:ascii="Arial Narrow" w:hAnsi="Arial Narrow"/>
        </w:rPr>
        <w:t xml:space="preserve"> </w:t>
      </w:r>
      <w:r w:rsidR="00AE74BE">
        <w:rPr>
          <w:rFonts w:ascii="Arial Narrow" w:hAnsi="Arial Narrow"/>
        </w:rPr>
        <w:t>del 12 al 14 de junio del 2023</w:t>
      </w:r>
      <w:r w:rsidR="009F3F9F">
        <w:rPr>
          <w:rFonts w:ascii="Arial Narrow" w:hAnsi="Arial Narrow"/>
        </w:rPr>
        <w:t>,</w:t>
      </w:r>
      <w:r w:rsidR="00AE74BE">
        <w:rPr>
          <w:rFonts w:ascii="Arial Narrow" w:hAnsi="Arial Narrow"/>
        </w:rPr>
        <w:t xml:space="preserve"> </w:t>
      </w:r>
      <w:r>
        <w:rPr>
          <w:rFonts w:ascii="Arial Narrow" w:hAnsi="Arial Narrow"/>
        </w:rPr>
        <w:t>la comisión de control realiz</w:t>
      </w:r>
      <w:r w:rsidR="00AE74BE">
        <w:rPr>
          <w:rFonts w:ascii="Arial Narrow" w:hAnsi="Arial Narrow"/>
        </w:rPr>
        <w:t>ó</w:t>
      </w:r>
      <w:r>
        <w:rPr>
          <w:rFonts w:ascii="Arial Narrow" w:hAnsi="Arial Narrow"/>
        </w:rPr>
        <w:t xml:space="preserve"> la visita de campo a ocho </w:t>
      </w:r>
      <w:r w:rsidR="00AE74BE">
        <w:rPr>
          <w:rFonts w:ascii="Arial Narrow" w:hAnsi="Arial Narrow"/>
        </w:rPr>
        <w:t>(0</w:t>
      </w:r>
      <w:r>
        <w:rPr>
          <w:rFonts w:ascii="Arial Narrow" w:hAnsi="Arial Narrow"/>
        </w:rPr>
        <w:t>8</w:t>
      </w:r>
      <w:r w:rsidR="00AE74BE">
        <w:rPr>
          <w:rFonts w:ascii="Arial Narrow" w:hAnsi="Arial Narrow"/>
        </w:rPr>
        <w:t>)</w:t>
      </w:r>
      <w:r>
        <w:rPr>
          <w:rFonts w:ascii="Arial Narrow" w:hAnsi="Arial Narrow"/>
        </w:rPr>
        <w:t xml:space="preserve"> Instituciones Educativas</w:t>
      </w:r>
      <w:r w:rsidR="009F3F9F">
        <w:rPr>
          <w:rFonts w:ascii="Arial Narrow" w:hAnsi="Arial Narrow"/>
        </w:rPr>
        <w:t xml:space="preserve"> </w:t>
      </w:r>
      <w:r w:rsidR="007E61FC">
        <w:rPr>
          <w:rFonts w:ascii="Arial Narrow" w:hAnsi="Arial Narrow"/>
        </w:rPr>
        <w:t xml:space="preserve">beneficiarias del proyecto </w:t>
      </w:r>
      <w:r w:rsidR="009F3F9F">
        <w:rPr>
          <w:rFonts w:ascii="Arial Narrow" w:hAnsi="Arial Narrow"/>
        </w:rPr>
        <w:t xml:space="preserve">siguientes: </w:t>
      </w:r>
    </w:p>
    <w:p w14:paraId="547F1A5C" w14:textId="77777777" w:rsidR="007E61FC" w:rsidRDefault="007E61FC" w:rsidP="00AE74BE">
      <w:pPr>
        <w:pStyle w:val="Prrafodelista"/>
        <w:spacing w:line="240" w:lineRule="auto"/>
        <w:ind w:left="1080"/>
        <w:jc w:val="both"/>
        <w:rPr>
          <w:rFonts w:ascii="Arial Narrow" w:hAnsi="Arial Narrow"/>
        </w:rPr>
      </w:pPr>
    </w:p>
    <w:p w14:paraId="37CC5B5B" w14:textId="7132C93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Daniel Alcides Carrión</w:t>
      </w:r>
      <w:r w:rsidR="005B5A18">
        <w:rPr>
          <w:rFonts w:ascii="Arial Narrow" w:hAnsi="Arial Narrow"/>
        </w:rPr>
        <w:t xml:space="preserve"> del </w:t>
      </w:r>
      <w:r w:rsidR="005B5A18" w:rsidRPr="00443DCD">
        <w:rPr>
          <w:rFonts w:ascii="Arial Narrow" w:hAnsi="Arial Narrow"/>
        </w:rPr>
        <w:t>centro poblado</w:t>
      </w:r>
      <w:r>
        <w:rPr>
          <w:rFonts w:ascii="Arial Narrow" w:hAnsi="Arial Narrow"/>
        </w:rPr>
        <w:t xml:space="preserve"> de </w:t>
      </w:r>
      <w:r w:rsidRPr="00443DCD">
        <w:rPr>
          <w:rFonts w:ascii="Arial Narrow" w:hAnsi="Arial Narrow"/>
        </w:rPr>
        <w:t>Totorabamba</w:t>
      </w:r>
      <w:r w:rsidR="007E61FC">
        <w:rPr>
          <w:rFonts w:ascii="Arial Narrow" w:hAnsi="Arial Narrow"/>
        </w:rPr>
        <w:t>.</w:t>
      </w:r>
    </w:p>
    <w:p w14:paraId="0FD8A9CE" w14:textId="7777777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Las Américas</w:t>
      </w:r>
      <w:r>
        <w:rPr>
          <w:rFonts w:ascii="Arial Narrow" w:hAnsi="Arial Narrow"/>
        </w:rPr>
        <w:t xml:space="preserve"> del </w:t>
      </w:r>
      <w:r w:rsidRPr="00443DCD">
        <w:rPr>
          <w:rFonts w:ascii="Arial Narrow" w:hAnsi="Arial Narrow"/>
        </w:rPr>
        <w:t>centro poblado de Chalhuani</w:t>
      </w:r>
      <w:r w:rsidR="007E61FC">
        <w:rPr>
          <w:rFonts w:ascii="Arial Narrow" w:hAnsi="Arial Narrow"/>
        </w:rPr>
        <w:t xml:space="preserve">. </w:t>
      </w:r>
    </w:p>
    <w:p w14:paraId="14E40E44" w14:textId="74CE12C5"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José María Arguedas</w:t>
      </w:r>
      <w:r>
        <w:rPr>
          <w:rFonts w:ascii="Arial Narrow" w:hAnsi="Arial Narrow"/>
        </w:rPr>
        <w:t xml:space="preserve">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r w:rsidRPr="00443DCD">
        <w:rPr>
          <w:rFonts w:ascii="Arial Narrow" w:hAnsi="Arial Narrow"/>
        </w:rPr>
        <w:t>Uripa</w:t>
      </w:r>
      <w:r w:rsidR="007E61FC">
        <w:rPr>
          <w:rFonts w:ascii="Arial Narrow" w:hAnsi="Arial Narrow"/>
        </w:rPr>
        <w:t>.</w:t>
      </w:r>
    </w:p>
    <w:p w14:paraId="0305594B" w14:textId="50194738"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Pedro </w:t>
      </w:r>
      <w:r w:rsidR="005B5A18">
        <w:rPr>
          <w:rFonts w:ascii="Arial Narrow" w:hAnsi="Arial Narrow"/>
        </w:rPr>
        <w:t>del distrito</w:t>
      </w:r>
      <w:r w:rsidR="005B5A18" w:rsidRPr="00443DCD">
        <w:rPr>
          <w:rFonts w:ascii="Arial Narrow" w:hAnsi="Arial Narrow"/>
        </w:rPr>
        <w:t xml:space="preserve"> </w:t>
      </w:r>
      <w:r>
        <w:rPr>
          <w:rFonts w:ascii="Arial Narrow" w:hAnsi="Arial Narrow"/>
        </w:rPr>
        <w:t xml:space="preserve">de </w:t>
      </w:r>
      <w:r w:rsidRPr="00443DCD">
        <w:rPr>
          <w:rFonts w:ascii="Arial Narrow" w:hAnsi="Arial Narrow"/>
        </w:rPr>
        <w:t>Uripa</w:t>
      </w:r>
      <w:r w:rsidR="007E61FC">
        <w:rPr>
          <w:rFonts w:ascii="Arial Narrow" w:hAnsi="Arial Narrow"/>
        </w:rPr>
        <w:t>.</w:t>
      </w:r>
    </w:p>
    <w:p w14:paraId="6D9DA29F" w14:textId="445E27C2"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 xml:space="preserve">San </w:t>
      </w:r>
      <w:r w:rsidR="005B5A18" w:rsidRPr="00443DCD">
        <w:rPr>
          <w:rFonts w:ascii="Arial Narrow" w:hAnsi="Arial Narrow"/>
        </w:rPr>
        <w:t xml:space="preserve">Juan </w:t>
      </w:r>
      <w:r w:rsidRPr="00443DCD">
        <w:rPr>
          <w:rFonts w:ascii="Arial Narrow" w:hAnsi="Arial Narrow"/>
        </w:rPr>
        <w:t>Bautista</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Callebamba</w:t>
      </w:r>
      <w:r w:rsidR="007E61FC">
        <w:rPr>
          <w:rFonts w:ascii="Arial Narrow" w:hAnsi="Arial Narrow"/>
        </w:rPr>
        <w:t>.</w:t>
      </w:r>
    </w:p>
    <w:p w14:paraId="476266F5" w14:textId="6B282327"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w:t>
      </w:r>
      <w:r w:rsidRPr="00443DCD">
        <w:rPr>
          <w:rFonts w:ascii="Arial Narrow" w:hAnsi="Arial Narrow"/>
        </w:rPr>
        <w:t>Leoncio Prado</w:t>
      </w:r>
      <w:r>
        <w:rPr>
          <w:rFonts w:ascii="Arial Narrow" w:hAnsi="Arial Narrow"/>
        </w:rPr>
        <w:t xml:space="preserve">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 xml:space="preserve">de </w:t>
      </w:r>
      <w:r w:rsidRPr="00443DCD">
        <w:rPr>
          <w:rFonts w:ascii="Arial Narrow" w:hAnsi="Arial Narrow"/>
        </w:rPr>
        <w:t>Rio Blanco</w:t>
      </w:r>
      <w:r w:rsidR="007E61FC">
        <w:rPr>
          <w:rFonts w:ascii="Arial Narrow" w:hAnsi="Arial Narrow"/>
        </w:rPr>
        <w:t>.</w:t>
      </w:r>
    </w:p>
    <w:p w14:paraId="7E642E03" w14:textId="0A0ABC1B" w:rsidR="007E61FC"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 E. Ricardo Palma </w:t>
      </w:r>
      <w:r w:rsidR="005B5A18">
        <w:rPr>
          <w:rFonts w:ascii="Arial Narrow" w:hAnsi="Arial Narrow"/>
        </w:rPr>
        <w:t>del distrito</w:t>
      </w:r>
      <w:r w:rsidR="005B5A18" w:rsidRPr="00443DCD">
        <w:rPr>
          <w:rFonts w:ascii="Arial Narrow" w:hAnsi="Arial Narrow"/>
        </w:rPr>
        <w:t xml:space="preserve"> </w:t>
      </w:r>
      <w:r>
        <w:rPr>
          <w:rFonts w:ascii="Arial Narrow" w:hAnsi="Arial Narrow"/>
        </w:rPr>
        <w:t>de Uripa</w:t>
      </w:r>
      <w:r w:rsidR="007E61FC">
        <w:rPr>
          <w:rFonts w:ascii="Arial Narrow" w:hAnsi="Arial Narrow"/>
        </w:rPr>
        <w:t>.</w:t>
      </w:r>
    </w:p>
    <w:p w14:paraId="1CEEDB90" w14:textId="7DD97BA9" w:rsidR="009F3F9F" w:rsidRDefault="009F3F9F" w:rsidP="007E61FC">
      <w:pPr>
        <w:pStyle w:val="Prrafodelista"/>
        <w:numPr>
          <w:ilvl w:val="0"/>
          <w:numId w:val="13"/>
        </w:numPr>
        <w:spacing w:line="240" w:lineRule="auto"/>
        <w:jc w:val="both"/>
        <w:rPr>
          <w:rFonts w:ascii="Arial Narrow" w:hAnsi="Arial Narrow"/>
        </w:rPr>
      </w:pPr>
      <w:r>
        <w:rPr>
          <w:rFonts w:ascii="Arial Narrow" w:hAnsi="Arial Narrow"/>
        </w:rPr>
        <w:t xml:space="preserve">I.E. Carlos Noriega Jiménez </w:t>
      </w:r>
      <w:r w:rsidR="005B5A18">
        <w:rPr>
          <w:rFonts w:ascii="Arial Narrow" w:hAnsi="Arial Narrow"/>
        </w:rPr>
        <w:t xml:space="preserve">del </w:t>
      </w:r>
      <w:r w:rsidR="005B5A18" w:rsidRPr="00443DCD">
        <w:rPr>
          <w:rFonts w:ascii="Arial Narrow" w:hAnsi="Arial Narrow"/>
        </w:rPr>
        <w:t xml:space="preserve">centro poblado </w:t>
      </w:r>
      <w:r>
        <w:rPr>
          <w:rFonts w:ascii="Arial Narrow" w:hAnsi="Arial Narrow"/>
        </w:rPr>
        <w:t>de Vista Alegre</w:t>
      </w:r>
      <w:r w:rsidR="007E61FC">
        <w:rPr>
          <w:rFonts w:ascii="Arial Narrow" w:hAnsi="Arial Narrow"/>
        </w:rPr>
        <w:t>.</w:t>
      </w:r>
    </w:p>
    <w:p w14:paraId="4B0C9CBC" w14:textId="711AFCC3" w:rsidR="00846256" w:rsidRPr="005132B3" w:rsidRDefault="00CC1D35" w:rsidP="00AE74BE">
      <w:pPr>
        <w:pStyle w:val="Ttulo1"/>
        <w:numPr>
          <w:ilvl w:val="0"/>
          <w:numId w:val="3"/>
        </w:numPr>
        <w:spacing w:before="0"/>
        <w:rPr>
          <w:rStyle w:val="Textoennegrita"/>
          <w:rFonts w:ascii="Calibri" w:eastAsia="Calibri" w:hAnsi="Calibri"/>
          <w:b/>
          <w:bCs/>
          <w:color w:val="auto"/>
          <w:sz w:val="22"/>
          <w:szCs w:val="22"/>
          <w:lang w:eastAsia="en-US"/>
        </w:rPr>
      </w:pPr>
      <w:bookmarkStart w:id="127" w:name="_Toc132102571"/>
      <w:bookmarkStart w:id="128" w:name="_Toc132126838"/>
      <w:bookmarkStart w:id="129" w:name="_Toc139476477"/>
      <w:r w:rsidRPr="005132B3">
        <w:rPr>
          <w:rStyle w:val="Textoennegrita"/>
          <w:rFonts w:ascii="Arial Narrow" w:hAnsi="Arial Narrow"/>
          <w:b/>
          <w:bCs/>
          <w:color w:val="auto"/>
          <w:sz w:val="22"/>
          <w:szCs w:val="22"/>
        </w:rPr>
        <w:t>SITUACIÓN</w:t>
      </w:r>
      <w:r w:rsidR="00846256" w:rsidRPr="005132B3">
        <w:rPr>
          <w:rStyle w:val="Textoennegrita"/>
          <w:rFonts w:ascii="Arial Narrow" w:hAnsi="Arial Narrow"/>
          <w:b/>
          <w:bCs/>
          <w:color w:val="auto"/>
          <w:sz w:val="22"/>
          <w:szCs w:val="22"/>
        </w:rPr>
        <w:t xml:space="preserve"> ADVERSA</w:t>
      </w:r>
      <w:bookmarkEnd w:id="127"/>
      <w:bookmarkEnd w:id="128"/>
      <w:bookmarkEnd w:id="129"/>
    </w:p>
    <w:p w14:paraId="3DE5B91B" w14:textId="77777777" w:rsidR="00846256" w:rsidRPr="005132B3" w:rsidRDefault="00846256" w:rsidP="00AE74BE">
      <w:pPr>
        <w:ind w:left="567"/>
        <w:jc w:val="both"/>
        <w:rPr>
          <w:rFonts w:ascii="Arial Narrow" w:eastAsia="Calibri" w:hAnsi="Arial Narrow" w:cs="Arial"/>
          <w:b/>
          <w:bCs/>
          <w:sz w:val="10"/>
          <w:szCs w:val="22"/>
        </w:rPr>
      </w:pPr>
    </w:p>
    <w:p w14:paraId="30FB0E5C" w14:textId="10A767EF" w:rsidR="00846256" w:rsidDel="007114A4" w:rsidRDefault="00846256" w:rsidP="007114A4">
      <w:pPr>
        <w:ind w:left="709"/>
        <w:jc w:val="both"/>
        <w:rPr>
          <w:del w:id="130" w:author="Manuel Raul Livano Luna" w:date="2023-07-05T18:58:00Z"/>
          <w:rFonts w:ascii="Arial Narrow" w:hAnsi="Arial Narrow" w:cs="Arial"/>
          <w:b/>
          <w:bCs/>
        </w:rPr>
      </w:pPr>
      <w:r w:rsidRPr="005132B3">
        <w:rPr>
          <w:rFonts w:ascii="Arial Narrow" w:eastAsia="Calibri" w:hAnsi="Arial Narrow" w:cs="Arial"/>
          <w:sz w:val="22"/>
          <w:szCs w:val="22"/>
          <w:lang w:eastAsia="en-US"/>
        </w:rPr>
        <w:t xml:space="preserve">De la revisión y análisis efectuado a la documentación vinculada al Hito de Control n.° </w:t>
      </w:r>
      <w:r w:rsidR="00174B61" w:rsidRPr="005132B3">
        <w:rPr>
          <w:rFonts w:ascii="Arial Narrow" w:eastAsia="Calibri" w:hAnsi="Arial Narrow" w:cs="Arial"/>
          <w:sz w:val="22"/>
          <w:szCs w:val="22"/>
          <w:lang w:eastAsia="en-US"/>
        </w:rPr>
        <w:t>5 proceso de ejecución de gastos del proyecto</w:t>
      </w:r>
      <w:r w:rsidR="00FA2C30"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Pr="005132B3">
        <w:rPr>
          <w:rFonts w:ascii="Arial Narrow" w:hAnsi="Arial Narrow"/>
          <w:sz w:val="22"/>
          <w:szCs w:val="22"/>
        </w:rPr>
        <w:t>Mejoramiento de la aplicación de las TIC para el adecuado desarrollo de las competencias de estudiantes y docentes en las IIEE de nivel secundaria de la provincia de Chincheros, UGEL Chincheros - región Apurímac</w:t>
      </w:r>
      <w:r w:rsidRPr="005132B3">
        <w:rPr>
          <w:rFonts w:ascii="Arial Narrow" w:eastAsia="Calibri" w:hAnsi="Arial Narrow" w:cs="Arial"/>
          <w:sz w:val="22"/>
          <w:szCs w:val="22"/>
          <w:lang w:eastAsia="en-US"/>
        </w:rPr>
        <w:t xml:space="preserve">” se han identificado </w:t>
      </w:r>
      <w:r w:rsidR="009F285C" w:rsidRPr="005132B3">
        <w:rPr>
          <w:rFonts w:ascii="Arial Narrow" w:eastAsia="Calibri" w:hAnsi="Arial Narrow" w:cs="Arial"/>
          <w:sz w:val="22"/>
          <w:szCs w:val="22"/>
          <w:lang w:eastAsia="en-US"/>
        </w:rPr>
        <w:t>tres</w:t>
      </w:r>
      <w:r w:rsidR="001A6D6F" w:rsidRPr="005132B3">
        <w:rPr>
          <w:rFonts w:ascii="Arial Narrow" w:eastAsia="Calibri" w:hAnsi="Arial Narrow" w:cs="Arial"/>
          <w:sz w:val="22"/>
          <w:szCs w:val="22"/>
          <w:lang w:eastAsia="en-US"/>
        </w:rPr>
        <w:t xml:space="preserve"> </w:t>
      </w:r>
      <w:r w:rsidRPr="005132B3">
        <w:rPr>
          <w:rFonts w:ascii="Arial Narrow" w:eastAsia="Calibri" w:hAnsi="Arial Narrow" w:cs="Arial"/>
          <w:sz w:val="22"/>
          <w:szCs w:val="22"/>
          <w:lang w:eastAsia="en-US"/>
        </w:rPr>
        <w:t>(</w:t>
      </w:r>
      <w:r w:rsidR="009F285C" w:rsidRPr="005132B3">
        <w:rPr>
          <w:rFonts w:ascii="Arial Narrow" w:eastAsia="Calibri" w:hAnsi="Arial Narrow" w:cs="Arial"/>
          <w:sz w:val="22"/>
          <w:szCs w:val="22"/>
          <w:lang w:eastAsia="en-US"/>
        </w:rPr>
        <w:t>3</w:t>
      </w:r>
      <w:r w:rsidRPr="005132B3">
        <w:rPr>
          <w:rFonts w:ascii="Arial Narrow" w:eastAsia="Calibri" w:hAnsi="Arial Narrow" w:cs="Arial"/>
          <w:sz w:val="22"/>
          <w:szCs w:val="22"/>
          <w:lang w:eastAsia="en-US"/>
        </w:rPr>
        <w:t xml:space="preserve">) </w:t>
      </w:r>
      <w:r w:rsidR="00966BB5" w:rsidRPr="005132B3">
        <w:rPr>
          <w:rFonts w:ascii="Arial Narrow" w:eastAsia="Calibri" w:hAnsi="Arial Narrow" w:cs="Arial"/>
          <w:sz w:val="22"/>
          <w:szCs w:val="22"/>
          <w:lang w:eastAsia="en-US"/>
        </w:rPr>
        <w:t>situaciones</w:t>
      </w:r>
      <w:r w:rsidRPr="005132B3">
        <w:rPr>
          <w:rFonts w:ascii="Arial Narrow" w:eastAsia="Calibri" w:hAnsi="Arial Narrow" w:cs="Arial"/>
          <w:sz w:val="22"/>
          <w:szCs w:val="22"/>
          <w:lang w:eastAsia="en-US"/>
        </w:rPr>
        <w:t xml:space="preserve"> adversa</w:t>
      </w:r>
      <w:r w:rsidR="00966BB5" w:rsidRPr="005132B3">
        <w:rPr>
          <w:rFonts w:ascii="Arial Narrow" w:eastAsia="Calibri" w:hAnsi="Arial Narrow" w:cs="Arial"/>
          <w:sz w:val="22"/>
          <w:szCs w:val="22"/>
          <w:lang w:eastAsia="en-US"/>
        </w:rPr>
        <w:t>s</w:t>
      </w:r>
      <w:r w:rsidRPr="005132B3">
        <w:rPr>
          <w:rFonts w:ascii="Arial Narrow" w:eastAsia="Calibri" w:hAnsi="Arial Narrow" w:cs="Arial"/>
          <w:sz w:val="22"/>
          <w:szCs w:val="22"/>
          <w:lang w:eastAsia="en-US"/>
        </w:rPr>
        <w:t xml:space="preserve"> que afecta</w:t>
      </w:r>
      <w:r w:rsidR="005B5A18">
        <w:rPr>
          <w:rFonts w:ascii="Arial Narrow" w:eastAsia="Calibri" w:hAnsi="Arial Narrow" w:cs="Arial"/>
          <w:sz w:val="22"/>
          <w:szCs w:val="22"/>
          <w:lang w:eastAsia="en-US"/>
        </w:rPr>
        <w:t>n</w:t>
      </w:r>
      <w:r w:rsidRPr="005132B3">
        <w:rPr>
          <w:rFonts w:ascii="Arial Narrow" w:eastAsia="Calibri" w:hAnsi="Arial Narrow" w:cs="Arial"/>
          <w:sz w:val="22"/>
          <w:szCs w:val="22"/>
          <w:lang w:eastAsia="en-US"/>
        </w:rPr>
        <w:t xml:space="preserve"> o podrían afectar </w:t>
      </w:r>
      <w:r w:rsidR="00A32FAF" w:rsidRPr="005132B3">
        <w:rPr>
          <w:rFonts w:ascii="Arial Narrow" w:eastAsia="Calibri" w:hAnsi="Arial Narrow" w:cs="Arial"/>
          <w:sz w:val="22"/>
          <w:szCs w:val="22"/>
          <w:lang w:eastAsia="en-US"/>
        </w:rPr>
        <w:t xml:space="preserve">el cumplimiento de las directivas de adquisiciones y </w:t>
      </w:r>
      <w:r w:rsidRPr="005132B3">
        <w:rPr>
          <w:rFonts w:ascii="Arial Narrow" w:eastAsia="Calibri" w:hAnsi="Arial Narrow" w:cs="Arial"/>
          <w:sz w:val="22"/>
          <w:szCs w:val="22"/>
          <w:lang w:eastAsia="en-US"/>
        </w:rPr>
        <w:t>el resultado o logro de los objetivos del proyecto en mención la cual, se expone a continuación:</w:t>
      </w:r>
    </w:p>
    <w:p w14:paraId="30EF66D2" w14:textId="77777777" w:rsidR="007114A4" w:rsidRPr="005132B3" w:rsidRDefault="007114A4" w:rsidP="00AE74BE">
      <w:pPr>
        <w:ind w:left="709"/>
        <w:jc w:val="both"/>
        <w:rPr>
          <w:ins w:id="131" w:author="Manuel Raul Livano Luna" w:date="2023-07-05T18:58:00Z"/>
          <w:rFonts w:ascii="Arial Narrow" w:eastAsia="Calibri" w:hAnsi="Arial Narrow" w:cs="Arial"/>
          <w:sz w:val="22"/>
          <w:szCs w:val="22"/>
          <w:lang w:eastAsia="en-US"/>
        </w:rPr>
      </w:pPr>
    </w:p>
    <w:p w14:paraId="7C9E7B17" w14:textId="47BC1DED" w:rsidR="009F1F32" w:rsidRPr="005132B3" w:rsidRDefault="009F1F32">
      <w:pPr>
        <w:ind w:left="709"/>
        <w:jc w:val="both"/>
        <w:rPr>
          <w:rFonts w:ascii="Arial Narrow" w:hAnsi="Arial Narrow" w:cs="Arial"/>
          <w:b/>
          <w:bCs/>
        </w:rPr>
        <w:pPrChange w:id="132" w:author="Manuel Raul Livano Luna" w:date="2023-07-05T18:58:00Z">
          <w:pPr>
            <w:jc w:val="both"/>
            <w:outlineLvl w:val="1"/>
          </w:pPr>
        </w:pPrChange>
      </w:pPr>
    </w:p>
    <w:p w14:paraId="2025F28C" w14:textId="2EBD7150" w:rsidR="005423F2" w:rsidRPr="005423F2" w:rsidRDefault="00D52CAB">
      <w:pPr>
        <w:pStyle w:val="Prrafodelista"/>
        <w:numPr>
          <w:ilvl w:val="0"/>
          <w:numId w:val="25"/>
        </w:numPr>
        <w:spacing w:line="240" w:lineRule="auto"/>
        <w:jc w:val="both"/>
        <w:outlineLvl w:val="1"/>
        <w:rPr>
          <w:rFonts w:ascii="Arial Narrow" w:hAnsi="Arial Narrow" w:cs="Arial"/>
          <w:b/>
          <w:bCs/>
          <w:rPrChange w:id="133" w:author="Manuel Raul Livano Luna" w:date="2023-07-05T19:05:00Z">
            <w:rPr/>
          </w:rPrChange>
        </w:rPr>
        <w:pPrChange w:id="134" w:author="Manuel Raul Livano Luna" w:date="2023-07-05T19:05:00Z">
          <w:pPr>
            <w:pStyle w:val="Prrafodelista"/>
            <w:numPr>
              <w:numId w:val="8"/>
            </w:numPr>
            <w:spacing w:line="240" w:lineRule="auto"/>
            <w:ind w:left="709" w:hanging="360"/>
            <w:jc w:val="both"/>
            <w:outlineLvl w:val="1"/>
          </w:pPr>
        </w:pPrChange>
      </w:pPr>
      <w:bookmarkStart w:id="135" w:name="_Toc139476478"/>
      <w:r w:rsidRPr="005132B3">
        <w:rPr>
          <w:rFonts w:ascii="Arial Narrow" w:hAnsi="Arial Narrow" w:cs="Arial"/>
          <w:b/>
          <w:bCs/>
        </w:rPr>
        <w:t>INSTITUCIONES EDUCATIVAS BENEFICIARIAS VISITADAS POR LA COMISIÓN DE CONTROL CUENTAN CON SERVIDORES INOPERATIVOS, PONIENDO EN RIESGO LA EJECUCIÓN FÍSICA DEL COMPONENTE CAPACITACIÓN, COMPROMETIENDO EL CUMPLIMIENTO DE LOS OBJETIVOS PLANTEADOS EN EL EXPEDIENTE TÉCNICO.</w:t>
      </w:r>
      <w:bookmarkEnd w:id="135"/>
    </w:p>
    <w:p w14:paraId="66E526E0" w14:textId="5D92E1C9" w:rsidR="009F1F32" w:rsidRPr="005132B3" w:rsidRDefault="00FB3A5B"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 de</w:t>
      </w:r>
      <w:r w:rsidR="009F1F32" w:rsidRPr="005132B3">
        <w:rPr>
          <w:rFonts w:ascii="Arial Narrow" w:hAnsi="Arial Narrow" w:cs="Arial"/>
          <w:bCs/>
          <w:sz w:val="22"/>
          <w:szCs w:val="22"/>
        </w:rPr>
        <w:t xml:space="preserve"> la documentación proporcionada por el área usuaria </w:t>
      </w:r>
      <w:r w:rsidR="00047E7F" w:rsidRPr="005132B3">
        <w:rPr>
          <w:rFonts w:ascii="Arial Narrow" w:hAnsi="Arial Narrow" w:cs="Arial"/>
          <w:bCs/>
          <w:sz w:val="22"/>
          <w:szCs w:val="22"/>
        </w:rPr>
        <w:t xml:space="preserve">mediante oficio </w:t>
      </w:r>
      <w:r w:rsidR="00047E7F" w:rsidRPr="005132B3">
        <w:rPr>
          <w:rFonts w:ascii="Arial Narrow" w:hAnsi="Arial Narrow" w:cs="Arial"/>
          <w:bCs/>
          <w:sz w:val="22"/>
          <w:szCs w:val="22"/>
        </w:rPr>
        <w:br/>
        <w:t>n.</w:t>
      </w:r>
      <w:r w:rsidR="009F1F32" w:rsidRPr="005132B3">
        <w:rPr>
          <w:rFonts w:ascii="Arial Narrow" w:hAnsi="Arial Narrow" w:cs="Arial"/>
          <w:bCs/>
          <w:sz w:val="22"/>
          <w:szCs w:val="22"/>
        </w:rPr>
        <w:t xml:space="preserve">° 262-2023-GRAP/11/GRDS </w:t>
      </w:r>
      <w:r w:rsidR="004A3B21" w:rsidRPr="005132B3">
        <w:rPr>
          <w:rFonts w:ascii="Arial Narrow" w:hAnsi="Arial Narrow" w:cs="Arial"/>
          <w:bCs/>
          <w:sz w:val="22"/>
          <w:szCs w:val="22"/>
        </w:rPr>
        <w:t>de 9 de mayo de 2023</w:t>
      </w:r>
      <w:r w:rsidR="00047E7F" w:rsidRPr="005132B3">
        <w:rPr>
          <w:rFonts w:ascii="Arial Narrow" w:hAnsi="Arial Narrow" w:cs="Arial"/>
          <w:bCs/>
          <w:sz w:val="22"/>
          <w:szCs w:val="22"/>
        </w:rPr>
        <w:t>,</w:t>
      </w:r>
      <w:r w:rsidR="004A3B21" w:rsidRPr="005132B3">
        <w:rPr>
          <w:rFonts w:ascii="Arial Narrow" w:hAnsi="Arial Narrow" w:cs="Arial"/>
          <w:bCs/>
          <w:sz w:val="22"/>
          <w:szCs w:val="22"/>
        </w:rPr>
        <w:t xml:space="preserve"> </w:t>
      </w:r>
      <w:r w:rsidR="009F1F32" w:rsidRPr="005132B3">
        <w:rPr>
          <w:rFonts w:ascii="Arial Narrow" w:hAnsi="Arial Narrow" w:cs="Arial"/>
          <w:bCs/>
          <w:sz w:val="22"/>
          <w:szCs w:val="22"/>
        </w:rPr>
        <w:t xml:space="preserve">se puede verificar </w:t>
      </w:r>
      <w:r w:rsidR="0080058F" w:rsidRPr="005132B3">
        <w:rPr>
          <w:rFonts w:ascii="Arial Narrow" w:hAnsi="Arial Narrow" w:cs="Arial"/>
          <w:bCs/>
          <w:sz w:val="22"/>
          <w:szCs w:val="22"/>
        </w:rPr>
        <w:t xml:space="preserve">que se ha planteado  </w:t>
      </w:r>
      <w:r w:rsidR="00024C2E" w:rsidRPr="005132B3">
        <w:rPr>
          <w:rFonts w:ascii="Arial Narrow" w:hAnsi="Arial Narrow" w:cs="Arial"/>
          <w:bCs/>
          <w:sz w:val="22"/>
          <w:szCs w:val="22"/>
        </w:rPr>
        <w:t>cronograma valorizado de ejecución del proyecto</w:t>
      </w:r>
      <w:r w:rsidR="000A7CCA" w:rsidRPr="005132B3">
        <w:rPr>
          <w:rFonts w:ascii="Arial Narrow" w:hAnsi="Arial Narrow" w:cs="Arial"/>
          <w:bCs/>
          <w:sz w:val="22"/>
          <w:szCs w:val="22"/>
        </w:rPr>
        <w:t>, apreciándose</w:t>
      </w:r>
      <w:r w:rsidR="0080058F" w:rsidRPr="005132B3">
        <w:rPr>
          <w:rFonts w:ascii="Arial Narrow" w:hAnsi="Arial Narrow" w:cs="Arial"/>
          <w:bCs/>
          <w:sz w:val="22"/>
          <w:szCs w:val="22"/>
        </w:rPr>
        <w:t xml:space="preserve"> la programación del componente ca</w:t>
      </w:r>
      <w:r w:rsidR="005B5A18">
        <w:rPr>
          <w:rFonts w:ascii="Arial Narrow" w:hAnsi="Arial Narrow" w:cs="Arial"/>
          <w:bCs/>
          <w:sz w:val="22"/>
          <w:szCs w:val="22"/>
        </w:rPr>
        <w:t>pacitación para el presente año, de la siguiente manera:</w:t>
      </w:r>
      <w:r w:rsidR="006C41FF" w:rsidRPr="005132B3">
        <w:rPr>
          <w:rFonts w:ascii="Arial Narrow" w:hAnsi="Arial Narrow" w:cs="Arial"/>
          <w:bCs/>
          <w:sz w:val="22"/>
          <w:szCs w:val="22"/>
        </w:rPr>
        <w:t xml:space="preserve"> </w:t>
      </w:r>
    </w:p>
    <w:p w14:paraId="73BB7478" w14:textId="4C34E34C" w:rsidR="005771F3" w:rsidRDefault="005771F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400A983" w14:textId="77777777" w:rsidR="00E53577" w:rsidRPr="005132B3" w:rsidRDefault="00E5357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5B5A18" w:rsidRDefault="00B628CB"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lastRenderedPageBreak/>
        <w:t>C</w:t>
      </w:r>
      <w:r w:rsidR="00DD198D" w:rsidRPr="005B5A18">
        <w:rPr>
          <w:rFonts w:ascii="Arial Narrow" w:hAnsi="Arial Narrow" w:cs="Arial"/>
          <w:b/>
          <w:bCs/>
          <w:szCs w:val="22"/>
        </w:rPr>
        <w:t>uadro</w:t>
      </w:r>
      <w:r w:rsidR="00024C2E" w:rsidRPr="005B5A18">
        <w:rPr>
          <w:rFonts w:ascii="Arial Narrow" w:hAnsi="Arial Narrow" w:cs="Arial"/>
          <w:b/>
          <w:bCs/>
          <w:szCs w:val="22"/>
        </w:rPr>
        <w:t xml:space="preserve"> n°</w:t>
      </w:r>
      <w:r w:rsidR="00A94AEA" w:rsidRPr="005B5A18">
        <w:rPr>
          <w:rFonts w:ascii="Arial Narrow" w:hAnsi="Arial Narrow" w:cs="Arial"/>
          <w:b/>
          <w:bCs/>
          <w:szCs w:val="22"/>
        </w:rPr>
        <w:t>1</w:t>
      </w:r>
    </w:p>
    <w:p w14:paraId="0802F254" w14:textId="32C6B68E" w:rsidR="00024C2E" w:rsidRPr="005B5A18" w:rsidRDefault="00024C2E" w:rsidP="00877FAD">
      <w:pPr>
        <w:tabs>
          <w:tab w:val="left" w:pos="142"/>
        </w:tabs>
        <w:autoSpaceDE w:val="0"/>
        <w:autoSpaceDN w:val="0"/>
        <w:adjustRightInd w:val="0"/>
        <w:ind w:left="142"/>
        <w:jc w:val="center"/>
        <w:rPr>
          <w:rFonts w:ascii="Arial Narrow" w:hAnsi="Arial Narrow" w:cs="Arial"/>
          <w:b/>
          <w:bCs/>
          <w:szCs w:val="22"/>
        </w:rPr>
      </w:pPr>
      <w:r w:rsidRPr="005B5A18">
        <w:rPr>
          <w:rFonts w:ascii="Arial Narrow" w:hAnsi="Arial Narrow" w:cs="Arial"/>
          <w:b/>
          <w:bCs/>
          <w:szCs w:val="22"/>
        </w:rPr>
        <w:t>Instituciones educativas pendientes de capacitación programadas para el presente año</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428"/>
        <w:gridCol w:w="2268"/>
      </w:tblGrid>
      <w:tr w:rsidR="005132B3" w:rsidRPr="00877FAD" w14:paraId="3B6B4F80" w14:textId="77777777" w:rsidTr="00877FAD">
        <w:trPr>
          <w:trHeight w:val="687"/>
        </w:trPr>
        <w:tc>
          <w:tcPr>
            <w:tcW w:w="359" w:type="dxa"/>
            <w:shd w:val="clear" w:color="000000" w:fill="D0CECE"/>
            <w:noWrap/>
            <w:vAlign w:val="center"/>
            <w:hideMark/>
          </w:tcPr>
          <w:p w14:paraId="01B7E6AA"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N°</w:t>
            </w:r>
          </w:p>
        </w:tc>
        <w:tc>
          <w:tcPr>
            <w:tcW w:w="1214" w:type="dxa"/>
            <w:shd w:val="clear" w:color="000000" w:fill="D0CECE"/>
            <w:noWrap/>
            <w:vAlign w:val="center"/>
            <w:hideMark/>
          </w:tcPr>
          <w:p w14:paraId="5D07251F"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DISTRITO</w:t>
            </w:r>
          </w:p>
        </w:tc>
        <w:tc>
          <w:tcPr>
            <w:tcW w:w="1453" w:type="dxa"/>
            <w:shd w:val="clear" w:color="000000" w:fill="D0CECE"/>
            <w:noWrap/>
            <w:vAlign w:val="center"/>
            <w:hideMark/>
          </w:tcPr>
          <w:p w14:paraId="7628048B"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LOCALIDAD</w:t>
            </w:r>
          </w:p>
        </w:tc>
        <w:tc>
          <w:tcPr>
            <w:tcW w:w="1062" w:type="dxa"/>
            <w:shd w:val="clear" w:color="000000" w:fill="D0CECE"/>
            <w:vAlign w:val="center"/>
            <w:hideMark/>
          </w:tcPr>
          <w:p w14:paraId="784347CC"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CODIGO MODULAR</w:t>
            </w:r>
          </w:p>
        </w:tc>
        <w:tc>
          <w:tcPr>
            <w:tcW w:w="2428" w:type="dxa"/>
            <w:shd w:val="clear" w:color="000000" w:fill="D0CECE"/>
            <w:noWrap/>
            <w:vAlign w:val="center"/>
            <w:hideMark/>
          </w:tcPr>
          <w:p w14:paraId="48264E53" w14:textId="77777777"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II.EE</w:t>
            </w:r>
          </w:p>
        </w:tc>
        <w:tc>
          <w:tcPr>
            <w:tcW w:w="2268" w:type="dxa"/>
            <w:shd w:val="clear" w:color="000000" w:fill="D0CECE"/>
            <w:vAlign w:val="center"/>
          </w:tcPr>
          <w:p w14:paraId="0097B1AE" w14:textId="6E21FBE8" w:rsidR="00FB3A5B" w:rsidRPr="00877FAD" w:rsidRDefault="00FB3A5B" w:rsidP="00AE74BE">
            <w:pPr>
              <w:jc w:val="center"/>
              <w:rPr>
                <w:rFonts w:ascii="Arial Narrow" w:hAnsi="Arial Narrow" w:cs="Calibri"/>
                <w:b/>
                <w:bCs/>
                <w:szCs w:val="22"/>
                <w:lang w:eastAsia="es-PE"/>
              </w:rPr>
            </w:pPr>
            <w:r w:rsidRPr="00877FAD">
              <w:rPr>
                <w:rFonts w:ascii="Arial Narrow" w:hAnsi="Arial Narrow" w:cs="Calibri"/>
                <w:b/>
                <w:bCs/>
                <w:szCs w:val="22"/>
                <w:lang w:eastAsia="es-PE"/>
              </w:rPr>
              <w:t>Estado</w:t>
            </w:r>
          </w:p>
        </w:tc>
      </w:tr>
      <w:tr w:rsidR="005132B3" w:rsidRPr="00877FAD" w14:paraId="7AA83B00" w14:textId="77777777" w:rsidTr="00877FAD">
        <w:trPr>
          <w:trHeight w:val="324"/>
        </w:trPr>
        <w:tc>
          <w:tcPr>
            <w:tcW w:w="359" w:type="dxa"/>
            <w:shd w:val="clear" w:color="auto" w:fill="auto"/>
            <w:noWrap/>
            <w:vAlign w:val="center"/>
            <w:hideMark/>
          </w:tcPr>
          <w:p w14:paraId="1ED5C6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w:t>
            </w:r>
          </w:p>
        </w:tc>
        <w:tc>
          <w:tcPr>
            <w:tcW w:w="1214" w:type="dxa"/>
            <w:shd w:val="clear" w:color="auto" w:fill="auto"/>
            <w:noWrap/>
            <w:vAlign w:val="center"/>
            <w:hideMark/>
          </w:tcPr>
          <w:p w14:paraId="2638925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Anco-Huallo</w:t>
            </w:r>
          </w:p>
        </w:tc>
        <w:tc>
          <w:tcPr>
            <w:tcW w:w="1453" w:type="dxa"/>
            <w:shd w:val="clear" w:color="auto" w:fill="auto"/>
            <w:noWrap/>
            <w:vAlign w:val="center"/>
            <w:hideMark/>
          </w:tcPr>
          <w:p w14:paraId="63531B8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Totorabamba</w:t>
            </w:r>
          </w:p>
        </w:tc>
        <w:tc>
          <w:tcPr>
            <w:tcW w:w="1062" w:type="dxa"/>
            <w:shd w:val="clear" w:color="auto" w:fill="auto"/>
            <w:noWrap/>
            <w:vAlign w:val="center"/>
            <w:hideMark/>
          </w:tcPr>
          <w:p w14:paraId="0653D08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1266105</w:t>
            </w:r>
          </w:p>
        </w:tc>
        <w:tc>
          <w:tcPr>
            <w:tcW w:w="2428" w:type="dxa"/>
            <w:shd w:val="clear" w:color="auto" w:fill="auto"/>
            <w:noWrap/>
            <w:vAlign w:val="center"/>
            <w:hideMark/>
          </w:tcPr>
          <w:p w14:paraId="5874882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Daniel Alcides Carrión</w:t>
            </w:r>
          </w:p>
        </w:tc>
        <w:tc>
          <w:tcPr>
            <w:tcW w:w="2268" w:type="dxa"/>
            <w:shd w:val="clear" w:color="auto" w:fill="auto"/>
            <w:noWrap/>
            <w:vAlign w:val="center"/>
          </w:tcPr>
          <w:p w14:paraId="09979B88" w14:textId="7A000EA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Pendiente de capacitación </w:t>
            </w:r>
          </w:p>
        </w:tc>
      </w:tr>
      <w:tr w:rsidR="005132B3" w:rsidRPr="00877FAD" w14:paraId="257BB5DB" w14:textId="77777777" w:rsidTr="00877FAD">
        <w:trPr>
          <w:trHeight w:val="324"/>
        </w:trPr>
        <w:tc>
          <w:tcPr>
            <w:tcW w:w="359" w:type="dxa"/>
            <w:shd w:val="clear" w:color="auto" w:fill="auto"/>
            <w:noWrap/>
            <w:vAlign w:val="center"/>
            <w:hideMark/>
          </w:tcPr>
          <w:p w14:paraId="22EC775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2</w:t>
            </w:r>
          </w:p>
        </w:tc>
        <w:tc>
          <w:tcPr>
            <w:tcW w:w="1214" w:type="dxa"/>
            <w:shd w:val="clear" w:color="auto" w:fill="auto"/>
            <w:noWrap/>
            <w:vAlign w:val="center"/>
            <w:hideMark/>
          </w:tcPr>
          <w:p w14:paraId="3F5856C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Anco-Huallo</w:t>
            </w:r>
          </w:p>
        </w:tc>
        <w:tc>
          <w:tcPr>
            <w:tcW w:w="1453" w:type="dxa"/>
            <w:shd w:val="clear" w:color="auto" w:fill="auto"/>
            <w:noWrap/>
            <w:vAlign w:val="center"/>
            <w:hideMark/>
          </w:tcPr>
          <w:p w14:paraId="3B062DB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Chalhuani</w:t>
            </w:r>
          </w:p>
        </w:tc>
        <w:tc>
          <w:tcPr>
            <w:tcW w:w="1062" w:type="dxa"/>
            <w:shd w:val="clear" w:color="auto" w:fill="auto"/>
            <w:noWrap/>
            <w:vAlign w:val="center"/>
            <w:hideMark/>
          </w:tcPr>
          <w:p w14:paraId="7714B75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1274927</w:t>
            </w:r>
          </w:p>
        </w:tc>
        <w:tc>
          <w:tcPr>
            <w:tcW w:w="2428" w:type="dxa"/>
            <w:shd w:val="clear" w:color="auto" w:fill="auto"/>
            <w:noWrap/>
            <w:vAlign w:val="center"/>
            <w:hideMark/>
          </w:tcPr>
          <w:p w14:paraId="70CB94F2"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Las Américas</w:t>
            </w:r>
          </w:p>
        </w:tc>
        <w:tc>
          <w:tcPr>
            <w:tcW w:w="2268" w:type="dxa"/>
            <w:shd w:val="clear" w:color="auto" w:fill="auto"/>
            <w:noWrap/>
            <w:vAlign w:val="center"/>
          </w:tcPr>
          <w:p w14:paraId="4D1DF53C" w14:textId="28360CB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DEA6BD" w14:textId="77777777" w:rsidTr="00877FAD">
        <w:trPr>
          <w:trHeight w:val="324"/>
        </w:trPr>
        <w:tc>
          <w:tcPr>
            <w:tcW w:w="359" w:type="dxa"/>
            <w:shd w:val="clear" w:color="auto" w:fill="auto"/>
            <w:noWrap/>
            <w:vAlign w:val="center"/>
            <w:hideMark/>
          </w:tcPr>
          <w:p w14:paraId="15FC4AFC"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3</w:t>
            </w:r>
          </w:p>
        </w:tc>
        <w:tc>
          <w:tcPr>
            <w:tcW w:w="1214" w:type="dxa"/>
            <w:shd w:val="clear" w:color="auto" w:fill="auto"/>
            <w:noWrap/>
            <w:vAlign w:val="center"/>
            <w:hideMark/>
          </w:tcPr>
          <w:p w14:paraId="347A7BB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000000" w:fill="FFFFFF"/>
            <w:noWrap/>
            <w:vAlign w:val="center"/>
            <w:hideMark/>
          </w:tcPr>
          <w:p w14:paraId="59E94F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062" w:type="dxa"/>
            <w:shd w:val="clear" w:color="000000" w:fill="FFFFFF"/>
            <w:noWrap/>
            <w:vAlign w:val="center"/>
            <w:hideMark/>
          </w:tcPr>
          <w:p w14:paraId="668EA16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1140862</w:t>
            </w:r>
          </w:p>
        </w:tc>
        <w:tc>
          <w:tcPr>
            <w:tcW w:w="2428" w:type="dxa"/>
            <w:shd w:val="clear" w:color="auto" w:fill="auto"/>
            <w:noWrap/>
            <w:vAlign w:val="center"/>
            <w:hideMark/>
          </w:tcPr>
          <w:p w14:paraId="08D2A72A"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Javier Heraud Pérez</w:t>
            </w:r>
          </w:p>
        </w:tc>
        <w:tc>
          <w:tcPr>
            <w:tcW w:w="2268" w:type="dxa"/>
            <w:shd w:val="clear" w:color="auto" w:fill="auto"/>
            <w:noWrap/>
            <w:vAlign w:val="center"/>
          </w:tcPr>
          <w:p w14:paraId="1463B952" w14:textId="3C93D59A"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118A4A7" w14:textId="77777777" w:rsidTr="00877FAD">
        <w:trPr>
          <w:trHeight w:val="324"/>
        </w:trPr>
        <w:tc>
          <w:tcPr>
            <w:tcW w:w="359" w:type="dxa"/>
            <w:shd w:val="clear" w:color="auto" w:fill="auto"/>
            <w:noWrap/>
            <w:vAlign w:val="center"/>
            <w:hideMark/>
          </w:tcPr>
          <w:p w14:paraId="7CAF967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4</w:t>
            </w:r>
          </w:p>
        </w:tc>
        <w:tc>
          <w:tcPr>
            <w:tcW w:w="1214" w:type="dxa"/>
            <w:shd w:val="clear" w:color="auto" w:fill="auto"/>
            <w:noWrap/>
            <w:vAlign w:val="center"/>
            <w:hideMark/>
          </w:tcPr>
          <w:p w14:paraId="5B2484A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Cocharcas</w:t>
            </w:r>
          </w:p>
        </w:tc>
        <w:tc>
          <w:tcPr>
            <w:tcW w:w="1453" w:type="dxa"/>
            <w:shd w:val="clear" w:color="auto" w:fill="auto"/>
            <w:noWrap/>
            <w:vAlign w:val="center"/>
            <w:hideMark/>
          </w:tcPr>
          <w:p w14:paraId="23025BA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Urucancha</w:t>
            </w:r>
          </w:p>
        </w:tc>
        <w:tc>
          <w:tcPr>
            <w:tcW w:w="1062" w:type="dxa"/>
            <w:shd w:val="clear" w:color="auto" w:fill="auto"/>
            <w:noWrap/>
            <w:vAlign w:val="center"/>
            <w:hideMark/>
          </w:tcPr>
          <w:p w14:paraId="2C83E79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1377290</w:t>
            </w:r>
          </w:p>
        </w:tc>
        <w:tc>
          <w:tcPr>
            <w:tcW w:w="2428" w:type="dxa"/>
            <w:shd w:val="clear" w:color="auto" w:fill="auto"/>
            <w:noWrap/>
            <w:vAlign w:val="center"/>
            <w:hideMark/>
          </w:tcPr>
          <w:p w14:paraId="5B5893B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Urucancha</w:t>
            </w:r>
          </w:p>
        </w:tc>
        <w:tc>
          <w:tcPr>
            <w:tcW w:w="2268" w:type="dxa"/>
            <w:shd w:val="clear" w:color="auto" w:fill="auto"/>
            <w:noWrap/>
            <w:vAlign w:val="center"/>
          </w:tcPr>
          <w:p w14:paraId="70271FED" w14:textId="0E764319"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9EC7CFD" w14:textId="77777777" w:rsidTr="00877FAD">
        <w:trPr>
          <w:trHeight w:val="324"/>
        </w:trPr>
        <w:tc>
          <w:tcPr>
            <w:tcW w:w="359" w:type="dxa"/>
            <w:shd w:val="clear" w:color="auto" w:fill="auto"/>
            <w:noWrap/>
            <w:vAlign w:val="center"/>
            <w:hideMark/>
          </w:tcPr>
          <w:p w14:paraId="69715F7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5</w:t>
            </w:r>
          </w:p>
        </w:tc>
        <w:tc>
          <w:tcPr>
            <w:tcW w:w="1214" w:type="dxa"/>
            <w:shd w:val="clear" w:color="auto" w:fill="auto"/>
            <w:noWrap/>
            <w:vAlign w:val="center"/>
            <w:hideMark/>
          </w:tcPr>
          <w:p w14:paraId="4EA0C5A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Los Chancas</w:t>
            </w:r>
          </w:p>
        </w:tc>
        <w:tc>
          <w:tcPr>
            <w:tcW w:w="1453" w:type="dxa"/>
            <w:shd w:val="clear" w:color="auto" w:fill="auto"/>
            <w:noWrap/>
            <w:vAlign w:val="center"/>
            <w:hideMark/>
          </w:tcPr>
          <w:p w14:paraId="08CC092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Rio Blanco</w:t>
            </w:r>
          </w:p>
        </w:tc>
        <w:tc>
          <w:tcPr>
            <w:tcW w:w="1062" w:type="dxa"/>
            <w:shd w:val="clear" w:color="auto" w:fill="auto"/>
            <w:noWrap/>
            <w:vAlign w:val="center"/>
            <w:hideMark/>
          </w:tcPr>
          <w:p w14:paraId="1688542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1266147</w:t>
            </w:r>
          </w:p>
        </w:tc>
        <w:tc>
          <w:tcPr>
            <w:tcW w:w="2428" w:type="dxa"/>
            <w:shd w:val="clear" w:color="auto" w:fill="auto"/>
            <w:noWrap/>
            <w:vAlign w:val="center"/>
            <w:hideMark/>
          </w:tcPr>
          <w:p w14:paraId="0710D8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Leoncio Prado</w:t>
            </w:r>
          </w:p>
        </w:tc>
        <w:tc>
          <w:tcPr>
            <w:tcW w:w="2268" w:type="dxa"/>
            <w:shd w:val="clear" w:color="auto" w:fill="auto"/>
            <w:noWrap/>
            <w:vAlign w:val="center"/>
          </w:tcPr>
          <w:p w14:paraId="2C541D8A" w14:textId="69F8DADD"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E21110F" w14:textId="77777777" w:rsidTr="00877FAD">
        <w:trPr>
          <w:trHeight w:val="324"/>
        </w:trPr>
        <w:tc>
          <w:tcPr>
            <w:tcW w:w="359" w:type="dxa"/>
            <w:shd w:val="clear" w:color="auto" w:fill="auto"/>
            <w:noWrap/>
            <w:vAlign w:val="center"/>
            <w:hideMark/>
          </w:tcPr>
          <w:p w14:paraId="0083F69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6</w:t>
            </w:r>
          </w:p>
        </w:tc>
        <w:tc>
          <w:tcPr>
            <w:tcW w:w="1214" w:type="dxa"/>
            <w:shd w:val="clear" w:color="auto" w:fill="auto"/>
            <w:vAlign w:val="center"/>
            <w:hideMark/>
          </w:tcPr>
          <w:p w14:paraId="70708DD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Ocobamba</w:t>
            </w:r>
          </w:p>
        </w:tc>
        <w:tc>
          <w:tcPr>
            <w:tcW w:w="1453" w:type="dxa"/>
            <w:shd w:val="clear" w:color="auto" w:fill="auto"/>
            <w:noWrap/>
            <w:vAlign w:val="center"/>
            <w:hideMark/>
          </w:tcPr>
          <w:p w14:paraId="28FF08B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Ocobamba</w:t>
            </w:r>
          </w:p>
        </w:tc>
        <w:tc>
          <w:tcPr>
            <w:tcW w:w="1062" w:type="dxa"/>
            <w:shd w:val="clear" w:color="auto" w:fill="auto"/>
            <w:noWrap/>
            <w:vAlign w:val="center"/>
            <w:hideMark/>
          </w:tcPr>
          <w:p w14:paraId="5AFF100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1140904</w:t>
            </w:r>
          </w:p>
        </w:tc>
        <w:tc>
          <w:tcPr>
            <w:tcW w:w="2428" w:type="dxa"/>
            <w:shd w:val="clear" w:color="auto" w:fill="auto"/>
            <w:vAlign w:val="center"/>
            <w:hideMark/>
          </w:tcPr>
          <w:p w14:paraId="0615CBEF"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Benigno Samanez Ocampo</w:t>
            </w:r>
          </w:p>
        </w:tc>
        <w:tc>
          <w:tcPr>
            <w:tcW w:w="2268" w:type="dxa"/>
            <w:shd w:val="clear" w:color="auto" w:fill="auto"/>
            <w:noWrap/>
            <w:vAlign w:val="center"/>
          </w:tcPr>
          <w:p w14:paraId="0D3D53F0" w14:textId="0AF146C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1113E2CF" w14:textId="77777777" w:rsidTr="00877FAD">
        <w:trPr>
          <w:trHeight w:val="324"/>
        </w:trPr>
        <w:tc>
          <w:tcPr>
            <w:tcW w:w="359" w:type="dxa"/>
            <w:shd w:val="clear" w:color="auto" w:fill="auto"/>
            <w:noWrap/>
            <w:vAlign w:val="center"/>
            <w:hideMark/>
          </w:tcPr>
          <w:p w14:paraId="6598411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7</w:t>
            </w:r>
          </w:p>
        </w:tc>
        <w:tc>
          <w:tcPr>
            <w:tcW w:w="1214" w:type="dxa"/>
            <w:shd w:val="clear" w:color="000000" w:fill="FFFFFF"/>
            <w:noWrap/>
            <w:vAlign w:val="center"/>
            <w:hideMark/>
          </w:tcPr>
          <w:p w14:paraId="3083D48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Rocchac </w:t>
            </w:r>
          </w:p>
        </w:tc>
        <w:tc>
          <w:tcPr>
            <w:tcW w:w="1453" w:type="dxa"/>
            <w:shd w:val="clear" w:color="000000" w:fill="FFFFFF"/>
            <w:noWrap/>
            <w:vAlign w:val="center"/>
            <w:hideMark/>
          </w:tcPr>
          <w:p w14:paraId="4C7CCD0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 xml:space="preserve">Rocchac </w:t>
            </w:r>
          </w:p>
        </w:tc>
        <w:tc>
          <w:tcPr>
            <w:tcW w:w="1062" w:type="dxa"/>
            <w:shd w:val="clear" w:color="000000" w:fill="FFFFFF"/>
            <w:noWrap/>
            <w:vAlign w:val="center"/>
            <w:hideMark/>
          </w:tcPr>
          <w:p w14:paraId="6AD36AA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1205996</w:t>
            </w:r>
          </w:p>
        </w:tc>
        <w:tc>
          <w:tcPr>
            <w:tcW w:w="2428" w:type="dxa"/>
            <w:shd w:val="clear" w:color="auto" w:fill="auto"/>
            <w:noWrap/>
            <w:vAlign w:val="center"/>
            <w:hideMark/>
          </w:tcPr>
          <w:p w14:paraId="4BAF56F8"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Víctor Raúl Haya de La Torre</w:t>
            </w:r>
          </w:p>
        </w:tc>
        <w:tc>
          <w:tcPr>
            <w:tcW w:w="2268" w:type="dxa"/>
            <w:shd w:val="clear" w:color="auto" w:fill="auto"/>
            <w:noWrap/>
            <w:vAlign w:val="center"/>
          </w:tcPr>
          <w:p w14:paraId="20A83AE4" w14:textId="6533EDE4"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3645E01E" w14:textId="77777777" w:rsidTr="00877FAD">
        <w:trPr>
          <w:trHeight w:val="324"/>
        </w:trPr>
        <w:tc>
          <w:tcPr>
            <w:tcW w:w="359" w:type="dxa"/>
            <w:shd w:val="clear" w:color="auto" w:fill="auto"/>
            <w:noWrap/>
            <w:vAlign w:val="center"/>
            <w:hideMark/>
          </w:tcPr>
          <w:p w14:paraId="42F0CA4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8</w:t>
            </w:r>
          </w:p>
        </w:tc>
        <w:tc>
          <w:tcPr>
            <w:tcW w:w="1214" w:type="dxa"/>
            <w:shd w:val="clear" w:color="auto" w:fill="auto"/>
            <w:noWrap/>
            <w:vAlign w:val="center"/>
            <w:hideMark/>
          </w:tcPr>
          <w:p w14:paraId="01B85BF5"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Ranracancha</w:t>
            </w:r>
          </w:p>
        </w:tc>
        <w:tc>
          <w:tcPr>
            <w:tcW w:w="1453" w:type="dxa"/>
            <w:shd w:val="clear" w:color="000000" w:fill="FFFFFF"/>
            <w:noWrap/>
            <w:vAlign w:val="center"/>
            <w:hideMark/>
          </w:tcPr>
          <w:p w14:paraId="18AC6A4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Ranracancha</w:t>
            </w:r>
          </w:p>
        </w:tc>
        <w:tc>
          <w:tcPr>
            <w:tcW w:w="1062" w:type="dxa"/>
            <w:shd w:val="clear" w:color="000000" w:fill="FFFFFF"/>
            <w:noWrap/>
            <w:vAlign w:val="center"/>
            <w:hideMark/>
          </w:tcPr>
          <w:p w14:paraId="2975AF9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1206077</w:t>
            </w:r>
          </w:p>
        </w:tc>
        <w:tc>
          <w:tcPr>
            <w:tcW w:w="2428" w:type="dxa"/>
            <w:shd w:val="clear" w:color="auto" w:fill="auto"/>
            <w:noWrap/>
            <w:vAlign w:val="center"/>
            <w:hideMark/>
          </w:tcPr>
          <w:p w14:paraId="22DEDCA6"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Los Libertadores</w:t>
            </w:r>
          </w:p>
        </w:tc>
        <w:tc>
          <w:tcPr>
            <w:tcW w:w="2268" w:type="dxa"/>
            <w:shd w:val="clear" w:color="auto" w:fill="auto"/>
            <w:noWrap/>
            <w:vAlign w:val="center"/>
          </w:tcPr>
          <w:p w14:paraId="5AC39223" w14:textId="143A423C"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54A40631" w14:textId="77777777" w:rsidTr="00877FAD">
        <w:trPr>
          <w:trHeight w:val="324"/>
        </w:trPr>
        <w:tc>
          <w:tcPr>
            <w:tcW w:w="359" w:type="dxa"/>
            <w:shd w:val="clear" w:color="auto" w:fill="auto"/>
            <w:noWrap/>
            <w:vAlign w:val="center"/>
            <w:hideMark/>
          </w:tcPr>
          <w:p w14:paraId="31B3BC2F"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9</w:t>
            </w:r>
          </w:p>
        </w:tc>
        <w:tc>
          <w:tcPr>
            <w:tcW w:w="1214" w:type="dxa"/>
            <w:shd w:val="clear" w:color="auto" w:fill="auto"/>
            <w:vAlign w:val="center"/>
            <w:hideMark/>
          </w:tcPr>
          <w:p w14:paraId="61FE293D"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6E80E89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Culluni Izquierdo</w:t>
            </w:r>
          </w:p>
        </w:tc>
        <w:tc>
          <w:tcPr>
            <w:tcW w:w="1062" w:type="dxa"/>
            <w:shd w:val="clear" w:color="auto" w:fill="auto"/>
            <w:noWrap/>
            <w:vAlign w:val="center"/>
            <w:hideMark/>
          </w:tcPr>
          <w:p w14:paraId="6268DEF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1573567</w:t>
            </w:r>
          </w:p>
        </w:tc>
        <w:tc>
          <w:tcPr>
            <w:tcW w:w="2428" w:type="dxa"/>
            <w:shd w:val="clear" w:color="auto" w:fill="auto"/>
            <w:vAlign w:val="center"/>
            <w:hideMark/>
          </w:tcPr>
          <w:p w14:paraId="6C3ECDBF" w14:textId="66ECB389" w:rsidR="00FB3A5B" w:rsidRPr="00877FAD" w:rsidRDefault="000A7CCA" w:rsidP="00AE74BE">
            <w:pPr>
              <w:rPr>
                <w:rFonts w:ascii="Arial Narrow" w:hAnsi="Arial Narrow" w:cs="Calibri"/>
                <w:szCs w:val="22"/>
                <w:lang w:eastAsia="es-PE"/>
              </w:rPr>
            </w:pPr>
            <w:r w:rsidRPr="00877FAD">
              <w:rPr>
                <w:rFonts w:ascii="Arial Narrow" w:hAnsi="Arial Narrow" w:cs="Calibri"/>
                <w:szCs w:val="22"/>
                <w:lang w:eastAsia="es-PE"/>
              </w:rPr>
              <w:t>Jesús</w:t>
            </w:r>
            <w:r w:rsidR="00FB3A5B" w:rsidRPr="00877FAD">
              <w:rPr>
                <w:rFonts w:ascii="Arial Narrow" w:hAnsi="Arial Narrow" w:cs="Calibri"/>
                <w:szCs w:val="22"/>
                <w:lang w:eastAsia="es-PE"/>
              </w:rPr>
              <w:t xml:space="preserve"> de Nazaret</w:t>
            </w:r>
          </w:p>
        </w:tc>
        <w:tc>
          <w:tcPr>
            <w:tcW w:w="2268" w:type="dxa"/>
            <w:shd w:val="clear" w:color="auto" w:fill="auto"/>
            <w:noWrap/>
            <w:vAlign w:val="center"/>
          </w:tcPr>
          <w:p w14:paraId="406809AE" w14:textId="1A0BBBAF"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00F8A86F" w14:textId="77777777" w:rsidTr="00877FAD">
        <w:trPr>
          <w:trHeight w:val="324"/>
        </w:trPr>
        <w:tc>
          <w:tcPr>
            <w:tcW w:w="359" w:type="dxa"/>
            <w:shd w:val="clear" w:color="auto" w:fill="auto"/>
            <w:noWrap/>
            <w:vAlign w:val="center"/>
            <w:hideMark/>
          </w:tcPr>
          <w:p w14:paraId="338E565A"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w:t>
            </w:r>
          </w:p>
        </w:tc>
        <w:tc>
          <w:tcPr>
            <w:tcW w:w="1214" w:type="dxa"/>
            <w:shd w:val="clear" w:color="auto" w:fill="auto"/>
            <w:noWrap/>
            <w:vAlign w:val="center"/>
            <w:hideMark/>
          </w:tcPr>
          <w:p w14:paraId="127A6E3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7DE260BB"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062" w:type="dxa"/>
            <w:shd w:val="clear" w:color="auto" w:fill="auto"/>
            <w:noWrap/>
            <w:vAlign w:val="center"/>
            <w:hideMark/>
          </w:tcPr>
          <w:p w14:paraId="70A5EDB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1331545</w:t>
            </w:r>
          </w:p>
        </w:tc>
        <w:tc>
          <w:tcPr>
            <w:tcW w:w="2428" w:type="dxa"/>
            <w:shd w:val="clear" w:color="auto" w:fill="auto"/>
            <w:noWrap/>
            <w:vAlign w:val="center"/>
            <w:hideMark/>
          </w:tcPr>
          <w:p w14:paraId="289CF154" w14:textId="7B0255E1" w:rsidR="00FB3A5B" w:rsidRPr="00877FAD" w:rsidRDefault="00FB3A5B" w:rsidP="0047771E">
            <w:pPr>
              <w:rPr>
                <w:rFonts w:ascii="Arial Narrow" w:hAnsi="Arial Narrow" w:cs="Calibri"/>
                <w:szCs w:val="22"/>
                <w:lang w:eastAsia="es-PE"/>
              </w:rPr>
            </w:pPr>
            <w:r w:rsidRPr="00877FAD">
              <w:rPr>
                <w:rFonts w:ascii="Arial Narrow" w:hAnsi="Arial Narrow" w:cs="Calibri"/>
                <w:szCs w:val="22"/>
                <w:lang w:eastAsia="es-PE"/>
              </w:rPr>
              <w:t xml:space="preserve">Inca </w:t>
            </w:r>
            <w:r w:rsidR="00D36E8F" w:rsidRPr="00877FAD">
              <w:rPr>
                <w:rFonts w:ascii="Arial Narrow" w:hAnsi="Arial Narrow" w:cs="Calibri"/>
                <w:szCs w:val="22"/>
                <w:lang w:eastAsia="es-PE"/>
              </w:rPr>
              <w:t>Garcila</w:t>
            </w:r>
            <w:r w:rsidR="0047771E">
              <w:rPr>
                <w:rFonts w:ascii="Arial Narrow" w:hAnsi="Arial Narrow" w:cs="Calibri"/>
                <w:szCs w:val="22"/>
                <w:lang w:eastAsia="es-PE"/>
              </w:rPr>
              <w:t>s</w:t>
            </w:r>
            <w:r w:rsidR="000A7CCA" w:rsidRPr="00877FAD">
              <w:rPr>
                <w:rFonts w:ascii="Arial Narrow" w:hAnsi="Arial Narrow" w:cs="Calibri"/>
                <w:szCs w:val="22"/>
                <w:lang w:eastAsia="es-PE"/>
              </w:rPr>
              <w:t>o</w:t>
            </w:r>
            <w:r w:rsidRPr="00877FAD">
              <w:rPr>
                <w:rFonts w:ascii="Arial Narrow" w:hAnsi="Arial Narrow" w:cs="Calibri"/>
                <w:szCs w:val="22"/>
                <w:lang w:eastAsia="es-PE"/>
              </w:rPr>
              <w:t xml:space="preserve"> de La Vega</w:t>
            </w:r>
          </w:p>
        </w:tc>
        <w:tc>
          <w:tcPr>
            <w:tcW w:w="2268" w:type="dxa"/>
            <w:shd w:val="clear" w:color="auto" w:fill="auto"/>
            <w:noWrap/>
            <w:vAlign w:val="center"/>
          </w:tcPr>
          <w:p w14:paraId="27E2DC63" w14:textId="4F2BF1C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403D4DFE" w14:textId="77777777" w:rsidTr="00877FAD">
        <w:trPr>
          <w:trHeight w:val="324"/>
        </w:trPr>
        <w:tc>
          <w:tcPr>
            <w:tcW w:w="359" w:type="dxa"/>
            <w:shd w:val="clear" w:color="auto" w:fill="auto"/>
            <w:noWrap/>
            <w:vAlign w:val="center"/>
            <w:hideMark/>
          </w:tcPr>
          <w:p w14:paraId="5E626D29"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11</w:t>
            </w:r>
          </w:p>
        </w:tc>
        <w:tc>
          <w:tcPr>
            <w:tcW w:w="1214" w:type="dxa"/>
            <w:shd w:val="clear" w:color="auto" w:fill="auto"/>
            <w:noWrap/>
            <w:vAlign w:val="center"/>
            <w:hideMark/>
          </w:tcPr>
          <w:p w14:paraId="5BA662E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192C3E63"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062" w:type="dxa"/>
            <w:shd w:val="clear" w:color="auto" w:fill="auto"/>
            <w:noWrap/>
            <w:vAlign w:val="center"/>
            <w:hideMark/>
          </w:tcPr>
          <w:p w14:paraId="51622971"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1090422</w:t>
            </w:r>
          </w:p>
        </w:tc>
        <w:tc>
          <w:tcPr>
            <w:tcW w:w="2428" w:type="dxa"/>
            <w:shd w:val="clear" w:color="auto" w:fill="auto"/>
            <w:noWrap/>
            <w:vAlign w:val="center"/>
            <w:hideMark/>
          </w:tcPr>
          <w:p w14:paraId="3DDCA6D9"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José Carlos Mariátegui</w:t>
            </w:r>
          </w:p>
        </w:tc>
        <w:tc>
          <w:tcPr>
            <w:tcW w:w="2268" w:type="dxa"/>
            <w:shd w:val="clear" w:color="auto" w:fill="auto"/>
            <w:noWrap/>
            <w:vAlign w:val="center"/>
          </w:tcPr>
          <w:p w14:paraId="54F9A1A8" w14:textId="63E74AE3"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r w:rsidR="005132B3" w:rsidRPr="00877FAD" w14:paraId="7C40AAC5" w14:textId="77777777" w:rsidTr="00877FAD">
        <w:trPr>
          <w:trHeight w:val="336"/>
        </w:trPr>
        <w:tc>
          <w:tcPr>
            <w:tcW w:w="359" w:type="dxa"/>
            <w:shd w:val="clear" w:color="auto" w:fill="auto"/>
            <w:noWrap/>
            <w:vAlign w:val="center"/>
            <w:hideMark/>
          </w:tcPr>
          <w:p w14:paraId="0AE5ED28"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12</w:t>
            </w:r>
          </w:p>
        </w:tc>
        <w:tc>
          <w:tcPr>
            <w:tcW w:w="1214" w:type="dxa"/>
            <w:shd w:val="clear" w:color="auto" w:fill="auto"/>
            <w:noWrap/>
            <w:vAlign w:val="center"/>
            <w:hideMark/>
          </w:tcPr>
          <w:p w14:paraId="597EB4FE"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Uranmarca</w:t>
            </w:r>
          </w:p>
        </w:tc>
        <w:tc>
          <w:tcPr>
            <w:tcW w:w="1453" w:type="dxa"/>
            <w:shd w:val="clear" w:color="auto" w:fill="auto"/>
            <w:noWrap/>
            <w:vAlign w:val="center"/>
            <w:hideMark/>
          </w:tcPr>
          <w:p w14:paraId="6CF24E56"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Tancayllo</w:t>
            </w:r>
          </w:p>
        </w:tc>
        <w:tc>
          <w:tcPr>
            <w:tcW w:w="1062" w:type="dxa"/>
            <w:shd w:val="clear" w:color="auto" w:fill="auto"/>
            <w:noWrap/>
            <w:vAlign w:val="center"/>
            <w:hideMark/>
          </w:tcPr>
          <w:p w14:paraId="26B41FD2" w14:textId="77777777"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1331438</w:t>
            </w:r>
          </w:p>
        </w:tc>
        <w:tc>
          <w:tcPr>
            <w:tcW w:w="2428" w:type="dxa"/>
            <w:shd w:val="clear" w:color="auto" w:fill="auto"/>
            <w:noWrap/>
            <w:vAlign w:val="center"/>
            <w:hideMark/>
          </w:tcPr>
          <w:p w14:paraId="67358863" w14:textId="77777777" w:rsidR="00FB3A5B" w:rsidRPr="00877FAD" w:rsidRDefault="00FB3A5B" w:rsidP="00AE74BE">
            <w:pPr>
              <w:rPr>
                <w:rFonts w:ascii="Arial Narrow" w:hAnsi="Arial Narrow" w:cs="Calibri"/>
                <w:szCs w:val="22"/>
                <w:lang w:eastAsia="es-PE"/>
              </w:rPr>
            </w:pPr>
            <w:r w:rsidRPr="00877FAD">
              <w:rPr>
                <w:rFonts w:ascii="Arial Narrow" w:hAnsi="Arial Narrow" w:cs="Calibri"/>
                <w:szCs w:val="22"/>
                <w:lang w:eastAsia="es-PE"/>
              </w:rPr>
              <w:t>Lino Quintanilla</w:t>
            </w:r>
          </w:p>
        </w:tc>
        <w:tc>
          <w:tcPr>
            <w:tcW w:w="2268" w:type="dxa"/>
            <w:shd w:val="clear" w:color="auto" w:fill="auto"/>
            <w:noWrap/>
            <w:vAlign w:val="center"/>
          </w:tcPr>
          <w:p w14:paraId="0BBE3AA6" w14:textId="3B30E060" w:rsidR="00FB3A5B" w:rsidRPr="00877FAD" w:rsidRDefault="00FB3A5B" w:rsidP="00AE74BE">
            <w:pPr>
              <w:jc w:val="center"/>
              <w:rPr>
                <w:rFonts w:ascii="Arial Narrow" w:hAnsi="Arial Narrow" w:cs="Calibri"/>
                <w:szCs w:val="22"/>
                <w:lang w:eastAsia="es-PE"/>
              </w:rPr>
            </w:pPr>
            <w:r w:rsidRPr="00877FAD">
              <w:rPr>
                <w:rFonts w:ascii="Arial Narrow" w:hAnsi="Arial Narrow" w:cs="Calibri"/>
                <w:szCs w:val="22"/>
                <w:lang w:eastAsia="es-PE"/>
              </w:rPr>
              <w:t>Pendiente de capacitación</w:t>
            </w:r>
          </w:p>
        </w:tc>
      </w:tr>
    </w:tbl>
    <w:p w14:paraId="7E72AD92" w14:textId="1BB7FAB8" w:rsidR="009F1F32" w:rsidRPr="005132B3" w:rsidRDefault="00047E7F" w:rsidP="00AE74BE">
      <w:pPr>
        <w:tabs>
          <w:tab w:val="left" w:pos="142"/>
          <w:tab w:val="left" w:pos="1276"/>
        </w:tabs>
        <w:autoSpaceDE w:val="0"/>
        <w:autoSpaceDN w:val="0"/>
        <w:adjustRightInd w:val="0"/>
        <w:jc w:val="both"/>
        <w:rPr>
          <w:rFonts w:ascii="Arial Narrow" w:hAnsi="Arial Narrow" w:cs="Arial"/>
          <w:bCs/>
          <w:sz w:val="16"/>
          <w:szCs w:val="22"/>
        </w:rPr>
      </w:pPr>
      <w:r w:rsidRPr="005132B3">
        <w:rPr>
          <w:rFonts w:ascii="Arial Narrow" w:hAnsi="Arial Narrow" w:cs="Arial"/>
          <w:b/>
          <w:bCs/>
          <w:sz w:val="16"/>
          <w:szCs w:val="22"/>
        </w:rPr>
        <w:t>Elaborado por</w:t>
      </w:r>
      <w:r w:rsidR="00024C2E" w:rsidRPr="005132B3">
        <w:rPr>
          <w:rFonts w:ascii="Arial Narrow" w:hAnsi="Arial Narrow" w:cs="Arial"/>
          <w:b/>
          <w:bCs/>
          <w:sz w:val="16"/>
          <w:szCs w:val="22"/>
        </w:rPr>
        <w:t>:</w:t>
      </w:r>
      <w:r w:rsidR="00024C2E" w:rsidRPr="005132B3">
        <w:rPr>
          <w:rFonts w:ascii="Arial Narrow" w:hAnsi="Arial Narrow" w:cs="Arial"/>
          <w:bCs/>
          <w:sz w:val="16"/>
          <w:szCs w:val="22"/>
        </w:rPr>
        <w:t xml:space="preserve"> </w:t>
      </w:r>
      <w:r w:rsidRPr="005132B3">
        <w:rPr>
          <w:rFonts w:ascii="Arial Narrow" w:hAnsi="Arial Narrow" w:cs="Arial"/>
          <w:bCs/>
          <w:sz w:val="16"/>
          <w:szCs w:val="22"/>
        </w:rPr>
        <w:t xml:space="preserve">Comisión de Control </w:t>
      </w:r>
    </w:p>
    <w:p w14:paraId="0E3F83B1" w14:textId="77777777" w:rsidR="00024C2E" w:rsidRPr="005132B3" w:rsidRDefault="00024C2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2CAEF7F" w14:textId="78DE8FB6" w:rsidR="00956A7F" w:rsidRPr="00BE545A" w:rsidRDefault="00877FAD" w:rsidP="00956A7F">
      <w:pPr>
        <w:tabs>
          <w:tab w:val="left" w:pos="142"/>
          <w:tab w:val="left" w:pos="1276"/>
        </w:tabs>
        <w:autoSpaceDE w:val="0"/>
        <w:autoSpaceDN w:val="0"/>
        <w:adjustRightInd w:val="0"/>
        <w:ind w:left="709"/>
        <w:jc w:val="both"/>
        <w:rPr>
          <w:rFonts w:ascii="Arial Narrow" w:hAnsi="Arial Narrow" w:cs="Arial"/>
          <w:bCs/>
          <w:sz w:val="22"/>
          <w:szCs w:val="22"/>
        </w:rPr>
      </w:pPr>
      <w:r w:rsidRPr="00BE545A">
        <w:rPr>
          <w:rFonts w:ascii="Arial Narrow" w:hAnsi="Arial Narrow" w:cs="Arial"/>
          <w:bCs/>
          <w:sz w:val="22"/>
          <w:szCs w:val="22"/>
        </w:rPr>
        <w:t xml:space="preserve">En este contexto, durante la visita de control realizada durante los días </w:t>
      </w:r>
      <w:r w:rsidRPr="00BE545A">
        <w:rPr>
          <w:rFonts w:ascii="Arial Narrow" w:hAnsi="Arial Narrow"/>
          <w:sz w:val="22"/>
          <w:szCs w:val="22"/>
        </w:rPr>
        <w:t xml:space="preserve">12, 13 y 14 de junio del 2023, la comisión de control evidenció que, de las </w:t>
      </w:r>
      <w:r w:rsidRPr="00BE545A">
        <w:rPr>
          <w:rFonts w:ascii="Arial Narrow" w:hAnsi="Arial Narrow" w:cs="Arial"/>
          <w:bCs/>
          <w:sz w:val="22"/>
          <w:szCs w:val="22"/>
        </w:rPr>
        <w:t>ocho Instituciones Educativas visitadas, en dos (02) de ellas se verificó que los servidores se encuentran</w:t>
      </w:r>
      <w:r w:rsidR="00DD1D7D" w:rsidRPr="00BE545A">
        <w:rPr>
          <w:rFonts w:ascii="Arial Narrow" w:hAnsi="Arial Narrow" w:cs="Arial"/>
          <w:bCs/>
          <w:sz w:val="22"/>
          <w:szCs w:val="22"/>
        </w:rPr>
        <w:t xml:space="preserve"> deteriorados</w:t>
      </w:r>
      <w:r w:rsidRPr="00BE545A">
        <w:rPr>
          <w:rFonts w:ascii="Arial Narrow" w:hAnsi="Arial Narrow" w:cs="Arial"/>
          <w:bCs/>
          <w:sz w:val="22"/>
          <w:szCs w:val="22"/>
        </w:rPr>
        <w:t xml:space="preserve">, en cuatro (04) instituciones educativas se encuentran inoperativos y dos (02) </w:t>
      </w:r>
      <w:r w:rsidR="00956A7F" w:rsidRPr="00BE545A">
        <w:rPr>
          <w:rFonts w:ascii="Arial Narrow" w:hAnsi="Arial Narrow" w:cs="Arial"/>
          <w:bCs/>
          <w:sz w:val="22"/>
          <w:szCs w:val="22"/>
        </w:rPr>
        <w:t>están operativos.</w:t>
      </w:r>
    </w:p>
    <w:p w14:paraId="48911E66" w14:textId="77777777" w:rsidR="00956A7F" w:rsidRPr="00BE545A" w:rsidRDefault="00956A7F" w:rsidP="00956A7F">
      <w:pPr>
        <w:tabs>
          <w:tab w:val="left" w:pos="142"/>
          <w:tab w:val="left" w:pos="1276"/>
        </w:tabs>
        <w:autoSpaceDE w:val="0"/>
        <w:autoSpaceDN w:val="0"/>
        <w:adjustRightInd w:val="0"/>
        <w:jc w:val="both"/>
        <w:rPr>
          <w:rFonts w:ascii="Arial Narrow" w:hAnsi="Arial Narrow" w:cs="Arial"/>
          <w:bCs/>
          <w:sz w:val="22"/>
          <w:szCs w:val="22"/>
        </w:rPr>
      </w:pPr>
      <w:r w:rsidRPr="00BE545A">
        <w:rPr>
          <w:rFonts w:ascii="Arial Narrow" w:hAnsi="Arial Narrow" w:cs="Arial"/>
          <w:bCs/>
          <w:sz w:val="22"/>
          <w:szCs w:val="22"/>
        </w:rPr>
        <w:t xml:space="preserve">  </w:t>
      </w:r>
    </w:p>
    <w:p w14:paraId="7F315FF1" w14:textId="594BB5FA"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Sin embargo, los dos servidores operativos no se encuentran configurados para acceso en intranet.  </w:t>
      </w:r>
      <w:r w:rsidR="00877FAD">
        <w:rPr>
          <w:rFonts w:ascii="Arial Narrow" w:hAnsi="Arial Narrow" w:cs="Arial"/>
          <w:bCs/>
          <w:sz w:val="22"/>
          <w:szCs w:val="22"/>
        </w:rPr>
        <w:t xml:space="preserve"> </w:t>
      </w:r>
    </w:p>
    <w:p w14:paraId="67C6D48E" w14:textId="61660AD8" w:rsidR="00956A7F" w:rsidRDefault="00956A7F" w:rsidP="00956A7F">
      <w:pPr>
        <w:tabs>
          <w:tab w:val="left" w:pos="142"/>
          <w:tab w:val="left" w:pos="1276"/>
        </w:tabs>
        <w:autoSpaceDE w:val="0"/>
        <w:autoSpaceDN w:val="0"/>
        <w:adjustRightInd w:val="0"/>
        <w:ind w:left="709"/>
        <w:jc w:val="both"/>
        <w:rPr>
          <w:rFonts w:ascii="Arial Narrow" w:hAnsi="Arial Narrow" w:cs="Arial"/>
          <w:bCs/>
          <w:sz w:val="22"/>
          <w:szCs w:val="22"/>
        </w:rPr>
      </w:pPr>
    </w:p>
    <w:p w14:paraId="22BADAD6" w14:textId="49BC9220" w:rsidR="00956A7F" w:rsidRDefault="00DD1D7D" w:rsidP="00956A7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 los servidores deteriorados</w:t>
      </w:r>
      <w:r w:rsidR="00956A7F">
        <w:rPr>
          <w:rFonts w:ascii="Arial Narrow" w:hAnsi="Arial Narrow" w:cs="Arial"/>
          <w:bCs/>
          <w:sz w:val="22"/>
          <w:szCs w:val="22"/>
        </w:rPr>
        <w:t xml:space="preserve"> e inoperativos se describen a continuación: </w:t>
      </w:r>
    </w:p>
    <w:p w14:paraId="4A0EB662" w14:textId="64932649" w:rsidR="00F52244" w:rsidRPr="005132B3" w:rsidRDefault="00F52244" w:rsidP="00956A7F">
      <w:pPr>
        <w:tabs>
          <w:tab w:val="left" w:pos="142"/>
          <w:tab w:val="left" w:pos="1276"/>
        </w:tabs>
        <w:autoSpaceDE w:val="0"/>
        <w:autoSpaceDN w:val="0"/>
        <w:adjustRightInd w:val="0"/>
        <w:jc w:val="both"/>
        <w:rPr>
          <w:rFonts w:ascii="Arial Narrow" w:hAnsi="Arial Narrow" w:cs="Arial"/>
          <w:bCs/>
          <w:sz w:val="22"/>
          <w:szCs w:val="22"/>
        </w:rPr>
      </w:pPr>
    </w:p>
    <w:p w14:paraId="715ADE9B" w14:textId="628F547F" w:rsidR="00F52244" w:rsidRPr="00877FAD" w:rsidRDefault="00F52244" w:rsidP="00AE74BE">
      <w:pPr>
        <w:tabs>
          <w:tab w:val="left" w:pos="142"/>
          <w:tab w:val="left" w:pos="1276"/>
        </w:tabs>
        <w:autoSpaceDE w:val="0"/>
        <w:autoSpaceDN w:val="0"/>
        <w:adjustRightInd w:val="0"/>
        <w:ind w:left="709"/>
        <w:jc w:val="center"/>
        <w:rPr>
          <w:rFonts w:ascii="Arial Narrow" w:hAnsi="Arial Narrow" w:cs="Arial"/>
          <w:b/>
          <w:bCs/>
          <w:szCs w:val="22"/>
        </w:rPr>
      </w:pPr>
      <w:r w:rsidRPr="00877FAD">
        <w:rPr>
          <w:rFonts w:ascii="Arial Narrow" w:hAnsi="Arial Narrow" w:cs="Arial"/>
          <w:b/>
          <w:bCs/>
          <w:szCs w:val="22"/>
        </w:rPr>
        <w:t xml:space="preserve">Cuadro n.° </w:t>
      </w:r>
      <w:r w:rsidR="00621969" w:rsidRPr="00877FAD">
        <w:rPr>
          <w:rFonts w:ascii="Arial Narrow" w:hAnsi="Arial Narrow" w:cs="Arial"/>
          <w:b/>
          <w:bCs/>
          <w:szCs w:val="22"/>
        </w:rPr>
        <w:t>2</w:t>
      </w:r>
    </w:p>
    <w:p w14:paraId="329EADD7" w14:textId="0E0E753E" w:rsidR="00F52244" w:rsidRPr="005132B3" w:rsidRDefault="00F52244" w:rsidP="00AE74BE">
      <w:pPr>
        <w:tabs>
          <w:tab w:val="left" w:pos="142"/>
          <w:tab w:val="left" w:pos="1276"/>
        </w:tabs>
        <w:autoSpaceDE w:val="0"/>
        <w:autoSpaceDN w:val="0"/>
        <w:adjustRightInd w:val="0"/>
        <w:ind w:left="709"/>
        <w:jc w:val="center"/>
        <w:rPr>
          <w:rFonts w:ascii="Arial Narrow" w:hAnsi="Arial Narrow" w:cs="Arial"/>
          <w:b/>
          <w:bCs/>
          <w:sz w:val="22"/>
          <w:szCs w:val="22"/>
        </w:rPr>
      </w:pPr>
      <w:r w:rsidRPr="00877FAD">
        <w:rPr>
          <w:rFonts w:ascii="Arial Narrow" w:hAnsi="Arial Narrow" w:cs="Arial"/>
          <w:b/>
          <w:bCs/>
          <w:szCs w:val="22"/>
        </w:rPr>
        <w:t>Instituciones Edu</w:t>
      </w:r>
      <w:r w:rsidR="00E53577">
        <w:rPr>
          <w:rFonts w:ascii="Arial Narrow" w:hAnsi="Arial Narrow" w:cs="Arial"/>
          <w:b/>
          <w:bCs/>
          <w:szCs w:val="22"/>
        </w:rPr>
        <w:t>cativas con servidores deteriorados y/o i</w:t>
      </w:r>
      <w:r w:rsidR="00E53577" w:rsidRPr="00877FAD">
        <w:rPr>
          <w:rFonts w:ascii="Arial Narrow" w:hAnsi="Arial Narrow" w:cs="Arial"/>
          <w:b/>
          <w:bCs/>
          <w:szCs w:val="22"/>
        </w:rPr>
        <w:t>noperativo</w:t>
      </w:r>
      <w:r w:rsidR="00E53577">
        <w:rPr>
          <w:rFonts w:ascii="Arial Narrow" w:hAnsi="Arial Narrow" w:cs="Arial"/>
          <w:b/>
          <w:bCs/>
          <w:szCs w:val="22"/>
        </w:rPr>
        <w:t>s</w:t>
      </w:r>
    </w:p>
    <w:tbl>
      <w:tblPr>
        <w:tblStyle w:val="Tablaconcuadrcula"/>
        <w:tblW w:w="7366" w:type="dxa"/>
        <w:tblInd w:w="846" w:type="dxa"/>
        <w:tblLook w:val="04A0" w:firstRow="1" w:lastRow="0" w:firstColumn="1" w:lastColumn="0" w:noHBand="0" w:noVBand="1"/>
      </w:tblPr>
      <w:tblGrid>
        <w:gridCol w:w="1554"/>
        <w:gridCol w:w="1418"/>
        <w:gridCol w:w="4394"/>
      </w:tblGrid>
      <w:tr w:rsidR="005132B3" w:rsidRPr="005132B3" w14:paraId="35A99F6E" w14:textId="77777777" w:rsidTr="00AD5E97">
        <w:tc>
          <w:tcPr>
            <w:tcW w:w="1554" w:type="dxa"/>
            <w:shd w:val="clear" w:color="auto" w:fill="D9D9D9" w:themeFill="background1" w:themeFillShade="D9"/>
          </w:tcPr>
          <w:p w14:paraId="14DEBABD"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I.E VISITADAS</w:t>
            </w:r>
          </w:p>
        </w:tc>
        <w:tc>
          <w:tcPr>
            <w:tcW w:w="1418" w:type="dxa"/>
            <w:shd w:val="clear" w:color="auto" w:fill="D9D9D9" w:themeFill="background1" w:themeFillShade="D9"/>
          </w:tcPr>
          <w:p w14:paraId="3FAEAE04"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5132B3" w:rsidRDefault="00F52244" w:rsidP="00AE74BE">
            <w:pPr>
              <w:tabs>
                <w:tab w:val="left" w:pos="142"/>
                <w:tab w:val="left" w:pos="1276"/>
              </w:tabs>
              <w:autoSpaceDE w:val="0"/>
              <w:autoSpaceDN w:val="0"/>
              <w:adjustRightInd w:val="0"/>
              <w:jc w:val="both"/>
              <w:rPr>
                <w:rFonts w:ascii="Arial Narrow" w:hAnsi="Arial Narrow" w:cs="Arial"/>
                <w:b/>
                <w:sz w:val="18"/>
                <w:szCs w:val="18"/>
              </w:rPr>
            </w:pPr>
            <w:r w:rsidRPr="005132B3">
              <w:rPr>
                <w:rFonts w:ascii="Arial Narrow" w:hAnsi="Arial Narrow" w:cs="Arial"/>
                <w:b/>
                <w:sz w:val="18"/>
                <w:szCs w:val="18"/>
              </w:rPr>
              <w:t>OBSERVACIONES</w:t>
            </w:r>
          </w:p>
        </w:tc>
      </w:tr>
      <w:tr w:rsidR="005132B3" w:rsidRPr="005132B3" w14:paraId="115680C5" w14:textId="77777777" w:rsidTr="00AD5E97">
        <w:tc>
          <w:tcPr>
            <w:tcW w:w="1554" w:type="dxa"/>
          </w:tcPr>
          <w:p w14:paraId="4756077E" w14:textId="573B4A9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bookmarkStart w:id="136" w:name="_Hlk139301544"/>
            <w:r w:rsidRPr="005132B3">
              <w:rPr>
                <w:rFonts w:ascii="Arial Narrow" w:hAnsi="Arial Narrow" w:cs="Arial"/>
                <w:bCs/>
                <w:sz w:val="18"/>
                <w:szCs w:val="18"/>
              </w:rPr>
              <w:t>Daniel Alcides Carrión</w:t>
            </w:r>
          </w:p>
        </w:tc>
        <w:tc>
          <w:tcPr>
            <w:tcW w:w="1418" w:type="dxa"/>
          </w:tcPr>
          <w:p w14:paraId="4A6A4005" w14:textId="6785C79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Totorabamba</w:t>
            </w:r>
          </w:p>
        </w:tc>
        <w:tc>
          <w:tcPr>
            <w:tcW w:w="4394" w:type="dxa"/>
          </w:tcPr>
          <w:p w14:paraId="6926D216" w14:textId="5E217723" w:rsidR="00A94AEA"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ins w:id="137" w:author="GRAPURIMAC" w:date="2023-07-05T17:08:00Z">
              <w:r w:rsidR="00C7130C">
                <w:rPr>
                  <w:rFonts w:ascii="Arial Narrow" w:hAnsi="Arial Narrow" w:cs="Arial"/>
                  <w:bCs/>
                  <w:sz w:val="18"/>
                  <w:szCs w:val="18"/>
                </w:rPr>
                <w:t>,</w:t>
              </w:r>
            </w:ins>
            <w:r w:rsidRPr="005132B3">
              <w:rPr>
                <w:rFonts w:ascii="Arial Narrow" w:hAnsi="Arial Narrow" w:cs="Arial"/>
                <w:bCs/>
                <w:sz w:val="18"/>
                <w:szCs w:val="18"/>
              </w:rPr>
              <w:t xml:space="preserve"> debido a que la plataforma</w:t>
            </w:r>
            <w:ins w:id="138" w:author="GRAPURIMAC" w:date="2023-07-05T17:09:00Z">
              <w:r w:rsidR="00C7130C">
                <w:rPr>
                  <w:rFonts w:ascii="Arial Narrow" w:hAnsi="Arial Narrow" w:cs="Arial"/>
                  <w:bCs/>
                  <w:sz w:val="18"/>
                  <w:szCs w:val="18"/>
                </w:rPr>
                <w:t xml:space="preserve"> web</w:t>
              </w:r>
            </w:ins>
            <w:r w:rsidRPr="005132B3">
              <w:rPr>
                <w:rFonts w:ascii="Arial Narrow" w:hAnsi="Arial Narrow" w:cs="Arial"/>
                <w:bCs/>
                <w:sz w:val="18"/>
                <w:szCs w:val="18"/>
              </w:rPr>
              <w:t xml:space="preserve"> no está implementada y actualizada.</w:t>
            </w:r>
          </w:p>
        </w:tc>
      </w:tr>
      <w:tr w:rsidR="005132B3" w:rsidRPr="005132B3" w14:paraId="46026FFC" w14:textId="77777777" w:rsidTr="00AD5E97">
        <w:tc>
          <w:tcPr>
            <w:tcW w:w="1554" w:type="dxa"/>
          </w:tcPr>
          <w:p w14:paraId="3E96B2D3" w14:textId="71462879"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Las Américas</w:t>
            </w:r>
          </w:p>
        </w:tc>
        <w:tc>
          <w:tcPr>
            <w:tcW w:w="1418" w:type="dxa"/>
          </w:tcPr>
          <w:p w14:paraId="36571767" w14:textId="15FC27E8"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Centro poblado de Chalhuani</w:t>
            </w:r>
          </w:p>
        </w:tc>
        <w:tc>
          <w:tcPr>
            <w:tcW w:w="4394" w:type="dxa"/>
          </w:tcPr>
          <w:p w14:paraId="4629A096" w14:textId="67772F5C"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ins w:id="139" w:author="GRAPURIMAC" w:date="2023-07-05T17:08:00Z">
              <w:r w:rsidR="00C7130C">
                <w:rPr>
                  <w:rFonts w:ascii="Arial Narrow" w:hAnsi="Arial Narrow" w:cs="Arial"/>
                  <w:bCs/>
                  <w:sz w:val="18"/>
                  <w:szCs w:val="18"/>
                </w:rPr>
                <w:t>,</w:t>
              </w:r>
            </w:ins>
            <w:r w:rsidRPr="005132B3">
              <w:rPr>
                <w:rFonts w:ascii="Arial Narrow" w:hAnsi="Arial Narrow" w:cs="Arial"/>
                <w:bCs/>
                <w:sz w:val="18"/>
                <w:szCs w:val="18"/>
              </w:rPr>
              <w:t xml:space="preserve"> debido a que la plataforma</w:t>
            </w:r>
            <w:ins w:id="140" w:author="GRAPURIMAC" w:date="2023-07-05T17:09:00Z">
              <w:r w:rsidR="00C7130C">
                <w:rPr>
                  <w:rFonts w:ascii="Arial Narrow" w:hAnsi="Arial Narrow" w:cs="Arial"/>
                  <w:bCs/>
                  <w:sz w:val="18"/>
                  <w:szCs w:val="18"/>
                </w:rPr>
                <w:t xml:space="preserve"> web</w:t>
              </w:r>
            </w:ins>
            <w:r w:rsidRPr="005132B3">
              <w:rPr>
                <w:rFonts w:ascii="Arial Narrow" w:hAnsi="Arial Narrow" w:cs="Arial"/>
                <w:bCs/>
                <w:sz w:val="18"/>
                <w:szCs w:val="18"/>
              </w:rPr>
              <w:t xml:space="preserve"> no está implementada y actualizada.</w:t>
            </w:r>
          </w:p>
        </w:tc>
      </w:tr>
      <w:tr w:rsidR="005132B3" w:rsidRPr="005132B3" w14:paraId="71D2AFB0" w14:textId="77777777" w:rsidTr="00AD5E97">
        <w:tc>
          <w:tcPr>
            <w:tcW w:w="1554" w:type="dxa"/>
          </w:tcPr>
          <w:p w14:paraId="668EFA0D" w14:textId="4F4A3451"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José</w:t>
            </w:r>
            <w:r w:rsidR="00AD5E97" w:rsidRPr="005132B3">
              <w:rPr>
                <w:rFonts w:ascii="Arial Narrow" w:hAnsi="Arial Narrow" w:cs="Arial"/>
                <w:bCs/>
                <w:sz w:val="18"/>
                <w:szCs w:val="18"/>
              </w:rPr>
              <w:t xml:space="preserve"> María Arguedas</w:t>
            </w:r>
          </w:p>
        </w:tc>
        <w:tc>
          <w:tcPr>
            <w:tcW w:w="1418" w:type="dxa"/>
          </w:tcPr>
          <w:p w14:paraId="161BA6F5" w14:textId="6569CB63"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Uripa</w:t>
            </w:r>
          </w:p>
        </w:tc>
        <w:tc>
          <w:tcPr>
            <w:tcW w:w="4394" w:type="dxa"/>
          </w:tcPr>
          <w:p w14:paraId="3DE0BD80" w14:textId="4301AC85"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Servidores deteriorado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3F3E959C" w14:textId="77777777" w:rsidTr="00AD5E97">
        <w:tc>
          <w:tcPr>
            <w:tcW w:w="1554" w:type="dxa"/>
          </w:tcPr>
          <w:p w14:paraId="3AAAEB20" w14:textId="73ECE2DB"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 xml:space="preserve">San Pedro </w:t>
            </w:r>
          </w:p>
        </w:tc>
        <w:tc>
          <w:tcPr>
            <w:tcW w:w="1418" w:type="dxa"/>
          </w:tcPr>
          <w:p w14:paraId="4A0AEB96" w14:textId="30C443D2"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Uripa</w:t>
            </w:r>
          </w:p>
        </w:tc>
        <w:tc>
          <w:tcPr>
            <w:tcW w:w="4394" w:type="dxa"/>
          </w:tcPr>
          <w:p w14:paraId="1FFCC5D7" w14:textId="3A526E06" w:rsidR="00F52244" w:rsidRPr="005132B3" w:rsidRDefault="004B38CE" w:rsidP="00AE74BE">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deteriorado</w:t>
            </w:r>
            <w:r w:rsidR="00F52244" w:rsidRPr="005132B3">
              <w:rPr>
                <w:rFonts w:ascii="Arial Narrow" w:hAnsi="Arial Narrow" w:cs="Arial"/>
                <w:bCs/>
                <w:sz w:val="18"/>
                <w:szCs w:val="18"/>
              </w:rPr>
              <w:t xml:space="preserve"> por falla del sistema de protección eléctrico</w:t>
            </w:r>
            <w:r>
              <w:rPr>
                <w:rFonts w:ascii="Arial Narrow" w:hAnsi="Arial Narrow" w:cs="Arial"/>
                <w:bCs/>
                <w:sz w:val="18"/>
                <w:szCs w:val="18"/>
              </w:rPr>
              <w:t>.</w:t>
            </w:r>
          </w:p>
        </w:tc>
      </w:tr>
      <w:tr w:rsidR="005132B3" w:rsidRPr="005132B3" w14:paraId="6170F496" w14:textId="77777777" w:rsidTr="00AD5E97">
        <w:tc>
          <w:tcPr>
            <w:tcW w:w="1554" w:type="dxa"/>
          </w:tcPr>
          <w:p w14:paraId="5EFE469B" w14:textId="645DF680"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San Juan Bautista</w:t>
            </w:r>
          </w:p>
        </w:tc>
        <w:tc>
          <w:tcPr>
            <w:tcW w:w="1418" w:type="dxa"/>
          </w:tcPr>
          <w:p w14:paraId="5BE78658" w14:textId="27901EEC"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Callebamba</w:t>
            </w:r>
          </w:p>
        </w:tc>
        <w:tc>
          <w:tcPr>
            <w:tcW w:w="4394" w:type="dxa"/>
          </w:tcPr>
          <w:p w14:paraId="5C19B63C" w14:textId="2EEE233B"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ins w:id="141" w:author="GRAPURIMAC" w:date="2023-07-05T17:09:00Z">
              <w:r w:rsidR="00C7130C">
                <w:rPr>
                  <w:rFonts w:ascii="Arial Narrow" w:hAnsi="Arial Narrow" w:cs="Arial"/>
                  <w:bCs/>
                  <w:sz w:val="18"/>
                  <w:szCs w:val="18"/>
                </w:rPr>
                <w:t>,</w:t>
              </w:r>
            </w:ins>
            <w:r w:rsidRPr="005132B3">
              <w:rPr>
                <w:rFonts w:ascii="Arial Narrow" w:hAnsi="Arial Narrow" w:cs="Arial"/>
                <w:bCs/>
                <w:sz w:val="18"/>
                <w:szCs w:val="18"/>
              </w:rPr>
              <w:t xml:space="preserve"> debido a que la plataforma</w:t>
            </w:r>
            <w:ins w:id="142" w:author="GRAPURIMAC" w:date="2023-07-05T17:09:00Z">
              <w:r w:rsidR="00C7130C">
                <w:rPr>
                  <w:rFonts w:ascii="Arial Narrow" w:hAnsi="Arial Narrow" w:cs="Arial"/>
                  <w:bCs/>
                  <w:sz w:val="18"/>
                  <w:szCs w:val="18"/>
                </w:rPr>
                <w:t xml:space="preserve"> web</w:t>
              </w:r>
            </w:ins>
            <w:r w:rsidRPr="005132B3">
              <w:rPr>
                <w:rFonts w:ascii="Arial Narrow" w:hAnsi="Arial Narrow" w:cs="Arial"/>
                <w:bCs/>
                <w:sz w:val="18"/>
                <w:szCs w:val="18"/>
              </w:rPr>
              <w:t xml:space="preserve"> no está implementada y actualizada.</w:t>
            </w:r>
          </w:p>
        </w:tc>
      </w:tr>
      <w:tr w:rsidR="00A94AEA" w:rsidRPr="005132B3" w14:paraId="1175A69C" w14:textId="77777777" w:rsidTr="00AD5E97">
        <w:tc>
          <w:tcPr>
            <w:tcW w:w="1554" w:type="dxa"/>
          </w:tcPr>
          <w:p w14:paraId="456401B2" w14:textId="3E34598D"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Leoncio Prado</w:t>
            </w:r>
          </w:p>
        </w:tc>
        <w:tc>
          <w:tcPr>
            <w:tcW w:w="1418" w:type="dxa"/>
          </w:tcPr>
          <w:p w14:paraId="28A1F663" w14:textId="6569E821" w:rsidR="00F52244" w:rsidRPr="005132B3" w:rsidRDefault="00AD5E97"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Rio Blanco</w:t>
            </w:r>
          </w:p>
        </w:tc>
        <w:tc>
          <w:tcPr>
            <w:tcW w:w="4394" w:type="dxa"/>
          </w:tcPr>
          <w:p w14:paraId="6875FCF1" w14:textId="14203458" w:rsidR="00F52244" w:rsidRPr="005132B3" w:rsidRDefault="00F52244" w:rsidP="00AE74BE">
            <w:pPr>
              <w:tabs>
                <w:tab w:val="left" w:pos="142"/>
                <w:tab w:val="left" w:pos="1276"/>
              </w:tabs>
              <w:autoSpaceDE w:val="0"/>
              <w:autoSpaceDN w:val="0"/>
              <w:adjustRightInd w:val="0"/>
              <w:rPr>
                <w:rFonts w:ascii="Arial Narrow" w:hAnsi="Arial Narrow" w:cs="Arial"/>
                <w:bCs/>
                <w:sz w:val="18"/>
                <w:szCs w:val="18"/>
              </w:rPr>
            </w:pPr>
            <w:r w:rsidRPr="005132B3">
              <w:rPr>
                <w:rFonts w:ascii="Arial Narrow" w:hAnsi="Arial Narrow" w:cs="Arial"/>
                <w:bCs/>
                <w:sz w:val="18"/>
                <w:szCs w:val="18"/>
              </w:rPr>
              <w:t>Servidor no viene cumpliendo el objetivo de uso</w:t>
            </w:r>
            <w:ins w:id="143" w:author="GRAPURIMAC" w:date="2023-07-05T17:09:00Z">
              <w:r w:rsidR="00C7130C">
                <w:rPr>
                  <w:rFonts w:ascii="Arial Narrow" w:hAnsi="Arial Narrow" w:cs="Arial"/>
                  <w:bCs/>
                  <w:sz w:val="18"/>
                  <w:szCs w:val="18"/>
                </w:rPr>
                <w:t>,</w:t>
              </w:r>
            </w:ins>
            <w:r w:rsidRPr="005132B3">
              <w:rPr>
                <w:rFonts w:ascii="Arial Narrow" w:hAnsi="Arial Narrow" w:cs="Arial"/>
                <w:bCs/>
                <w:sz w:val="18"/>
                <w:szCs w:val="18"/>
              </w:rPr>
              <w:t xml:space="preserve"> debido a que la plataforma </w:t>
            </w:r>
            <w:ins w:id="144" w:author="GRAPURIMAC" w:date="2023-07-05T17:09:00Z">
              <w:r w:rsidR="00C7130C">
                <w:rPr>
                  <w:rFonts w:ascii="Arial Narrow" w:hAnsi="Arial Narrow" w:cs="Arial"/>
                  <w:bCs/>
                  <w:sz w:val="18"/>
                  <w:szCs w:val="18"/>
                </w:rPr>
                <w:t xml:space="preserve"> web </w:t>
              </w:r>
            </w:ins>
            <w:r w:rsidRPr="005132B3">
              <w:rPr>
                <w:rFonts w:ascii="Arial Narrow" w:hAnsi="Arial Narrow" w:cs="Arial"/>
                <w:bCs/>
                <w:sz w:val="18"/>
                <w:szCs w:val="18"/>
              </w:rPr>
              <w:t>no está implementada y actualizada.</w:t>
            </w:r>
          </w:p>
        </w:tc>
      </w:tr>
      <w:bookmarkEnd w:id="136"/>
    </w:tbl>
    <w:p w14:paraId="3C664FCB" w14:textId="45932B28" w:rsidR="001774EA" w:rsidRPr="005132B3"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10121AEB" w14:textId="07305B1E" w:rsidR="005F119B" w:rsidRPr="008C4153" w:rsidRDefault="00AD5E97" w:rsidP="00877FAD">
      <w:pPr>
        <w:tabs>
          <w:tab w:val="left" w:pos="142"/>
          <w:tab w:val="left" w:pos="1276"/>
        </w:tabs>
        <w:autoSpaceDE w:val="0"/>
        <w:autoSpaceDN w:val="0"/>
        <w:adjustRightInd w:val="0"/>
        <w:ind w:left="709"/>
        <w:jc w:val="both"/>
        <w:rPr>
          <w:rFonts w:ascii="Arial Narrow" w:hAnsi="Arial Narrow" w:cs="Arial"/>
          <w:bCs/>
          <w:sz w:val="22"/>
          <w:szCs w:val="22"/>
        </w:rPr>
      </w:pPr>
      <w:r w:rsidRPr="008C4153">
        <w:rPr>
          <w:rFonts w:ascii="Arial Narrow" w:hAnsi="Arial Narrow" w:cs="Arial"/>
          <w:bCs/>
          <w:sz w:val="22"/>
          <w:szCs w:val="22"/>
        </w:rPr>
        <w:t>Al respecto</w:t>
      </w:r>
      <w:r w:rsidR="00877FAD" w:rsidRPr="008C4153">
        <w:rPr>
          <w:rFonts w:ascii="Arial Narrow" w:hAnsi="Arial Narrow" w:cs="Arial"/>
          <w:bCs/>
          <w:sz w:val="22"/>
          <w:szCs w:val="22"/>
        </w:rPr>
        <w:t xml:space="preserve">, de la visita a la Institución Educativa José María Arguedas de Uripa materializada en el Acta de visita de control n.° 07-2023-CG-OCI-GORE/APURIMAC de 12 de junio de 2023 y de la visita a la Institución Educativa San Pedro de Uripa, según consta en el Acta de visita de control n.° 08-2023-CG-OCI-GORE/APURIMAC de 12 de junio de 2023, se verificó que estos centros </w:t>
      </w:r>
      <w:r w:rsidR="00877FAD" w:rsidRPr="008C4153">
        <w:rPr>
          <w:rFonts w:ascii="Arial Narrow" w:hAnsi="Arial Narrow" w:cs="Arial"/>
          <w:bCs/>
          <w:sz w:val="22"/>
          <w:szCs w:val="22"/>
        </w:rPr>
        <w:lastRenderedPageBreak/>
        <w:t xml:space="preserve">educativos cuentan con </w:t>
      </w:r>
      <w:r w:rsidR="00E53577" w:rsidRPr="008C4153">
        <w:rPr>
          <w:rFonts w:ascii="Arial Narrow" w:hAnsi="Arial Narrow" w:cs="Arial"/>
          <w:bCs/>
          <w:sz w:val="22"/>
          <w:szCs w:val="22"/>
        </w:rPr>
        <w:t>servidores deteriorados</w:t>
      </w:r>
      <w:ins w:id="145" w:author="GRAPURIMAC" w:date="2023-07-05T17:11:00Z">
        <w:r w:rsidR="00C7130C">
          <w:rPr>
            <w:rFonts w:ascii="Arial Narrow" w:hAnsi="Arial Narrow" w:cs="Arial"/>
            <w:bCs/>
            <w:sz w:val="22"/>
            <w:szCs w:val="22"/>
          </w:rPr>
          <w:t xml:space="preserve"> por fallas del sistema de protecci</w:t>
        </w:r>
      </w:ins>
      <w:ins w:id="146" w:author="GRAPURIMAC" w:date="2023-07-05T17:12:00Z">
        <w:r w:rsidR="00C7130C">
          <w:rPr>
            <w:rFonts w:ascii="Arial Narrow" w:hAnsi="Arial Narrow" w:cs="Arial"/>
            <w:bCs/>
            <w:sz w:val="22"/>
            <w:szCs w:val="22"/>
          </w:rPr>
          <w:t>ón eléctrico</w:t>
        </w:r>
      </w:ins>
      <w:r w:rsidR="00877FAD" w:rsidRPr="008C4153">
        <w:rPr>
          <w:rFonts w:ascii="Arial Narrow" w:hAnsi="Arial Narrow" w:cs="Arial"/>
          <w:bCs/>
          <w:sz w:val="22"/>
          <w:szCs w:val="22"/>
        </w:rPr>
        <w:t xml:space="preserve">, tal como se </w:t>
      </w:r>
      <w:r w:rsidR="005F119B" w:rsidRPr="008C4153">
        <w:rPr>
          <w:rFonts w:ascii="Arial Narrow" w:hAnsi="Arial Narrow" w:cs="Arial"/>
          <w:bCs/>
          <w:sz w:val="22"/>
          <w:szCs w:val="22"/>
        </w:rPr>
        <w:t>muestra en las imágenes siguientes:</w:t>
      </w:r>
    </w:p>
    <w:p w14:paraId="041235EE" w14:textId="74918C39" w:rsidR="00877FAD" w:rsidRDefault="00877FAD" w:rsidP="00877FAD">
      <w:pPr>
        <w:tabs>
          <w:tab w:val="left" w:pos="142"/>
          <w:tab w:val="left" w:pos="1276"/>
        </w:tabs>
        <w:autoSpaceDE w:val="0"/>
        <w:autoSpaceDN w:val="0"/>
        <w:adjustRightInd w:val="0"/>
        <w:ind w:left="709"/>
        <w:jc w:val="both"/>
        <w:rPr>
          <w:rFonts w:ascii="Arial Narrow" w:hAnsi="Arial Narrow" w:cs="Arial"/>
          <w:bCs/>
          <w:sz w:val="22"/>
          <w:szCs w:val="22"/>
        </w:rPr>
      </w:pPr>
    </w:p>
    <w:p w14:paraId="203FE606" w14:textId="77777777" w:rsidR="0047771E" w:rsidRDefault="0047771E" w:rsidP="00877FAD">
      <w:pPr>
        <w:tabs>
          <w:tab w:val="left" w:pos="142"/>
          <w:tab w:val="left" w:pos="1276"/>
        </w:tabs>
        <w:autoSpaceDE w:val="0"/>
        <w:autoSpaceDN w:val="0"/>
        <w:adjustRightInd w:val="0"/>
        <w:ind w:left="709"/>
        <w:jc w:val="both"/>
        <w:rPr>
          <w:rFonts w:ascii="Arial Narrow" w:hAnsi="Arial Narrow" w:cs="Arial"/>
          <w:bCs/>
          <w:sz w:val="22"/>
          <w:szCs w:val="22"/>
        </w:rPr>
      </w:pPr>
    </w:p>
    <w:p w14:paraId="7D5F79FD" w14:textId="4811B5B8" w:rsidR="00A94AEA"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Imagen n.° 1</w:t>
      </w:r>
    </w:p>
    <w:p w14:paraId="4953F66B" w14:textId="0EBD62F1" w:rsidR="00024EBA"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I.E. José María Arguedas de Uripa</w:t>
      </w:r>
    </w:p>
    <w:p w14:paraId="3F9CC197" w14:textId="55EA6F5D" w:rsidR="00A94AEA"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42571CE5" wp14:editId="430EAFFD">
            <wp:extent cx="3786554" cy="2840027"/>
            <wp:effectExtent l="19050" t="19050" r="23495" b="1778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8112" cy="2848696"/>
                    </a:xfrm>
                    <a:prstGeom prst="rect">
                      <a:avLst/>
                    </a:prstGeom>
                    <a:noFill/>
                    <a:ln w="19050">
                      <a:solidFill>
                        <a:schemeClr val="tx1"/>
                      </a:solidFill>
                    </a:ln>
                  </pic:spPr>
                </pic:pic>
              </a:graphicData>
            </a:graphic>
          </wp:inline>
        </w:drawing>
      </w:r>
    </w:p>
    <w:p w14:paraId="7346F782" w14:textId="7859C852" w:rsidR="00857A87"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r w:rsidR="00857A87" w:rsidRPr="005F119B">
        <w:rPr>
          <w:rFonts w:ascii="Arial Narrow" w:hAnsi="Arial Narrow" w:cs="Arial"/>
          <w:bCs/>
          <w:sz w:val="16"/>
          <w:szCs w:val="22"/>
        </w:rPr>
        <w:t xml:space="preserve"> </w:t>
      </w:r>
    </w:p>
    <w:p w14:paraId="73C11F6F" w14:textId="77777777" w:rsidR="00857A87" w:rsidRDefault="00857A87"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4701E77" w14:textId="261FDBD9"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n.° </w:t>
      </w:r>
      <w:r>
        <w:rPr>
          <w:rFonts w:ascii="Arial Narrow" w:hAnsi="Arial Narrow" w:cs="Arial"/>
          <w:b/>
          <w:bCs/>
          <w:szCs w:val="22"/>
        </w:rPr>
        <w:t>2</w:t>
      </w:r>
    </w:p>
    <w:p w14:paraId="67BE60D0" w14:textId="25004F54"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I.E. José María Arguedas de Uripa</w:t>
      </w:r>
      <w:r>
        <w:rPr>
          <w:rFonts w:ascii="Arial Narrow" w:hAnsi="Arial Narrow" w:cs="Arial"/>
          <w:b/>
          <w:bCs/>
          <w:szCs w:val="22"/>
        </w:rPr>
        <w:t xml:space="preserve">, que se encuentra </w:t>
      </w:r>
      <w:ins w:id="147" w:author="GRAPURIMAC" w:date="2023-07-05T17:12:00Z">
        <w:r w:rsidR="00C7130C">
          <w:rPr>
            <w:rFonts w:ascii="Arial Narrow" w:hAnsi="Arial Narrow" w:cs="Arial"/>
            <w:b/>
            <w:bCs/>
            <w:szCs w:val="22"/>
          </w:rPr>
          <w:t>deteriorado</w:t>
        </w:r>
      </w:ins>
      <w:del w:id="148" w:author="GRAPURIMAC" w:date="2023-07-05T17:12:00Z">
        <w:r w:rsidDel="00C7130C">
          <w:rPr>
            <w:rFonts w:ascii="Arial Narrow" w:hAnsi="Arial Narrow" w:cs="Arial"/>
            <w:b/>
            <w:bCs/>
            <w:szCs w:val="22"/>
          </w:rPr>
          <w:delText>inoperativo</w:delText>
        </w:r>
      </w:del>
    </w:p>
    <w:p w14:paraId="525F3B38" w14:textId="1A9BF6C7"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8DA4191" wp14:editId="2EF59FDF">
            <wp:extent cx="3897630" cy="2349783"/>
            <wp:effectExtent l="19050" t="19050" r="26670" b="1270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4966" cy="2378320"/>
                    </a:xfrm>
                    <a:prstGeom prst="rect">
                      <a:avLst/>
                    </a:prstGeom>
                    <a:noFill/>
                    <a:ln w="19050">
                      <a:solidFill>
                        <a:schemeClr val="tx1"/>
                      </a:solidFill>
                    </a:ln>
                  </pic:spPr>
                </pic:pic>
              </a:graphicData>
            </a:graphic>
          </wp:inline>
        </w:drawing>
      </w:r>
    </w:p>
    <w:p w14:paraId="3A11B4CA"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64479566" w14:textId="77777777" w:rsidR="00A94AEA" w:rsidRDefault="00A94A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7FE3DE7"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5F999B6F"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ECED5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7659A0F4" w14:textId="77777777" w:rsidR="005F119B" w:rsidRDefault="005F119B" w:rsidP="005F119B">
      <w:pPr>
        <w:tabs>
          <w:tab w:val="left" w:pos="142"/>
          <w:tab w:val="left" w:pos="1276"/>
        </w:tabs>
        <w:autoSpaceDE w:val="0"/>
        <w:autoSpaceDN w:val="0"/>
        <w:adjustRightInd w:val="0"/>
        <w:ind w:left="709"/>
        <w:jc w:val="center"/>
        <w:rPr>
          <w:ins w:id="149" w:author="Manuel Raul Livano Luna" w:date="2023-07-05T19:08:00Z"/>
          <w:rFonts w:ascii="Arial Narrow" w:hAnsi="Arial Narrow" w:cs="Arial"/>
          <w:b/>
          <w:bCs/>
          <w:szCs w:val="22"/>
        </w:rPr>
      </w:pPr>
    </w:p>
    <w:p w14:paraId="48C75DA5" w14:textId="77777777" w:rsidR="005423F2" w:rsidRDefault="005423F2" w:rsidP="005F119B">
      <w:pPr>
        <w:tabs>
          <w:tab w:val="left" w:pos="142"/>
          <w:tab w:val="left" w:pos="1276"/>
        </w:tabs>
        <w:autoSpaceDE w:val="0"/>
        <w:autoSpaceDN w:val="0"/>
        <w:adjustRightInd w:val="0"/>
        <w:ind w:left="709"/>
        <w:jc w:val="center"/>
        <w:rPr>
          <w:ins w:id="150" w:author="Manuel Raul Livano Luna" w:date="2023-07-05T19:08:00Z"/>
          <w:rFonts w:ascii="Arial Narrow" w:hAnsi="Arial Narrow" w:cs="Arial"/>
          <w:b/>
          <w:bCs/>
          <w:szCs w:val="22"/>
        </w:rPr>
      </w:pPr>
    </w:p>
    <w:p w14:paraId="2009F1C6" w14:textId="77777777" w:rsidR="005423F2" w:rsidRDefault="005423F2" w:rsidP="005F119B">
      <w:pPr>
        <w:tabs>
          <w:tab w:val="left" w:pos="142"/>
          <w:tab w:val="left" w:pos="1276"/>
        </w:tabs>
        <w:autoSpaceDE w:val="0"/>
        <w:autoSpaceDN w:val="0"/>
        <w:adjustRightInd w:val="0"/>
        <w:ind w:left="709"/>
        <w:jc w:val="center"/>
        <w:rPr>
          <w:rFonts w:ascii="Arial Narrow" w:hAnsi="Arial Narrow" w:cs="Arial"/>
          <w:b/>
          <w:bCs/>
          <w:szCs w:val="22"/>
        </w:rPr>
      </w:pPr>
    </w:p>
    <w:p w14:paraId="6780B0FE"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4F12DFF5" w14:textId="77777777" w:rsid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p>
    <w:p w14:paraId="2226921F" w14:textId="77777777" w:rsidR="005F119B" w:rsidDel="00C7130C" w:rsidRDefault="005F119B" w:rsidP="005F119B">
      <w:pPr>
        <w:tabs>
          <w:tab w:val="left" w:pos="142"/>
          <w:tab w:val="left" w:pos="1276"/>
        </w:tabs>
        <w:autoSpaceDE w:val="0"/>
        <w:autoSpaceDN w:val="0"/>
        <w:adjustRightInd w:val="0"/>
        <w:ind w:left="709"/>
        <w:jc w:val="center"/>
        <w:rPr>
          <w:del w:id="151" w:author="GRAPURIMAC" w:date="2023-07-05T17:12:00Z"/>
          <w:rFonts w:ascii="Arial Narrow" w:hAnsi="Arial Narrow" w:cs="Arial"/>
          <w:b/>
          <w:bCs/>
          <w:szCs w:val="22"/>
        </w:rPr>
      </w:pPr>
    </w:p>
    <w:p w14:paraId="3CC07A1E" w14:textId="77777777" w:rsidR="005F119B" w:rsidDel="00C7130C" w:rsidRDefault="005F119B" w:rsidP="005F119B">
      <w:pPr>
        <w:tabs>
          <w:tab w:val="left" w:pos="142"/>
          <w:tab w:val="left" w:pos="1276"/>
        </w:tabs>
        <w:autoSpaceDE w:val="0"/>
        <w:autoSpaceDN w:val="0"/>
        <w:adjustRightInd w:val="0"/>
        <w:ind w:left="709"/>
        <w:jc w:val="center"/>
        <w:rPr>
          <w:del w:id="152" w:author="GRAPURIMAC" w:date="2023-07-05T17:12:00Z"/>
          <w:rFonts w:ascii="Arial Narrow" w:hAnsi="Arial Narrow" w:cs="Arial"/>
          <w:b/>
          <w:bCs/>
          <w:szCs w:val="22"/>
        </w:rPr>
      </w:pPr>
    </w:p>
    <w:p w14:paraId="3F1995FC" w14:textId="77777777" w:rsidR="005F119B" w:rsidDel="00C7130C" w:rsidRDefault="005F119B" w:rsidP="005F119B">
      <w:pPr>
        <w:tabs>
          <w:tab w:val="left" w:pos="142"/>
          <w:tab w:val="left" w:pos="1276"/>
        </w:tabs>
        <w:autoSpaceDE w:val="0"/>
        <w:autoSpaceDN w:val="0"/>
        <w:adjustRightInd w:val="0"/>
        <w:ind w:left="709"/>
        <w:jc w:val="center"/>
        <w:rPr>
          <w:del w:id="153" w:author="GRAPURIMAC" w:date="2023-07-05T17:12:00Z"/>
          <w:rFonts w:ascii="Arial Narrow" w:hAnsi="Arial Narrow" w:cs="Arial"/>
          <w:b/>
          <w:bCs/>
          <w:szCs w:val="22"/>
        </w:rPr>
      </w:pPr>
    </w:p>
    <w:p w14:paraId="539BAA28" w14:textId="77777777" w:rsidR="005F119B" w:rsidRDefault="005F119B">
      <w:pPr>
        <w:tabs>
          <w:tab w:val="left" w:pos="142"/>
          <w:tab w:val="left" w:pos="1276"/>
        </w:tabs>
        <w:autoSpaceDE w:val="0"/>
        <w:autoSpaceDN w:val="0"/>
        <w:adjustRightInd w:val="0"/>
        <w:rPr>
          <w:rFonts w:ascii="Arial Narrow" w:hAnsi="Arial Narrow" w:cs="Arial"/>
          <w:b/>
          <w:bCs/>
          <w:szCs w:val="22"/>
        </w:rPr>
        <w:pPrChange w:id="154" w:author="GRAPURIMAC" w:date="2023-07-05T17:12:00Z">
          <w:pPr>
            <w:tabs>
              <w:tab w:val="left" w:pos="142"/>
              <w:tab w:val="left" w:pos="1276"/>
            </w:tabs>
            <w:autoSpaceDE w:val="0"/>
            <w:autoSpaceDN w:val="0"/>
            <w:adjustRightInd w:val="0"/>
            <w:ind w:left="709"/>
            <w:jc w:val="center"/>
          </w:pPr>
        </w:pPrChange>
      </w:pPr>
    </w:p>
    <w:p w14:paraId="4B642853" w14:textId="51E377E8"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lastRenderedPageBreak/>
        <w:t xml:space="preserve">Imagen n.° </w:t>
      </w:r>
      <w:r>
        <w:rPr>
          <w:rFonts w:ascii="Arial Narrow" w:hAnsi="Arial Narrow" w:cs="Arial"/>
          <w:b/>
          <w:bCs/>
          <w:szCs w:val="22"/>
        </w:rPr>
        <w:t>3</w:t>
      </w:r>
    </w:p>
    <w:p w14:paraId="0AF9F6A2" w14:textId="3DCD325A" w:rsidR="005F119B" w:rsidRPr="005132B3"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Uripa</w:t>
      </w:r>
    </w:p>
    <w:p w14:paraId="63652F02" w14:textId="3E1B4A13" w:rsidR="00857A87" w:rsidRPr="005132B3" w:rsidRDefault="00857A87"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3662AED3" wp14:editId="5826C45C">
            <wp:extent cx="3774831" cy="2831233"/>
            <wp:effectExtent l="19050" t="19050" r="16510" b="26670"/>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4262" cy="2853307"/>
                    </a:xfrm>
                    <a:prstGeom prst="rect">
                      <a:avLst/>
                    </a:prstGeom>
                    <a:noFill/>
                    <a:ln w="19050">
                      <a:solidFill>
                        <a:schemeClr val="tx1"/>
                      </a:solidFill>
                    </a:ln>
                  </pic:spPr>
                </pic:pic>
              </a:graphicData>
            </a:graphic>
          </wp:inline>
        </w:drawing>
      </w:r>
    </w:p>
    <w:p w14:paraId="54516CE4" w14:textId="77777777" w:rsidR="005F119B" w:rsidRPr="005F119B" w:rsidRDefault="005F119B" w:rsidP="005F119B">
      <w:pPr>
        <w:tabs>
          <w:tab w:val="left" w:pos="142"/>
          <w:tab w:val="left" w:pos="1276"/>
        </w:tabs>
        <w:autoSpaceDE w:val="0"/>
        <w:autoSpaceDN w:val="0"/>
        <w:adjustRightInd w:val="0"/>
        <w:ind w:left="1560"/>
        <w:jc w:val="both"/>
        <w:rPr>
          <w:rFonts w:ascii="Arial Narrow" w:hAnsi="Arial Narrow" w:cs="Arial"/>
          <w:bCs/>
          <w:sz w:val="16"/>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0B2D7F88" w14:textId="77777777" w:rsidR="005B5A18" w:rsidRDefault="005B5A18"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3FE1E0B" w14:textId="62B4B3CD" w:rsidR="005F119B" w:rsidRPr="005F119B" w:rsidRDefault="005F119B" w:rsidP="005F119B">
      <w:pPr>
        <w:tabs>
          <w:tab w:val="left" w:pos="142"/>
          <w:tab w:val="left" w:pos="1276"/>
        </w:tabs>
        <w:autoSpaceDE w:val="0"/>
        <w:autoSpaceDN w:val="0"/>
        <w:adjustRightInd w:val="0"/>
        <w:ind w:left="709"/>
        <w:jc w:val="center"/>
        <w:rPr>
          <w:rFonts w:ascii="Arial Narrow" w:hAnsi="Arial Narrow" w:cs="Arial"/>
          <w:b/>
          <w:bCs/>
          <w:szCs w:val="22"/>
        </w:rPr>
      </w:pPr>
      <w:r w:rsidRPr="005F119B">
        <w:rPr>
          <w:rFonts w:ascii="Arial Narrow" w:hAnsi="Arial Narrow" w:cs="Arial"/>
          <w:b/>
          <w:bCs/>
          <w:szCs w:val="22"/>
        </w:rPr>
        <w:t xml:space="preserve">Imagen n.° </w:t>
      </w:r>
      <w:r>
        <w:rPr>
          <w:rFonts w:ascii="Arial Narrow" w:hAnsi="Arial Narrow" w:cs="Arial"/>
          <w:b/>
          <w:bCs/>
          <w:szCs w:val="22"/>
        </w:rPr>
        <w:t>4</w:t>
      </w:r>
    </w:p>
    <w:p w14:paraId="7EDF0DB1" w14:textId="1B9ADB9F" w:rsidR="005F119B" w:rsidRDefault="005F119B" w:rsidP="005F119B">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
          <w:bCs/>
          <w:szCs w:val="22"/>
        </w:rPr>
        <w:t xml:space="preserve">Revisión del servidor de la </w:t>
      </w:r>
      <w:r w:rsidRPr="005F119B">
        <w:rPr>
          <w:rFonts w:ascii="Arial Narrow" w:hAnsi="Arial Narrow" w:cs="Arial"/>
          <w:b/>
          <w:bCs/>
          <w:szCs w:val="22"/>
        </w:rPr>
        <w:t xml:space="preserve">I.E. </w:t>
      </w:r>
      <w:r>
        <w:rPr>
          <w:rFonts w:ascii="Arial Narrow" w:hAnsi="Arial Narrow" w:cs="Arial"/>
          <w:b/>
          <w:bCs/>
          <w:szCs w:val="22"/>
        </w:rPr>
        <w:t>San Pedro</w:t>
      </w:r>
      <w:r w:rsidRPr="005F119B">
        <w:rPr>
          <w:rFonts w:ascii="Arial Narrow" w:hAnsi="Arial Narrow" w:cs="Arial"/>
          <w:b/>
          <w:bCs/>
          <w:szCs w:val="22"/>
        </w:rPr>
        <w:t xml:space="preserve"> de Uripa</w:t>
      </w:r>
      <w:r>
        <w:rPr>
          <w:rFonts w:ascii="Arial Narrow" w:hAnsi="Arial Narrow" w:cs="Arial"/>
          <w:b/>
          <w:bCs/>
          <w:szCs w:val="22"/>
        </w:rPr>
        <w:t xml:space="preserve">, que se encuentra </w:t>
      </w:r>
      <w:ins w:id="155" w:author="GRAPURIMAC" w:date="2023-07-05T17:13:00Z">
        <w:r w:rsidR="00C7130C">
          <w:rPr>
            <w:rFonts w:ascii="Arial Narrow" w:hAnsi="Arial Narrow" w:cs="Arial"/>
            <w:b/>
            <w:bCs/>
            <w:szCs w:val="22"/>
          </w:rPr>
          <w:t>deteriorado</w:t>
        </w:r>
      </w:ins>
      <w:del w:id="156" w:author="GRAPURIMAC" w:date="2023-07-05T17:13:00Z">
        <w:r w:rsidDel="00C7130C">
          <w:rPr>
            <w:rFonts w:ascii="Arial Narrow" w:hAnsi="Arial Narrow" w:cs="Arial"/>
            <w:b/>
            <w:bCs/>
            <w:szCs w:val="22"/>
          </w:rPr>
          <w:delText>inoperativo</w:delText>
        </w:r>
      </w:del>
    </w:p>
    <w:p w14:paraId="6B823E06" w14:textId="77777777" w:rsidR="005B5A18" w:rsidRPr="005132B3" w:rsidRDefault="005B5A18" w:rsidP="005F119B">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06E7B856" wp14:editId="3648B7E0">
            <wp:extent cx="3973785" cy="2847975"/>
            <wp:effectExtent l="19050" t="19050" r="27305" b="9525"/>
            <wp:docPr id="1692565449" name="Imagen 16925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7987" cy="2872487"/>
                    </a:xfrm>
                    <a:prstGeom prst="rect">
                      <a:avLst/>
                    </a:prstGeom>
                    <a:noFill/>
                    <a:ln w="19050">
                      <a:solidFill>
                        <a:schemeClr val="tx1"/>
                      </a:solidFill>
                    </a:ln>
                  </pic:spPr>
                </pic:pic>
              </a:graphicData>
            </a:graphic>
          </wp:inline>
        </w:drawing>
      </w:r>
    </w:p>
    <w:p w14:paraId="7E92602A" w14:textId="503454F0" w:rsidR="005B5A18" w:rsidRPr="005132B3" w:rsidRDefault="005F119B" w:rsidP="005F119B">
      <w:pPr>
        <w:tabs>
          <w:tab w:val="left" w:pos="142"/>
          <w:tab w:val="left" w:pos="1276"/>
        </w:tabs>
        <w:autoSpaceDE w:val="0"/>
        <w:autoSpaceDN w:val="0"/>
        <w:adjustRightInd w:val="0"/>
        <w:ind w:left="1560"/>
        <w:jc w:val="both"/>
        <w:rPr>
          <w:rFonts w:ascii="Arial Narrow" w:hAnsi="Arial Narrow" w:cs="Arial"/>
          <w:bCs/>
          <w:sz w:val="22"/>
          <w:szCs w:val="22"/>
        </w:rPr>
      </w:pPr>
      <w:r w:rsidRPr="005F119B">
        <w:rPr>
          <w:rFonts w:ascii="Arial Narrow" w:hAnsi="Arial Narrow" w:cs="Arial"/>
          <w:b/>
          <w:bCs/>
          <w:sz w:val="16"/>
          <w:szCs w:val="22"/>
        </w:rPr>
        <w:t>Elaborado por</w:t>
      </w:r>
      <w:r w:rsidRPr="005F119B">
        <w:rPr>
          <w:rFonts w:ascii="Arial Narrow" w:hAnsi="Arial Narrow" w:cs="Arial"/>
          <w:bCs/>
          <w:sz w:val="16"/>
          <w:szCs w:val="22"/>
        </w:rPr>
        <w:t xml:space="preserve">: Comisión de Control </w:t>
      </w:r>
    </w:p>
    <w:p w14:paraId="5080325A" w14:textId="77777777" w:rsidR="005B5A18" w:rsidRPr="005132B3" w:rsidRDefault="005B5A18" w:rsidP="005B5A18">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073DD866" w:rsidR="00024C2E" w:rsidRPr="005132B3" w:rsidRDefault="008233A5"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w:t>
      </w:r>
      <w:r w:rsidR="00A45AEA" w:rsidRPr="005132B3">
        <w:rPr>
          <w:rFonts w:ascii="Arial Narrow" w:hAnsi="Arial Narrow" w:cs="Arial"/>
          <w:bCs/>
          <w:sz w:val="22"/>
          <w:szCs w:val="22"/>
        </w:rPr>
        <w:t xml:space="preserve">, de la información remitida por la Entidad mediante oficio n.° </w:t>
      </w:r>
      <w:r w:rsidR="009C3D98" w:rsidRPr="005132B3">
        <w:rPr>
          <w:rFonts w:ascii="Arial Narrow" w:hAnsi="Arial Narrow" w:cs="Arial"/>
          <w:bCs/>
          <w:sz w:val="22"/>
          <w:szCs w:val="22"/>
        </w:rPr>
        <w:t>123-2023-GRAP/11/GRDS de 4 de abril de 2023,</w:t>
      </w:r>
      <w:r w:rsidR="00A45AEA" w:rsidRPr="005132B3">
        <w:rPr>
          <w:rFonts w:ascii="Arial Narrow" w:hAnsi="Arial Narrow" w:cs="Arial"/>
          <w:bCs/>
          <w:sz w:val="22"/>
          <w:szCs w:val="22"/>
        </w:rPr>
        <w:t xml:space="preserve"> se ha tomado conocimiento que se tiene prevista la </w:t>
      </w:r>
      <w:r w:rsidR="00024C2E" w:rsidRPr="005132B3">
        <w:rPr>
          <w:rFonts w:ascii="Arial Narrow" w:hAnsi="Arial Narrow" w:cs="Arial"/>
          <w:bCs/>
          <w:sz w:val="22"/>
          <w:szCs w:val="22"/>
        </w:rPr>
        <w:t xml:space="preserve">entrega de equipos laptop para docentes y estudiantes </w:t>
      </w:r>
      <w:r w:rsidR="00A45AEA" w:rsidRPr="005132B3">
        <w:rPr>
          <w:rFonts w:ascii="Arial Narrow" w:hAnsi="Arial Narrow" w:cs="Arial"/>
          <w:bCs/>
          <w:sz w:val="22"/>
          <w:szCs w:val="22"/>
        </w:rPr>
        <w:t>y</w:t>
      </w:r>
      <w:r w:rsidR="00024C2E" w:rsidRPr="005132B3">
        <w:rPr>
          <w:rFonts w:ascii="Arial Narrow" w:hAnsi="Arial Narrow" w:cs="Arial"/>
          <w:bCs/>
          <w:sz w:val="22"/>
          <w:szCs w:val="22"/>
        </w:rPr>
        <w:t xml:space="preserve"> se tiene programado la ejecución del componente capacitación</w:t>
      </w:r>
      <w:r w:rsidR="00A45AEA" w:rsidRPr="005132B3">
        <w:rPr>
          <w:rFonts w:ascii="Arial Narrow" w:hAnsi="Arial Narrow" w:cs="Arial"/>
          <w:bCs/>
          <w:sz w:val="22"/>
          <w:szCs w:val="22"/>
        </w:rPr>
        <w:t xml:space="preserve"> en las IIEE</w:t>
      </w:r>
      <w:ins w:id="157" w:author="GRAPURIMAC" w:date="2023-07-05T17:14:00Z">
        <w:r w:rsidR="00C7130C">
          <w:rPr>
            <w:rFonts w:ascii="Arial Narrow" w:hAnsi="Arial Narrow" w:cs="Arial"/>
            <w:bCs/>
            <w:sz w:val="22"/>
            <w:szCs w:val="22"/>
          </w:rPr>
          <w:t xml:space="preserve">, entre ellas, en las Instituciones Educativas Daniel Alcides Carríon, Las Américas y Leoncio Prado que cuenta con servidores </w:t>
        </w:r>
        <w:r w:rsidR="00C7130C" w:rsidRPr="00C7130C">
          <w:rPr>
            <w:rFonts w:ascii="Arial Narrow" w:hAnsi="Arial Narrow" w:cs="Arial"/>
            <w:bCs/>
            <w:sz w:val="22"/>
            <w:szCs w:val="22"/>
            <w:rPrChange w:id="158" w:author="GRAPURIMAC" w:date="2023-07-05T17:14:00Z">
              <w:rPr>
                <w:rFonts w:ascii="Arial Narrow" w:hAnsi="Arial Narrow" w:cs="Arial"/>
                <w:bCs/>
                <w:sz w:val="18"/>
                <w:szCs w:val="18"/>
              </w:rPr>
            </w:rPrChange>
          </w:rPr>
          <w:t>no viene cumpliendo el objetivo de uso, debido a que la plataforma web no está implementada y actualizada</w:t>
        </w:r>
        <w:r w:rsidR="00C7130C">
          <w:rPr>
            <w:rFonts w:ascii="Arial Narrow" w:hAnsi="Arial Narrow" w:cs="Arial"/>
            <w:bCs/>
            <w:sz w:val="18"/>
            <w:szCs w:val="18"/>
          </w:rPr>
          <w:t xml:space="preserve">, </w:t>
        </w:r>
        <w:r w:rsidR="00C7130C" w:rsidRPr="00C7130C">
          <w:rPr>
            <w:rFonts w:ascii="Arial Narrow" w:hAnsi="Arial Narrow" w:cs="Arial"/>
            <w:bCs/>
            <w:sz w:val="22"/>
            <w:szCs w:val="22"/>
            <w:rPrChange w:id="159" w:author="GRAPURIMAC" w:date="2023-07-05T17:15:00Z">
              <w:rPr>
                <w:rFonts w:ascii="Arial Narrow" w:hAnsi="Arial Narrow" w:cs="Arial"/>
                <w:bCs/>
                <w:sz w:val="18"/>
                <w:szCs w:val="18"/>
              </w:rPr>
            </w:rPrChange>
          </w:rPr>
          <w:t xml:space="preserve">tal como  </w:t>
        </w:r>
      </w:ins>
      <w:del w:id="160" w:author="GRAPURIMAC" w:date="2023-07-05T17:15:00Z">
        <w:r w:rsidR="00A45AEA" w:rsidRPr="00C7130C" w:rsidDel="00C7130C">
          <w:rPr>
            <w:rFonts w:ascii="Arial Narrow" w:hAnsi="Arial Narrow" w:cs="Arial"/>
            <w:bCs/>
            <w:sz w:val="22"/>
            <w:szCs w:val="22"/>
          </w:rPr>
          <w:delText xml:space="preserve"> que </w:delText>
        </w:r>
      </w:del>
      <w:r w:rsidR="00A45AEA" w:rsidRPr="00C7130C">
        <w:rPr>
          <w:rFonts w:ascii="Arial Narrow" w:hAnsi="Arial Narrow" w:cs="Arial"/>
          <w:bCs/>
          <w:sz w:val="22"/>
          <w:szCs w:val="22"/>
        </w:rPr>
        <w:t>se</w:t>
      </w:r>
      <w:r w:rsidR="00A45AEA" w:rsidRPr="005132B3">
        <w:rPr>
          <w:rFonts w:ascii="Arial Narrow" w:hAnsi="Arial Narrow" w:cs="Arial"/>
          <w:bCs/>
          <w:sz w:val="22"/>
          <w:szCs w:val="22"/>
        </w:rPr>
        <w:t xml:space="preserve"> muestr</w:t>
      </w:r>
      <w:ins w:id="161" w:author="GRAPURIMAC" w:date="2023-07-05T17:15:00Z">
        <w:r w:rsidR="00C7130C">
          <w:rPr>
            <w:rFonts w:ascii="Arial Narrow" w:hAnsi="Arial Narrow" w:cs="Arial"/>
            <w:bCs/>
            <w:sz w:val="22"/>
            <w:szCs w:val="22"/>
          </w:rPr>
          <w:t>a</w:t>
        </w:r>
      </w:ins>
      <w:del w:id="162" w:author="GRAPURIMAC" w:date="2023-07-05T17:15:00Z">
        <w:r w:rsidR="00A45AEA" w:rsidRPr="005132B3" w:rsidDel="00C7130C">
          <w:rPr>
            <w:rFonts w:ascii="Arial Narrow" w:hAnsi="Arial Narrow" w:cs="Arial"/>
            <w:bCs/>
            <w:sz w:val="22"/>
            <w:szCs w:val="22"/>
          </w:rPr>
          <w:delText>an</w:delText>
        </w:r>
      </w:del>
      <w:r w:rsidR="00A45AEA" w:rsidRPr="005132B3">
        <w:rPr>
          <w:rFonts w:ascii="Arial Narrow" w:hAnsi="Arial Narrow" w:cs="Arial"/>
          <w:bCs/>
          <w:sz w:val="22"/>
          <w:szCs w:val="22"/>
        </w:rPr>
        <w:t xml:space="preserve"> </w:t>
      </w:r>
      <w:r w:rsidR="005A748F" w:rsidRPr="005132B3">
        <w:rPr>
          <w:rFonts w:ascii="Arial Narrow" w:hAnsi="Arial Narrow" w:cs="Arial"/>
          <w:bCs/>
          <w:sz w:val="22"/>
          <w:szCs w:val="22"/>
        </w:rPr>
        <w:t>en el siguiente cuadro</w:t>
      </w:r>
      <w:r w:rsidR="00A45AEA" w:rsidRPr="005132B3">
        <w:rPr>
          <w:rFonts w:ascii="Arial Narrow" w:hAnsi="Arial Narrow" w:cs="Arial"/>
          <w:bCs/>
          <w:sz w:val="22"/>
          <w:szCs w:val="22"/>
        </w:rPr>
        <w:t>:</w:t>
      </w:r>
    </w:p>
    <w:p w14:paraId="22CBE3AF" w14:textId="77777777" w:rsidR="001774EA" w:rsidDel="00C7130C" w:rsidRDefault="001774EA" w:rsidP="00AE74BE">
      <w:pPr>
        <w:tabs>
          <w:tab w:val="left" w:pos="142"/>
          <w:tab w:val="left" w:pos="1276"/>
        </w:tabs>
        <w:autoSpaceDE w:val="0"/>
        <w:autoSpaceDN w:val="0"/>
        <w:adjustRightInd w:val="0"/>
        <w:ind w:left="709"/>
        <w:jc w:val="both"/>
        <w:rPr>
          <w:del w:id="163" w:author="GRAPURIMAC" w:date="2023-07-05T17:15:00Z"/>
          <w:rFonts w:ascii="Arial Narrow" w:hAnsi="Arial Narrow" w:cs="Arial"/>
          <w:bCs/>
          <w:sz w:val="22"/>
          <w:szCs w:val="22"/>
        </w:rPr>
      </w:pPr>
    </w:p>
    <w:p w14:paraId="7335B40A" w14:textId="77777777" w:rsidR="004C39A3" w:rsidDel="00C7130C" w:rsidRDefault="004C39A3" w:rsidP="00AE74BE">
      <w:pPr>
        <w:tabs>
          <w:tab w:val="left" w:pos="142"/>
          <w:tab w:val="left" w:pos="1276"/>
        </w:tabs>
        <w:autoSpaceDE w:val="0"/>
        <w:autoSpaceDN w:val="0"/>
        <w:adjustRightInd w:val="0"/>
        <w:ind w:left="709"/>
        <w:jc w:val="both"/>
        <w:rPr>
          <w:del w:id="164" w:author="GRAPURIMAC" w:date="2023-07-05T17:15:00Z"/>
          <w:rFonts w:ascii="Arial Narrow" w:hAnsi="Arial Narrow" w:cs="Arial"/>
          <w:bCs/>
          <w:sz w:val="22"/>
          <w:szCs w:val="22"/>
        </w:rPr>
      </w:pPr>
    </w:p>
    <w:p w14:paraId="2BBF3E70" w14:textId="5A9D1A0B" w:rsidR="00C7130C" w:rsidRDefault="00C7130C"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94BA93F" w14:textId="77777777" w:rsidR="004C39A3" w:rsidRPr="005132B3" w:rsidRDefault="004C39A3"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9015A6B" w14:textId="1BC2DA72" w:rsidR="009F1F32" w:rsidRPr="002C11A5" w:rsidRDefault="004C39A3" w:rsidP="00F41314">
      <w:pPr>
        <w:tabs>
          <w:tab w:val="left" w:pos="142"/>
          <w:tab w:val="left" w:pos="1276"/>
        </w:tabs>
        <w:autoSpaceDE w:val="0"/>
        <w:autoSpaceDN w:val="0"/>
        <w:adjustRightInd w:val="0"/>
        <w:ind w:left="709"/>
        <w:jc w:val="center"/>
        <w:rPr>
          <w:rFonts w:ascii="Arial Narrow" w:hAnsi="Arial Narrow" w:cs="Arial"/>
          <w:b/>
          <w:sz w:val="22"/>
          <w:szCs w:val="22"/>
        </w:rPr>
      </w:pPr>
      <w:r w:rsidRPr="002C11A5">
        <w:rPr>
          <w:rFonts w:ascii="Arial Narrow" w:hAnsi="Arial Narrow" w:cs="Arial"/>
          <w:b/>
          <w:sz w:val="22"/>
          <w:szCs w:val="22"/>
        </w:rPr>
        <w:lastRenderedPageBreak/>
        <w:t xml:space="preserve">Cuadro </w:t>
      </w:r>
      <w:r w:rsidR="004F55E9" w:rsidRPr="002C11A5">
        <w:rPr>
          <w:rFonts w:ascii="Arial Narrow" w:hAnsi="Arial Narrow" w:cs="Arial"/>
          <w:b/>
          <w:sz w:val="22"/>
          <w:szCs w:val="22"/>
        </w:rPr>
        <w:t>n</w:t>
      </w:r>
      <w:r w:rsidR="00F41314" w:rsidRPr="002C11A5">
        <w:rPr>
          <w:rFonts w:ascii="Arial Narrow" w:hAnsi="Arial Narrow" w:cs="Arial"/>
          <w:b/>
          <w:sz w:val="22"/>
          <w:szCs w:val="22"/>
        </w:rPr>
        <w:t>.</w:t>
      </w:r>
      <w:r w:rsidR="004F55E9" w:rsidRPr="002C11A5">
        <w:rPr>
          <w:rFonts w:ascii="Arial Narrow" w:hAnsi="Arial Narrow" w:cs="Arial"/>
          <w:b/>
          <w:sz w:val="22"/>
          <w:szCs w:val="22"/>
        </w:rPr>
        <w:t>°</w:t>
      </w:r>
      <w:r w:rsidR="00F41314" w:rsidRPr="002C11A5">
        <w:rPr>
          <w:rFonts w:ascii="Arial Narrow" w:hAnsi="Arial Narrow" w:cs="Arial"/>
          <w:b/>
          <w:sz w:val="22"/>
          <w:szCs w:val="22"/>
        </w:rPr>
        <w:t xml:space="preserve"> </w:t>
      </w:r>
      <w:r w:rsidR="00621969" w:rsidRPr="002C11A5">
        <w:rPr>
          <w:rFonts w:ascii="Arial Narrow" w:hAnsi="Arial Narrow" w:cs="Arial"/>
          <w:b/>
          <w:sz w:val="22"/>
          <w:szCs w:val="22"/>
        </w:rPr>
        <w:t>3</w:t>
      </w:r>
    </w:p>
    <w:p w14:paraId="13F66090" w14:textId="6700B45D" w:rsidR="009F1F32" w:rsidRPr="002C11A5" w:rsidRDefault="004F55E9" w:rsidP="00F41314">
      <w:pPr>
        <w:pStyle w:val="Prrafodelista"/>
        <w:tabs>
          <w:tab w:val="left" w:pos="142"/>
          <w:tab w:val="left" w:pos="1276"/>
        </w:tabs>
        <w:autoSpaceDE w:val="0"/>
        <w:autoSpaceDN w:val="0"/>
        <w:adjustRightInd w:val="0"/>
        <w:spacing w:line="240" w:lineRule="auto"/>
        <w:ind w:left="709"/>
        <w:jc w:val="center"/>
        <w:rPr>
          <w:rFonts w:ascii="Arial Narrow" w:hAnsi="Arial Narrow" w:cs="Arial"/>
          <w:b/>
        </w:rPr>
      </w:pPr>
      <w:r w:rsidRPr="002C11A5">
        <w:rPr>
          <w:rFonts w:ascii="Arial Narrow" w:hAnsi="Arial Narrow" w:cs="Arial"/>
          <w:b/>
        </w:rPr>
        <w:t>I.E. Programadas para Capacitación</w:t>
      </w:r>
    </w:p>
    <w:tbl>
      <w:tblPr>
        <w:tblW w:w="7087" w:type="dxa"/>
        <w:tblInd w:w="983" w:type="dxa"/>
        <w:tblCellMar>
          <w:left w:w="70" w:type="dxa"/>
          <w:right w:w="70" w:type="dxa"/>
        </w:tblCellMar>
        <w:tblLook w:val="04A0" w:firstRow="1" w:lastRow="0" w:firstColumn="1" w:lastColumn="0" w:noHBand="0" w:noVBand="1"/>
      </w:tblPr>
      <w:tblGrid>
        <w:gridCol w:w="570"/>
        <w:gridCol w:w="1414"/>
        <w:gridCol w:w="1355"/>
        <w:gridCol w:w="1055"/>
        <w:gridCol w:w="2693"/>
      </w:tblGrid>
      <w:tr w:rsidR="002C11A5" w:rsidRPr="002C11A5" w14:paraId="0F5A91C2" w14:textId="77777777" w:rsidTr="002C11A5">
        <w:trPr>
          <w:trHeight w:val="180"/>
        </w:trPr>
        <w:tc>
          <w:tcPr>
            <w:tcW w:w="570" w:type="dxa"/>
            <w:tcBorders>
              <w:top w:val="single" w:sz="8" w:space="0" w:color="auto"/>
              <w:left w:val="single" w:sz="8" w:space="0" w:color="auto"/>
              <w:bottom w:val="single" w:sz="4" w:space="0" w:color="auto"/>
              <w:right w:val="single" w:sz="4" w:space="0" w:color="auto"/>
            </w:tcBorders>
            <w:shd w:val="clear" w:color="000000" w:fill="D0CECE"/>
            <w:noWrap/>
            <w:vAlign w:val="center"/>
            <w:hideMark/>
          </w:tcPr>
          <w:p w14:paraId="151C5835"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N°</w:t>
            </w:r>
          </w:p>
        </w:tc>
        <w:tc>
          <w:tcPr>
            <w:tcW w:w="1414" w:type="dxa"/>
            <w:tcBorders>
              <w:top w:val="single" w:sz="8" w:space="0" w:color="auto"/>
              <w:left w:val="nil"/>
              <w:bottom w:val="single" w:sz="4" w:space="0" w:color="auto"/>
              <w:right w:val="single" w:sz="4" w:space="0" w:color="auto"/>
            </w:tcBorders>
            <w:shd w:val="clear" w:color="000000" w:fill="D0CECE"/>
            <w:noWrap/>
            <w:vAlign w:val="center"/>
            <w:hideMark/>
          </w:tcPr>
          <w:p w14:paraId="7B70ADE3"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DISTRITO</w:t>
            </w:r>
          </w:p>
        </w:tc>
        <w:tc>
          <w:tcPr>
            <w:tcW w:w="1355" w:type="dxa"/>
            <w:tcBorders>
              <w:top w:val="single" w:sz="8" w:space="0" w:color="auto"/>
              <w:left w:val="nil"/>
              <w:bottom w:val="single" w:sz="4" w:space="0" w:color="auto"/>
              <w:right w:val="single" w:sz="4" w:space="0" w:color="auto"/>
            </w:tcBorders>
            <w:shd w:val="clear" w:color="000000" w:fill="D0CECE"/>
            <w:noWrap/>
            <w:vAlign w:val="center"/>
            <w:hideMark/>
          </w:tcPr>
          <w:p w14:paraId="2CCBC5FE"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LOCALIDAD</w:t>
            </w:r>
          </w:p>
        </w:tc>
        <w:tc>
          <w:tcPr>
            <w:tcW w:w="1055" w:type="dxa"/>
            <w:tcBorders>
              <w:top w:val="single" w:sz="8" w:space="0" w:color="auto"/>
              <w:left w:val="nil"/>
              <w:bottom w:val="single" w:sz="4" w:space="0" w:color="auto"/>
              <w:right w:val="single" w:sz="4" w:space="0" w:color="auto"/>
            </w:tcBorders>
            <w:shd w:val="clear" w:color="000000" w:fill="D0CECE"/>
            <w:vAlign w:val="center"/>
            <w:hideMark/>
          </w:tcPr>
          <w:p w14:paraId="207763BD"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CODIGO MODULAR</w:t>
            </w:r>
          </w:p>
        </w:tc>
        <w:tc>
          <w:tcPr>
            <w:tcW w:w="2693" w:type="dxa"/>
            <w:tcBorders>
              <w:top w:val="single" w:sz="8" w:space="0" w:color="auto"/>
              <w:left w:val="nil"/>
              <w:bottom w:val="single" w:sz="4" w:space="0" w:color="auto"/>
              <w:right w:val="single" w:sz="4" w:space="0" w:color="auto"/>
            </w:tcBorders>
            <w:shd w:val="clear" w:color="000000" w:fill="D0CECE"/>
            <w:noWrap/>
            <w:vAlign w:val="center"/>
            <w:hideMark/>
          </w:tcPr>
          <w:p w14:paraId="1F3A018F" w14:textId="77777777" w:rsidR="002C11A5" w:rsidRPr="002C11A5" w:rsidRDefault="002C11A5" w:rsidP="00956A7F">
            <w:pPr>
              <w:jc w:val="center"/>
              <w:rPr>
                <w:rFonts w:ascii="Arial Narrow" w:hAnsi="Arial Narrow" w:cs="Calibri"/>
                <w:b/>
                <w:bCs/>
                <w:color w:val="000000"/>
                <w:sz w:val="18"/>
                <w:szCs w:val="18"/>
                <w:lang w:eastAsia="es-PE"/>
              </w:rPr>
            </w:pPr>
            <w:r w:rsidRPr="002C11A5">
              <w:rPr>
                <w:rFonts w:ascii="Arial Narrow" w:hAnsi="Arial Narrow" w:cs="Calibri"/>
                <w:b/>
                <w:bCs/>
                <w:color w:val="000000"/>
                <w:sz w:val="18"/>
                <w:szCs w:val="18"/>
                <w:lang w:eastAsia="es-PE"/>
              </w:rPr>
              <w:t>II.EE</w:t>
            </w:r>
          </w:p>
        </w:tc>
      </w:tr>
      <w:tr w:rsidR="002C11A5" w:rsidRPr="002C11A5" w14:paraId="47EF78A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0968BE8" w14:textId="77777777" w:rsidR="002C11A5" w:rsidRPr="00C7130C" w:rsidRDefault="002C11A5" w:rsidP="00956A7F">
            <w:pPr>
              <w:jc w:val="center"/>
              <w:rPr>
                <w:rFonts w:ascii="Arial Narrow" w:hAnsi="Arial Narrow" w:cs="Calibri"/>
                <w:b/>
                <w:sz w:val="18"/>
                <w:szCs w:val="18"/>
                <w:lang w:eastAsia="es-PE"/>
                <w:rPrChange w:id="165" w:author="GRAPURIMAC" w:date="2023-07-05T17:15:00Z">
                  <w:rPr>
                    <w:rFonts w:ascii="Arial Narrow" w:hAnsi="Arial Narrow" w:cs="Calibri"/>
                    <w:color w:val="000000"/>
                    <w:sz w:val="18"/>
                    <w:szCs w:val="18"/>
                    <w:lang w:eastAsia="es-PE"/>
                  </w:rPr>
                </w:rPrChange>
              </w:rPr>
            </w:pPr>
            <w:r w:rsidRPr="00C7130C">
              <w:rPr>
                <w:rFonts w:ascii="Arial Narrow" w:hAnsi="Arial Narrow" w:cs="Calibri"/>
                <w:b/>
                <w:sz w:val="18"/>
                <w:szCs w:val="18"/>
                <w:lang w:eastAsia="es-PE"/>
                <w:rPrChange w:id="166" w:author="GRAPURIMAC" w:date="2023-07-05T17:15:00Z">
                  <w:rPr>
                    <w:rFonts w:ascii="Arial Narrow" w:hAnsi="Arial Narrow" w:cs="Calibri"/>
                    <w:color w:val="000000"/>
                    <w:sz w:val="18"/>
                    <w:szCs w:val="18"/>
                    <w:lang w:eastAsia="es-PE"/>
                  </w:rPr>
                </w:rPrChange>
              </w:rPr>
              <w:t>1</w:t>
            </w:r>
          </w:p>
        </w:tc>
        <w:tc>
          <w:tcPr>
            <w:tcW w:w="1414" w:type="dxa"/>
            <w:tcBorders>
              <w:top w:val="nil"/>
              <w:left w:val="nil"/>
              <w:bottom w:val="single" w:sz="4" w:space="0" w:color="auto"/>
              <w:right w:val="single" w:sz="4" w:space="0" w:color="auto"/>
            </w:tcBorders>
            <w:shd w:val="clear" w:color="auto" w:fill="auto"/>
            <w:noWrap/>
            <w:vAlign w:val="center"/>
            <w:hideMark/>
          </w:tcPr>
          <w:p w14:paraId="4A82013F" w14:textId="4015DE7B" w:rsidR="002C11A5" w:rsidRPr="00C7130C" w:rsidRDefault="002C11A5" w:rsidP="00956A7F">
            <w:pPr>
              <w:rPr>
                <w:rFonts w:ascii="Arial Narrow" w:hAnsi="Arial Narrow" w:cs="Calibri"/>
                <w:b/>
                <w:sz w:val="18"/>
                <w:szCs w:val="18"/>
                <w:lang w:eastAsia="es-PE"/>
                <w:rPrChange w:id="167" w:author="GRAPURIMAC" w:date="2023-07-05T17:15:00Z">
                  <w:rPr>
                    <w:rFonts w:ascii="Arial Narrow" w:hAnsi="Arial Narrow" w:cs="Calibri"/>
                    <w:color w:val="000000"/>
                    <w:sz w:val="18"/>
                    <w:szCs w:val="18"/>
                    <w:lang w:eastAsia="es-PE"/>
                  </w:rPr>
                </w:rPrChange>
              </w:rPr>
            </w:pPr>
            <w:r w:rsidRPr="00C7130C">
              <w:rPr>
                <w:rFonts w:ascii="Arial Narrow" w:hAnsi="Arial Narrow" w:cs="Calibri"/>
                <w:b/>
                <w:sz w:val="18"/>
                <w:szCs w:val="18"/>
                <w:lang w:eastAsia="es-PE"/>
                <w:rPrChange w:id="168" w:author="GRAPURIMAC" w:date="2023-07-05T17:15:00Z">
                  <w:rPr>
                    <w:rFonts w:ascii="Arial Narrow" w:hAnsi="Arial Narrow" w:cs="Calibri"/>
                    <w:color w:val="000000"/>
                    <w:sz w:val="18"/>
                    <w:szCs w:val="18"/>
                    <w:lang w:eastAsia="es-PE"/>
                  </w:rPr>
                </w:rPrChange>
              </w:rPr>
              <w:t>Anco-Huallo</w:t>
            </w:r>
          </w:p>
        </w:tc>
        <w:tc>
          <w:tcPr>
            <w:tcW w:w="1355" w:type="dxa"/>
            <w:tcBorders>
              <w:top w:val="nil"/>
              <w:left w:val="nil"/>
              <w:bottom w:val="single" w:sz="4" w:space="0" w:color="auto"/>
              <w:right w:val="single" w:sz="4" w:space="0" w:color="auto"/>
            </w:tcBorders>
            <w:shd w:val="clear" w:color="auto" w:fill="auto"/>
            <w:noWrap/>
            <w:vAlign w:val="center"/>
            <w:hideMark/>
          </w:tcPr>
          <w:p w14:paraId="7876B00A" w14:textId="7E885B7A" w:rsidR="002C11A5" w:rsidRPr="00C7130C" w:rsidRDefault="002C11A5" w:rsidP="00956A7F">
            <w:pPr>
              <w:rPr>
                <w:rFonts w:ascii="Arial Narrow" w:hAnsi="Arial Narrow" w:cs="Calibri"/>
                <w:b/>
                <w:sz w:val="18"/>
                <w:szCs w:val="18"/>
                <w:lang w:eastAsia="es-PE"/>
                <w:rPrChange w:id="169" w:author="GRAPURIMAC" w:date="2023-07-05T17:15:00Z">
                  <w:rPr>
                    <w:rFonts w:ascii="Arial Narrow" w:hAnsi="Arial Narrow" w:cs="Calibri"/>
                    <w:color w:val="000000"/>
                    <w:sz w:val="18"/>
                    <w:szCs w:val="18"/>
                    <w:lang w:eastAsia="es-PE"/>
                  </w:rPr>
                </w:rPrChange>
              </w:rPr>
            </w:pPr>
            <w:r w:rsidRPr="00C7130C">
              <w:rPr>
                <w:rFonts w:ascii="Arial Narrow" w:hAnsi="Arial Narrow" w:cs="Calibri"/>
                <w:b/>
                <w:sz w:val="18"/>
                <w:szCs w:val="18"/>
                <w:lang w:eastAsia="es-PE"/>
                <w:rPrChange w:id="170" w:author="GRAPURIMAC" w:date="2023-07-05T17:15:00Z">
                  <w:rPr>
                    <w:rFonts w:ascii="Arial Narrow" w:hAnsi="Arial Narrow" w:cs="Calibri"/>
                    <w:color w:val="000000"/>
                    <w:sz w:val="18"/>
                    <w:szCs w:val="18"/>
                    <w:lang w:eastAsia="es-PE"/>
                  </w:rPr>
                </w:rPrChange>
              </w:rPr>
              <w:t>Totorabamba</w:t>
            </w:r>
          </w:p>
        </w:tc>
        <w:tc>
          <w:tcPr>
            <w:tcW w:w="1055" w:type="dxa"/>
            <w:tcBorders>
              <w:top w:val="nil"/>
              <w:left w:val="nil"/>
              <w:bottom w:val="single" w:sz="4" w:space="0" w:color="auto"/>
              <w:right w:val="single" w:sz="4" w:space="0" w:color="auto"/>
            </w:tcBorders>
            <w:shd w:val="clear" w:color="auto" w:fill="auto"/>
            <w:noWrap/>
            <w:vAlign w:val="center"/>
            <w:hideMark/>
          </w:tcPr>
          <w:p w14:paraId="7C4C6DE2" w14:textId="77777777" w:rsidR="002C11A5" w:rsidRPr="00C7130C" w:rsidRDefault="002C11A5" w:rsidP="00956A7F">
            <w:pPr>
              <w:jc w:val="center"/>
              <w:rPr>
                <w:rFonts w:ascii="Arial Narrow" w:hAnsi="Arial Narrow" w:cs="Calibri"/>
                <w:b/>
                <w:sz w:val="18"/>
                <w:szCs w:val="18"/>
                <w:lang w:eastAsia="es-PE"/>
                <w:rPrChange w:id="171" w:author="GRAPURIMAC" w:date="2023-07-05T17:15:00Z">
                  <w:rPr>
                    <w:rFonts w:ascii="Arial Narrow" w:hAnsi="Arial Narrow" w:cs="Calibri"/>
                    <w:color w:val="000000"/>
                    <w:sz w:val="18"/>
                    <w:szCs w:val="18"/>
                    <w:lang w:eastAsia="es-PE"/>
                  </w:rPr>
                </w:rPrChange>
              </w:rPr>
            </w:pPr>
            <w:r w:rsidRPr="00C7130C">
              <w:rPr>
                <w:rFonts w:ascii="Arial Narrow" w:hAnsi="Arial Narrow" w:cs="Calibri"/>
                <w:b/>
                <w:sz w:val="18"/>
                <w:szCs w:val="18"/>
                <w:lang w:eastAsia="es-PE"/>
                <w:rPrChange w:id="172" w:author="GRAPURIMAC" w:date="2023-07-05T17:15:00Z">
                  <w:rPr>
                    <w:rFonts w:ascii="Arial Narrow" w:hAnsi="Arial Narrow" w:cs="Calibri"/>
                    <w:color w:val="000000"/>
                    <w:sz w:val="18"/>
                    <w:szCs w:val="18"/>
                    <w:lang w:eastAsia="es-PE"/>
                  </w:rPr>
                </w:rPrChange>
              </w:rPr>
              <w:t>1266105</w:t>
            </w:r>
          </w:p>
        </w:tc>
        <w:tc>
          <w:tcPr>
            <w:tcW w:w="2693" w:type="dxa"/>
            <w:tcBorders>
              <w:top w:val="nil"/>
              <w:left w:val="nil"/>
              <w:bottom w:val="single" w:sz="4" w:space="0" w:color="auto"/>
              <w:right w:val="single" w:sz="4" w:space="0" w:color="auto"/>
            </w:tcBorders>
            <w:shd w:val="clear" w:color="auto" w:fill="auto"/>
            <w:noWrap/>
            <w:vAlign w:val="center"/>
            <w:hideMark/>
          </w:tcPr>
          <w:p w14:paraId="1B2079DB" w14:textId="212D405F" w:rsidR="002C11A5" w:rsidRPr="00C7130C" w:rsidRDefault="002C11A5" w:rsidP="00956A7F">
            <w:pPr>
              <w:rPr>
                <w:rFonts w:ascii="Arial Narrow" w:hAnsi="Arial Narrow" w:cs="Calibri"/>
                <w:b/>
                <w:sz w:val="18"/>
                <w:szCs w:val="18"/>
                <w:lang w:eastAsia="es-PE"/>
                <w:rPrChange w:id="173" w:author="GRAPURIMAC" w:date="2023-07-05T17:15:00Z">
                  <w:rPr>
                    <w:rFonts w:ascii="Arial Narrow" w:hAnsi="Arial Narrow" w:cs="Calibri"/>
                    <w:color w:val="FF0000"/>
                    <w:sz w:val="18"/>
                    <w:szCs w:val="18"/>
                    <w:lang w:eastAsia="es-PE"/>
                  </w:rPr>
                </w:rPrChange>
              </w:rPr>
            </w:pPr>
            <w:r w:rsidRPr="00C7130C">
              <w:rPr>
                <w:rFonts w:ascii="Arial Narrow" w:hAnsi="Arial Narrow" w:cs="Calibri"/>
                <w:b/>
                <w:sz w:val="18"/>
                <w:szCs w:val="18"/>
                <w:lang w:eastAsia="es-PE"/>
                <w:rPrChange w:id="174" w:author="GRAPURIMAC" w:date="2023-07-05T17:15:00Z">
                  <w:rPr>
                    <w:rFonts w:ascii="Arial Narrow" w:hAnsi="Arial Narrow" w:cs="Calibri"/>
                    <w:color w:val="FF0000"/>
                    <w:sz w:val="18"/>
                    <w:szCs w:val="18"/>
                    <w:lang w:eastAsia="es-PE"/>
                  </w:rPr>
                </w:rPrChange>
              </w:rPr>
              <w:t>Daniel Alcides Carrión</w:t>
            </w:r>
          </w:p>
        </w:tc>
      </w:tr>
      <w:tr w:rsidR="002C11A5" w:rsidRPr="002C11A5" w14:paraId="3094C058"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48F5BF45" w14:textId="77777777" w:rsidR="002C11A5" w:rsidRPr="00C7130C" w:rsidRDefault="002C11A5" w:rsidP="00956A7F">
            <w:pPr>
              <w:jc w:val="center"/>
              <w:rPr>
                <w:rFonts w:ascii="Arial Narrow" w:hAnsi="Arial Narrow" w:cs="Calibri"/>
                <w:b/>
                <w:color w:val="000000"/>
                <w:sz w:val="18"/>
                <w:szCs w:val="18"/>
                <w:lang w:eastAsia="es-PE"/>
                <w:rPrChange w:id="175" w:author="GRAPURIMAC" w:date="2023-07-05T17:15:00Z">
                  <w:rPr>
                    <w:rFonts w:ascii="Arial Narrow" w:hAnsi="Arial Narrow" w:cs="Calibri"/>
                    <w:color w:val="000000"/>
                    <w:sz w:val="18"/>
                    <w:szCs w:val="18"/>
                    <w:lang w:eastAsia="es-PE"/>
                  </w:rPr>
                </w:rPrChange>
              </w:rPr>
            </w:pPr>
            <w:r w:rsidRPr="00C7130C">
              <w:rPr>
                <w:rFonts w:ascii="Arial Narrow" w:hAnsi="Arial Narrow" w:cs="Calibri"/>
                <w:b/>
                <w:color w:val="000000"/>
                <w:sz w:val="18"/>
                <w:szCs w:val="18"/>
                <w:lang w:eastAsia="es-PE"/>
                <w:rPrChange w:id="176" w:author="GRAPURIMAC" w:date="2023-07-05T17:15:00Z">
                  <w:rPr>
                    <w:rFonts w:ascii="Arial Narrow" w:hAnsi="Arial Narrow" w:cs="Calibri"/>
                    <w:color w:val="000000"/>
                    <w:sz w:val="18"/>
                    <w:szCs w:val="18"/>
                    <w:lang w:eastAsia="es-PE"/>
                  </w:rPr>
                </w:rPrChange>
              </w:rPr>
              <w:t>2</w:t>
            </w:r>
          </w:p>
        </w:tc>
        <w:tc>
          <w:tcPr>
            <w:tcW w:w="1414" w:type="dxa"/>
            <w:tcBorders>
              <w:top w:val="nil"/>
              <w:left w:val="nil"/>
              <w:bottom w:val="single" w:sz="4" w:space="0" w:color="auto"/>
              <w:right w:val="single" w:sz="4" w:space="0" w:color="auto"/>
            </w:tcBorders>
            <w:shd w:val="clear" w:color="auto" w:fill="auto"/>
            <w:noWrap/>
            <w:vAlign w:val="center"/>
            <w:hideMark/>
          </w:tcPr>
          <w:p w14:paraId="16B790E9" w14:textId="52975D55" w:rsidR="002C11A5" w:rsidRPr="00C7130C" w:rsidRDefault="002C11A5" w:rsidP="00956A7F">
            <w:pPr>
              <w:rPr>
                <w:rFonts w:ascii="Arial Narrow" w:hAnsi="Arial Narrow" w:cs="Calibri"/>
                <w:b/>
                <w:color w:val="000000"/>
                <w:sz w:val="18"/>
                <w:szCs w:val="18"/>
                <w:lang w:eastAsia="es-PE"/>
                <w:rPrChange w:id="177" w:author="GRAPURIMAC" w:date="2023-07-05T17:15:00Z">
                  <w:rPr>
                    <w:rFonts w:ascii="Arial Narrow" w:hAnsi="Arial Narrow" w:cs="Calibri"/>
                    <w:color w:val="000000"/>
                    <w:sz w:val="18"/>
                    <w:szCs w:val="18"/>
                    <w:lang w:eastAsia="es-PE"/>
                  </w:rPr>
                </w:rPrChange>
              </w:rPr>
            </w:pPr>
            <w:r w:rsidRPr="00C7130C">
              <w:rPr>
                <w:rFonts w:ascii="Arial Narrow" w:hAnsi="Arial Narrow" w:cs="Calibri"/>
                <w:b/>
                <w:color w:val="000000"/>
                <w:sz w:val="18"/>
                <w:szCs w:val="18"/>
                <w:lang w:eastAsia="es-PE"/>
                <w:rPrChange w:id="178" w:author="GRAPURIMAC" w:date="2023-07-05T17:15:00Z">
                  <w:rPr>
                    <w:rFonts w:ascii="Arial Narrow" w:hAnsi="Arial Narrow" w:cs="Calibri"/>
                    <w:color w:val="000000"/>
                    <w:sz w:val="18"/>
                    <w:szCs w:val="18"/>
                    <w:lang w:eastAsia="es-PE"/>
                  </w:rPr>
                </w:rPrChange>
              </w:rPr>
              <w:t>Anco-Huallo</w:t>
            </w:r>
          </w:p>
        </w:tc>
        <w:tc>
          <w:tcPr>
            <w:tcW w:w="1355" w:type="dxa"/>
            <w:tcBorders>
              <w:top w:val="nil"/>
              <w:left w:val="nil"/>
              <w:bottom w:val="single" w:sz="4" w:space="0" w:color="auto"/>
              <w:right w:val="single" w:sz="4" w:space="0" w:color="auto"/>
            </w:tcBorders>
            <w:shd w:val="clear" w:color="auto" w:fill="auto"/>
            <w:noWrap/>
            <w:vAlign w:val="center"/>
            <w:hideMark/>
          </w:tcPr>
          <w:p w14:paraId="1B3F0221" w14:textId="7C328CAB" w:rsidR="002C11A5" w:rsidRPr="00C7130C" w:rsidRDefault="002C11A5" w:rsidP="00956A7F">
            <w:pPr>
              <w:rPr>
                <w:rFonts w:ascii="Arial Narrow" w:hAnsi="Arial Narrow" w:cs="Calibri"/>
                <w:b/>
                <w:color w:val="000000"/>
                <w:sz w:val="18"/>
                <w:szCs w:val="18"/>
                <w:lang w:eastAsia="es-PE"/>
                <w:rPrChange w:id="179" w:author="GRAPURIMAC" w:date="2023-07-05T17:15:00Z">
                  <w:rPr>
                    <w:rFonts w:ascii="Arial Narrow" w:hAnsi="Arial Narrow" w:cs="Calibri"/>
                    <w:color w:val="000000"/>
                    <w:sz w:val="18"/>
                    <w:szCs w:val="18"/>
                    <w:lang w:eastAsia="es-PE"/>
                  </w:rPr>
                </w:rPrChange>
              </w:rPr>
            </w:pPr>
            <w:r w:rsidRPr="00C7130C">
              <w:rPr>
                <w:rFonts w:ascii="Arial Narrow" w:hAnsi="Arial Narrow" w:cs="Calibri"/>
                <w:b/>
                <w:color w:val="000000"/>
                <w:sz w:val="18"/>
                <w:szCs w:val="18"/>
                <w:lang w:eastAsia="es-PE"/>
                <w:rPrChange w:id="180" w:author="GRAPURIMAC" w:date="2023-07-05T17:15:00Z">
                  <w:rPr>
                    <w:rFonts w:ascii="Arial Narrow" w:hAnsi="Arial Narrow" w:cs="Calibri"/>
                    <w:color w:val="000000"/>
                    <w:sz w:val="18"/>
                    <w:szCs w:val="18"/>
                    <w:lang w:eastAsia="es-PE"/>
                  </w:rPr>
                </w:rPrChange>
              </w:rPr>
              <w:t>Chalhuani</w:t>
            </w:r>
          </w:p>
        </w:tc>
        <w:tc>
          <w:tcPr>
            <w:tcW w:w="1055" w:type="dxa"/>
            <w:tcBorders>
              <w:top w:val="nil"/>
              <w:left w:val="nil"/>
              <w:bottom w:val="single" w:sz="4" w:space="0" w:color="auto"/>
              <w:right w:val="single" w:sz="4" w:space="0" w:color="auto"/>
            </w:tcBorders>
            <w:shd w:val="clear" w:color="auto" w:fill="auto"/>
            <w:noWrap/>
            <w:vAlign w:val="center"/>
            <w:hideMark/>
          </w:tcPr>
          <w:p w14:paraId="5B416A67" w14:textId="77777777" w:rsidR="002C11A5" w:rsidRPr="00C7130C" w:rsidRDefault="002C11A5" w:rsidP="00956A7F">
            <w:pPr>
              <w:jc w:val="center"/>
              <w:rPr>
                <w:rFonts w:ascii="Arial Narrow" w:hAnsi="Arial Narrow" w:cs="Calibri"/>
                <w:b/>
                <w:color w:val="000000"/>
                <w:sz w:val="18"/>
                <w:szCs w:val="18"/>
                <w:lang w:eastAsia="es-PE"/>
                <w:rPrChange w:id="181" w:author="GRAPURIMAC" w:date="2023-07-05T17:15:00Z">
                  <w:rPr>
                    <w:rFonts w:ascii="Arial Narrow" w:hAnsi="Arial Narrow" w:cs="Calibri"/>
                    <w:color w:val="000000"/>
                    <w:sz w:val="18"/>
                    <w:szCs w:val="18"/>
                    <w:lang w:eastAsia="es-PE"/>
                  </w:rPr>
                </w:rPrChange>
              </w:rPr>
            </w:pPr>
            <w:r w:rsidRPr="00C7130C">
              <w:rPr>
                <w:rFonts w:ascii="Arial Narrow" w:hAnsi="Arial Narrow" w:cs="Calibri"/>
                <w:b/>
                <w:color w:val="000000"/>
                <w:sz w:val="18"/>
                <w:szCs w:val="18"/>
                <w:lang w:eastAsia="es-PE"/>
                <w:rPrChange w:id="182" w:author="GRAPURIMAC" w:date="2023-07-05T17:15:00Z">
                  <w:rPr>
                    <w:rFonts w:ascii="Arial Narrow" w:hAnsi="Arial Narrow" w:cs="Calibri"/>
                    <w:color w:val="000000"/>
                    <w:sz w:val="18"/>
                    <w:szCs w:val="18"/>
                    <w:lang w:eastAsia="es-PE"/>
                  </w:rPr>
                </w:rPrChange>
              </w:rPr>
              <w:t>1274927</w:t>
            </w:r>
          </w:p>
        </w:tc>
        <w:tc>
          <w:tcPr>
            <w:tcW w:w="2693" w:type="dxa"/>
            <w:tcBorders>
              <w:top w:val="nil"/>
              <w:left w:val="nil"/>
              <w:bottom w:val="single" w:sz="4" w:space="0" w:color="auto"/>
              <w:right w:val="single" w:sz="4" w:space="0" w:color="auto"/>
            </w:tcBorders>
            <w:shd w:val="clear" w:color="auto" w:fill="auto"/>
            <w:noWrap/>
            <w:vAlign w:val="center"/>
            <w:hideMark/>
          </w:tcPr>
          <w:p w14:paraId="779BD705" w14:textId="281A5023" w:rsidR="002C11A5" w:rsidRPr="00C7130C" w:rsidRDefault="002C11A5" w:rsidP="00956A7F">
            <w:pPr>
              <w:rPr>
                <w:rFonts w:ascii="Arial Narrow" w:hAnsi="Arial Narrow" w:cs="Calibri"/>
                <w:b/>
                <w:color w:val="FF0000"/>
                <w:sz w:val="18"/>
                <w:szCs w:val="18"/>
                <w:lang w:eastAsia="es-PE"/>
                <w:rPrChange w:id="183" w:author="GRAPURIMAC" w:date="2023-07-05T17:15:00Z">
                  <w:rPr>
                    <w:rFonts w:ascii="Arial Narrow" w:hAnsi="Arial Narrow" w:cs="Calibri"/>
                    <w:color w:val="FF0000"/>
                    <w:sz w:val="18"/>
                    <w:szCs w:val="18"/>
                    <w:lang w:eastAsia="es-PE"/>
                  </w:rPr>
                </w:rPrChange>
              </w:rPr>
            </w:pPr>
            <w:r w:rsidRPr="00C7130C">
              <w:rPr>
                <w:rFonts w:ascii="Arial Narrow" w:hAnsi="Arial Narrow" w:cs="Calibri"/>
                <w:b/>
                <w:sz w:val="18"/>
                <w:szCs w:val="18"/>
                <w:lang w:eastAsia="es-PE"/>
                <w:rPrChange w:id="184" w:author="GRAPURIMAC" w:date="2023-07-05T17:15:00Z">
                  <w:rPr>
                    <w:rFonts w:ascii="Arial Narrow" w:hAnsi="Arial Narrow" w:cs="Calibri"/>
                    <w:color w:val="FF0000"/>
                    <w:sz w:val="18"/>
                    <w:szCs w:val="18"/>
                    <w:lang w:eastAsia="es-PE"/>
                  </w:rPr>
                </w:rPrChange>
              </w:rPr>
              <w:t>Las Américas</w:t>
            </w:r>
          </w:p>
        </w:tc>
      </w:tr>
      <w:tr w:rsidR="002C11A5" w:rsidRPr="002C11A5" w14:paraId="417487A7"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5A3CE9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3</w:t>
            </w:r>
          </w:p>
        </w:tc>
        <w:tc>
          <w:tcPr>
            <w:tcW w:w="1414" w:type="dxa"/>
            <w:tcBorders>
              <w:top w:val="nil"/>
              <w:left w:val="nil"/>
              <w:bottom w:val="single" w:sz="4" w:space="0" w:color="auto"/>
              <w:right w:val="single" w:sz="4" w:space="0" w:color="auto"/>
            </w:tcBorders>
            <w:shd w:val="clear" w:color="auto" w:fill="auto"/>
            <w:noWrap/>
            <w:vAlign w:val="center"/>
            <w:hideMark/>
          </w:tcPr>
          <w:p w14:paraId="0839D399" w14:textId="4DCDCE2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000000" w:fill="FFFFFF"/>
            <w:noWrap/>
            <w:vAlign w:val="center"/>
            <w:hideMark/>
          </w:tcPr>
          <w:p w14:paraId="2D774C68" w14:textId="7684C12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055" w:type="dxa"/>
            <w:tcBorders>
              <w:top w:val="nil"/>
              <w:left w:val="nil"/>
              <w:bottom w:val="single" w:sz="4" w:space="0" w:color="auto"/>
              <w:right w:val="single" w:sz="4" w:space="0" w:color="auto"/>
            </w:tcBorders>
            <w:shd w:val="clear" w:color="000000" w:fill="FFFFFF"/>
            <w:noWrap/>
            <w:vAlign w:val="center"/>
            <w:hideMark/>
          </w:tcPr>
          <w:p w14:paraId="54BAF19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1140862</w:t>
            </w:r>
          </w:p>
        </w:tc>
        <w:tc>
          <w:tcPr>
            <w:tcW w:w="2693" w:type="dxa"/>
            <w:tcBorders>
              <w:top w:val="nil"/>
              <w:left w:val="nil"/>
              <w:bottom w:val="single" w:sz="4" w:space="0" w:color="auto"/>
              <w:right w:val="single" w:sz="4" w:space="0" w:color="auto"/>
            </w:tcBorders>
            <w:shd w:val="clear" w:color="auto" w:fill="auto"/>
            <w:noWrap/>
            <w:vAlign w:val="center"/>
            <w:hideMark/>
          </w:tcPr>
          <w:p w14:paraId="22D43150" w14:textId="35D6111C"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Javier Heraud Pérez</w:t>
            </w:r>
          </w:p>
        </w:tc>
      </w:tr>
      <w:tr w:rsidR="002C11A5" w:rsidRPr="002C11A5" w14:paraId="4ED6BF9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2E84F7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4</w:t>
            </w:r>
          </w:p>
        </w:tc>
        <w:tc>
          <w:tcPr>
            <w:tcW w:w="1414" w:type="dxa"/>
            <w:tcBorders>
              <w:top w:val="nil"/>
              <w:left w:val="nil"/>
              <w:bottom w:val="single" w:sz="4" w:space="0" w:color="auto"/>
              <w:right w:val="single" w:sz="4" w:space="0" w:color="auto"/>
            </w:tcBorders>
            <w:shd w:val="clear" w:color="auto" w:fill="auto"/>
            <w:noWrap/>
            <w:vAlign w:val="center"/>
            <w:hideMark/>
          </w:tcPr>
          <w:p w14:paraId="3E11D777" w14:textId="13B50B5F"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Cocharcas</w:t>
            </w:r>
          </w:p>
        </w:tc>
        <w:tc>
          <w:tcPr>
            <w:tcW w:w="1355" w:type="dxa"/>
            <w:tcBorders>
              <w:top w:val="nil"/>
              <w:left w:val="nil"/>
              <w:bottom w:val="single" w:sz="4" w:space="0" w:color="auto"/>
              <w:right w:val="single" w:sz="4" w:space="0" w:color="auto"/>
            </w:tcBorders>
            <w:shd w:val="clear" w:color="auto" w:fill="auto"/>
            <w:noWrap/>
            <w:vAlign w:val="center"/>
            <w:hideMark/>
          </w:tcPr>
          <w:p w14:paraId="4D83CAAB" w14:textId="22DA83E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Urucancha</w:t>
            </w:r>
          </w:p>
        </w:tc>
        <w:tc>
          <w:tcPr>
            <w:tcW w:w="1055" w:type="dxa"/>
            <w:tcBorders>
              <w:top w:val="nil"/>
              <w:left w:val="nil"/>
              <w:bottom w:val="single" w:sz="4" w:space="0" w:color="auto"/>
              <w:right w:val="single" w:sz="4" w:space="0" w:color="auto"/>
            </w:tcBorders>
            <w:shd w:val="clear" w:color="auto" w:fill="auto"/>
            <w:noWrap/>
            <w:vAlign w:val="center"/>
            <w:hideMark/>
          </w:tcPr>
          <w:p w14:paraId="5402E52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1377290</w:t>
            </w:r>
          </w:p>
        </w:tc>
        <w:tc>
          <w:tcPr>
            <w:tcW w:w="2693" w:type="dxa"/>
            <w:tcBorders>
              <w:top w:val="nil"/>
              <w:left w:val="nil"/>
              <w:bottom w:val="single" w:sz="4" w:space="0" w:color="auto"/>
              <w:right w:val="single" w:sz="4" w:space="0" w:color="auto"/>
            </w:tcBorders>
            <w:shd w:val="clear" w:color="auto" w:fill="auto"/>
            <w:noWrap/>
            <w:vAlign w:val="center"/>
            <w:hideMark/>
          </w:tcPr>
          <w:p w14:paraId="0E1ECE23" w14:textId="75200B5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Urucancha</w:t>
            </w:r>
          </w:p>
        </w:tc>
      </w:tr>
      <w:tr w:rsidR="002C11A5" w:rsidRPr="002C11A5" w14:paraId="24971345"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F804059" w14:textId="77777777" w:rsidR="002C11A5" w:rsidRPr="007A3190" w:rsidRDefault="002C11A5" w:rsidP="00956A7F">
            <w:pPr>
              <w:jc w:val="center"/>
              <w:rPr>
                <w:rFonts w:ascii="Arial Narrow" w:hAnsi="Arial Narrow" w:cs="Calibri"/>
                <w:b/>
                <w:sz w:val="18"/>
                <w:szCs w:val="18"/>
                <w:lang w:eastAsia="es-PE"/>
                <w:rPrChange w:id="185" w:author="GRAPURIMAC" w:date="2023-07-05T17:15:00Z">
                  <w:rPr>
                    <w:rFonts w:ascii="Arial Narrow" w:hAnsi="Arial Narrow" w:cs="Calibri"/>
                    <w:color w:val="000000"/>
                    <w:sz w:val="18"/>
                    <w:szCs w:val="18"/>
                    <w:lang w:eastAsia="es-PE"/>
                  </w:rPr>
                </w:rPrChange>
              </w:rPr>
            </w:pPr>
            <w:r w:rsidRPr="007A3190">
              <w:rPr>
                <w:rFonts w:ascii="Arial Narrow" w:hAnsi="Arial Narrow" w:cs="Calibri"/>
                <w:b/>
                <w:sz w:val="18"/>
                <w:szCs w:val="18"/>
                <w:lang w:eastAsia="es-PE"/>
                <w:rPrChange w:id="186" w:author="GRAPURIMAC" w:date="2023-07-05T17:15:00Z">
                  <w:rPr>
                    <w:rFonts w:ascii="Arial Narrow" w:hAnsi="Arial Narrow" w:cs="Calibri"/>
                    <w:color w:val="000000"/>
                    <w:sz w:val="18"/>
                    <w:szCs w:val="18"/>
                    <w:lang w:eastAsia="es-PE"/>
                  </w:rPr>
                </w:rPrChange>
              </w:rPr>
              <w:t>5</w:t>
            </w:r>
          </w:p>
        </w:tc>
        <w:tc>
          <w:tcPr>
            <w:tcW w:w="1414" w:type="dxa"/>
            <w:tcBorders>
              <w:top w:val="nil"/>
              <w:left w:val="nil"/>
              <w:bottom w:val="single" w:sz="4" w:space="0" w:color="auto"/>
              <w:right w:val="single" w:sz="4" w:space="0" w:color="auto"/>
            </w:tcBorders>
            <w:shd w:val="clear" w:color="auto" w:fill="auto"/>
            <w:noWrap/>
            <w:vAlign w:val="center"/>
            <w:hideMark/>
          </w:tcPr>
          <w:p w14:paraId="163156EC" w14:textId="5D5800B1" w:rsidR="002C11A5" w:rsidRPr="007A3190" w:rsidRDefault="002C11A5" w:rsidP="00956A7F">
            <w:pPr>
              <w:rPr>
                <w:rFonts w:ascii="Arial Narrow" w:hAnsi="Arial Narrow" w:cs="Calibri"/>
                <w:b/>
                <w:sz w:val="18"/>
                <w:szCs w:val="18"/>
                <w:lang w:eastAsia="es-PE"/>
                <w:rPrChange w:id="187" w:author="GRAPURIMAC" w:date="2023-07-05T17:15:00Z">
                  <w:rPr>
                    <w:rFonts w:ascii="Arial Narrow" w:hAnsi="Arial Narrow" w:cs="Calibri"/>
                    <w:sz w:val="18"/>
                    <w:szCs w:val="18"/>
                    <w:lang w:eastAsia="es-PE"/>
                  </w:rPr>
                </w:rPrChange>
              </w:rPr>
            </w:pPr>
            <w:r w:rsidRPr="007A3190">
              <w:rPr>
                <w:rFonts w:ascii="Arial Narrow" w:hAnsi="Arial Narrow" w:cs="Calibri"/>
                <w:b/>
                <w:sz w:val="18"/>
                <w:szCs w:val="18"/>
                <w:lang w:eastAsia="es-PE"/>
                <w:rPrChange w:id="188" w:author="GRAPURIMAC" w:date="2023-07-05T17:15:00Z">
                  <w:rPr>
                    <w:rFonts w:ascii="Arial Narrow" w:hAnsi="Arial Narrow" w:cs="Calibri"/>
                    <w:sz w:val="18"/>
                    <w:szCs w:val="18"/>
                    <w:lang w:eastAsia="es-PE"/>
                  </w:rPr>
                </w:rPrChange>
              </w:rPr>
              <w:t>Los Chancas</w:t>
            </w:r>
          </w:p>
        </w:tc>
        <w:tc>
          <w:tcPr>
            <w:tcW w:w="1355" w:type="dxa"/>
            <w:tcBorders>
              <w:top w:val="nil"/>
              <w:left w:val="nil"/>
              <w:bottom w:val="single" w:sz="4" w:space="0" w:color="auto"/>
              <w:right w:val="single" w:sz="4" w:space="0" w:color="auto"/>
            </w:tcBorders>
            <w:shd w:val="clear" w:color="auto" w:fill="auto"/>
            <w:noWrap/>
            <w:vAlign w:val="center"/>
            <w:hideMark/>
          </w:tcPr>
          <w:p w14:paraId="7DE0653C" w14:textId="1696830A" w:rsidR="002C11A5" w:rsidRPr="007A3190" w:rsidRDefault="002C11A5" w:rsidP="00956A7F">
            <w:pPr>
              <w:rPr>
                <w:rFonts w:ascii="Arial Narrow" w:hAnsi="Arial Narrow" w:cs="Calibri"/>
                <w:b/>
                <w:sz w:val="18"/>
                <w:szCs w:val="18"/>
                <w:lang w:eastAsia="es-PE"/>
                <w:rPrChange w:id="189" w:author="GRAPURIMAC" w:date="2023-07-05T17:15:00Z">
                  <w:rPr>
                    <w:rFonts w:ascii="Arial Narrow" w:hAnsi="Arial Narrow" w:cs="Calibri"/>
                    <w:color w:val="000000"/>
                    <w:sz w:val="18"/>
                    <w:szCs w:val="18"/>
                    <w:lang w:eastAsia="es-PE"/>
                  </w:rPr>
                </w:rPrChange>
              </w:rPr>
            </w:pPr>
            <w:r w:rsidRPr="007A3190">
              <w:rPr>
                <w:rFonts w:ascii="Arial Narrow" w:hAnsi="Arial Narrow" w:cs="Calibri"/>
                <w:b/>
                <w:sz w:val="18"/>
                <w:szCs w:val="18"/>
                <w:lang w:eastAsia="es-PE"/>
                <w:rPrChange w:id="190" w:author="GRAPURIMAC" w:date="2023-07-05T17:15:00Z">
                  <w:rPr>
                    <w:rFonts w:ascii="Arial Narrow" w:hAnsi="Arial Narrow" w:cs="Calibri"/>
                    <w:color w:val="000000"/>
                    <w:sz w:val="18"/>
                    <w:szCs w:val="18"/>
                    <w:lang w:eastAsia="es-PE"/>
                  </w:rPr>
                </w:rPrChange>
              </w:rPr>
              <w:t>Rio Blanco</w:t>
            </w:r>
          </w:p>
        </w:tc>
        <w:tc>
          <w:tcPr>
            <w:tcW w:w="1055" w:type="dxa"/>
            <w:tcBorders>
              <w:top w:val="nil"/>
              <w:left w:val="nil"/>
              <w:bottom w:val="single" w:sz="4" w:space="0" w:color="auto"/>
              <w:right w:val="single" w:sz="4" w:space="0" w:color="auto"/>
            </w:tcBorders>
            <w:shd w:val="clear" w:color="auto" w:fill="auto"/>
            <w:noWrap/>
            <w:vAlign w:val="center"/>
            <w:hideMark/>
          </w:tcPr>
          <w:p w14:paraId="2498B645" w14:textId="77777777" w:rsidR="002C11A5" w:rsidRPr="007A3190" w:rsidRDefault="002C11A5" w:rsidP="00956A7F">
            <w:pPr>
              <w:jc w:val="center"/>
              <w:rPr>
                <w:rFonts w:ascii="Arial Narrow" w:hAnsi="Arial Narrow" w:cs="Calibri"/>
                <w:b/>
                <w:sz w:val="18"/>
                <w:szCs w:val="18"/>
                <w:lang w:eastAsia="es-PE"/>
                <w:rPrChange w:id="191" w:author="GRAPURIMAC" w:date="2023-07-05T17:15:00Z">
                  <w:rPr>
                    <w:rFonts w:ascii="Arial Narrow" w:hAnsi="Arial Narrow" w:cs="Calibri"/>
                    <w:color w:val="000000"/>
                    <w:sz w:val="18"/>
                    <w:szCs w:val="18"/>
                    <w:lang w:eastAsia="es-PE"/>
                  </w:rPr>
                </w:rPrChange>
              </w:rPr>
            </w:pPr>
            <w:r w:rsidRPr="007A3190">
              <w:rPr>
                <w:rFonts w:ascii="Arial Narrow" w:hAnsi="Arial Narrow" w:cs="Calibri"/>
                <w:b/>
                <w:sz w:val="18"/>
                <w:szCs w:val="18"/>
                <w:lang w:eastAsia="es-PE"/>
                <w:rPrChange w:id="192" w:author="GRAPURIMAC" w:date="2023-07-05T17:15:00Z">
                  <w:rPr>
                    <w:rFonts w:ascii="Arial Narrow" w:hAnsi="Arial Narrow" w:cs="Calibri"/>
                    <w:color w:val="000000"/>
                    <w:sz w:val="18"/>
                    <w:szCs w:val="18"/>
                    <w:lang w:eastAsia="es-PE"/>
                  </w:rPr>
                </w:rPrChange>
              </w:rPr>
              <w:t>1266147</w:t>
            </w:r>
          </w:p>
        </w:tc>
        <w:tc>
          <w:tcPr>
            <w:tcW w:w="2693" w:type="dxa"/>
            <w:tcBorders>
              <w:top w:val="nil"/>
              <w:left w:val="nil"/>
              <w:bottom w:val="single" w:sz="4" w:space="0" w:color="auto"/>
              <w:right w:val="single" w:sz="4" w:space="0" w:color="auto"/>
            </w:tcBorders>
            <w:shd w:val="clear" w:color="auto" w:fill="auto"/>
            <w:noWrap/>
            <w:vAlign w:val="center"/>
            <w:hideMark/>
          </w:tcPr>
          <w:p w14:paraId="11953821" w14:textId="61436FCD" w:rsidR="002C11A5" w:rsidRPr="007A3190" w:rsidRDefault="002C11A5" w:rsidP="00956A7F">
            <w:pPr>
              <w:rPr>
                <w:rFonts w:ascii="Arial Narrow" w:hAnsi="Arial Narrow" w:cs="Calibri"/>
                <w:b/>
                <w:sz w:val="18"/>
                <w:szCs w:val="18"/>
                <w:lang w:eastAsia="es-PE"/>
                <w:rPrChange w:id="193" w:author="GRAPURIMAC" w:date="2023-07-05T17:15:00Z">
                  <w:rPr>
                    <w:rFonts w:ascii="Arial Narrow" w:hAnsi="Arial Narrow" w:cs="Calibri"/>
                    <w:color w:val="000000"/>
                    <w:sz w:val="18"/>
                    <w:szCs w:val="18"/>
                    <w:lang w:eastAsia="es-PE"/>
                  </w:rPr>
                </w:rPrChange>
              </w:rPr>
            </w:pPr>
            <w:r w:rsidRPr="007A3190">
              <w:rPr>
                <w:rFonts w:ascii="Arial Narrow" w:hAnsi="Arial Narrow" w:cs="Calibri"/>
                <w:b/>
                <w:sz w:val="18"/>
                <w:szCs w:val="18"/>
                <w:lang w:eastAsia="es-PE"/>
                <w:rPrChange w:id="194" w:author="GRAPURIMAC" w:date="2023-07-05T17:15:00Z">
                  <w:rPr>
                    <w:rFonts w:ascii="Arial Narrow" w:hAnsi="Arial Narrow" w:cs="Calibri"/>
                    <w:color w:val="FF0000"/>
                    <w:sz w:val="18"/>
                    <w:szCs w:val="18"/>
                    <w:lang w:eastAsia="es-PE"/>
                  </w:rPr>
                </w:rPrChange>
              </w:rPr>
              <w:t>Leoncio Prado</w:t>
            </w:r>
          </w:p>
        </w:tc>
      </w:tr>
      <w:tr w:rsidR="002C11A5" w:rsidRPr="002C11A5" w14:paraId="57EBE5D0"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52CB0A45"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6</w:t>
            </w:r>
          </w:p>
        </w:tc>
        <w:tc>
          <w:tcPr>
            <w:tcW w:w="1414" w:type="dxa"/>
            <w:tcBorders>
              <w:top w:val="nil"/>
              <w:left w:val="nil"/>
              <w:bottom w:val="single" w:sz="4" w:space="0" w:color="auto"/>
              <w:right w:val="single" w:sz="4" w:space="0" w:color="auto"/>
            </w:tcBorders>
            <w:shd w:val="clear" w:color="auto" w:fill="auto"/>
            <w:vAlign w:val="center"/>
            <w:hideMark/>
          </w:tcPr>
          <w:p w14:paraId="5255C87D" w14:textId="220AB46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Ocobamba</w:t>
            </w:r>
          </w:p>
        </w:tc>
        <w:tc>
          <w:tcPr>
            <w:tcW w:w="1355" w:type="dxa"/>
            <w:tcBorders>
              <w:top w:val="nil"/>
              <w:left w:val="nil"/>
              <w:bottom w:val="single" w:sz="4" w:space="0" w:color="auto"/>
              <w:right w:val="single" w:sz="4" w:space="0" w:color="auto"/>
            </w:tcBorders>
            <w:shd w:val="clear" w:color="auto" w:fill="auto"/>
            <w:noWrap/>
            <w:vAlign w:val="center"/>
            <w:hideMark/>
          </w:tcPr>
          <w:p w14:paraId="3FF951EE" w14:textId="4CA2862D"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Ocobamba</w:t>
            </w:r>
          </w:p>
        </w:tc>
        <w:tc>
          <w:tcPr>
            <w:tcW w:w="1055" w:type="dxa"/>
            <w:tcBorders>
              <w:top w:val="nil"/>
              <w:left w:val="nil"/>
              <w:bottom w:val="single" w:sz="4" w:space="0" w:color="auto"/>
              <w:right w:val="single" w:sz="4" w:space="0" w:color="auto"/>
            </w:tcBorders>
            <w:shd w:val="clear" w:color="auto" w:fill="auto"/>
            <w:noWrap/>
            <w:vAlign w:val="center"/>
            <w:hideMark/>
          </w:tcPr>
          <w:p w14:paraId="5AC8EE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1140904</w:t>
            </w:r>
          </w:p>
        </w:tc>
        <w:tc>
          <w:tcPr>
            <w:tcW w:w="2693" w:type="dxa"/>
            <w:tcBorders>
              <w:top w:val="nil"/>
              <w:left w:val="nil"/>
              <w:bottom w:val="single" w:sz="4" w:space="0" w:color="auto"/>
              <w:right w:val="single" w:sz="4" w:space="0" w:color="auto"/>
            </w:tcBorders>
            <w:shd w:val="clear" w:color="auto" w:fill="auto"/>
            <w:vAlign w:val="center"/>
            <w:hideMark/>
          </w:tcPr>
          <w:p w14:paraId="69680DF2" w14:textId="6B9D474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Benigno Samanez Ocampo</w:t>
            </w:r>
          </w:p>
        </w:tc>
      </w:tr>
      <w:tr w:rsidR="002C11A5" w:rsidRPr="002C11A5" w14:paraId="61E7B023"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FDC41C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7</w:t>
            </w:r>
          </w:p>
        </w:tc>
        <w:tc>
          <w:tcPr>
            <w:tcW w:w="1414" w:type="dxa"/>
            <w:tcBorders>
              <w:top w:val="nil"/>
              <w:left w:val="nil"/>
              <w:bottom w:val="single" w:sz="4" w:space="0" w:color="auto"/>
              <w:right w:val="single" w:sz="4" w:space="0" w:color="auto"/>
            </w:tcBorders>
            <w:shd w:val="clear" w:color="000000" w:fill="FFFFFF"/>
            <w:noWrap/>
            <w:vAlign w:val="center"/>
            <w:hideMark/>
          </w:tcPr>
          <w:p w14:paraId="0FD4CB6F" w14:textId="2491DBC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Rocchac </w:t>
            </w:r>
          </w:p>
        </w:tc>
        <w:tc>
          <w:tcPr>
            <w:tcW w:w="1355" w:type="dxa"/>
            <w:tcBorders>
              <w:top w:val="nil"/>
              <w:left w:val="nil"/>
              <w:bottom w:val="single" w:sz="4" w:space="0" w:color="auto"/>
              <w:right w:val="single" w:sz="4" w:space="0" w:color="auto"/>
            </w:tcBorders>
            <w:shd w:val="clear" w:color="000000" w:fill="FFFFFF"/>
            <w:noWrap/>
            <w:vAlign w:val="center"/>
            <w:hideMark/>
          </w:tcPr>
          <w:p w14:paraId="718D2E1F" w14:textId="73E305E4"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Rocchac </w:t>
            </w:r>
          </w:p>
        </w:tc>
        <w:tc>
          <w:tcPr>
            <w:tcW w:w="1055" w:type="dxa"/>
            <w:tcBorders>
              <w:top w:val="nil"/>
              <w:left w:val="nil"/>
              <w:bottom w:val="single" w:sz="4" w:space="0" w:color="auto"/>
              <w:right w:val="single" w:sz="4" w:space="0" w:color="auto"/>
            </w:tcBorders>
            <w:shd w:val="clear" w:color="000000" w:fill="FFFFFF"/>
            <w:noWrap/>
            <w:vAlign w:val="center"/>
            <w:hideMark/>
          </w:tcPr>
          <w:p w14:paraId="502F626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1205996</w:t>
            </w:r>
          </w:p>
        </w:tc>
        <w:tc>
          <w:tcPr>
            <w:tcW w:w="2693" w:type="dxa"/>
            <w:tcBorders>
              <w:top w:val="nil"/>
              <w:left w:val="nil"/>
              <w:bottom w:val="single" w:sz="4" w:space="0" w:color="auto"/>
              <w:right w:val="single" w:sz="4" w:space="0" w:color="auto"/>
            </w:tcBorders>
            <w:shd w:val="clear" w:color="auto" w:fill="auto"/>
            <w:noWrap/>
            <w:vAlign w:val="center"/>
            <w:hideMark/>
          </w:tcPr>
          <w:p w14:paraId="44E009E0" w14:textId="357978A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Víctor Raúl Haya de la Torre</w:t>
            </w:r>
          </w:p>
        </w:tc>
      </w:tr>
      <w:tr w:rsidR="002C11A5" w:rsidRPr="002C11A5" w14:paraId="601E2D76"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105D1FC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8</w:t>
            </w:r>
          </w:p>
        </w:tc>
        <w:tc>
          <w:tcPr>
            <w:tcW w:w="1414" w:type="dxa"/>
            <w:tcBorders>
              <w:top w:val="nil"/>
              <w:left w:val="nil"/>
              <w:bottom w:val="single" w:sz="4" w:space="0" w:color="auto"/>
              <w:right w:val="single" w:sz="4" w:space="0" w:color="auto"/>
            </w:tcBorders>
            <w:shd w:val="clear" w:color="auto" w:fill="auto"/>
            <w:noWrap/>
            <w:vAlign w:val="center"/>
            <w:hideMark/>
          </w:tcPr>
          <w:p w14:paraId="5F99192A" w14:textId="337FCF1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Ranracancha</w:t>
            </w:r>
          </w:p>
        </w:tc>
        <w:tc>
          <w:tcPr>
            <w:tcW w:w="1355" w:type="dxa"/>
            <w:tcBorders>
              <w:top w:val="nil"/>
              <w:left w:val="nil"/>
              <w:bottom w:val="single" w:sz="4" w:space="0" w:color="auto"/>
              <w:right w:val="single" w:sz="4" w:space="0" w:color="auto"/>
            </w:tcBorders>
            <w:shd w:val="clear" w:color="000000" w:fill="FFFFFF"/>
            <w:noWrap/>
            <w:vAlign w:val="center"/>
            <w:hideMark/>
          </w:tcPr>
          <w:p w14:paraId="0F67547A" w14:textId="72153CE2"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Ranracancha</w:t>
            </w:r>
          </w:p>
        </w:tc>
        <w:tc>
          <w:tcPr>
            <w:tcW w:w="1055" w:type="dxa"/>
            <w:tcBorders>
              <w:top w:val="nil"/>
              <w:left w:val="nil"/>
              <w:bottom w:val="single" w:sz="4" w:space="0" w:color="auto"/>
              <w:right w:val="single" w:sz="4" w:space="0" w:color="auto"/>
            </w:tcBorders>
            <w:shd w:val="clear" w:color="000000" w:fill="FFFFFF"/>
            <w:noWrap/>
            <w:vAlign w:val="center"/>
            <w:hideMark/>
          </w:tcPr>
          <w:p w14:paraId="0A20753C"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1206077</w:t>
            </w:r>
          </w:p>
        </w:tc>
        <w:tc>
          <w:tcPr>
            <w:tcW w:w="2693" w:type="dxa"/>
            <w:tcBorders>
              <w:top w:val="nil"/>
              <w:left w:val="nil"/>
              <w:bottom w:val="single" w:sz="4" w:space="0" w:color="auto"/>
              <w:right w:val="single" w:sz="4" w:space="0" w:color="auto"/>
            </w:tcBorders>
            <w:shd w:val="clear" w:color="auto" w:fill="auto"/>
            <w:noWrap/>
            <w:vAlign w:val="center"/>
            <w:hideMark/>
          </w:tcPr>
          <w:p w14:paraId="1A3E3905" w14:textId="205D1F7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Los Libertadores</w:t>
            </w:r>
          </w:p>
        </w:tc>
      </w:tr>
      <w:tr w:rsidR="002C11A5" w:rsidRPr="002C11A5" w14:paraId="5725FB7F"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00C2EE00"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9</w:t>
            </w:r>
          </w:p>
        </w:tc>
        <w:tc>
          <w:tcPr>
            <w:tcW w:w="1414" w:type="dxa"/>
            <w:tcBorders>
              <w:top w:val="nil"/>
              <w:left w:val="nil"/>
              <w:bottom w:val="single" w:sz="4" w:space="0" w:color="auto"/>
              <w:right w:val="single" w:sz="4" w:space="0" w:color="auto"/>
            </w:tcBorders>
            <w:shd w:val="clear" w:color="auto" w:fill="auto"/>
            <w:vAlign w:val="center"/>
            <w:hideMark/>
          </w:tcPr>
          <w:p w14:paraId="51311937" w14:textId="61037150"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63A13B0E" w14:textId="20F8DF8B"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Culluni Izquierdo</w:t>
            </w:r>
          </w:p>
        </w:tc>
        <w:tc>
          <w:tcPr>
            <w:tcW w:w="1055" w:type="dxa"/>
            <w:tcBorders>
              <w:top w:val="nil"/>
              <w:left w:val="nil"/>
              <w:bottom w:val="single" w:sz="4" w:space="0" w:color="auto"/>
              <w:right w:val="single" w:sz="4" w:space="0" w:color="auto"/>
            </w:tcBorders>
            <w:shd w:val="clear" w:color="auto" w:fill="auto"/>
            <w:noWrap/>
            <w:vAlign w:val="center"/>
            <w:hideMark/>
          </w:tcPr>
          <w:p w14:paraId="3B6378DB"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1573567</w:t>
            </w:r>
          </w:p>
        </w:tc>
        <w:tc>
          <w:tcPr>
            <w:tcW w:w="2693" w:type="dxa"/>
            <w:tcBorders>
              <w:top w:val="nil"/>
              <w:left w:val="nil"/>
              <w:bottom w:val="single" w:sz="4" w:space="0" w:color="auto"/>
              <w:right w:val="single" w:sz="4" w:space="0" w:color="auto"/>
            </w:tcBorders>
            <w:shd w:val="clear" w:color="auto" w:fill="auto"/>
            <w:vAlign w:val="center"/>
            <w:hideMark/>
          </w:tcPr>
          <w:p w14:paraId="72202B31" w14:textId="4A896F81" w:rsidR="002C11A5" w:rsidRPr="002C11A5" w:rsidRDefault="00956A7F"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Jesús</w:t>
            </w:r>
            <w:r w:rsidR="002C11A5" w:rsidRPr="002C11A5">
              <w:rPr>
                <w:rFonts w:ascii="Arial Narrow" w:hAnsi="Arial Narrow" w:cs="Calibri"/>
                <w:color w:val="000000"/>
                <w:sz w:val="18"/>
                <w:szCs w:val="18"/>
                <w:lang w:eastAsia="es-PE"/>
              </w:rPr>
              <w:t xml:space="preserve"> de Nazaret</w:t>
            </w:r>
          </w:p>
        </w:tc>
      </w:tr>
      <w:tr w:rsidR="002C11A5" w:rsidRPr="002C11A5" w14:paraId="3647AD69"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672E2B59"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w:t>
            </w:r>
          </w:p>
        </w:tc>
        <w:tc>
          <w:tcPr>
            <w:tcW w:w="1414" w:type="dxa"/>
            <w:tcBorders>
              <w:top w:val="nil"/>
              <w:left w:val="nil"/>
              <w:bottom w:val="single" w:sz="4" w:space="0" w:color="auto"/>
              <w:right w:val="single" w:sz="4" w:space="0" w:color="auto"/>
            </w:tcBorders>
            <w:shd w:val="clear" w:color="auto" w:fill="auto"/>
            <w:noWrap/>
            <w:vAlign w:val="center"/>
            <w:hideMark/>
          </w:tcPr>
          <w:p w14:paraId="7141EAF7" w14:textId="00CAD671"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08E00CAE" w14:textId="5FD2CFDE"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055" w:type="dxa"/>
            <w:tcBorders>
              <w:top w:val="nil"/>
              <w:left w:val="nil"/>
              <w:bottom w:val="single" w:sz="4" w:space="0" w:color="auto"/>
              <w:right w:val="single" w:sz="4" w:space="0" w:color="auto"/>
            </w:tcBorders>
            <w:shd w:val="clear" w:color="auto" w:fill="auto"/>
            <w:noWrap/>
            <w:vAlign w:val="center"/>
            <w:hideMark/>
          </w:tcPr>
          <w:p w14:paraId="165327EF"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1331545</w:t>
            </w:r>
          </w:p>
        </w:tc>
        <w:tc>
          <w:tcPr>
            <w:tcW w:w="2693" w:type="dxa"/>
            <w:tcBorders>
              <w:top w:val="nil"/>
              <w:left w:val="nil"/>
              <w:bottom w:val="single" w:sz="4" w:space="0" w:color="auto"/>
              <w:right w:val="single" w:sz="4" w:space="0" w:color="auto"/>
            </w:tcBorders>
            <w:shd w:val="clear" w:color="auto" w:fill="auto"/>
            <w:noWrap/>
            <w:vAlign w:val="center"/>
            <w:hideMark/>
          </w:tcPr>
          <w:p w14:paraId="0F2FC28F" w14:textId="27CEF018"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 xml:space="preserve">Inca </w:t>
            </w:r>
            <w:r w:rsidR="00E7639F">
              <w:rPr>
                <w:rFonts w:ascii="Arial Narrow" w:hAnsi="Arial Narrow" w:cs="Calibri"/>
                <w:color w:val="000000"/>
                <w:sz w:val="18"/>
                <w:szCs w:val="18"/>
                <w:lang w:eastAsia="es-PE"/>
              </w:rPr>
              <w:t>Garcilas</w:t>
            </w:r>
            <w:r w:rsidR="00956A7F" w:rsidRPr="002C11A5">
              <w:rPr>
                <w:rFonts w:ascii="Arial Narrow" w:hAnsi="Arial Narrow" w:cs="Calibri"/>
                <w:color w:val="000000"/>
                <w:sz w:val="18"/>
                <w:szCs w:val="18"/>
                <w:lang w:eastAsia="es-PE"/>
              </w:rPr>
              <w:t>o</w:t>
            </w:r>
            <w:r w:rsidRPr="002C11A5">
              <w:rPr>
                <w:rFonts w:ascii="Arial Narrow" w:hAnsi="Arial Narrow" w:cs="Calibri"/>
                <w:color w:val="000000"/>
                <w:sz w:val="18"/>
                <w:szCs w:val="18"/>
                <w:lang w:eastAsia="es-PE"/>
              </w:rPr>
              <w:t xml:space="preserve"> de la Vega</w:t>
            </w:r>
          </w:p>
        </w:tc>
      </w:tr>
      <w:tr w:rsidR="002C11A5" w:rsidRPr="002C11A5" w14:paraId="297B3B2A" w14:textId="77777777" w:rsidTr="002C11A5">
        <w:trPr>
          <w:trHeight w:val="324"/>
        </w:trPr>
        <w:tc>
          <w:tcPr>
            <w:tcW w:w="570" w:type="dxa"/>
            <w:tcBorders>
              <w:top w:val="nil"/>
              <w:left w:val="single" w:sz="8" w:space="0" w:color="auto"/>
              <w:bottom w:val="single" w:sz="4" w:space="0" w:color="auto"/>
              <w:right w:val="single" w:sz="4" w:space="0" w:color="auto"/>
            </w:tcBorders>
            <w:shd w:val="clear" w:color="auto" w:fill="auto"/>
            <w:noWrap/>
            <w:vAlign w:val="center"/>
            <w:hideMark/>
          </w:tcPr>
          <w:p w14:paraId="76D4573A"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11</w:t>
            </w:r>
          </w:p>
        </w:tc>
        <w:tc>
          <w:tcPr>
            <w:tcW w:w="1414" w:type="dxa"/>
            <w:tcBorders>
              <w:top w:val="nil"/>
              <w:left w:val="nil"/>
              <w:bottom w:val="single" w:sz="4" w:space="0" w:color="auto"/>
              <w:right w:val="single" w:sz="4" w:space="0" w:color="auto"/>
            </w:tcBorders>
            <w:shd w:val="clear" w:color="auto" w:fill="auto"/>
            <w:noWrap/>
            <w:vAlign w:val="center"/>
            <w:hideMark/>
          </w:tcPr>
          <w:p w14:paraId="4B235437" w14:textId="1112C9F2"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25629D78" w14:textId="4901EFC7"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055" w:type="dxa"/>
            <w:tcBorders>
              <w:top w:val="nil"/>
              <w:left w:val="nil"/>
              <w:bottom w:val="single" w:sz="4" w:space="0" w:color="auto"/>
              <w:right w:val="single" w:sz="4" w:space="0" w:color="auto"/>
            </w:tcBorders>
            <w:shd w:val="clear" w:color="auto" w:fill="auto"/>
            <w:noWrap/>
            <w:vAlign w:val="center"/>
            <w:hideMark/>
          </w:tcPr>
          <w:p w14:paraId="533FD61D"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1090422</w:t>
            </w:r>
          </w:p>
        </w:tc>
        <w:tc>
          <w:tcPr>
            <w:tcW w:w="2693" w:type="dxa"/>
            <w:tcBorders>
              <w:top w:val="nil"/>
              <w:left w:val="nil"/>
              <w:bottom w:val="single" w:sz="4" w:space="0" w:color="auto"/>
              <w:right w:val="single" w:sz="4" w:space="0" w:color="auto"/>
            </w:tcBorders>
            <w:shd w:val="clear" w:color="auto" w:fill="auto"/>
            <w:noWrap/>
            <w:vAlign w:val="center"/>
            <w:hideMark/>
          </w:tcPr>
          <w:p w14:paraId="5306085A" w14:textId="4A6755E5"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José Carlos Mariátegui</w:t>
            </w:r>
          </w:p>
        </w:tc>
      </w:tr>
      <w:tr w:rsidR="002C11A5" w:rsidRPr="002C11A5" w14:paraId="6232ACAC" w14:textId="77777777" w:rsidTr="002C11A5">
        <w:trPr>
          <w:trHeight w:val="336"/>
        </w:trPr>
        <w:tc>
          <w:tcPr>
            <w:tcW w:w="57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7998542"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12</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14:paraId="579A2E5C" w14:textId="034580D9"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Uranmarca</w:t>
            </w:r>
          </w:p>
        </w:tc>
        <w:tc>
          <w:tcPr>
            <w:tcW w:w="1355" w:type="dxa"/>
            <w:tcBorders>
              <w:top w:val="nil"/>
              <w:left w:val="nil"/>
              <w:bottom w:val="single" w:sz="4" w:space="0" w:color="auto"/>
              <w:right w:val="single" w:sz="4" w:space="0" w:color="auto"/>
            </w:tcBorders>
            <w:shd w:val="clear" w:color="auto" w:fill="auto"/>
            <w:noWrap/>
            <w:vAlign w:val="center"/>
            <w:hideMark/>
          </w:tcPr>
          <w:p w14:paraId="50F16327" w14:textId="0FCF319D"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Tancayllo</w:t>
            </w:r>
          </w:p>
        </w:tc>
        <w:tc>
          <w:tcPr>
            <w:tcW w:w="1055" w:type="dxa"/>
            <w:tcBorders>
              <w:top w:val="nil"/>
              <w:left w:val="nil"/>
              <w:bottom w:val="single" w:sz="4" w:space="0" w:color="auto"/>
              <w:right w:val="single" w:sz="4" w:space="0" w:color="auto"/>
            </w:tcBorders>
            <w:shd w:val="clear" w:color="auto" w:fill="auto"/>
            <w:noWrap/>
            <w:vAlign w:val="center"/>
            <w:hideMark/>
          </w:tcPr>
          <w:p w14:paraId="57759FF1" w14:textId="77777777" w:rsidR="002C11A5" w:rsidRPr="002C11A5" w:rsidRDefault="002C11A5" w:rsidP="00956A7F">
            <w:pPr>
              <w:jc w:val="cente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1331438</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5685B30C" w14:textId="1E7D7DAA" w:rsidR="002C11A5" w:rsidRPr="002C11A5" w:rsidRDefault="002C11A5" w:rsidP="00956A7F">
            <w:pPr>
              <w:rPr>
                <w:rFonts w:ascii="Arial Narrow" w:hAnsi="Arial Narrow" w:cs="Calibri"/>
                <w:color w:val="000000"/>
                <w:sz w:val="18"/>
                <w:szCs w:val="18"/>
                <w:lang w:eastAsia="es-PE"/>
              </w:rPr>
            </w:pPr>
            <w:r w:rsidRPr="002C11A5">
              <w:rPr>
                <w:rFonts w:ascii="Arial Narrow" w:hAnsi="Arial Narrow" w:cs="Calibri"/>
                <w:color w:val="000000"/>
                <w:sz w:val="18"/>
                <w:szCs w:val="18"/>
                <w:lang w:eastAsia="es-PE"/>
              </w:rPr>
              <w:t>Lino Quintanilla</w:t>
            </w:r>
          </w:p>
        </w:tc>
      </w:tr>
    </w:tbl>
    <w:p w14:paraId="20641B22" w14:textId="3A3327AB" w:rsidR="00F52244" w:rsidRPr="002C11A5" w:rsidRDefault="00F52244" w:rsidP="002C11A5">
      <w:pPr>
        <w:tabs>
          <w:tab w:val="left" w:pos="142"/>
          <w:tab w:val="left" w:pos="1276"/>
        </w:tabs>
        <w:autoSpaceDE w:val="0"/>
        <w:autoSpaceDN w:val="0"/>
        <w:adjustRightInd w:val="0"/>
        <w:ind w:left="993"/>
        <w:jc w:val="both"/>
        <w:rPr>
          <w:rFonts w:ascii="Arial Narrow" w:hAnsi="Arial Narrow" w:cs="Arial"/>
          <w:sz w:val="16"/>
          <w:szCs w:val="22"/>
        </w:rPr>
      </w:pPr>
      <w:r w:rsidRPr="002C11A5">
        <w:rPr>
          <w:rFonts w:ascii="Arial Narrow" w:hAnsi="Arial Narrow" w:cs="Arial"/>
          <w:b/>
          <w:sz w:val="16"/>
          <w:szCs w:val="22"/>
        </w:rPr>
        <w:t>Fuente</w:t>
      </w:r>
      <w:r w:rsidRPr="002C11A5">
        <w:rPr>
          <w:rFonts w:ascii="Arial Narrow" w:hAnsi="Arial Narrow" w:cs="Arial"/>
          <w:sz w:val="16"/>
          <w:szCs w:val="22"/>
        </w:rPr>
        <w:t xml:space="preserve">: </w:t>
      </w:r>
      <w:r w:rsidR="005F119B" w:rsidRPr="002C11A5">
        <w:rPr>
          <w:rFonts w:ascii="Arial Narrow" w:hAnsi="Arial Narrow" w:cs="Arial"/>
          <w:sz w:val="16"/>
          <w:szCs w:val="22"/>
        </w:rPr>
        <w:t xml:space="preserve">Oficio </w:t>
      </w:r>
      <w:r w:rsidR="005A748F" w:rsidRPr="002C11A5">
        <w:rPr>
          <w:rFonts w:ascii="Arial Narrow" w:hAnsi="Arial Narrow" w:cs="Arial"/>
          <w:sz w:val="16"/>
          <w:szCs w:val="22"/>
        </w:rPr>
        <w:t>n.° 123-2023-GRAP/11/GRDS, de 4 de abril de 2023.</w:t>
      </w:r>
    </w:p>
    <w:p w14:paraId="00B4461C" w14:textId="1B622CF9" w:rsidR="009F1F32" w:rsidRPr="002C11A5" w:rsidRDefault="00F52244" w:rsidP="002C11A5">
      <w:pPr>
        <w:tabs>
          <w:tab w:val="left" w:pos="142"/>
          <w:tab w:val="left" w:pos="1276"/>
        </w:tabs>
        <w:autoSpaceDE w:val="0"/>
        <w:autoSpaceDN w:val="0"/>
        <w:adjustRightInd w:val="0"/>
        <w:ind w:left="993"/>
        <w:jc w:val="both"/>
        <w:rPr>
          <w:rFonts w:ascii="Arial Narrow" w:hAnsi="Arial Narrow" w:cs="Arial"/>
          <w:bCs/>
          <w:sz w:val="22"/>
          <w:szCs w:val="22"/>
        </w:rPr>
      </w:pPr>
      <w:r w:rsidRPr="002C11A5">
        <w:rPr>
          <w:rFonts w:ascii="Arial Narrow" w:hAnsi="Arial Narrow" w:cs="Arial"/>
          <w:b/>
          <w:bCs/>
          <w:sz w:val="16"/>
          <w:szCs w:val="22"/>
        </w:rPr>
        <w:t>Elaborado por:</w:t>
      </w:r>
      <w:r w:rsidRPr="002C11A5">
        <w:rPr>
          <w:rFonts w:ascii="Arial Narrow" w:hAnsi="Arial Narrow" w:cs="Arial"/>
          <w:bCs/>
          <w:sz w:val="16"/>
          <w:szCs w:val="22"/>
        </w:rPr>
        <w:t xml:space="preserve"> Comisión de Control</w:t>
      </w:r>
      <w:r w:rsidR="001774EA" w:rsidRPr="002C11A5">
        <w:rPr>
          <w:rFonts w:ascii="Arial Narrow" w:hAnsi="Arial Narrow" w:cs="Arial"/>
          <w:bCs/>
          <w:sz w:val="22"/>
          <w:szCs w:val="22"/>
        </w:rPr>
        <w:t>.</w:t>
      </w:r>
    </w:p>
    <w:p w14:paraId="718D15D8" w14:textId="77777777" w:rsidR="001774EA" w:rsidRPr="002C11A5" w:rsidRDefault="001774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BCC2D90" w14:textId="226DA584" w:rsidR="00F41314" w:rsidDel="007A3190" w:rsidRDefault="00A45AEA" w:rsidP="00AE74BE">
      <w:pPr>
        <w:tabs>
          <w:tab w:val="left" w:pos="142"/>
          <w:tab w:val="left" w:pos="1276"/>
        </w:tabs>
        <w:autoSpaceDE w:val="0"/>
        <w:autoSpaceDN w:val="0"/>
        <w:adjustRightInd w:val="0"/>
        <w:ind w:left="709"/>
        <w:jc w:val="both"/>
        <w:rPr>
          <w:del w:id="195" w:author="GRAPURIMAC" w:date="2023-07-05T17:19:00Z"/>
          <w:rFonts w:ascii="Arial Narrow" w:hAnsi="Arial Narrow" w:cs="Arial"/>
          <w:bCs/>
          <w:sz w:val="22"/>
          <w:szCs w:val="22"/>
        </w:rPr>
      </w:pPr>
      <w:del w:id="196" w:author="GRAPURIMAC" w:date="2023-07-05T17:19:00Z">
        <w:r w:rsidRPr="002C11A5" w:rsidDel="007A3190">
          <w:rPr>
            <w:rFonts w:ascii="Arial Narrow" w:hAnsi="Arial Narrow" w:cs="Arial"/>
            <w:bCs/>
            <w:sz w:val="22"/>
            <w:szCs w:val="22"/>
          </w:rPr>
          <w:delText>Por tanto</w:delText>
        </w:r>
        <w:r w:rsidR="001774EA" w:rsidRPr="002C11A5" w:rsidDel="007A3190">
          <w:rPr>
            <w:rFonts w:ascii="Arial Narrow" w:hAnsi="Arial Narrow" w:cs="Arial"/>
            <w:bCs/>
            <w:sz w:val="22"/>
            <w:szCs w:val="22"/>
          </w:rPr>
          <w:delText xml:space="preserve">, como se aprecia en el </w:delText>
        </w:r>
        <w:r w:rsidRPr="002C11A5" w:rsidDel="007A3190">
          <w:rPr>
            <w:rFonts w:ascii="Arial Narrow" w:hAnsi="Arial Narrow" w:cs="Arial"/>
            <w:bCs/>
            <w:sz w:val="22"/>
            <w:szCs w:val="22"/>
          </w:rPr>
          <w:delText>cuadro</w:delText>
        </w:r>
        <w:r w:rsidR="001774EA" w:rsidRPr="005132B3" w:rsidDel="007A3190">
          <w:rPr>
            <w:rFonts w:ascii="Arial Narrow" w:hAnsi="Arial Narrow" w:cs="Arial"/>
            <w:bCs/>
            <w:sz w:val="22"/>
            <w:szCs w:val="22"/>
          </w:rPr>
          <w:delText xml:space="preserve"> anterior</w:delText>
        </w:r>
        <w:r w:rsidRPr="005132B3" w:rsidDel="007A3190">
          <w:rPr>
            <w:rFonts w:ascii="Arial Narrow" w:hAnsi="Arial Narrow" w:cs="Arial"/>
            <w:bCs/>
            <w:sz w:val="22"/>
            <w:szCs w:val="22"/>
          </w:rPr>
          <w:delText>,</w:delText>
        </w:r>
        <w:r w:rsidR="001774EA" w:rsidRPr="005132B3" w:rsidDel="007A3190">
          <w:rPr>
            <w:rFonts w:ascii="Arial Narrow" w:hAnsi="Arial Narrow" w:cs="Arial"/>
            <w:bCs/>
            <w:sz w:val="22"/>
            <w:szCs w:val="22"/>
          </w:rPr>
          <w:delText xml:space="preserve"> el equipo técnico tiene planificado ejecutar el componente capacitación</w:delText>
        </w:r>
        <w:r w:rsidR="009725E8" w:rsidDel="007A3190">
          <w:rPr>
            <w:rFonts w:ascii="Arial Narrow" w:hAnsi="Arial Narrow" w:cs="Arial"/>
            <w:bCs/>
            <w:sz w:val="22"/>
            <w:szCs w:val="22"/>
          </w:rPr>
          <w:delText xml:space="preserve"> en doce (12) instituciones educativas</w:delText>
        </w:r>
        <w:r w:rsidR="00F41314" w:rsidDel="007A3190">
          <w:rPr>
            <w:rFonts w:ascii="Arial Narrow" w:hAnsi="Arial Narrow" w:cs="Arial"/>
            <w:bCs/>
            <w:sz w:val="22"/>
            <w:szCs w:val="22"/>
          </w:rPr>
          <w:delText xml:space="preserve">. </w:delText>
        </w:r>
        <w:r w:rsidR="009725E8" w:rsidDel="007A3190">
          <w:rPr>
            <w:rFonts w:ascii="Arial Narrow" w:hAnsi="Arial Narrow" w:cs="Arial"/>
            <w:bCs/>
            <w:sz w:val="22"/>
            <w:szCs w:val="22"/>
          </w:rPr>
          <w:delText>Asimismo, de la información recibida de la Entidad, se verifica que ya se ejecut</w:delText>
        </w:r>
        <w:r w:rsidR="00F41314" w:rsidDel="007A3190">
          <w:rPr>
            <w:rFonts w:ascii="Arial Narrow" w:hAnsi="Arial Narrow" w:cs="Arial"/>
            <w:bCs/>
            <w:sz w:val="22"/>
            <w:szCs w:val="22"/>
          </w:rPr>
          <w:delText>ó</w:delText>
        </w:r>
        <w:r w:rsidR="009725E8" w:rsidDel="007A3190">
          <w:rPr>
            <w:rFonts w:ascii="Arial Narrow" w:hAnsi="Arial Narrow" w:cs="Arial"/>
            <w:bCs/>
            <w:sz w:val="22"/>
            <w:szCs w:val="22"/>
          </w:rPr>
          <w:delText xml:space="preserve"> el componente capacitación en instituciones educativas, </w:delText>
        </w:r>
        <w:r w:rsidR="004C39A3" w:rsidDel="007A3190">
          <w:rPr>
            <w:rFonts w:ascii="Arial Narrow" w:hAnsi="Arial Narrow" w:cs="Arial"/>
            <w:bCs/>
            <w:sz w:val="22"/>
            <w:szCs w:val="22"/>
          </w:rPr>
          <w:delText>entre otros,</w:delText>
        </w:r>
        <w:r w:rsidR="00762219" w:rsidRPr="005132B3" w:rsidDel="007A3190">
          <w:rPr>
            <w:rFonts w:ascii="Arial Narrow" w:hAnsi="Arial Narrow" w:cs="Arial"/>
            <w:bCs/>
            <w:sz w:val="22"/>
            <w:szCs w:val="22"/>
          </w:rPr>
          <w:delText xml:space="preserve"> </w:delText>
        </w:r>
        <w:r w:rsidR="003C3447" w:rsidRPr="005132B3" w:rsidDel="007A3190">
          <w:rPr>
            <w:rFonts w:ascii="Arial Narrow" w:hAnsi="Arial Narrow" w:cs="Arial"/>
            <w:bCs/>
            <w:sz w:val="22"/>
            <w:szCs w:val="22"/>
          </w:rPr>
          <w:delText xml:space="preserve">en las I.E. San Pedro y I.E. José María Arguedas de </w:delText>
        </w:r>
        <w:r w:rsidR="00B800E3" w:rsidRPr="005132B3" w:rsidDel="007A3190">
          <w:rPr>
            <w:rFonts w:ascii="Arial Narrow" w:hAnsi="Arial Narrow" w:cs="Arial"/>
            <w:bCs/>
            <w:sz w:val="22"/>
            <w:szCs w:val="22"/>
          </w:rPr>
          <w:delText>U</w:delText>
        </w:r>
        <w:r w:rsidR="003C3447" w:rsidRPr="005132B3" w:rsidDel="007A3190">
          <w:rPr>
            <w:rFonts w:ascii="Arial Narrow" w:hAnsi="Arial Narrow" w:cs="Arial"/>
            <w:bCs/>
            <w:sz w:val="22"/>
            <w:szCs w:val="22"/>
          </w:rPr>
          <w:delText>ripa</w:delText>
        </w:r>
        <w:r w:rsidR="00F41314" w:rsidDel="007A3190">
          <w:rPr>
            <w:rFonts w:ascii="Arial Narrow" w:hAnsi="Arial Narrow" w:cs="Arial"/>
            <w:bCs/>
            <w:sz w:val="22"/>
            <w:szCs w:val="22"/>
          </w:rPr>
          <w:delText>, como se muestra en el cuadro siguiente:</w:delText>
        </w:r>
      </w:del>
    </w:p>
    <w:p w14:paraId="1B649BCF" w14:textId="637377BE" w:rsidR="00F41314" w:rsidDel="007A3190" w:rsidRDefault="00F41314" w:rsidP="00AE74BE">
      <w:pPr>
        <w:tabs>
          <w:tab w:val="left" w:pos="142"/>
          <w:tab w:val="left" w:pos="1276"/>
        </w:tabs>
        <w:autoSpaceDE w:val="0"/>
        <w:autoSpaceDN w:val="0"/>
        <w:adjustRightInd w:val="0"/>
        <w:ind w:left="709"/>
        <w:jc w:val="both"/>
        <w:rPr>
          <w:del w:id="197" w:author="GRAPURIMAC" w:date="2023-07-05T17:19:00Z"/>
          <w:rFonts w:ascii="Arial Narrow" w:hAnsi="Arial Narrow" w:cs="Arial"/>
          <w:bCs/>
          <w:sz w:val="22"/>
          <w:szCs w:val="22"/>
        </w:rPr>
      </w:pPr>
    </w:p>
    <w:p w14:paraId="0A25F800" w14:textId="5FC5961A" w:rsidR="00F41314" w:rsidRPr="002C11A5" w:rsidDel="007A3190" w:rsidRDefault="00F41314" w:rsidP="00F41314">
      <w:pPr>
        <w:tabs>
          <w:tab w:val="left" w:pos="142"/>
          <w:tab w:val="left" w:pos="1276"/>
        </w:tabs>
        <w:autoSpaceDE w:val="0"/>
        <w:autoSpaceDN w:val="0"/>
        <w:adjustRightInd w:val="0"/>
        <w:ind w:left="709"/>
        <w:jc w:val="center"/>
        <w:rPr>
          <w:del w:id="198" w:author="GRAPURIMAC" w:date="2023-07-05T17:19:00Z"/>
          <w:rFonts w:ascii="Arial Narrow" w:hAnsi="Arial Narrow" w:cs="Arial"/>
          <w:b/>
          <w:sz w:val="22"/>
          <w:szCs w:val="22"/>
        </w:rPr>
      </w:pPr>
      <w:del w:id="199" w:author="GRAPURIMAC" w:date="2023-07-05T17:19:00Z">
        <w:r w:rsidRPr="002C11A5" w:rsidDel="007A3190">
          <w:rPr>
            <w:rFonts w:ascii="Arial Narrow" w:hAnsi="Arial Narrow" w:cs="Arial"/>
            <w:b/>
            <w:sz w:val="22"/>
            <w:szCs w:val="22"/>
          </w:rPr>
          <w:delText>Cuadro n.° 4</w:delText>
        </w:r>
      </w:del>
    </w:p>
    <w:p w14:paraId="6DA7D118" w14:textId="3A1C5ABB" w:rsidR="00F41314" w:rsidRPr="002C11A5" w:rsidDel="007A3190" w:rsidRDefault="00F41314" w:rsidP="00F41314">
      <w:pPr>
        <w:pStyle w:val="Prrafodelista"/>
        <w:tabs>
          <w:tab w:val="left" w:pos="142"/>
          <w:tab w:val="left" w:pos="1276"/>
        </w:tabs>
        <w:autoSpaceDE w:val="0"/>
        <w:autoSpaceDN w:val="0"/>
        <w:adjustRightInd w:val="0"/>
        <w:spacing w:line="240" w:lineRule="auto"/>
        <w:ind w:left="709"/>
        <w:jc w:val="center"/>
        <w:rPr>
          <w:del w:id="200" w:author="GRAPURIMAC" w:date="2023-07-05T17:19:00Z"/>
          <w:rFonts w:ascii="Arial Narrow" w:hAnsi="Arial Narrow" w:cs="Arial"/>
          <w:b/>
        </w:rPr>
      </w:pPr>
      <w:del w:id="201" w:author="GRAPURIMAC" w:date="2023-07-05T17:19:00Z">
        <w:r w:rsidRPr="002C11A5" w:rsidDel="007A3190">
          <w:rPr>
            <w:rFonts w:ascii="Arial Narrow" w:hAnsi="Arial Narrow" w:cs="Arial"/>
            <w:b/>
          </w:rPr>
          <w:delText>I.E. en las que se ejecutó el componente de capacitación</w:delText>
        </w:r>
      </w:del>
    </w:p>
    <w:tbl>
      <w:tblPr>
        <w:tblW w:w="7286"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2"/>
        <w:gridCol w:w="1116"/>
        <w:gridCol w:w="1936"/>
        <w:gridCol w:w="978"/>
        <w:gridCol w:w="2764"/>
      </w:tblGrid>
      <w:tr w:rsidR="002C11A5" w:rsidRPr="002C11A5" w:rsidDel="007A3190" w14:paraId="13F9DB75" w14:textId="0A743EF8" w:rsidTr="002C11A5">
        <w:trPr>
          <w:trHeight w:val="76"/>
          <w:del w:id="202" w:author="GRAPURIMAC" w:date="2023-07-05T17:19:00Z"/>
        </w:trPr>
        <w:tc>
          <w:tcPr>
            <w:tcW w:w="492" w:type="dxa"/>
            <w:shd w:val="clear" w:color="auto" w:fill="auto"/>
            <w:noWrap/>
            <w:vAlign w:val="center"/>
            <w:hideMark/>
          </w:tcPr>
          <w:p w14:paraId="231187A0" w14:textId="3FCF1F39" w:rsidR="002C11A5" w:rsidRPr="002C11A5" w:rsidDel="007A3190" w:rsidRDefault="002C11A5" w:rsidP="00956A7F">
            <w:pPr>
              <w:rPr>
                <w:del w:id="203" w:author="GRAPURIMAC" w:date="2023-07-05T17:19:00Z"/>
                <w:rFonts w:ascii="Arial Narrow" w:hAnsi="Arial Narrow" w:cs="Calibri"/>
                <w:color w:val="000000"/>
                <w:lang w:eastAsia="es-PE"/>
              </w:rPr>
            </w:pPr>
            <w:del w:id="204" w:author="GRAPURIMAC" w:date="2023-07-05T17:19:00Z">
              <w:r w:rsidRPr="002C11A5" w:rsidDel="007A3190">
                <w:rPr>
                  <w:rFonts w:ascii="Arial Narrow" w:hAnsi="Arial Narrow" w:cs="Calibri"/>
                  <w:b/>
                  <w:bCs/>
                  <w:color w:val="000000"/>
                  <w:lang w:eastAsia="es-PE"/>
                </w:rPr>
                <w:delText>N°</w:delText>
              </w:r>
            </w:del>
          </w:p>
        </w:tc>
        <w:tc>
          <w:tcPr>
            <w:tcW w:w="1116" w:type="dxa"/>
            <w:vAlign w:val="center"/>
          </w:tcPr>
          <w:p w14:paraId="728CD166" w14:textId="409B160D" w:rsidR="002C11A5" w:rsidRPr="002C11A5" w:rsidDel="007A3190" w:rsidRDefault="002C11A5" w:rsidP="00956A7F">
            <w:pPr>
              <w:jc w:val="center"/>
              <w:rPr>
                <w:del w:id="205" w:author="GRAPURIMAC" w:date="2023-07-05T17:19:00Z"/>
                <w:rFonts w:ascii="Arial Narrow" w:hAnsi="Arial Narrow" w:cs="Calibri"/>
                <w:color w:val="000000"/>
                <w:lang w:eastAsia="es-PE"/>
              </w:rPr>
            </w:pPr>
            <w:del w:id="206" w:author="GRAPURIMAC" w:date="2023-07-05T17:19:00Z">
              <w:r w:rsidRPr="002C11A5" w:rsidDel="007A3190">
                <w:rPr>
                  <w:rFonts w:ascii="Arial Narrow" w:hAnsi="Arial Narrow" w:cs="Calibri"/>
                  <w:b/>
                  <w:bCs/>
                  <w:color w:val="000000"/>
                  <w:lang w:eastAsia="es-PE"/>
                </w:rPr>
                <w:delText>DISTRITO</w:delText>
              </w:r>
            </w:del>
          </w:p>
        </w:tc>
        <w:tc>
          <w:tcPr>
            <w:tcW w:w="1936" w:type="dxa"/>
            <w:vAlign w:val="center"/>
          </w:tcPr>
          <w:p w14:paraId="1F4A32D0" w14:textId="46C0F17B" w:rsidR="002C11A5" w:rsidRPr="002C11A5" w:rsidDel="007A3190" w:rsidRDefault="002C11A5" w:rsidP="00956A7F">
            <w:pPr>
              <w:jc w:val="center"/>
              <w:rPr>
                <w:del w:id="207" w:author="GRAPURIMAC" w:date="2023-07-05T17:19:00Z"/>
                <w:rFonts w:ascii="Arial Narrow" w:hAnsi="Arial Narrow" w:cs="Calibri"/>
                <w:color w:val="000000"/>
                <w:lang w:eastAsia="es-PE"/>
              </w:rPr>
            </w:pPr>
            <w:del w:id="208" w:author="GRAPURIMAC" w:date="2023-07-05T17:19:00Z">
              <w:r w:rsidRPr="002C11A5" w:rsidDel="007A3190">
                <w:rPr>
                  <w:rFonts w:ascii="Arial Narrow" w:hAnsi="Arial Narrow" w:cs="Calibri"/>
                  <w:b/>
                  <w:bCs/>
                  <w:color w:val="000000"/>
                  <w:lang w:eastAsia="es-PE"/>
                </w:rPr>
                <w:delText>LOCALIDAD</w:delText>
              </w:r>
            </w:del>
          </w:p>
        </w:tc>
        <w:tc>
          <w:tcPr>
            <w:tcW w:w="978" w:type="dxa"/>
            <w:vAlign w:val="center"/>
          </w:tcPr>
          <w:p w14:paraId="7C8C19AB" w14:textId="6A4D33B1" w:rsidR="002C11A5" w:rsidRPr="002C11A5" w:rsidDel="007A3190" w:rsidRDefault="002C11A5" w:rsidP="00956A7F">
            <w:pPr>
              <w:jc w:val="center"/>
              <w:rPr>
                <w:del w:id="209" w:author="GRAPURIMAC" w:date="2023-07-05T17:19:00Z"/>
                <w:rFonts w:ascii="Arial Narrow" w:hAnsi="Arial Narrow" w:cs="Calibri"/>
                <w:color w:val="000000"/>
                <w:lang w:eastAsia="es-PE"/>
              </w:rPr>
            </w:pPr>
            <w:del w:id="210" w:author="GRAPURIMAC" w:date="2023-07-05T17:19:00Z">
              <w:r w:rsidRPr="002C11A5" w:rsidDel="007A3190">
                <w:rPr>
                  <w:rFonts w:ascii="Arial Narrow" w:hAnsi="Arial Narrow" w:cs="Calibri"/>
                  <w:b/>
                  <w:bCs/>
                  <w:color w:val="000000"/>
                  <w:lang w:eastAsia="es-PE"/>
                </w:rPr>
                <w:delText>CODIGO MODULAR</w:delText>
              </w:r>
            </w:del>
          </w:p>
        </w:tc>
        <w:tc>
          <w:tcPr>
            <w:tcW w:w="2764" w:type="dxa"/>
            <w:shd w:val="clear" w:color="auto" w:fill="auto"/>
            <w:noWrap/>
            <w:vAlign w:val="center"/>
            <w:hideMark/>
          </w:tcPr>
          <w:p w14:paraId="25C1B999" w14:textId="56B575C7" w:rsidR="002C11A5" w:rsidRPr="002C11A5" w:rsidDel="007A3190" w:rsidRDefault="002C11A5" w:rsidP="00956A7F">
            <w:pPr>
              <w:jc w:val="center"/>
              <w:rPr>
                <w:del w:id="211" w:author="GRAPURIMAC" w:date="2023-07-05T17:19:00Z"/>
                <w:rFonts w:ascii="Arial Narrow" w:hAnsi="Arial Narrow" w:cs="Calibri"/>
                <w:color w:val="000000"/>
                <w:lang w:eastAsia="es-PE"/>
              </w:rPr>
            </w:pPr>
            <w:del w:id="212" w:author="GRAPURIMAC" w:date="2023-07-05T17:19:00Z">
              <w:r w:rsidRPr="002C11A5" w:rsidDel="007A3190">
                <w:rPr>
                  <w:rFonts w:ascii="Arial Narrow" w:hAnsi="Arial Narrow" w:cs="Calibri"/>
                  <w:b/>
                  <w:bCs/>
                  <w:color w:val="000000"/>
                  <w:lang w:eastAsia="es-PE"/>
                </w:rPr>
                <w:delText>II.EE</w:delText>
              </w:r>
            </w:del>
          </w:p>
        </w:tc>
      </w:tr>
      <w:tr w:rsidR="002C11A5" w:rsidRPr="002C11A5" w:rsidDel="007A3190" w14:paraId="565BC4CC" w14:textId="64391150" w:rsidTr="002C11A5">
        <w:trPr>
          <w:trHeight w:val="38"/>
          <w:del w:id="213" w:author="GRAPURIMAC" w:date="2023-07-05T17:19:00Z"/>
        </w:trPr>
        <w:tc>
          <w:tcPr>
            <w:tcW w:w="492" w:type="dxa"/>
            <w:shd w:val="clear" w:color="auto" w:fill="auto"/>
            <w:noWrap/>
            <w:vAlign w:val="center"/>
            <w:hideMark/>
          </w:tcPr>
          <w:p w14:paraId="7364C5CF" w14:textId="28A0643F" w:rsidR="002C11A5" w:rsidRPr="002C11A5" w:rsidDel="007A3190" w:rsidRDefault="002C11A5" w:rsidP="00956A7F">
            <w:pPr>
              <w:jc w:val="center"/>
              <w:rPr>
                <w:del w:id="214" w:author="GRAPURIMAC" w:date="2023-07-05T17:19:00Z"/>
                <w:rFonts w:ascii="Arial Narrow" w:hAnsi="Arial Narrow" w:cs="Calibri"/>
                <w:color w:val="000000"/>
                <w:lang w:eastAsia="es-PE"/>
              </w:rPr>
            </w:pPr>
            <w:del w:id="215" w:author="GRAPURIMAC" w:date="2023-07-05T17:19:00Z">
              <w:r w:rsidRPr="002C11A5" w:rsidDel="007A3190">
                <w:rPr>
                  <w:rFonts w:ascii="Arial Narrow" w:hAnsi="Arial Narrow" w:cs="Calibri"/>
                  <w:color w:val="000000"/>
                  <w:lang w:eastAsia="es-PE"/>
                </w:rPr>
                <w:delText>1</w:delText>
              </w:r>
            </w:del>
          </w:p>
        </w:tc>
        <w:tc>
          <w:tcPr>
            <w:tcW w:w="1116" w:type="dxa"/>
            <w:vAlign w:val="center"/>
          </w:tcPr>
          <w:p w14:paraId="7C0579C7" w14:textId="29AD3D86" w:rsidR="002C11A5" w:rsidRPr="002C11A5" w:rsidDel="007A3190" w:rsidRDefault="002C11A5" w:rsidP="00956A7F">
            <w:pPr>
              <w:rPr>
                <w:del w:id="216" w:author="GRAPURIMAC" w:date="2023-07-05T17:19:00Z"/>
                <w:rFonts w:ascii="Arial Narrow" w:hAnsi="Arial Narrow" w:cs="Calibri"/>
                <w:color w:val="000000"/>
                <w:lang w:eastAsia="es-PE"/>
              </w:rPr>
            </w:pPr>
            <w:del w:id="217" w:author="GRAPURIMAC" w:date="2023-07-05T17:19:00Z">
              <w:r w:rsidRPr="002C11A5" w:rsidDel="007A3190">
                <w:rPr>
                  <w:rFonts w:ascii="Arial Narrow" w:hAnsi="Arial Narrow" w:cs="Calibri"/>
                  <w:color w:val="000000"/>
                </w:rPr>
                <w:delText>Chincheros</w:delText>
              </w:r>
            </w:del>
          </w:p>
        </w:tc>
        <w:tc>
          <w:tcPr>
            <w:tcW w:w="1936" w:type="dxa"/>
            <w:vAlign w:val="center"/>
          </w:tcPr>
          <w:p w14:paraId="791DB090" w14:textId="7A3CE936" w:rsidR="002C11A5" w:rsidRPr="002C11A5" w:rsidDel="007A3190" w:rsidRDefault="002C11A5" w:rsidP="00956A7F">
            <w:pPr>
              <w:rPr>
                <w:del w:id="218" w:author="GRAPURIMAC" w:date="2023-07-05T17:19:00Z"/>
                <w:rFonts w:ascii="Arial Narrow" w:hAnsi="Arial Narrow" w:cs="Calibri"/>
                <w:color w:val="000000"/>
                <w:lang w:eastAsia="es-PE"/>
              </w:rPr>
            </w:pPr>
            <w:del w:id="219" w:author="GRAPURIMAC" w:date="2023-07-05T17:19:00Z">
              <w:r w:rsidRPr="002C11A5" w:rsidDel="007A3190">
                <w:rPr>
                  <w:rFonts w:ascii="Arial Narrow" w:hAnsi="Arial Narrow" w:cs="Calibri"/>
                  <w:color w:val="000000"/>
                </w:rPr>
                <w:delText>Cayara</w:delText>
              </w:r>
            </w:del>
          </w:p>
        </w:tc>
        <w:tc>
          <w:tcPr>
            <w:tcW w:w="978" w:type="dxa"/>
            <w:vAlign w:val="center"/>
          </w:tcPr>
          <w:p w14:paraId="030B8C76" w14:textId="5AF822F8" w:rsidR="002C11A5" w:rsidRPr="002C11A5" w:rsidDel="007A3190" w:rsidRDefault="002C11A5" w:rsidP="00956A7F">
            <w:pPr>
              <w:rPr>
                <w:del w:id="220" w:author="GRAPURIMAC" w:date="2023-07-05T17:19:00Z"/>
                <w:rFonts w:ascii="Arial Narrow" w:hAnsi="Arial Narrow" w:cs="Calibri"/>
                <w:color w:val="000000"/>
                <w:lang w:eastAsia="es-PE"/>
              </w:rPr>
            </w:pPr>
            <w:del w:id="221" w:author="GRAPURIMAC" w:date="2023-07-05T17:19:00Z">
              <w:r w:rsidRPr="002C11A5" w:rsidDel="007A3190">
                <w:rPr>
                  <w:rFonts w:ascii="Arial Narrow" w:hAnsi="Arial Narrow" w:cs="Calibri"/>
                  <w:color w:val="000000"/>
                </w:rPr>
                <w:delText>1205756</w:delText>
              </w:r>
            </w:del>
          </w:p>
        </w:tc>
        <w:tc>
          <w:tcPr>
            <w:tcW w:w="2764" w:type="dxa"/>
            <w:shd w:val="clear" w:color="auto" w:fill="auto"/>
            <w:vAlign w:val="center"/>
            <w:hideMark/>
          </w:tcPr>
          <w:p w14:paraId="6D183FFD" w14:textId="7C625A8F" w:rsidR="002C11A5" w:rsidRPr="002C11A5" w:rsidDel="007A3190" w:rsidRDefault="002C11A5" w:rsidP="00956A7F">
            <w:pPr>
              <w:rPr>
                <w:del w:id="222" w:author="GRAPURIMAC" w:date="2023-07-05T17:19:00Z"/>
                <w:rFonts w:ascii="Arial Narrow" w:hAnsi="Arial Narrow" w:cs="Calibri"/>
                <w:color w:val="000000"/>
                <w:lang w:eastAsia="es-PE"/>
              </w:rPr>
            </w:pPr>
            <w:del w:id="223" w:author="GRAPURIMAC" w:date="2023-07-05T17:19:00Z">
              <w:r w:rsidRPr="002C11A5" w:rsidDel="007A3190">
                <w:rPr>
                  <w:rFonts w:ascii="Arial Narrow" w:hAnsi="Arial Narrow" w:cs="Calibri"/>
                  <w:color w:val="000000"/>
                  <w:lang w:eastAsia="es-PE"/>
                </w:rPr>
                <w:delText>I.E Jorge Chávez</w:delText>
              </w:r>
            </w:del>
          </w:p>
        </w:tc>
      </w:tr>
      <w:tr w:rsidR="002C11A5" w:rsidRPr="002C11A5" w:rsidDel="007A3190" w14:paraId="1A8BCE1F" w14:textId="7BE934D5" w:rsidTr="002C11A5">
        <w:trPr>
          <w:trHeight w:val="34"/>
          <w:del w:id="224" w:author="GRAPURIMAC" w:date="2023-07-05T17:19:00Z"/>
        </w:trPr>
        <w:tc>
          <w:tcPr>
            <w:tcW w:w="492" w:type="dxa"/>
            <w:shd w:val="clear" w:color="auto" w:fill="auto"/>
            <w:noWrap/>
            <w:vAlign w:val="center"/>
            <w:hideMark/>
          </w:tcPr>
          <w:p w14:paraId="1999A8A5" w14:textId="7C5A2385" w:rsidR="002C11A5" w:rsidRPr="002C11A5" w:rsidDel="007A3190" w:rsidRDefault="002C11A5" w:rsidP="00956A7F">
            <w:pPr>
              <w:jc w:val="center"/>
              <w:rPr>
                <w:del w:id="225" w:author="GRAPURIMAC" w:date="2023-07-05T17:19:00Z"/>
                <w:rFonts w:ascii="Arial Narrow" w:hAnsi="Arial Narrow" w:cs="Calibri"/>
                <w:color w:val="000000"/>
                <w:lang w:eastAsia="es-PE"/>
              </w:rPr>
            </w:pPr>
            <w:del w:id="226" w:author="GRAPURIMAC" w:date="2023-07-05T17:19:00Z">
              <w:r w:rsidRPr="002C11A5" w:rsidDel="007A3190">
                <w:rPr>
                  <w:rFonts w:ascii="Arial Narrow" w:hAnsi="Arial Narrow" w:cs="Calibri"/>
                  <w:color w:val="000000"/>
                  <w:lang w:eastAsia="es-PE"/>
                </w:rPr>
                <w:delText>2</w:delText>
              </w:r>
            </w:del>
          </w:p>
        </w:tc>
        <w:tc>
          <w:tcPr>
            <w:tcW w:w="1116" w:type="dxa"/>
            <w:vAlign w:val="center"/>
          </w:tcPr>
          <w:p w14:paraId="36E76FF3" w14:textId="21CEB61B" w:rsidR="002C11A5" w:rsidRPr="002C11A5" w:rsidDel="007A3190" w:rsidRDefault="002C11A5" w:rsidP="00956A7F">
            <w:pPr>
              <w:rPr>
                <w:del w:id="227" w:author="GRAPURIMAC" w:date="2023-07-05T17:19:00Z"/>
                <w:rFonts w:ascii="Arial Narrow" w:hAnsi="Arial Narrow" w:cs="Calibri"/>
                <w:color w:val="000000"/>
                <w:lang w:eastAsia="es-PE"/>
              </w:rPr>
            </w:pPr>
            <w:del w:id="228" w:author="GRAPURIMAC" w:date="2023-07-05T17:19:00Z">
              <w:r w:rsidRPr="002C11A5" w:rsidDel="007A3190">
                <w:rPr>
                  <w:rFonts w:ascii="Arial Narrow" w:hAnsi="Arial Narrow" w:cs="Calibri"/>
                  <w:color w:val="000000"/>
                </w:rPr>
                <w:delText>Ranracancha</w:delText>
              </w:r>
            </w:del>
          </w:p>
        </w:tc>
        <w:tc>
          <w:tcPr>
            <w:tcW w:w="1936" w:type="dxa"/>
            <w:vAlign w:val="center"/>
          </w:tcPr>
          <w:p w14:paraId="67BE84FB" w14:textId="62E67501" w:rsidR="002C11A5" w:rsidRPr="002C11A5" w:rsidDel="007A3190" w:rsidRDefault="002C11A5" w:rsidP="00956A7F">
            <w:pPr>
              <w:rPr>
                <w:del w:id="229" w:author="GRAPURIMAC" w:date="2023-07-05T17:19:00Z"/>
                <w:rFonts w:ascii="Arial Narrow" w:hAnsi="Arial Narrow" w:cs="Calibri"/>
                <w:color w:val="000000"/>
                <w:lang w:eastAsia="es-PE"/>
              </w:rPr>
            </w:pPr>
            <w:del w:id="230" w:author="GRAPURIMAC" w:date="2023-07-05T17:19:00Z">
              <w:r w:rsidRPr="002C11A5" w:rsidDel="007A3190">
                <w:rPr>
                  <w:rFonts w:ascii="Arial Narrow" w:hAnsi="Arial Narrow" w:cs="Calibri"/>
                  <w:color w:val="000000"/>
                </w:rPr>
                <w:delText>Llatanaco</w:delText>
              </w:r>
            </w:del>
          </w:p>
        </w:tc>
        <w:tc>
          <w:tcPr>
            <w:tcW w:w="978" w:type="dxa"/>
            <w:vAlign w:val="center"/>
          </w:tcPr>
          <w:p w14:paraId="13008ADF" w14:textId="7300DAFB" w:rsidR="002C11A5" w:rsidRPr="002C11A5" w:rsidDel="007A3190" w:rsidRDefault="002C11A5" w:rsidP="00956A7F">
            <w:pPr>
              <w:rPr>
                <w:del w:id="231" w:author="GRAPURIMAC" w:date="2023-07-05T17:19:00Z"/>
                <w:rFonts w:ascii="Arial Narrow" w:hAnsi="Arial Narrow" w:cs="Calibri"/>
                <w:color w:val="000000"/>
                <w:lang w:eastAsia="es-PE"/>
              </w:rPr>
            </w:pPr>
            <w:del w:id="232" w:author="GRAPURIMAC" w:date="2023-07-05T17:19:00Z">
              <w:r w:rsidRPr="002C11A5" w:rsidDel="007A3190">
                <w:rPr>
                  <w:rFonts w:ascii="Arial Narrow" w:hAnsi="Arial Narrow" w:cs="Calibri"/>
                  <w:color w:val="000000"/>
                </w:rPr>
                <w:delText>1331594</w:delText>
              </w:r>
            </w:del>
          </w:p>
        </w:tc>
        <w:tc>
          <w:tcPr>
            <w:tcW w:w="2764" w:type="dxa"/>
            <w:shd w:val="clear" w:color="auto" w:fill="auto"/>
            <w:vAlign w:val="center"/>
            <w:hideMark/>
          </w:tcPr>
          <w:p w14:paraId="16DC3FE4" w14:textId="1363EF8A" w:rsidR="002C11A5" w:rsidRPr="002C11A5" w:rsidDel="007A3190" w:rsidRDefault="00956A7F" w:rsidP="00956A7F">
            <w:pPr>
              <w:rPr>
                <w:del w:id="233" w:author="GRAPURIMAC" w:date="2023-07-05T17:19:00Z"/>
                <w:rFonts w:ascii="Arial Narrow" w:hAnsi="Arial Narrow" w:cs="Calibri"/>
                <w:color w:val="000000"/>
                <w:lang w:eastAsia="es-PE"/>
              </w:rPr>
            </w:pPr>
            <w:del w:id="234" w:author="GRAPURIMAC" w:date="2023-07-05T17:19:00Z">
              <w:r w:rsidDel="007A3190">
                <w:rPr>
                  <w:rFonts w:ascii="Arial Narrow" w:hAnsi="Arial Narrow" w:cs="Calibri"/>
                  <w:color w:val="000000"/>
                  <w:lang w:eastAsia="es-PE"/>
                </w:rPr>
                <w:delText>I.E  Manuel Scorz</w:delText>
              </w:r>
              <w:r w:rsidR="002C11A5" w:rsidRPr="002C11A5" w:rsidDel="007A3190">
                <w:rPr>
                  <w:rFonts w:ascii="Arial Narrow" w:hAnsi="Arial Narrow" w:cs="Calibri"/>
                  <w:color w:val="000000"/>
                  <w:lang w:eastAsia="es-PE"/>
                </w:rPr>
                <w:delText>a - Llatanaco</w:delText>
              </w:r>
            </w:del>
          </w:p>
        </w:tc>
      </w:tr>
      <w:tr w:rsidR="002C11A5" w:rsidRPr="002C11A5" w:rsidDel="007A3190" w14:paraId="04FFEC8D" w14:textId="624421F1" w:rsidTr="002C11A5">
        <w:trPr>
          <w:trHeight w:val="34"/>
          <w:del w:id="235" w:author="GRAPURIMAC" w:date="2023-07-05T17:19:00Z"/>
        </w:trPr>
        <w:tc>
          <w:tcPr>
            <w:tcW w:w="492" w:type="dxa"/>
            <w:shd w:val="clear" w:color="auto" w:fill="auto"/>
            <w:noWrap/>
            <w:vAlign w:val="center"/>
            <w:hideMark/>
          </w:tcPr>
          <w:p w14:paraId="006F28E6" w14:textId="3C9CCCF6" w:rsidR="002C11A5" w:rsidRPr="00E7639F" w:rsidDel="007A3190" w:rsidRDefault="002C11A5" w:rsidP="00956A7F">
            <w:pPr>
              <w:jc w:val="center"/>
              <w:rPr>
                <w:del w:id="236" w:author="GRAPURIMAC" w:date="2023-07-05T17:19:00Z"/>
                <w:rFonts w:ascii="Arial Narrow" w:hAnsi="Arial Narrow" w:cs="Calibri"/>
                <w:b/>
                <w:color w:val="000000"/>
                <w:lang w:eastAsia="es-PE"/>
              </w:rPr>
            </w:pPr>
            <w:del w:id="237" w:author="GRAPURIMAC" w:date="2023-07-05T17:19:00Z">
              <w:r w:rsidRPr="00E7639F" w:rsidDel="007A3190">
                <w:rPr>
                  <w:rFonts w:ascii="Arial Narrow" w:hAnsi="Arial Narrow" w:cs="Calibri"/>
                  <w:b/>
                  <w:color w:val="000000"/>
                  <w:lang w:eastAsia="es-PE"/>
                </w:rPr>
                <w:delText>3</w:delText>
              </w:r>
            </w:del>
          </w:p>
        </w:tc>
        <w:tc>
          <w:tcPr>
            <w:tcW w:w="1116" w:type="dxa"/>
            <w:vAlign w:val="center"/>
          </w:tcPr>
          <w:p w14:paraId="4380A46B" w14:textId="67BF0FB0" w:rsidR="002C11A5" w:rsidRPr="00E7639F" w:rsidDel="007A3190" w:rsidRDefault="002C11A5" w:rsidP="00956A7F">
            <w:pPr>
              <w:rPr>
                <w:del w:id="238" w:author="GRAPURIMAC" w:date="2023-07-05T17:19:00Z"/>
                <w:rFonts w:ascii="Arial Narrow" w:hAnsi="Arial Narrow" w:cs="Calibri"/>
                <w:b/>
                <w:color w:val="000000"/>
                <w:lang w:eastAsia="es-PE"/>
              </w:rPr>
            </w:pPr>
            <w:del w:id="239" w:author="GRAPURIMAC" w:date="2023-07-05T17:19:00Z">
              <w:r w:rsidRPr="00E7639F" w:rsidDel="007A3190">
                <w:rPr>
                  <w:rFonts w:ascii="Arial Narrow" w:hAnsi="Arial Narrow" w:cs="Calibri"/>
                  <w:b/>
                  <w:color w:val="000000"/>
                </w:rPr>
                <w:delText>El Porvenir</w:delText>
              </w:r>
            </w:del>
          </w:p>
        </w:tc>
        <w:tc>
          <w:tcPr>
            <w:tcW w:w="1936" w:type="dxa"/>
            <w:vAlign w:val="center"/>
          </w:tcPr>
          <w:p w14:paraId="393084CC" w14:textId="29446839" w:rsidR="002C11A5" w:rsidRPr="00E7639F" w:rsidDel="007A3190" w:rsidRDefault="002C11A5" w:rsidP="00956A7F">
            <w:pPr>
              <w:rPr>
                <w:del w:id="240" w:author="GRAPURIMAC" w:date="2023-07-05T17:19:00Z"/>
                <w:rFonts w:ascii="Arial Narrow" w:hAnsi="Arial Narrow" w:cs="Calibri"/>
                <w:b/>
                <w:color w:val="000000"/>
                <w:lang w:eastAsia="es-PE"/>
              </w:rPr>
            </w:pPr>
            <w:del w:id="241" w:author="GRAPURIMAC" w:date="2023-07-05T17:19:00Z">
              <w:r w:rsidRPr="00E7639F" w:rsidDel="007A3190">
                <w:rPr>
                  <w:rFonts w:ascii="Arial Narrow" w:hAnsi="Arial Narrow" w:cs="Calibri"/>
                  <w:b/>
                  <w:color w:val="000000"/>
                </w:rPr>
                <w:delText>San Pedro Huanburque</w:delText>
              </w:r>
            </w:del>
          </w:p>
        </w:tc>
        <w:tc>
          <w:tcPr>
            <w:tcW w:w="978" w:type="dxa"/>
            <w:vAlign w:val="center"/>
          </w:tcPr>
          <w:p w14:paraId="156368F1" w14:textId="1B3796D3" w:rsidR="002C11A5" w:rsidRPr="00E7639F" w:rsidDel="007A3190" w:rsidRDefault="002C11A5" w:rsidP="00956A7F">
            <w:pPr>
              <w:rPr>
                <w:del w:id="242" w:author="GRAPURIMAC" w:date="2023-07-05T17:19:00Z"/>
                <w:rFonts w:ascii="Arial Narrow" w:hAnsi="Arial Narrow" w:cs="Calibri"/>
                <w:b/>
                <w:color w:val="000000"/>
                <w:lang w:eastAsia="es-PE"/>
              </w:rPr>
            </w:pPr>
            <w:del w:id="243" w:author="GRAPURIMAC" w:date="2023-07-05T17:19:00Z">
              <w:r w:rsidRPr="00E7639F" w:rsidDel="007A3190">
                <w:rPr>
                  <w:rFonts w:ascii="Arial Narrow" w:hAnsi="Arial Narrow" w:cs="Calibri"/>
                  <w:b/>
                  <w:color w:val="000000"/>
                </w:rPr>
                <w:delText>1331347</w:delText>
              </w:r>
            </w:del>
          </w:p>
        </w:tc>
        <w:tc>
          <w:tcPr>
            <w:tcW w:w="2764" w:type="dxa"/>
            <w:shd w:val="clear" w:color="auto" w:fill="auto"/>
            <w:vAlign w:val="center"/>
            <w:hideMark/>
          </w:tcPr>
          <w:p w14:paraId="21BDAF6F" w14:textId="3EA1DA65" w:rsidR="002C11A5" w:rsidRPr="00E7639F" w:rsidDel="007A3190" w:rsidRDefault="002C11A5" w:rsidP="00956A7F">
            <w:pPr>
              <w:rPr>
                <w:del w:id="244" w:author="GRAPURIMAC" w:date="2023-07-05T17:19:00Z"/>
                <w:rFonts w:ascii="Arial Narrow" w:hAnsi="Arial Narrow" w:cs="Calibri"/>
                <w:b/>
                <w:color w:val="000000"/>
                <w:lang w:eastAsia="es-PE"/>
              </w:rPr>
            </w:pPr>
            <w:del w:id="245" w:author="GRAPURIMAC" w:date="2023-07-05T17:19:00Z">
              <w:r w:rsidRPr="00E7639F" w:rsidDel="007A3190">
                <w:rPr>
                  <w:rFonts w:ascii="Arial Narrow" w:hAnsi="Arial Narrow" w:cs="Calibri"/>
                  <w:b/>
                  <w:color w:val="000000"/>
                  <w:lang w:eastAsia="es-PE"/>
                </w:rPr>
                <w:delText>I.E  San Pedro</w:delText>
              </w:r>
            </w:del>
          </w:p>
        </w:tc>
      </w:tr>
      <w:tr w:rsidR="002C11A5" w:rsidRPr="002C11A5" w:rsidDel="007A3190" w14:paraId="4B158FA4" w14:textId="22481106" w:rsidTr="002C11A5">
        <w:trPr>
          <w:trHeight w:val="34"/>
          <w:del w:id="246" w:author="GRAPURIMAC" w:date="2023-07-05T17:19:00Z"/>
        </w:trPr>
        <w:tc>
          <w:tcPr>
            <w:tcW w:w="492" w:type="dxa"/>
            <w:shd w:val="clear" w:color="auto" w:fill="auto"/>
            <w:noWrap/>
            <w:vAlign w:val="center"/>
            <w:hideMark/>
          </w:tcPr>
          <w:p w14:paraId="69228BAD" w14:textId="6AD6FECD" w:rsidR="002C11A5" w:rsidRPr="002C11A5" w:rsidDel="007A3190" w:rsidRDefault="002C11A5" w:rsidP="00956A7F">
            <w:pPr>
              <w:jc w:val="center"/>
              <w:rPr>
                <w:del w:id="247" w:author="GRAPURIMAC" w:date="2023-07-05T17:19:00Z"/>
                <w:rFonts w:ascii="Arial Narrow" w:hAnsi="Arial Narrow" w:cs="Calibri"/>
                <w:color w:val="000000"/>
                <w:lang w:eastAsia="es-PE"/>
              </w:rPr>
            </w:pPr>
            <w:del w:id="248" w:author="GRAPURIMAC" w:date="2023-07-05T17:19:00Z">
              <w:r w:rsidRPr="002C11A5" w:rsidDel="007A3190">
                <w:rPr>
                  <w:rFonts w:ascii="Arial Narrow" w:hAnsi="Arial Narrow" w:cs="Calibri"/>
                  <w:color w:val="000000"/>
                  <w:lang w:eastAsia="es-PE"/>
                </w:rPr>
                <w:delText>4</w:delText>
              </w:r>
            </w:del>
          </w:p>
        </w:tc>
        <w:tc>
          <w:tcPr>
            <w:tcW w:w="1116" w:type="dxa"/>
            <w:vAlign w:val="center"/>
          </w:tcPr>
          <w:p w14:paraId="6D555D5D" w14:textId="15DFC245" w:rsidR="002C11A5" w:rsidRPr="002C11A5" w:rsidDel="007A3190" w:rsidRDefault="002C11A5" w:rsidP="00956A7F">
            <w:pPr>
              <w:rPr>
                <w:del w:id="249" w:author="GRAPURIMAC" w:date="2023-07-05T17:19:00Z"/>
                <w:rFonts w:ascii="Arial Narrow" w:hAnsi="Arial Narrow" w:cs="Calibri"/>
                <w:color w:val="000000"/>
                <w:lang w:eastAsia="es-PE"/>
              </w:rPr>
            </w:pPr>
            <w:del w:id="250" w:author="GRAPURIMAC" w:date="2023-07-05T17:19:00Z">
              <w:r w:rsidRPr="002C11A5" w:rsidDel="007A3190">
                <w:rPr>
                  <w:rFonts w:ascii="Arial Narrow" w:hAnsi="Arial Narrow" w:cs="Calibri"/>
                  <w:color w:val="000000"/>
                </w:rPr>
                <w:delText>Anco-Huallo</w:delText>
              </w:r>
            </w:del>
          </w:p>
        </w:tc>
        <w:tc>
          <w:tcPr>
            <w:tcW w:w="1936" w:type="dxa"/>
            <w:vAlign w:val="center"/>
          </w:tcPr>
          <w:p w14:paraId="7EEB99BD" w14:textId="7C416A84" w:rsidR="002C11A5" w:rsidRPr="002C11A5" w:rsidDel="007A3190" w:rsidRDefault="002C11A5" w:rsidP="00956A7F">
            <w:pPr>
              <w:rPr>
                <w:del w:id="251" w:author="GRAPURIMAC" w:date="2023-07-05T17:19:00Z"/>
                <w:rFonts w:ascii="Arial Narrow" w:hAnsi="Arial Narrow" w:cs="Calibri"/>
                <w:color w:val="000000"/>
                <w:lang w:eastAsia="es-PE"/>
              </w:rPr>
            </w:pPr>
            <w:del w:id="252" w:author="GRAPURIMAC" w:date="2023-07-05T17:19:00Z">
              <w:r w:rsidRPr="002C11A5" w:rsidDel="007A3190">
                <w:rPr>
                  <w:rFonts w:ascii="Arial Narrow" w:hAnsi="Arial Narrow" w:cs="Calibri"/>
                  <w:color w:val="000000"/>
                </w:rPr>
                <w:delText>Vista Alegre</w:delText>
              </w:r>
            </w:del>
          </w:p>
        </w:tc>
        <w:tc>
          <w:tcPr>
            <w:tcW w:w="978" w:type="dxa"/>
            <w:vAlign w:val="center"/>
          </w:tcPr>
          <w:p w14:paraId="2F75E9A9" w14:textId="443B5300" w:rsidR="002C11A5" w:rsidRPr="002C11A5" w:rsidDel="007A3190" w:rsidRDefault="002C11A5" w:rsidP="00956A7F">
            <w:pPr>
              <w:rPr>
                <w:del w:id="253" w:author="GRAPURIMAC" w:date="2023-07-05T17:19:00Z"/>
                <w:rFonts w:ascii="Arial Narrow" w:hAnsi="Arial Narrow" w:cs="Calibri"/>
                <w:color w:val="000000"/>
                <w:lang w:eastAsia="es-PE"/>
              </w:rPr>
            </w:pPr>
            <w:del w:id="254" w:author="GRAPURIMAC" w:date="2023-07-05T17:19:00Z">
              <w:r w:rsidRPr="002C11A5" w:rsidDel="007A3190">
                <w:rPr>
                  <w:rFonts w:ascii="Arial Narrow" w:hAnsi="Arial Narrow" w:cs="Calibri"/>
                  <w:color w:val="000000"/>
                </w:rPr>
                <w:delText>1331552</w:delText>
              </w:r>
            </w:del>
          </w:p>
        </w:tc>
        <w:tc>
          <w:tcPr>
            <w:tcW w:w="2764" w:type="dxa"/>
            <w:shd w:val="clear" w:color="auto" w:fill="auto"/>
            <w:vAlign w:val="center"/>
            <w:hideMark/>
          </w:tcPr>
          <w:p w14:paraId="5991D7ED" w14:textId="32EBFCA5" w:rsidR="002C11A5" w:rsidRPr="002C11A5" w:rsidDel="007A3190" w:rsidRDefault="002C11A5" w:rsidP="00956A7F">
            <w:pPr>
              <w:rPr>
                <w:del w:id="255" w:author="GRAPURIMAC" w:date="2023-07-05T17:19:00Z"/>
                <w:rFonts w:ascii="Arial Narrow" w:hAnsi="Arial Narrow" w:cs="Calibri"/>
                <w:color w:val="000000"/>
                <w:lang w:eastAsia="es-PE"/>
              </w:rPr>
            </w:pPr>
            <w:del w:id="256" w:author="GRAPURIMAC" w:date="2023-07-05T17:19:00Z">
              <w:r w:rsidRPr="002C11A5" w:rsidDel="007A3190">
                <w:rPr>
                  <w:rFonts w:ascii="Arial Narrow" w:hAnsi="Arial Narrow" w:cs="Calibri"/>
                  <w:color w:val="000000"/>
                  <w:lang w:eastAsia="es-PE"/>
                </w:rPr>
                <w:delText>I.E  Carlos Noriega Jiménez</w:delText>
              </w:r>
            </w:del>
          </w:p>
        </w:tc>
      </w:tr>
      <w:tr w:rsidR="002C11A5" w:rsidRPr="002C11A5" w:rsidDel="007A3190" w14:paraId="356E468F" w14:textId="61A83FAD" w:rsidTr="002C11A5">
        <w:trPr>
          <w:trHeight w:val="34"/>
          <w:del w:id="257" w:author="GRAPURIMAC" w:date="2023-07-05T17:19:00Z"/>
        </w:trPr>
        <w:tc>
          <w:tcPr>
            <w:tcW w:w="492" w:type="dxa"/>
            <w:shd w:val="clear" w:color="auto" w:fill="auto"/>
            <w:noWrap/>
            <w:vAlign w:val="center"/>
            <w:hideMark/>
          </w:tcPr>
          <w:p w14:paraId="153459AD" w14:textId="41C1C6CE" w:rsidR="002C11A5" w:rsidRPr="00E7639F" w:rsidDel="007A3190" w:rsidRDefault="002C11A5" w:rsidP="00956A7F">
            <w:pPr>
              <w:jc w:val="center"/>
              <w:rPr>
                <w:del w:id="258" w:author="GRAPURIMAC" w:date="2023-07-05T17:19:00Z"/>
                <w:rFonts w:ascii="Arial Narrow" w:hAnsi="Arial Narrow" w:cs="Calibri"/>
                <w:b/>
                <w:color w:val="000000"/>
                <w:lang w:eastAsia="es-PE"/>
              </w:rPr>
            </w:pPr>
            <w:del w:id="259" w:author="GRAPURIMAC" w:date="2023-07-05T17:19:00Z">
              <w:r w:rsidRPr="00E7639F" w:rsidDel="007A3190">
                <w:rPr>
                  <w:rFonts w:ascii="Arial Narrow" w:hAnsi="Arial Narrow" w:cs="Calibri"/>
                  <w:b/>
                  <w:color w:val="000000"/>
                  <w:lang w:eastAsia="es-PE"/>
                </w:rPr>
                <w:delText>5</w:delText>
              </w:r>
            </w:del>
          </w:p>
        </w:tc>
        <w:tc>
          <w:tcPr>
            <w:tcW w:w="1116" w:type="dxa"/>
            <w:vAlign w:val="center"/>
          </w:tcPr>
          <w:p w14:paraId="1461062F" w14:textId="6288628F" w:rsidR="002C11A5" w:rsidRPr="00E7639F" w:rsidDel="007A3190" w:rsidRDefault="002C11A5" w:rsidP="00956A7F">
            <w:pPr>
              <w:rPr>
                <w:del w:id="260" w:author="GRAPURIMAC" w:date="2023-07-05T17:19:00Z"/>
                <w:rFonts w:ascii="Arial Narrow" w:hAnsi="Arial Narrow" w:cs="Calibri"/>
                <w:b/>
                <w:color w:val="000000"/>
                <w:lang w:eastAsia="es-PE"/>
              </w:rPr>
            </w:pPr>
            <w:del w:id="261" w:author="GRAPURIMAC" w:date="2023-07-05T17:19:00Z">
              <w:r w:rsidRPr="00E7639F" w:rsidDel="007A3190">
                <w:rPr>
                  <w:rFonts w:ascii="Arial Narrow" w:hAnsi="Arial Narrow" w:cs="Calibri"/>
                  <w:b/>
                  <w:color w:val="000000"/>
                </w:rPr>
                <w:delText>Anco-Huallo</w:delText>
              </w:r>
            </w:del>
          </w:p>
        </w:tc>
        <w:tc>
          <w:tcPr>
            <w:tcW w:w="1936" w:type="dxa"/>
            <w:vAlign w:val="center"/>
          </w:tcPr>
          <w:p w14:paraId="693705B9" w14:textId="3CB6C498" w:rsidR="002C11A5" w:rsidRPr="00E7639F" w:rsidDel="007A3190" w:rsidRDefault="002C11A5" w:rsidP="00956A7F">
            <w:pPr>
              <w:rPr>
                <w:del w:id="262" w:author="GRAPURIMAC" w:date="2023-07-05T17:19:00Z"/>
                <w:rFonts w:ascii="Arial Narrow" w:hAnsi="Arial Narrow" w:cs="Calibri"/>
                <w:b/>
                <w:color w:val="000000"/>
                <w:lang w:eastAsia="es-PE"/>
              </w:rPr>
            </w:pPr>
            <w:del w:id="263" w:author="GRAPURIMAC" w:date="2023-07-05T17:19:00Z">
              <w:r w:rsidRPr="00E7639F" w:rsidDel="007A3190">
                <w:rPr>
                  <w:rFonts w:ascii="Arial Narrow" w:hAnsi="Arial Narrow" w:cs="Calibri"/>
                  <w:b/>
                  <w:color w:val="000000"/>
                </w:rPr>
                <w:delText>Uripa</w:delText>
              </w:r>
            </w:del>
          </w:p>
        </w:tc>
        <w:tc>
          <w:tcPr>
            <w:tcW w:w="978" w:type="dxa"/>
            <w:vAlign w:val="center"/>
          </w:tcPr>
          <w:p w14:paraId="7EE38370" w14:textId="14996EF7" w:rsidR="002C11A5" w:rsidRPr="00E7639F" w:rsidDel="007A3190" w:rsidRDefault="002C11A5" w:rsidP="00956A7F">
            <w:pPr>
              <w:rPr>
                <w:del w:id="264" w:author="GRAPURIMAC" w:date="2023-07-05T17:19:00Z"/>
                <w:rFonts w:ascii="Arial Narrow" w:hAnsi="Arial Narrow" w:cs="Calibri"/>
                <w:b/>
                <w:color w:val="000000"/>
                <w:lang w:eastAsia="es-PE"/>
              </w:rPr>
            </w:pPr>
            <w:del w:id="265" w:author="GRAPURIMAC" w:date="2023-07-05T17:19:00Z">
              <w:r w:rsidRPr="00E7639F" w:rsidDel="007A3190">
                <w:rPr>
                  <w:rFonts w:ascii="Arial Narrow" w:hAnsi="Arial Narrow" w:cs="Calibri"/>
                  <w:b/>
                  <w:color w:val="000000"/>
                </w:rPr>
                <w:delText>1090349</w:delText>
              </w:r>
            </w:del>
          </w:p>
        </w:tc>
        <w:tc>
          <w:tcPr>
            <w:tcW w:w="2764" w:type="dxa"/>
            <w:shd w:val="clear" w:color="auto" w:fill="auto"/>
            <w:vAlign w:val="center"/>
            <w:hideMark/>
          </w:tcPr>
          <w:p w14:paraId="79365BD7" w14:textId="5D42AB08" w:rsidR="002C11A5" w:rsidRPr="00E7639F" w:rsidDel="007A3190" w:rsidRDefault="002C11A5" w:rsidP="00956A7F">
            <w:pPr>
              <w:rPr>
                <w:del w:id="266" w:author="GRAPURIMAC" w:date="2023-07-05T17:19:00Z"/>
                <w:rFonts w:ascii="Arial Narrow" w:hAnsi="Arial Narrow" w:cs="Calibri"/>
                <w:b/>
                <w:color w:val="000000"/>
                <w:lang w:eastAsia="es-PE"/>
              </w:rPr>
            </w:pPr>
            <w:del w:id="267" w:author="GRAPURIMAC" w:date="2023-07-05T17:19:00Z">
              <w:r w:rsidRPr="00E7639F" w:rsidDel="007A3190">
                <w:rPr>
                  <w:rFonts w:ascii="Arial Narrow" w:hAnsi="Arial Narrow" w:cs="Calibri"/>
                  <w:b/>
                  <w:color w:val="000000"/>
                  <w:lang w:eastAsia="es-PE"/>
                </w:rPr>
                <w:delText>I.E  José María Arguedas</w:delText>
              </w:r>
            </w:del>
          </w:p>
        </w:tc>
      </w:tr>
      <w:tr w:rsidR="002C11A5" w:rsidRPr="002C11A5" w:rsidDel="007A3190" w14:paraId="7729F052" w14:textId="310C8F66" w:rsidTr="002C11A5">
        <w:trPr>
          <w:trHeight w:val="115"/>
          <w:del w:id="268" w:author="GRAPURIMAC" w:date="2023-07-05T17:19:00Z"/>
        </w:trPr>
        <w:tc>
          <w:tcPr>
            <w:tcW w:w="492" w:type="dxa"/>
            <w:shd w:val="clear" w:color="auto" w:fill="auto"/>
            <w:noWrap/>
            <w:vAlign w:val="center"/>
            <w:hideMark/>
          </w:tcPr>
          <w:p w14:paraId="6295B4BD" w14:textId="0E9FADA9" w:rsidR="002C11A5" w:rsidRPr="002C11A5" w:rsidDel="007A3190" w:rsidRDefault="002C11A5" w:rsidP="00956A7F">
            <w:pPr>
              <w:jc w:val="center"/>
              <w:rPr>
                <w:del w:id="269" w:author="GRAPURIMAC" w:date="2023-07-05T17:19:00Z"/>
                <w:rFonts w:ascii="Arial Narrow" w:hAnsi="Arial Narrow" w:cs="Calibri"/>
                <w:color w:val="000000"/>
                <w:lang w:eastAsia="es-PE"/>
              </w:rPr>
            </w:pPr>
            <w:del w:id="270" w:author="GRAPURIMAC" w:date="2023-07-05T17:19:00Z">
              <w:r w:rsidRPr="002C11A5" w:rsidDel="007A3190">
                <w:rPr>
                  <w:rFonts w:ascii="Arial Narrow" w:hAnsi="Arial Narrow" w:cs="Calibri"/>
                  <w:color w:val="000000"/>
                  <w:lang w:eastAsia="es-PE"/>
                </w:rPr>
                <w:delText>6</w:delText>
              </w:r>
            </w:del>
          </w:p>
        </w:tc>
        <w:tc>
          <w:tcPr>
            <w:tcW w:w="1116" w:type="dxa"/>
            <w:vAlign w:val="center"/>
          </w:tcPr>
          <w:p w14:paraId="244399DE" w14:textId="105BA445" w:rsidR="002C11A5" w:rsidRPr="002C11A5" w:rsidDel="007A3190" w:rsidRDefault="002C11A5" w:rsidP="00956A7F">
            <w:pPr>
              <w:rPr>
                <w:del w:id="271" w:author="GRAPURIMAC" w:date="2023-07-05T17:19:00Z"/>
                <w:rFonts w:ascii="Arial Narrow" w:hAnsi="Arial Narrow" w:cs="Calibri"/>
                <w:color w:val="000000"/>
                <w:lang w:eastAsia="es-PE"/>
              </w:rPr>
            </w:pPr>
            <w:del w:id="272" w:author="GRAPURIMAC" w:date="2023-07-05T17:19:00Z">
              <w:r w:rsidRPr="002C11A5" w:rsidDel="007A3190">
                <w:rPr>
                  <w:rFonts w:ascii="Arial Narrow" w:hAnsi="Arial Narrow" w:cs="Calibri"/>
                  <w:color w:val="000000"/>
                </w:rPr>
                <w:delText>Ahuayro</w:delText>
              </w:r>
            </w:del>
          </w:p>
        </w:tc>
        <w:tc>
          <w:tcPr>
            <w:tcW w:w="1936" w:type="dxa"/>
            <w:vAlign w:val="center"/>
          </w:tcPr>
          <w:p w14:paraId="5072A001" w14:textId="3B403DF1" w:rsidR="002C11A5" w:rsidRPr="002C11A5" w:rsidDel="007A3190" w:rsidRDefault="002C11A5" w:rsidP="00956A7F">
            <w:pPr>
              <w:rPr>
                <w:del w:id="273" w:author="GRAPURIMAC" w:date="2023-07-05T17:19:00Z"/>
                <w:rFonts w:ascii="Arial Narrow" w:hAnsi="Arial Narrow" w:cs="Calibri"/>
                <w:color w:val="000000"/>
                <w:lang w:eastAsia="es-PE"/>
              </w:rPr>
            </w:pPr>
            <w:del w:id="274" w:author="GRAPURIMAC" w:date="2023-07-05T17:19:00Z">
              <w:r w:rsidRPr="002C11A5" w:rsidDel="007A3190">
                <w:rPr>
                  <w:rFonts w:ascii="Arial Narrow" w:hAnsi="Arial Narrow" w:cs="Calibri"/>
                  <w:color w:val="000000"/>
                </w:rPr>
                <w:delText>Ahuayro</w:delText>
              </w:r>
            </w:del>
          </w:p>
        </w:tc>
        <w:tc>
          <w:tcPr>
            <w:tcW w:w="978" w:type="dxa"/>
            <w:vAlign w:val="center"/>
          </w:tcPr>
          <w:p w14:paraId="587135B5" w14:textId="3705629F" w:rsidR="002C11A5" w:rsidRPr="002C11A5" w:rsidDel="007A3190" w:rsidRDefault="002C11A5" w:rsidP="00956A7F">
            <w:pPr>
              <w:rPr>
                <w:del w:id="275" w:author="GRAPURIMAC" w:date="2023-07-05T17:19:00Z"/>
                <w:rFonts w:ascii="Arial Narrow" w:hAnsi="Arial Narrow" w:cs="Calibri"/>
                <w:color w:val="000000"/>
                <w:lang w:eastAsia="es-PE"/>
              </w:rPr>
            </w:pPr>
            <w:del w:id="276" w:author="GRAPURIMAC" w:date="2023-07-05T17:19:00Z">
              <w:r w:rsidRPr="002C11A5" w:rsidDel="007A3190">
                <w:rPr>
                  <w:rFonts w:ascii="Arial Narrow" w:hAnsi="Arial Narrow" w:cs="Calibri"/>
                  <w:color w:val="000000"/>
                </w:rPr>
                <w:delText>1205913</w:delText>
              </w:r>
            </w:del>
          </w:p>
        </w:tc>
        <w:tc>
          <w:tcPr>
            <w:tcW w:w="2764" w:type="dxa"/>
            <w:shd w:val="clear" w:color="auto" w:fill="auto"/>
            <w:vAlign w:val="center"/>
            <w:hideMark/>
          </w:tcPr>
          <w:p w14:paraId="0A263773" w14:textId="64A535C4" w:rsidR="002C11A5" w:rsidRPr="002C11A5" w:rsidDel="007A3190" w:rsidRDefault="002C11A5" w:rsidP="00956A7F">
            <w:pPr>
              <w:rPr>
                <w:del w:id="277" w:author="GRAPURIMAC" w:date="2023-07-05T17:19:00Z"/>
                <w:rFonts w:ascii="Arial Narrow" w:hAnsi="Arial Narrow" w:cs="Calibri"/>
                <w:color w:val="000000"/>
                <w:lang w:eastAsia="es-PE"/>
              </w:rPr>
            </w:pPr>
            <w:del w:id="278" w:author="GRAPURIMAC" w:date="2023-07-05T17:19:00Z">
              <w:r w:rsidRPr="002C11A5" w:rsidDel="007A3190">
                <w:rPr>
                  <w:rFonts w:ascii="Arial Narrow" w:hAnsi="Arial Narrow" w:cs="Calibri"/>
                  <w:color w:val="000000"/>
                  <w:lang w:eastAsia="es-PE"/>
                </w:rPr>
                <w:delText>I.E Ciro Alegría</w:delText>
              </w:r>
            </w:del>
          </w:p>
        </w:tc>
      </w:tr>
      <w:tr w:rsidR="002C11A5" w:rsidRPr="002C11A5" w:rsidDel="007A3190" w14:paraId="55365C79" w14:textId="2F18178A" w:rsidTr="002C11A5">
        <w:trPr>
          <w:trHeight w:val="34"/>
          <w:del w:id="279" w:author="GRAPURIMAC" w:date="2023-07-05T17:19:00Z"/>
        </w:trPr>
        <w:tc>
          <w:tcPr>
            <w:tcW w:w="492" w:type="dxa"/>
            <w:shd w:val="clear" w:color="auto" w:fill="auto"/>
            <w:noWrap/>
            <w:vAlign w:val="center"/>
            <w:hideMark/>
          </w:tcPr>
          <w:p w14:paraId="1EF566D0" w14:textId="49E604CF" w:rsidR="002C11A5" w:rsidRPr="002C11A5" w:rsidDel="007A3190" w:rsidRDefault="002C11A5" w:rsidP="00956A7F">
            <w:pPr>
              <w:jc w:val="center"/>
              <w:rPr>
                <w:del w:id="280" w:author="GRAPURIMAC" w:date="2023-07-05T17:19:00Z"/>
                <w:rFonts w:ascii="Arial Narrow" w:hAnsi="Arial Narrow" w:cs="Calibri"/>
                <w:color w:val="000000"/>
                <w:lang w:eastAsia="es-PE"/>
              </w:rPr>
            </w:pPr>
            <w:del w:id="281" w:author="GRAPURIMAC" w:date="2023-07-05T17:19:00Z">
              <w:r w:rsidRPr="002C11A5" w:rsidDel="007A3190">
                <w:rPr>
                  <w:rFonts w:ascii="Arial Narrow" w:hAnsi="Arial Narrow" w:cs="Calibri"/>
                  <w:color w:val="000000"/>
                  <w:lang w:eastAsia="es-PE"/>
                </w:rPr>
                <w:delText>7</w:delText>
              </w:r>
            </w:del>
          </w:p>
        </w:tc>
        <w:tc>
          <w:tcPr>
            <w:tcW w:w="1116" w:type="dxa"/>
            <w:vAlign w:val="center"/>
          </w:tcPr>
          <w:p w14:paraId="4775F821" w14:textId="51CA7F9A" w:rsidR="002C11A5" w:rsidRPr="002C11A5" w:rsidDel="007A3190" w:rsidRDefault="002C11A5" w:rsidP="00956A7F">
            <w:pPr>
              <w:rPr>
                <w:del w:id="282" w:author="GRAPURIMAC" w:date="2023-07-05T17:19:00Z"/>
                <w:rFonts w:ascii="Arial Narrow" w:hAnsi="Arial Narrow" w:cs="Calibri"/>
                <w:color w:val="000000"/>
                <w:lang w:eastAsia="es-PE"/>
              </w:rPr>
            </w:pPr>
            <w:del w:id="283" w:author="GRAPURIMAC" w:date="2023-07-05T17:19:00Z">
              <w:r w:rsidRPr="002C11A5" w:rsidDel="007A3190">
                <w:rPr>
                  <w:rFonts w:ascii="Arial Narrow" w:hAnsi="Arial Narrow" w:cs="Calibri"/>
                  <w:color w:val="000000"/>
                </w:rPr>
                <w:delText>Chincheros</w:delText>
              </w:r>
            </w:del>
          </w:p>
        </w:tc>
        <w:tc>
          <w:tcPr>
            <w:tcW w:w="1936" w:type="dxa"/>
            <w:vAlign w:val="center"/>
          </w:tcPr>
          <w:p w14:paraId="13BCD72B" w14:textId="47DB8186" w:rsidR="002C11A5" w:rsidRPr="002C11A5" w:rsidDel="007A3190" w:rsidRDefault="002C11A5" w:rsidP="00956A7F">
            <w:pPr>
              <w:rPr>
                <w:del w:id="284" w:author="GRAPURIMAC" w:date="2023-07-05T17:19:00Z"/>
                <w:rFonts w:ascii="Arial Narrow" w:hAnsi="Arial Narrow" w:cs="Calibri"/>
                <w:color w:val="000000"/>
                <w:lang w:eastAsia="es-PE"/>
              </w:rPr>
            </w:pPr>
            <w:del w:id="285" w:author="GRAPURIMAC" w:date="2023-07-05T17:19:00Z">
              <w:r w:rsidRPr="002C11A5" w:rsidDel="007A3190">
                <w:rPr>
                  <w:rFonts w:ascii="Arial Narrow" w:hAnsi="Arial Narrow" w:cs="Calibri"/>
                  <w:color w:val="000000"/>
                </w:rPr>
                <w:delText>Callebamba</w:delText>
              </w:r>
            </w:del>
          </w:p>
        </w:tc>
        <w:tc>
          <w:tcPr>
            <w:tcW w:w="978" w:type="dxa"/>
            <w:vAlign w:val="center"/>
          </w:tcPr>
          <w:p w14:paraId="4E97438B" w14:textId="12931865" w:rsidR="002C11A5" w:rsidRPr="002C11A5" w:rsidDel="007A3190" w:rsidRDefault="002C11A5" w:rsidP="00956A7F">
            <w:pPr>
              <w:rPr>
                <w:del w:id="286" w:author="GRAPURIMAC" w:date="2023-07-05T17:19:00Z"/>
                <w:rFonts w:ascii="Arial Narrow" w:hAnsi="Arial Narrow" w:cs="Calibri"/>
                <w:color w:val="000000"/>
                <w:lang w:eastAsia="es-PE"/>
              </w:rPr>
            </w:pPr>
            <w:del w:id="287" w:author="GRAPURIMAC" w:date="2023-07-05T17:19:00Z">
              <w:r w:rsidRPr="002C11A5" w:rsidDel="007A3190">
                <w:rPr>
                  <w:rFonts w:ascii="Arial Narrow" w:hAnsi="Arial Narrow" w:cs="Calibri"/>
                  <w:color w:val="000000"/>
                </w:rPr>
                <w:delText>1331586</w:delText>
              </w:r>
            </w:del>
          </w:p>
        </w:tc>
        <w:tc>
          <w:tcPr>
            <w:tcW w:w="2764" w:type="dxa"/>
            <w:shd w:val="clear" w:color="auto" w:fill="auto"/>
            <w:vAlign w:val="center"/>
            <w:hideMark/>
          </w:tcPr>
          <w:p w14:paraId="1C070ACF" w14:textId="301BA1BA" w:rsidR="002C11A5" w:rsidRPr="002C11A5" w:rsidDel="007A3190" w:rsidRDefault="002C11A5" w:rsidP="00956A7F">
            <w:pPr>
              <w:rPr>
                <w:del w:id="288" w:author="GRAPURIMAC" w:date="2023-07-05T17:19:00Z"/>
                <w:rFonts w:ascii="Arial Narrow" w:hAnsi="Arial Narrow" w:cs="Calibri"/>
                <w:color w:val="000000"/>
                <w:lang w:eastAsia="es-PE"/>
              </w:rPr>
            </w:pPr>
            <w:del w:id="289" w:author="GRAPURIMAC" w:date="2023-07-05T17:19:00Z">
              <w:r w:rsidRPr="002C11A5" w:rsidDel="007A3190">
                <w:rPr>
                  <w:rFonts w:ascii="Arial Narrow" w:hAnsi="Arial Narrow" w:cs="Calibri"/>
                  <w:color w:val="000000"/>
                  <w:lang w:eastAsia="es-PE"/>
                </w:rPr>
                <w:delText>I.E  San Juan Bautista</w:delText>
              </w:r>
            </w:del>
          </w:p>
        </w:tc>
      </w:tr>
      <w:tr w:rsidR="002C11A5" w:rsidRPr="002C11A5" w:rsidDel="007A3190" w14:paraId="29A176D9" w14:textId="7D2DB71B" w:rsidTr="002C11A5">
        <w:trPr>
          <w:trHeight w:val="34"/>
          <w:del w:id="290" w:author="GRAPURIMAC" w:date="2023-07-05T17:19:00Z"/>
        </w:trPr>
        <w:tc>
          <w:tcPr>
            <w:tcW w:w="492" w:type="dxa"/>
            <w:shd w:val="clear" w:color="auto" w:fill="auto"/>
            <w:noWrap/>
            <w:vAlign w:val="center"/>
            <w:hideMark/>
          </w:tcPr>
          <w:p w14:paraId="21866D6B" w14:textId="4A4BE119" w:rsidR="002C11A5" w:rsidRPr="002C11A5" w:rsidDel="007A3190" w:rsidRDefault="002C11A5" w:rsidP="00956A7F">
            <w:pPr>
              <w:jc w:val="center"/>
              <w:rPr>
                <w:del w:id="291" w:author="GRAPURIMAC" w:date="2023-07-05T17:19:00Z"/>
                <w:rFonts w:ascii="Arial Narrow" w:hAnsi="Arial Narrow" w:cs="Calibri"/>
                <w:color w:val="000000"/>
                <w:lang w:eastAsia="es-PE"/>
              </w:rPr>
            </w:pPr>
            <w:del w:id="292" w:author="GRAPURIMAC" w:date="2023-07-05T17:19:00Z">
              <w:r w:rsidRPr="002C11A5" w:rsidDel="007A3190">
                <w:rPr>
                  <w:rFonts w:ascii="Arial Narrow" w:hAnsi="Arial Narrow" w:cs="Calibri"/>
                  <w:color w:val="000000"/>
                  <w:lang w:eastAsia="es-PE"/>
                </w:rPr>
                <w:delText>8</w:delText>
              </w:r>
            </w:del>
          </w:p>
        </w:tc>
        <w:tc>
          <w:tcPr>
            <w:tcW w:w="1116" w:type="dxa"/>
            <w:vAlign w:val="center"/>
          </w:tcPr>
          <w:p w14:paraId="3D206515" w14:textId="21E2401D" w:rsidR="002C11A5" w:rsidRPr="002C11A5" w:rsidDel="007A3190" w:rsidRDefault="002C11A5" w:rsidP="00956A7F">
            <w:pPr>
              <w:rPr>
                <w:del w:id="293" w:author="GRAPURIMAC" w:date="2023-07-05T17:19:00Z"/>
                <w:rFonts w:ascii="Arial Narrow" w:hAnsi="Arial Narrow" w:cs="Calibri"/>
                <w:color w:val="000000"/>
                <w:lang w:eastAsia="es-PE"/>
              </w:rPr>
            </w:pPr>
            <w:del w:id="294" w:author="GRAPURIMAC" w:date="2023-07-05T17:19:00Z">
              <w:r w:rsidRPr="002C11A5" w:rsidDel="007A3190">
                <w:rPr>
                  <w:rFonts w:ascii="Arial Narrow" w:hAnsi="Arial Narrow" w:cs="Calibri"/>
                  <w:color w:val="000000"/>
                </w:rPr>
                <w:delText>Ongoy</w:delText>
              </w:r>
            </w:del>
          </w:p>
        </w:tc>
        <w:tc>
          <w:tcPr>
            <w:tcW w:w="1936" w:type="dxa"/>
            <w:vAlign w:val="center"/>
          </w:tcPr>
          <w:p w14:paraId="1ED2ADD9" w14:textId="4C8D6903" w:rsidR="002C11A5" w:rsidRPr="002C11A5" w:rsidDel="007A3190" w:rsidRDefault="002C11A5" w:rsidP="00956A7F">
            <w:pPr>
              <w:rPr>
                <w:del w:id="295" w:author="GRAPURIMAC" w:date="2023-07-05T17:19:00Z"/>
                <w:rFonts w:ascii="Arial Narrow" w:hAnsi="Arial Narrow" w:cs="Calibri"/>
                <w:color w:val="000000"/>
                <w:lang w:eastAsia="es-PE"/>
              </w:rPr>
            </w:pPr>
            <w:del w:id="296" w:author="GRAPURIMAC" w:date="2023-07-05T17:19:00Z">
              <w:r w:rsidRPr="002C11A5" w:rsidDel="007A3190">
                <w:rPr>
                  <w:rFonts w:ascii="Arial Narrow" w:hAnsi="Arial Narrow" w:cs="Calibri"/>
                  <w:color w:val="000000"/>
                </w:rPr>
                <w:delText>Ongoy</w:delText>
              </w:r>
            </w:del>
          </w:p>
        </w:tc>
        <w:tc>
          <w:tcPr>
            <w:tcW w:w="978" w:type="dxa"/>
            <w:vAlign w:val="center"/>
          </w:tcPr>
          <w:p w14:paraId="136421CC" w14:textId="42B99389" w:rsidR="002C11A5" w:rsidRPr="002C11A5" w:rsidDel="007A3190" w:rsidRDefault="002C11A5" w:rsidP="00956A7F">
            <w:pPr>
              <w:rPr>
                <w:del w:id="297" w:author="GRAPURIMAC" w:date="2023-07-05T17:19:00Z"/>
                <w:rFonts w:ascii="Arial Narrow" w:hAnsi="Arial Narrow" w:cs="Calibri"/>
                <w:color w:val="000000"/>
                <w:lang w:eastAsia="es-PE"/>
              </w:rPr>
            </w:pPr>
            <w:del w:id="298" w:author="GRAPURIMAC" w:date="2023-07-05T17:19:00Z">
              <w:r w:rsidRPr="002C11A5" w:rsidDel="007A3190">
                <w:rPr>
                  <w:rFonts w:ascii="Arial Narrow" w:hAnsi="Arial Narrow" w:cs="Calibri"/>
                  <w:color w:val="000000"/>
                </w:rPr>
                <w:delText>1205954</w:delText>
              </w:r>
            </w:del>
          </w:p>
        </w:tc>
        <w:tc>
          <w:tcPr>
            <w:tcW w:w="2764" w:type="dxa"/>
            <w:shd w:val="clear" w:color="auto" w:fill="auto"/>
            <w:vAlign w:val="center"/>
            <w:hideMark/>
          </w:tcPr>
          <w:p w14:paraId="037138EC" w14:textId="645DCA7B" w:rsidR="002C11A5" w:rsidRPr="002C11A5" w:rsidDel="007A3190" w:rsidRDefault="002C11A5" w:rsidP="00956A7F">
            <w:pPr>
              <w:rPr>
                <w:del w:id="299" w:author="GRAPURIMAC" w:date="2023-07-05T17:19:00Z"/>
                <w:rFonts w:ascii="Arial Narrow" w:hAnsi="Arial Narrow" w:cs="Calibri"/>
                <w:color w:val="000000"/>
                <w:lang w:eastAsia="es-PE"/>
              </w:rPr>
            </w:pPr>
            <w:del w:id="300" w:author="GRAPURIMAC" w:date="2023-07-05T17:19:00Z">
              <w:r w:rsidRPr="002C11A5" w:rsidDel="007A3190">
                <w:rPr>
                  <w:rFonts w:ascii="Arial Narrow" w:hAnsi="Arial Narrow" w:cs="Calibri"/>
                  <w:color w:val="000000"/>
                  <w:lang w:eastAsia="es-PE"/>
                </w:rPr>
                <w:delText>I.E  Luis Alberto Sánchez</w:delText>
              </w:r>
            </w:del>
          </w:p>
        </w:tc>
      </w:tr>
      <w:tr w:rsidR="002C11A5" w:rsidRPr="002C11A5" w:rsidDel="007A3190" w14:paraId="13E0CAA2" w14:textId="1DEA8931" w:rsidTr="002C11A5">
        <w:trPr>
          <w:trHeight w:val="34"/>
          <w:del w:id="301" w:author="GRAPURIMAC" w:date="2023-07-05T17:19:00Z"/>
        </w:trPr>
        <w:tc>
          <w:tcPr>
            <w:tcW w:w="492" w:type="dxa"/>
            <w:shd w:val="clear" w:color="auto" w:fill="auto"/>
            <w:noWrap/>
            <w:vAlign w:val="center"/>
            <w:hideMark/>
          </w:tcPr>
          <w:p w14:paraId="325936C1" w14:textId="5DD692A0" w:rsidR="002C11A5" w:rsidRPr="002C11A5" w:rsidDel="007A3190" w:rsidRDefault="002C11A5" w:rsidP="00956A7F">
            <w:pPr>
              <w:jc w:val="center"/>
              <w:rPr>
                <w:del w:id="302" w:author="GRAPURIMAC" w:date="2023-07-05T17:19:00Z"/>
                <w:rFonts w:ascii="Arial Narrow" w:hAnsi="Arial Narrow" w:cs="Calibri"/>
                <w:color w:val="000000"/>
                <w:lang w:eastAsia="es-PE"/>
              </w:rPr>
            </w:pPr>
            <w:del w:id="303" w:author="GRAPURIMAC" w:date="2023-07-05T17:19:00Z">
              <w:r w:rsidRPr="002C11A5" w:rsidDel="007A3190">
                <w:rPr>
                  <w:rFonts w:ascii="Arial Narrow" w:hAnsi="Arial Narrow" w:cs="Calibri"/>
                  <w:color w:val="000000"/>
                  <w:lang w:eastAsia="es-PE"/>
                </w:rPr>
                <w:delText>9</w:delText>
              </w:r>
            </w:del>
          </w:p>
        </w:tc>
        <w:tc>
          <w:tcPr>
            <w:tcW w:w="1116" w:type="dxa"/>
            <w:vAlign w:val="center"/>
          </w:tcPr>
          <w:p w14:paraId="23964E60" w14:textId="73D6A205" w:rsidR="002C11A5" w:rsidRPr="002C11A5" w:rsidDel="007A3190" w:rsidRDefault="002C11A5" w:rsidP="00956A7F">
            <w:pPr>
              <w:rPr>
                <w:del w:id="304" w:author="GRAPURIMAC" w:date="2023-07-05T17:19:00Z"/>
                <w:rFonts w:ascii="Arial Narrow" w:hAnsi="Arial Narrow" w:cs="Calibri"/>
                <w:color w:val="000000"/>
                <w:lang w:eastAsia="es-PE"/>
              </w:rPr>
            </w:pPr>
            <w:del w:id="305" w:author="GRAPURIMAC" w:date="2023-07-05T17:19:00Z">
              <w:r w:rsidRPr="002C11A5" w:rsidDel="007A3190">
                <w:rPr>
                  <w:rFonts w:ascii="Arial Narrow" w:hAnsi="Arial Narrow" w:cs="Calibri"/>
                  <w:color w:val="000000"/>
                </w:rPr>
                <w:delText>Ongoy</w:delText>
              </w:r>
            </w:del>
          </w:p>
        </w:tc>
        <w:tc>
          <w:tcPr>
            <w:tcW w:w="1936" w:type="dxa"/>
            <w:vAlign w:val="center"/>
          </w:tcPr>
          <w:p w14:paraId="58497E8F" w14:textId="40A5C3D2" w:rsidR="002C11A5" w:rsidRPr="002C11A5" w:rsidDel="007A3190" w:rsidRDefault="002C11A5" w:rsidP="00956A7F">
            <w:pPr>
              <w:rPr>
                <w:del w:id="306" w:author="GRAPURIMAC" w:date="2023-07-05T17:19:00Z"/>
                <w:rFonts w:ascii="Arial Narrow" w:hAnsi="Arial Narrow" w:cs="Calibri"/>
                <w:color w:val="000000"/>
                <w:lang w:eastAsia="es-PE"/>
              </w:rPr>
            </w:pPr>
            <w:del w:id="307" w:author="GRAPURIMAC" w:date="2023-07-05T17:19:00Z">
              <w:r w:rsidRPr="002C11A5" w:rsidDel="007A3190">
                <w:rPr>
                  <w:rFonts w:ascii="Arial Narrow" w:hAnsi="Arial Narrow" w:cs="Calibri"/>
                  <w:color w:val="000000"/>
                </w:rPr>
                <w:delText>Comunpampa</w:delText>
              </w:r>
            </w:del>
          </w:p>
        </w:tc>
        <w:tc>
          <w:tcPr>
            <w:tcW w:w="978" w:type="dxa"/>
            <w:vAlign w:val="center"/>
          </w:tcPr>
          <w:p w14:paraId="16890AF2" w14:textId="30AAEF2F" w:rsidR="002C11A5" w:rsidRPr="002C11A5" w:rsidDel="007A3190" w:rsidRDefault="002C11A5" w:rsidP="00956A7F">
            <w:pPr>
              <w:rPr>
                <w:del w:id="308" w:author="GRAPURIMAC" w:date="2023-07-05T17:19:00Z"/>
                <w:rFonts w:ascii="Arial Narrow" w:hAnsi="Arial Narrow" w:cs="Calibri"/>
                <w:color w:val="000000"/>
                <w:lang w:eastAsia="es-PE"/>
              </w:rPr>
            </w:pPr>
            <w:del w:id="309" w:author="GRAPURIMAC" w:date="2023-07-05T17:19:00Z">
              <w:r w:rsidRPr="002C11A5" w:rsidDel="007A3190">
                <w:rPr>
                  <w:rFonts w:ascii="Arial Narrow" w:hAnsi="Arial Narrow" w:cs="Calibri"/>
                  <w:color w:val="000000"/>
                </w:rPr>
                <w:delText>1266063</w:delText>
              </w:r>
            </w:del>
          </w:p>
        </w:tc>
        <w:tc>
          <w:tcPr>
            <w:tcW w:w="2764" w:type="dxa"/>
            <w:shd w:val="clear" w:color="auto" w:fill="auto"/>
            <w:vAlign w:val="center"/>
            <w:hideMark/>
          </w:tcPr>
          <w:p w14:paraId="227594F9" w14:textId="28A6B13F" w:rsidR="002C11A5" w:rsidRPr="002C11A5" w:rsidDel="007A3190" w:rsidRDefault="002C11A5" w:rsidP="00956A7F">
            <w:pPr>
              <w:rPr>
                <w:del w:id="310" w:author="GRAPURIMAC" w:date="2023-07-05T17:19:00Z"/>
                <w:rFonts w:ascii="Arial Narrow" w:hAnsi="Arial Narrow" w:cs="Calibri"/>
                <w:color w:val="000000"/>
                <w:lang w:eastAsia="es-PE"/>
              </w:rPr>
            </w:pPr>
            <w:del w:id="311" w:author="GRAPURIMAC" w:date="2023-07-05T17:19:00Z">
              <w:r w:rsidRPr="002C11A5" w:rsidDel="007A3190">
                <w:rPr>
                  <w:rFonts w:ascii="Arial Narrow" w:hAnsi="Arial Narrow" w:cs="Calibri"/>
                  <w:color w:val="000000"/>
                  <w:lang w:eastAsia="es-PE"/>
                </w:rPr>
                <w:delText>I.E Técnico Industrial</w:delText>
              </w:r>
            </w:del>
          </w:p>
        </w:tc>
      </w:tr>
      <w:tr w:rsidR="002C11A5" w:rsidRPr="002C11A5" w:rsidDel="007A3190" w14:paraId="614EC425" w14:textId="28519D82" w:rsidTr="002C11A5">
        <w:trPr>
          <w:trHeight w:val="34"/>
          <w:del w:id="312" w:author="GRAPURIMAC" w:date="2023-07-05T17:19:00Z"/>
        </w:trPr>
        <w:tc>
          <w:tcPr>
            <w:tcW w:w="492" w:type="dxa"/>
            <w:shd w:val="clear" w:color="auto" w:fill="auto"/>
            <w:noWrap/>
            <w:vAlign w:val="center"/>
            <w:hideMark/>
          </w:tcPr>
          <w:p w14:paraId="31CA68D7" w14:textId="499DE555" w:rsidR="002C11A5" w:rsidRPr="002C11A5" w:rsidDel="007A3190" w:rsidRDefault="002C11A5" w:rsidP="00956A7F">
            <w:pPr>
              <w:jc w:val="center"/>
              <w:rPr>
                <w:del w:id="313" w:author="GRAPURIMAC" w:date="2023-07-05T17:19:00Z"/>
                <w:rFonts w:ascii="Arial Narrow" w:hAnsi="Arial Narrow" w:cs="Calibri"/>
                <w:color w:val="000000"/>
                <w:lang w:eastAsia="es-PE"/>
              </w:rPr>
            </w:pPr>
            <w:del w:id="314" w:author="GRAPURIMAC" w:date="2023-07-05T17:19:00Z">
              <w:r w:rsidRPr="002C11A5" w:rsidDel="007A3190">
                <w:rPr>
                  <w:rFonts w:ascii="Arial Narrow" w:hAnsi="Arial Narrow" w:cs="Calibri"/>
                  <w:color w:val="000000"/>
                  <w:lang w:eastAsia="es-PE"/>
                </w:rPr>
                <w:delText>10</w:delText>
              </w:r>
            </w:del>
          </w:p>
        </w:tc>
        <w:tc>
          <w:tcPr>
            <w:tcW w:w="1116" w:type="dxa"/>
            <w:vAlign w:val="center"/>
          </w:tcPr>
          <w:p w14:paraId="3D24DE97" w14:textId="78C4BAE5" w:rsidR="002C11A5" w:rsidRPr="002C11A5" w:rsidDel="007A3190" w:rsidRDefault="002C11A5" w:rsidP="00956A7F">
            <w:pPr>
              <w:rPr>
                <w:del w:id="315" w:author="GRAPURIMAC" w:date="2023-07-05T17:19:00Z"/>
                <w:rFonts w:ascii="Arial Narrow" w:hAnsi="Arial Narrow" w:cs="Calibri"/>
                <w:color w:val="000000"/>
                <w:lang w:eastAsia="es-PE"/>
              </w:rPr>
            </w:pPr>
            <w:del w:id="316" w:author="GRAPURIMAC" w:date="2023-07-05T17:19:00Z">
              <w:r w:rsidRPr="002C11A5" w:rsidDel="007A3190">
                <w:rPr>
                  <w:rFonts w:ascii="Arial Narrow" w:hAnsi="Arial Narrow" w:cs="Calibri"/>
                  <w:color w:val="000000"/>
                </w:rPr>
                <w:delText>Ongoy</w:delText>
              </w:r>
            </w:del>
          </w:p>
        </w:tc>
        <w:tc>
          <w:tcPr>
            <w:tcW w:w="1936" w:type="dxa"/>
            <w:vAlign w:val="center"/>
          </w:tcPr>
          <w:p w14:paraId="4A7C2291" w14:textId="53E4506D" w:rsidR="002C11A5" w:rsidRPr="002C11A5" w:rsidDel="007A3190" w:rsidRDefault="002C11A5" w:rsidP="00956A7F">
            <w:pPr>
              <w:rPr>
                <w:del w:id="317" w:author="GRAPURIMAC" w:date="2023-07-05T17:19:00Z"/>
                <w:rFonts w:ascii="Arial Narrow" w:hAnsi="Arial Narrow" w:cs="Calibri"/>
                <w:color w:val="000000"/>
                <w:lang w:eastAsia="es-PE"/>
              </w:rPr>
            </w:pPr>
            <w:del w:id="318" w:author="GRAPURIMAC" w:date="2023-07-05T17:19:00Z">
              <w:r w:rsidRPr="002C11A5" w:rsidDel="007A3190">
                <w:rPr>
                  <w:rFonts w:ascii="Arial Narrow" w:hAnsi="Arial Narrow" w:cs="Calibri"/>
                  <w:color w:val="000000"/>
                </w:rPr>
                <w:delText>Callapayocc</w:delText>
              </w:r>
            </w:del>
          </w:p>
        </w:tc>
        <w:tc>
          <w:tcPr>
            <w:tcW w:w="978" w:type="dxa"/>
            <w:vAlign w:val="center"/>
          </w:tcPr>
          <w:p w14:paraId="1746FB1B" w14:textId="66666478" w:rsidR="002C11A5" w:rsidRPr="002C11A5" w:rsidDel="007A3190" w:rsidRDefault="002C11A5" w:rsidP="00956A7F">
            <w:pPr>
              <w:rPr>
                <w:del w:id="319" w:author="GRAPURIMAC" w:date="2023-07-05T17:19:00Z"/>
                <w:rFonts w:ascii="Arial Narrow" w:hAnsi="Arial Narrow" w:cs="Calibri"/>
                <w:color w:val="000000"/>
                <w:lang w:eastAsia="es-PE"/>
              </w:rPr>
            </w:pPr>
            <w:del w:id="320" w:author="GRAPURIMAC" w:date="2023-07-05T17:19:00Z">
              <w:r w:rsidRPr="002C11A5" w:rsidDel="007A3190">
                <w:rPr>
                  <w:rFonts w:ascii="Arial Narrow" w:hAnsi="Arial Narrow" w:cs="Calibri"/>
                  <w:color w:val="000000"/>
                </w:rPr>
                <w:delText>1377274</w:delText>
              </w:r>
            </w:del>
          </w:p>
        </w:tc>
        <w:tc>
          <w:tcPr>
            <w:tcW w:w="2764" w:type="dxa"/>
            <w:shd w:val="clear" w:color="auto" w:fill="auto"/>
            <w:vAlign w:val="center"/>
            <w:hideMark/>
          </w:tcPr>
          <w:p w14:paraId="191BF9E7" w14:textId="01294BE7" w:rsidR="002C11A5" w:rsidRPr="002C11A5" w:rsidDel="007A3190" w:rsidRDefault="002C11A5" w:rsidP="00956A7F">
            <w:pPr>
              <w:rPr>
                <w:del w:id="321" w:author="GRAPURIMAC" w:date="2023-07-05T17:19:00Z"/>
                <w:rFonts w:ascii="Arial Narrow" w:hAnsi="Arial Narrow" w:cs="Calibri"/>
                <w:color w:val="000000"/>
                <w:lang w:eastAsia="es-PE"/>
              </w:rPr>
            </w:pPr>
            <w:del w:id="322" w:author="GRAPURIMAC" w:date="2023-07-05T17:19:00Z">
              <w:r w:rsidRPr="002C11A5" w:rsidDel="007A3190">
                <w:rPr>
                  <w:rFonts w:ascii="Arial Narrow" w:hAnsi="Arial Narrow" w:cs="Calibri"/>
                  <w:color w:val="000000"/>
                  <w:lang w:eastAsia="es-PE"/>
                </w:rPr>
                <w:delText>I.E  Los Mártires</w:delText>
              </w:r>
            </w:del>
          </w:p>
        </w:tc>
      </w:tr>
      <w:tr w:rsidR="002C11A5" w:rsidRPr="002C11A5" w:rsidDel="007A3190" w14:paraId="2C4DC768" w14:textId="43652ED8" w:rsidTr="002C11A5">
        <w:trPr>
          <w:trHeight w:val="34"/>
          <w:del w:id="323" w:author="GRAPURIMAC" w:date="2023-07-05T17:19:00Z"/>
        </w:trPr>
        <w:tc>
          <w:tcPr>
            <w:tcW w:w="492" w:type="dxa"/>
            <w:shd w:val="clear" w:color="auto" w:fill="auto"/>
            <w:noWrap/>
            <w:vAlign w:val="center"/>
            <w:hideMark/>
          </w:tcPr>
          <w:p w14:paraId="25C7A63F" w14:textId="5E144DBB" w:rsidR="002C11A5" w:rsidRPr="002C11A5" w:rsidDel="007A3190" w:rsidRDefault="002C11A5" w:rsidP="00956A7F">
            <w:pPr>
              <w:jc w:val="center"/>
              <w:rPr>
                <w:del w:id="324" w:author="GRAPURIMAC" w:date="2023-07-05T17:19:00Z"/>
                <w:rFonts w:ascii="Arial Narrow" w:hAnsi="Arial Narrow" w:cs="Calibri"/>
                <w:color w:val="000000"/>
                <w:lang w:eastAsia="es-PE"/>
              </w:rPr>
            </w:pPr>
            <w:del w:id="325" w:author="GRAPURIMAC" w:date="2023-07-05T17:19:00Z">
              <w:r w:rsidRPr="002C11A5" w:rsidDel="007A3190">
                <w:rPr>
                  <w:rFonts w:ascii="Arial Narrow" w:hAnsi="Arial Narrow" w:cs="Calibri"/>
                  <w:color w:val="000000"/>
                  <w:lang w:eastAsia="es-PE"/>
                </w:rPr>
                <w:delText>11</w:delText>
              </w:r>
            </w:del>
          </w:p>
        </w:tc>
        <w:tc>
          <w:tcPr>
            <w:tcW w:w="1116" w:type="dxa"/>
            <w:vAlign w:val="center"/>
          </w:tcPr>
          <w:p w14:paraId="77417A74" w14:textId="5AB7052B" w:rsidR="002C11A5" w:rsidRPr="002C11A5" w:rsidDel="007A3190" w:rsidRDefault="002C11A5" w:rsidP="00956A7F">
            <w:pPr>
              <w:rPr>
                <w:del w:id="326" w:author="GRAPURIMAC" w:date="2023-07-05T17:19:00Z"/>
                <w:rFonts w:ascii="Arial Narrow" w:hAnsi="Arial Narrow" w:cs="Calibri"/>
                <w:color w:val="000000"/>
                <w:lang w:eastAsia="es-PE"/>
              </w:rPr>
            </w:pPr>
            <w:del w:id="327" w:author="GRAPURIMAC" w:date="2023-07-05T17:19:00Z">
              <w:r w:rsidRPr="002C11A5" w:rsidDel="007A3190">
                <w:rPr>
                  <w:rFonts w:ascii="Arial Narrow" w:hAnsi="Arial Narrow" w:cs="Calibri"/>
                  <w:color w:val="000000"/>
                </w:rPr>
                <w:delText>Huaccana</w:delText>
              </w:r>
            </w:del>
          </w:p>
        </w:tc>
        <w:tc>
          <w:tcPr>
            <w:tcW w:w="1936" w:type="dxa"/>
            <w:vAlign w:val="center"/>
          </w:tcPr>
          <w:p w14:paraId="26039D7E" w14:textId="61956D50" w:rsidR="002C11A5" w:rsidRPr="002C11A5" w:rsidDel="007A3190" w:rsidRDefault="002C11A5" w:rsidP="00956A7F">
            <w:pPr>
              <w:rPr>
                <w:del w:id="328" w:author="GRAPURIMAC" w:date="2023-07-05T17:19:00Z"/>
                <w:rFonts w:ascii="Arial Narrow" w:hAnsi="Arial Narrow" w:cs="Calibri"/>
                <w:color w:val="000000"/>
                <w:lang w:eastAsia="es-PE"/>
              </w:rPr>
            </w:pPr>
            <w:del w:id="329" w:author="GRAPURIMAC" w:date="2023-07-05T17:19:00Z">
              <w:r w:rsidRPr="002C11A5" w:rsidDel="007A3190">
                <w:rPr>
                  <w:rFonts w:ascii="Arial Narrow" w:hAnsi="Arial Narrow" w:cs="Calibri"/>
                  <w:color w:val="000000"/>
                </w:rPr>
                <w:delText>Pumachuco</w:delText>
              </w:r>
            </w:del>
          </w:p>
        </w:tc>
        <w:tc>
          <w:tcPr>
            <w:tcW w:w="978" w:type="dxa"/>
            <w:vAlign w:val="center"/>
          </w:tcPr>
          <w:p w14:paraId="73BDAD3B" w14:textId="696818B0" w:rsidR="002C11A5" w:rsidRPr="002C11A5" w:rsidDel="007A3190" w:rsidRDefault="002C11A5" w:rsidP="00956A7F">
            <w:pPr>
              <w:rPr>
                <w:del w:id="330" w:author="GRAPURIMAC" w:date="2023-07-05T17:19:00Z"/>
                <w:rFonts w:ascii="Arial Narrow" w:hAnsi="Arial Narrow" w:cs="Calibri"/>
                <w:color w:val="000000"/>
                <w:lang w:eastAsia="es-PE"/>
              </w:rPr>
            </w:pPr>
            <w:del w:id="331" w:author="GRAPURIMAC" w:date="2023-07-05T17:19:00Z">
              <w:r w:rsidRPr="002C11A5" w:rsidDel="007A3190">
                <w:rPr>
                  <w:rFonts w:ascii="Arial Narrow" w:hAnsi="Arial Narrow" w:cs="Calibri"/>
                  <w:color w:val="000000"/>
                </w:rPr>
                <w:delText>1205871</w:delText>
              </w:r>
            </w:del>
          </w:p>
        </w:tc>
        <w:tc>
          <w:tcPr>
            <w:tcW w:w="2764" w:type="dxa"/>
            <w:shd w:val="clear" w:color="auto" w:fill="auto"/>
            <w:vAlign w:val="center"/>
            <w:hideMark/>
          </w:tcPr>
          <w:p w14:paraId="4EABB50E" w14:textId="506164CF" w:rsidR="002C11A5" w:rsidRPr="002C11A5" w:rsidDel="007A3190" w:rsidRDefault="00956A7F" w:rsidP="00956A7F">
            <w:pPr>
              <w:rPr>
                <w:del w:id="332" w:author="GRAPURIMAC" w:date="2023-07-05T17:19:00Z"/>
                <w:rFonts w:ascii="Arial Narrow" w:hAnsi="Arial Narrow" w:cs="Calibri"/>
                <w:color w:val="000000"/>
                <w:lang w:eastAsia="es-PE"/>
              </w:rPr>
            </w:pPr>
            <w:del w:id="333" w:author="GRAPURIMAC" w:date="2023-07-05T17:19:00Z">
              <w:r w:rsidDel="007A3190">
                <w:rPr>
                  <w:rFonts w:ascii="Arial Narrow" w:hAnsi="Arial Narrow" w:cs="Calibri"/>
                  <w:color w:val="000000"/>
                  <w:lang w:eastAsia="es-PE"/>
                </w:rPr>
                <w:delText>I.E Cé</w:delText>
              </w:r>
              <w:r w:rsidR="002C11A5" w:rsidRPr="002C11A5" w:rsidDel="007A3190">
                <w:rPr>
                  <w:rFonts w:ascii="Arial Narrow" w:hAnsi="Arial Narrow" w:cs="Calibri"/>
                  <w:color w:val="000000"/>
                  <w:lang w:eastAsia="es-PE"/>
                </w:rPr>
                <w:delText>sar Vallejo</w:delText>
              </w:r>
            </w:del>
          </w:p>
        </w:tc>
      </w:tr>
      <w:tr w:rsidR="002C11A5" w:rsidRPr="00C7130C" w:rsidDel="007A3190" w14:paraId="78CE52B2" w14:textId="1BD15F8D" w:rsidTr="002C11A5">
        <w:trPr>
          <w:trHeight w:val="92"/>
          <w:del w:id="334" w:author="GRAPURIMAC" w:date="2023-07-05T17:19:00Z"/>
        </w:trPr>
        <w:tc>
          <w:tcPr>
            <w:tcW w:w="492" w:type="dxa"/>
            <w:shd w:val="clear" w:color="auto" w:fill="auto"/>
            <w:noWrap/>
            <w:vAlign w:val="center"/>
            <w:hideMark/>
          </w:tcPr>
          <w:p w14:paraId="3EE7BB25" w14:textId="1BC2DF8D" w:rsidR="002C11A5" w:rsidRPr="002C11A5" w:rsidDel="007A3190" w:rsidRDefault="002C11A5" w:rsidP="00956A7F">
            <w:pPr>
              <w:jc w:val="center"/>
              <w:rPr>
                <w:del w:id="335" w:author="GRAPURIMAC" w:date="2023-07-05T17:19:00Z"/>
                <w:rFonts w:ascii="Arial Narrow" w:hAnsi="Arial Narrow" w:cs="Calibri"/>
                <w:color w:val="000000"/>
                <w:lang w:eastAsia="es-PE"/>
              </w:rPr>
            </w:pPr>
            <w:del w:id="336" w:author="GRAPURIMAC" w:date="2023-07-05T17:19:00Z">
              <w:r w:rsidRPr="002C11A5" w:rsidDel="007A3190">
                <w:rPr>
                  <w:rFonts w:ascii="Arial Narrow" w:hAnsi="Arial Narrow" w:cs="Calibri"/>
                  <w:color w:val="000000"/>
                  <w:lang w:eastAsia="es-PE"/>
                </w:rPr>
                <w:delText>12</w:delText>
              </w:r>
            </w:del>
          </w:p>
        </w:tc>
        <w:tc>
          <w:tcPr>
            <w:tcW w:w="1116" w:type="dxa"/>
            <w:vAlign w:val="center"/>
          </w:tcPr>
          <w:p w14:paraId="5B035687" w14:textId="07937F72" w:rsidR="002C11A5" w:rsidRPr="00F71C70" w:rsidDel="007A3190" w:rsidRDefault="002C11A5" w:rsidP="00956A7F">
            <w:pPr>
              <w:rPr>
                <w:del w:id="337" w:author="GRAPURIMAC" w:date="2023-07-05T17:19:00Z"/>
                <w:rFonts w:ascii="Arial Narrow" w:hAnsi="Arial Narrow" w:cs="Calibri"/>
                <w:color w:val="000000"/>
                <w:lang w:eastAsia="es-PE"/>
                <w:rPrChange w:id="338" w:author="Manuel Raul Livano Luna" w:date="2023-07-05T18:38:00Z">
                  <w:rPr>
                    <w:del w:id="339" w:author="GRAPURIMAC" w:date="2023-07-05T17:19:00Z"/>
                    <w:rFonts w:ascii="Arial Narrow" w:hAnsi="Arial Narrow" w:cs="Calibri"/>
                    <w:color w:val="000000"/>
                    <w:lang w:val="en-US" w:eastAsia="es-PE"/>
                  </w:rPr>
                </w:rPrChange>
              </w:rPr>
            </w:pPr>
            <w:del w:id="340" w:author="GRAPURIMAC" w:date="2023-07-05T17:19:00Z">
              <w:r w:rsidRPr="002C11A5" w:rsidDel="007A3190">
                <w:rPr>
                  <w:rFonts w:ascii="Arial Narrow" w:hAnsi="Arial Narrow" w:cs="Calibri"/>
                  <w:color w:val="000000"/>
                </w:rPr>
                <w:delText>Huaccana</w:delText>
              </w:r>
            </w:del>
          </w:p>
        </w:tc>
        <w:tc>
          <w:tcPr>
            <w:tcW w:w="1936" w:type="dxa"/>
            <w:vAlign w:val="center"/>
          </w:tcPr>
          <w:p w14:paraId="2A1B5BF3" w14:textId="77F4EA80" w:rsidR="002C11A5" w:rsidRPr="00F71C70" w:rsidDel="007A3190" w:rsidRDefault="002C11A5" w:rsidP="00956A7F">
            <w:pPr>
              <w:rPr>
                <w:del w:id="341" w:author="GRAPURIMAC" w:date="2023-07-05T17:19:00Z"/>
                <w:rFonts w:ascii="Arial Narrow" w:hAnsi="Arial Narrow" w:cs="Calibri"/>
                <w:color w:val="000000"/>
                <w:lang w:eastAsia="es-PE"/>
                <w:rPrChange w:id="342" w:author="Manuel Raul Livano Luna" w:date="2023-07-05T18:38:00Z">
                  <w:rPr>
                    <w:del w:id="343" w:author="GRAPURIMAC" w:date="2023-07-05T17:19:00Z"/>
                    <w:rFonts w:ascii="Arial Narrow" w:hAnsi="Arial Narrow" w:cs="Calibri"/>
                    <w:color w:val="000000"/>
                    <w:lang w:val="en-US" w:eastAsia="es-PE"/>
                  </w:rPr>
                </w:rPrChange>
              </w:rPr>
            </w:pPr>
            <w:del w:id="344" w:author="GRAPURIMAC" w:date="2023-07-05T17:19:00Z">
              <w:r w:rsidRPr="002C11A5" w:rsidDel="007A3190">
                <w:rPr>
                  <w:rFonts w:ascii="Arial Narrow" w:hAnsi="Arial Narrow" w:cs="Calibri"/>
                  <w:color w:val="000000"/>
                </w:rPr>
                <w:delText>Maramara</w:delText>
              </w:r>
            </w:del>
          </w:p>
        </w:tc>
        <w:tc>
          <w:tcPr>
            <w:tcW w:w="978" w:type="dxa"/>
            <w:vAlign w:val="center"/>
          </w:tcPr>
          <w:p w14:paraId="76A34A1F" w14:textId="4F8F9F9B" w:rsidR="002C11A5" w:rsidRPr="00F71C70" w:rsidDel="007A3190" w:rsidRDefault="002C11A5" w:rsidP="00956A7F">
            <w:pPr>
              <w:rPr>
                <w:del w:id="345" w:author="GRAPURIMAC" w:date="2023-07-05T17:19:00Z"/>
                <w:rFonts w:ascii="Arial Narrow" w:hAnsi="Arial Narrow" w:cs="Calibri"/>
                <w:color w:val="000000"/>
                <w:lang w:eastAsia="es-PE"/>
                <w:rPrChange w:id="346" w:author="Manuel Raul Livano Luna" w:date="2023-07-05T18:38:00Z">
                  <w:rPr>
                    <w:del w:id="347" w:author="GRAPURIMAC" w:date="2023-07-05T17:19:00Z"/>
                    <w:rFonts w:ascii="Arial Narrow" w:hAnsi="Arial Narrow" w:cs="Calibri"/>
                    <w:color w:val="000000"/>
                    <w:lang w:val="en-US" w:eastAsia="es-PE"/>
                  </w:rPr>
                </w:rPrChange>
              </w:rPr>
            </w:pPr>
            <w:del w:id="348" w:author="GRAPURIMAC" w:date="2023-07-05T17:19:00Z">
              <w:r w:rsidRPr="002C11A5" w:rsidDel="007A3190">
                <w:rPr>
                  <w:rFonts w:ascii="Arial Narrow" w:hAnsi="Arial Narrow" w:cs="Calibri"/>
                  <w:color w:val="000000"/>
                </w:rPr>
                <w:delText>1205830</w:delText>
              </w:r>
            </w:del>
          </w:p>
        </w:tc>
        <w:tc>
          <w:tcPr>
            <w:tcW w:w="2764" w:type="dxa"/>
            <w:shd w:val="clear" w:color="auto" w:fill="auto"/>
            <w:vAlign w:val="center"/>
            <w:hideMark/>
          </w:tcPr>
          <w:p w14:paraId="715F8716" w14:textId="74988FCB" w:rsidR="002C11A5" w:rsidRPr="00F71C70" w:rsidDel="007A3190" w:rsidRDefault="002C11A5" w:rsidP="00956A7F">
            <w:pPr>
              <w:rPr>
                <w:del w:id="349" w:author="GRAPURIMAC" w:date="2023-07-05T17:19:00Z"/>
                <w:rFonts w:ascii="Arial Narrow" w:hAnsi="Arial Narrow" w:cs="Calibri"/>
                <w:color w:val="000000"/>
                <w:lang w:eastAsia="es-PE"/>
                <w:rPrChange w:id="350" w:author="Manuel Raul Livano Luna" w:date="2023-07-05T18:38:00Z">
                  <w:rPr>
                    <w:del w:id="351" w:author="GRAPURIMAC" w:date="2023-07-05T17:19:00Z"/>
                    <w:rFonts w:ascii="Arial Narrow" w:hAnsi="Arial Narrow" w:cs="Calibri"/>
                    <w:color w:val="000000"/>
                    <w:lang w:val="en-US" w:eastAsia="es-PE"/>
                  </w:rPr>
                </w:rPrChange>
              </w:rPr>
            </w:pPr>
            <w:del w:id="352" w:author="GRAPURIMAC" w:date="2023-07-05T17:19:00Z">
              <w:r w:rsidRPr="00F71C70" w:rsidDel="007A3190">
                <w:rPr>
                  <w:rFonts w:ascii="Arial Narrow" w:hAnsi="Arial Narrow" w:cs="Calibri"/>
                  <w:color w:val="000000"/>
                  <w:lang w:eastAsia="es-PE"/>
                  <w:rPrChange w:id="353" w:author="Manuel Raul Livano Luna" w:date="2023-07-05T18:38:00Z">
                    <w:rPr>
                      <w:rFonts w:ascii="Arial Narrow" w:hAnsi="Arial Narrow" w:cs="Calibri"/>
                      <w:color w:val="000000"/>
                      <w:lang w:val="en-US" w:eastAsia="es-PE"/>
                    </w:rPr>
                  </w:rPrChange>
                </w:rPr>
                <w:delText>I.E Jorge Basadre G</w:delText>
              </w:r>
              <w:r w:rsidR="00956A7F" w:rsidRPr="00F71C70" w:rsidDel="007A3190">
                <w:rPr>
                  <w:rFonts w:ascii="Arial Narrow" w:hAnsi="Arial Narrow" w:cs="Calibri"/>
                  <w:color w:val="000000"/>
                  <w:lang w:eastAsia="es-PE"/>
                  <w:rPrChange w:id="354" w:author="Manuel Raul Livano Luna" w:date="2023-07-05T18:38:00Z">
                    <w:rPr>
                      <w:rFonts w:ascii="Arial Narrow" w:hAnsi="Arial Narrow" w:cs="Calibri"/>
                      <w:color w:val="000000"/>
                      <w:lang w:val="en-US" w:eastAsia="es-PE"/>
                    </w:rPr>
                  </w:rPrChange>
                </w:rPr>
                <w:delText>r</w:delText>
              </w:r>
              <w:r w:rsidRPr="00F71C70" w:rsidDel="007A3190">
                <w:rPr>
                  <w:rFonts w:ascii="Arial Narrow" w:hAnsi="Arial Narrow" w:cs="Calibri"/>
                  <w:color w:val="000000"/>
                  <w:lang w:eastAsia="es-PE"/>
                  <w:rPrChange w:id="355" w:author="Manuel Raul Livano Luna" w:date="2023-07-05T18:38:00Z">
                    <w:rPr>
                      <w:rFonts w:ascii="Arial Narrow" w:hAnsi="Arial Narrow" w:cs="Calibri"/>
                      <w:color w:val="000000"/>
                      <w:lang w:val="en-US" w:eastAsia="es-PE"/>
                    </w:rPr>
                  </w:rPrChange>
                </w:rPr>
                <w:delText>ohmann</w:delText>
              </w:r>
            </w:del>
          </w:p>
        </w:tc>
      </w:tr>
      <w:tr w:rsidR="002C11A5" w:rsidRPr="002C11A5" w:rsidDel="007A3190" w14:paraId="39F63D23" w14:textId="33F29335" w:rsidTr="002C11A5">
        <w:trPr>
          <w:trHeight w:val="34"/>
          <w:del w:id="356" w:author="GRAPURIMAC" w:date="2023-07-05T17:19:00Z"/>
        </w:trPr>
        <w:tc>
          <w:tcPr>
            <w:tcW w:w="492" w:type="dxa"/>
            <w:shd w:val="clear" w:color="auto" w:fill="auto"/>
            <w:noWrap/>
            <w:vAlign w:val="center"/>
            <w:hideMark/>
          </w:tcPr>
          <w:p w14:paraId="1E4772AC" w14:textId="4A4B60FD" w:rsidR="002C11A5" w:rsidRPr="002C11A5" w:rsidDel="007A3190" w:rsidRDefault="002C11A5" w:rsidP="00956A7F">
            <w:pPr>
              <w:jc w:val="center"/>
              <w:rPr>
                <w:del w:id="357" w:author="GRAPURIMAC" w:date="2023-07-05T17:19:00Z"/>
                <w:rFonts w:ascii="Arial Narrow" w:hAnsi="Arial Narrow" w:cs="Calibri"/>
                <w:color w:val="000000"/>
                <w:lang w:eastAsia="es-PE"/>
              </w:rPr>
            </w:pPr>
            <w:del w:id="358" w:author="GRAPURIMAC" w:date="2023-07-05T17:19:00Z">
              <w:r w:rsidRPr="002C11A5" w:rsidDel="007A3190">
                <w:rPr>
                  <w:rFonts w:ascii="Arial Narrow" w:hAnsi="Arial Narrow" w:cs="Calibri"/>
                  <w:color w:val="000000"/>
                  <w:lang w:eastAsia="es-PE"/>
                </w:rPr>
                <w:delText>13</w:delText>
              </w:r>
            </w:del>
          </w:p>
        </w:tc>
        <w:tc>
          <w:tcPr>
            <w:tcW w:w="1116" w:type="dxa"/>
            <w:vAlign w:val="center"/>
          </w:tcPr>
          <w:p w14:paraId="3606FBA3" w14:textId="2263D9DC" w:rsidR="002C11A5" w:rsidRPr="002C11A5" w:rsidDel="007A3190" w:rsidRDefault="002C11A5" w:rsidP="00956A7F">
            <w:pPr>
              <w:rPr>
                <w:del w:id="359" w:author="GRAPURIMAC" w:date="2023-07-05T17:19:00Z"/>
                <w:rFonts w:ascii="Arial Narrow" w:hAnsi="Arial Narrow" w:cs="Calibri"/>
                <w:color w:val="000000"/>
                <w:lang w:eastAsia="es-PE"/>
              </w:rPr>
            </w:pPr>
            <w:del w:id="360" w:author="GRAPURIMAC" w:date="2023-07-05T17:19:00Z">
              <w:r w:rsidRPr="002C11A5" w:rsidDel="007A3190">
                <w:rPr>
                  <w:rFonts w:ascii="Arial Narrow" w:hAnsi="Arial Narrow" w:cs="Calibri"/>
                  <w:color w:val="000000"/>
                </w:rPr>
                <w:delText>Huaccana</w:delText>
              </w:r>
            </w:del>
          </w:p>
        </w:tc>
        <w:tc>
          <w:tcPr>
            <w:tcW w:w="1936" w:type="dxa"/>
            <w:vAlign w:val="center"/>
          </w:tcPr>
          <w:p w14:paraId="44F07D2C" w14:textId="65E83E97" w:rsidR="002C11A5" w:rsidRPr="002C11A5" w:rsidDel="007A3190" w:rsidRDefault="002C11A5" w:rsidP="00956A7F">
            <w:pPr>
              <w:rPr>
                <w:del w:id="361" w:author="GRAPURIMAC" w:date="2023-07-05T17:19:00Z"/>
                <w:rFonts w:ascii="Arial Narrow" w:hAnsi="Arial Narrow" w:cs="Calibri"/>
                <w:color w:val="000000"/>
                <w:lang w:eastAsia="es-PE"/>
              </w:rPr>
            </w:pPr>
            <w:del w:id="362" w:author="GRAPURIMAC" w:date="2023-07-05T17:19:00Z">
              <w:r w:rsidRPr="002C11A5" w:rsidDel="007A3190">
                <w:rPr>
                  <w:rFonts w:ascii="Arial Narrow" w:hAnsi="Arial Narrow" w:cs="Calibri"/>
                  <w:color w:val="000000"/>
                </w:rPr>
                <w:delText>Huaccana</w:delText>
              </w:r>
            </w:del>
          </w:p>
        </w:tc>
        <w:tc>
          <w:tcPr>
            <w:tcW w:w="978" w:type="dxa"/>
            <w:vAlign w:val="center"/>
          </w:tcPr>
          <w:p w14:paraId="58FEDC78" w14:textId="767EFBBF" w:rsidR="002C11A5" w:rsidRPr="002C11A5" w:rsidDel="007A3190" w:rsidRDefault="002C11A5" w:rsidP="00956A7F">
            <w:pPr>
              <w:rPr>
                <w:del w:id="363" w:author="GRAPURIMAC" w:date="2023-07-05T17:19:00Z"/>
                <w:rFonts w:ascii="Arial Narrow" w:hAnsi="Arial Narrow" w:cs="Calibri"/>
                <w:color w:val="000000"/>
                <w:lang w:eastAsia="es-PE"/>
              </w:rPr>
            </w:pPr>
            <w:del w:id="364" w:author="GRAPURIMAC" w:date="2023-07-05T17:19:00Z">
              <w:r w:rsidRPr="002C11A5" w:rsidDel="007A3190">
                <w:rPr>
                  <w:rFonts w:ascii="Arial Narrow" w:hAnsi="Arial Narrow" w:cs="Calibri"/>
                  <w:color w:val="000000"/>
                </w:rPr>
                <w:delText>1090380</w:delText>
              </w:r>
            </w:del>
          </w:p>
        </w:tc>
        <w:tc>
          <w:tcPr>
            <w:tcW w:w="2764" w:type="dxa"/>
            <w:shd w:val="clear" w:color="auto" w:fill="auto"/>
            <w:vAlign w:val="center"/>
            <w:hideMark/>
          </w:tcPr>
          <w:p w14:paraId="445CDF7B" w14:textId="008CC873" w:rsidR="002C11A5" w:rsidRPr="002C11A5" w:rsidDel="007A3190" w:rsidRDefault="002C11A5" w:rsidP="00956A7F">
            <w:pPr>
              <w:rPr>
                <w:del w:id="365" w:author="GRAPURIMAC" w:date="2023-07-05T17:19:00Z"/>
                <w:rFonts w:ascii="Arial Narrow" w:hAnsi="Arial Narrow" w:cs="Calibri"/>
                <w:color w:val="000000"/>
                <w:lang w:eastAsia="es-PE"/>
              </w:rPr>
            </w:pPr>
            <w:del w:id="366" w:author="GRAPURIMAC" w:date="2023-07-05T17:19:00Z">
              <w:r w:rsidRPr="002C11A5" w:rsidDel="007A3190">
                <w:rPr>
                  <w:rFonts w:ascii="Arial Narrow" w:hAnsi="Arial Narrow" w:cs="Calibri"/>
                  <w:color w:val="000000"/>
                  <w:lang w:eastAsia="es-PE"/>
                </w:rPr>
                <w:delText>I.E José María Flores</w:delText>
              </w:r>
            </w:del>
          </w:p>
        </w:tc>
      </w:tr>
      <w:tr w:rsidR="002C11A5" w:rsidRPr="002C11A5" w:rsidDel="007A3190" w14:paraId="274E0A8C" w14:textId="6C605CE0" w:rsidTr="002C11A5">
        <w:trPr>
          <w:trHeight w:val="34"/>
          <w:del w:id="367" w:author="GRAPURIMAC" w:date="2023-07-05T17:19:00Z"/>
        </w:trPr>
        <w:tc>
          <w:tcPr>
            <w:tcW w:w="492" w:type="dxa"/>
            <w:shd w:val="clear" w:color="auto" w:fill="auto"/>
            <w:noWrap/>
            <w:vAlign w:val="center"/>
            <w:hideMark/>
          </w:tcPr>
          <w:p w14:paraId="36943E2F" w14:textId="7C063144" w:rsidR="002C11A5" w:rsidRPr="002C11A5" w:rsidDel="007A3190" w:rsidRDefault="002C11A5" w:rsidP="00956A7F">
            <w:pPr>
              <w:jc w:val="center"/>
              <w:rPr>
                <w:del w:id="368" w:author="GRAPURIMAC" w:date="2023-07-05T17:19:00Z"/>
                <w:rFonts w:ascii="Arial Narrow" w:hAnsi="Arial Narrow" w:cs="Calibri"/>
                <w:color w:val="000000"/>
                <w:lang w:eastAsia="es-PE"/>
              </w:rPr>
            </w:pPr>
            <w:del w:id="369" w:author="GRAPURIMAC" w:date="2023-07-05T17:19:00Z">
              <w:r w:rsidRPr="002C11A5" w:rsidDel="007A3190">
                <w:rPr>
                  <w:rFonts w:ascii="Arial Narrow" w:hAnsi="Arial Narrow" w:cs="Calibri"/>
                  <w:color w:val="000000"/>
                  <w:lang w:eastAsia="es-PE"/>
                </w:rPr>
                <w:delText>14</w:delText>
              </w:r>
            </w:del>
          </w:p>
        </w:tc>
        <w:tc>
          <w:tcPr>
            <w:tcW w:w="1116" w:type="dxa"/>
            <w:vAlign w:val="center"/>
          </w:tcPr>
          <w:p w14:paraId="70225C13" w14:textId="6648492E" w:rsidR="002C11A5" w:rsidRPr="002C11A5" w:rsidDel="007A3190" w:rsidRDefault="002C11A5" w:rsidP="00956A7F">
            <w:pPr>
              <w:rPr>
                <w:del w:id="370" w:author="GRAPURIMAC" w:date="2023-07-05T17:19:00Z"/>
                <w:rFonts w:ascii="Arial Narrow" w:hAnsi="Arial Narrow" w:cs="Calibri"/>
                <w:color w:val="000000"/>
                <w:lang w:eastAsia="es-PE"/>
              </w:rPr>
            </w:pPr>
            <w:del w:id="371" w:author="GRAPURIMAC" w:date="2023-07-05T17:19:00Z">
              <w:r w:rsidRPr="002C11A5" w:rsidDel="007A3190">
                <w:rPr>
                  <w:rFonts w:ascii="Arial Narrow" w:hAnsi="Arial Narrow" w:cs="Calibri"/>
                  <w:color w:val="000000"/>
                </w:rPr>
                <w:delText>Huaccana</w:delText>
              </w:r>
            </w:del>
          </w:p>
        </w:tc>
        <w:tc>
          <w:tcPr>
            <w:tcW w:w="1936" w:type="dxa"/>
            <w:vAlign w:val="center"/>
          </w:tcPr>
          <w:p w14:paraId="71333E49" w14:textId="054D5132" w:rsidR="002C11A5" w:rsidRPr="002C11A5" w:rsidDel="007A3190" w:rsidRDefault="002C11A5" w:rsidP="00956A7F">
            <w:pPr>
              <w:rPr>
                <w:del w:id="372" w:author="GRAPURIMAC" w:date="2023-07-05T17:19:00Z"/>
                <w:rFonts w:ascii="Arial Narrow" w:hAnsi="Arial Narrow" w:cs="Calibri"/>
                <w:color w:val="000000"/>
                <w:lang w:eastAsia="es-PE"/>
              </w:rPr>
            </w:pPr>
            <w:del w:id="373" w:author="GRAPURIMAC" w:date="2023-07-05T17:19:00Z">
              <w:r w:rsidRPr="002C11A5" w:rsidDel="007A3190">
                <w:rPr>
                  <w:rFonts w:ascii="Arial Narrow" w:hAnsi="Arial Narrow" w:cs="Calibri"/>
                  <w:color w:val="000000"/>
                </w:rPr>
                <w:delText>Alaypampa</w:delText>
              </w:r>
            </w:del>
          </w:p>
        </w:tc>
        <w:tc>
          <w:tcPr>
            <w:tcW w:w="978" w:type="dxa"/>
            <w:vAlign w:val="center"/>
          </w:tcPr>
          <w:p w14:paraId="55E95A40" w14:textId="20FA6BF5" w:rsidR="002C11A5" w:rsidRPr="002C11A5" w:rsidDel="007A3190" w:rsidRDefault="002C11A5" w:rsidP="00956A7F">
            <w:pPr>
              <w:rPr>
                <w:del w:id="374" w:author="GRAPURIMAC" w:date="2023-07-05T17:19:00Z"/>
                <w:rFonts w:ascii="Arial Narrow" w:hAnsi="Arial Narrow" w:cs="Calibri"/>
                <w:color w:val="000000"/>
                <w:lang w:eastAsia="es-PE"/>
              </w:rPr>
            </w:pPr>
            <w:del w:id="375" w:author="GRAPURIMAC" w:date="2023-07-05T17:19:00Z">
              <w:r w:rsidRPr="002C11A5" w:rsidDel="007A3190">
                <w:rPr>
                  <w:rFonts w:ascii="Arial Narrow" w:hAnsi="Arial Narrow" w:cs="Calibri"/>
                  <w:color w:val="000000"/>
                </w:rPr>
                <w:delText>1313360</w:delText>
              </w:r>
            </w:del>
          </w:p>
        </w:tc>
        <w:tc>
          <w:tcPr>
            <w:tcW w:w="2764" w:type="dxa"/>
            <w:shd w:val="clear" w:color="auto" w:fill="auto"/>
            <w:vAlign w:val="center"/>
            <w:hideMark/>
          </w:tcPr>
          <w:p w14:paraId="74381A18" w14:textId="420C492F" w:rsidR="002C11A5" w:rsidRPr="002C11A5" w:rsidDel="007A3190" w:rsidRDefault="002C11A5" w:rsidP="00956A7F">
            <w:pPr>
              <w:rPr>
                <w:del w:id="376" w:author="GRAPURIMAC" w:date="2023-07-05T17:19:00Z"/>
                <w:rFonts w:ascii="Arial Narrow" w:hAnsi="Arial Narrow" w:cs="Calibri"/>
                <w:color w:val="000000"/>
                <w:lang w:eastAsia="es-PE"/>
              </w:rPr>
            </w:pPr>
            <w:del w:id="377" w:author="GRAPURIMAC" w:date="2023-07-05T17:19:00Z">
              <w:r w:rsidRPr="002C11A5" w:rsidDel="007A3190">
                <w:rPr>
                  <w:rFonts w:ascii="Arial Narrow" w:hAnsi="Arial Narrow" w:cs="Calibri"/>
                  <w:color w:val="000000"/>
                  <w:lang w:eastAsia="es-PE"/>
                </w:rPr>
                <w:delText>I.E  Alaypampa</w:delText>
              </w:r>
            </w:del>
          </w:p>
        </w:tc>
      </w:tr>
      <w:tr w:rsidR="002C11A5" w:rsidRPr="002C11A5" w:rsidDel="007A3190" w14:paraId="46348893" w14:textId="0F43C0F5" w:rsidTr="002C11A5">
        <w:trPr>
          <w:trHeight w:val="34"/>
          <w:del w:id="378" w:author="GRAPURIMAC" w:date="2023-07-05T17:19:00Z"/>
        </w:trPr>
        <w:tc>
          <w:tcPr>
            <w:tcW w:w="492" w:type="dxa"/>
            <w:shd w:val="clear" w:color="auto" w:fill="auto"/>
            <w:noWrap/>
            <w:vAlign w:val="center"/>
            <w:hideMark/>
          </w:tcPr>
          <w:p w14:paraId="77F77233" w14:textId="47D7DE2F" w:rsidR="002C11A5" w:rsidRPr="002C11A5" w:rsidDel="007A3190" w:rsidRDefault="002C11A5" w:rsidP="00956A7F">
            <w:pPr>
              <w:jc w:val="center"/>
              <w:rPr>
                <w:del w:id="379" w:author="GRAPURIMAC" w:date="2023-07-05T17:19:00Z"/>
                <w:rFonts w:ascii="Arial Narrow" w:hAnsi="Arial Narrow" w:cs="Calibri"/>
                <w:color w:val="000000"/>
                <w:lang w:eastAsia="es-PE"/>
              </w:rPr>
            </w:pPr>
            <w:del w:id="380" w:author="GRAPURIMAC" w:date="2023-07-05T17:19:00Z">
              <w:r w:rsidRPr="002C11A5" w:rsidDel="007A3190">
                <w:rPr>
                  <w:rFonts w:ascii="Arial Narrow" w:hAnsi="Arial Narrow" w:cs="Calibri"/>
                  <w:color w:val="000000"/>
                  <w:lang w:eastAsia="es-PE"/>
                </w:rPr>
                <w:delText>15</w:delText>
              </w:r>
            </w:del>
          </w:p>
        </w:tc>
        <w:tc>
          <w:tcPr>
            <w:tcW w:w="1116" w:type="dxa"/>
            <w:vAlign w:val="center"/>
          </w:tcPr>
          <w:p w14:paraId="6AE50A75" w14:textId="4CCD99E3" w:rsidR="002C11A5" w:rsidRPr="002C11A5" w:rsidDel="007A3190" w:rsidRDefault="002C11A5" w:rsidP="00956A7F">
            <w:pPr>
              <w:rPr>
                <w:del w:id="381" w:author="GRAPURIMAC" w:date="2023-07-05T17:19:00Z"/>
                <w:rFonts w:ascii="Arial Narrow" w:hAnsi="Arial Narrow" w:cs="Calibri"/>
                <w:color w:val="000000"/>
                <w:lang w:eastAsia="es-PE"/>
              </w:rPr>
            </w:pPr>
            <w:del w:id="382" w:author="GRAPURIMAC" w:date="2023-07-05T17:19:00Z">
              <w:r w:rsidRPr="002C11A5" w:rsidDel="007A3190">
                <w:rPr>
                  <w:rFonts w:ascii="Arial Narrow" w:hAnsi="Arial Narrow" w:cs="Calibri"/>
                  <w:color w:val="000000"/>
                </w:rPr>
                <w:delText>Huaccana</w:delText>
              </w:r>
            </w:del>
          </w:p>
        </w:tc>
        <w:tc>
          <w:tcPr>
            <w:tcW w:w="1936" w:type="dxa"/>
            <w:vAlign w:val="center"/>
          </w:tcPr>
          <w:p w14:paraId="6FCF1520" w14:textId="31F060EB" w:rsidR="002C11A5" w:rsidRPr="002C11A5" w:rsidDel="007A3190" w:rsidRDefault="002C11A5" w:rsidP="00956A7F">
            <w:pPr>
              <w:rPr>
                <w:del w:id="383" w:author="GRAPURIMAC" w:date="2023-07-05T17:19:00Z"/>
                <w:rFonts w:ascii="Arial Narrow" w:hAnsi="Arial Narrow" w:cs="Calibri"/>
                <w:color w:val="000000"/>
                <w:lang w:eastAsia="es-PE"/>
              </w:rPr>
            </w:pPr>
            <w:del w:id="384" w:author="GRAPURIMAC" w:date="2023-07-05T17:19:00Z">
              <w:r w:rsidRPr="002C11A5" w:rsidDel="007A3190">
                <w:rPr>
                  <w:rFonts w:ascii="Arial Narrow" w:hAnsi="Arial Narrow" w:cs="Calibri"/>
                  <w:color w:val="000000"/>
                </w:rPr>
                <w:delText>Huarapari</w:delText>
              </w:r>
            </w:del>
          </w:p>
        </w:tc>
        <w:tc>
          <w:tcPr>
            <w:tcW w:w="978" w:type="dxa"/>
            <w:vAlign w:val="center"/>
          </w:tcPr>
          <w:p w14:paraId="766A58BE" w14:textId="68E08AFB" w:rsidR="002C11A5" w:rsidRPr="002C11A5" w:rsidDel="007A3190" w:rsidRDefault="002C11A5" w:rsidP="00956A7F">
            <w:pPr>
              <w:rPr>
                <w:del w:id="385" w:author="GRAPURIMAC" w:date="2023-07-05T17:19:00Z"/>
                <w:rFonts w:ascii="Arial Narrow" w:hAnsi="Arial Narrow" w:cs="Calibri"/>
                <w:color w:val="000000"/>
                <w:lang w:eastAsia="es-PE"/>
              </w:rPr>
            </w:pPr>
            <w:del w:id="386" w:author="GRAPURIMAC" w:date="2023-07-05T17:19:00Z">
              <w:r w:rsidRPr="002C11A5" w:rsidDel="007A3190">
                <w:rPr>
                  <w:rFonts w:ascii="Arial Narrow" w:hAnsi="Arial Narrow" w:cs="Calibri"/>
                  <w:color w:val="000000"/>
                </w:rPr>
                <w:delText>1141225</w:delText>
              </w:r>
            </w:del>
          </w:p>
        </w:tc>
        <w:tc>
          <w:tcPr>
            <w:tcW w:w="2764" w:type="dxa"/>
            <w:shd w:val="clear" w:color="auto" w:fill="auto"/>
            <w:vAlign w:val="center"/>
            <w:hideMark/>
          </w:tcPr>
          <w:p w14:paraId="68DB756B" w14:textId="09409FEB" w:rsidR="002C11A5" w:rsidRPr="002C11A5" w:rsidDel="007A3190" w:rsidRDefault="002C11A5" w:rsidP="00956A7F">
            <w:pPr>
              <w:rPr>
                <w:del w:id="387" w:author="GRAPURIMAC" w:date="2023-07-05T17:19:00Z"/>
                <w:rFonts w:ascii="Arial Narrow" w:hAnsi="Arial Narrow" w:cs="Calibri"/>
                <w:color w:val="000000"/>
                <w:lang w:eastAsia="es-PE"/>
              </w:rPr>
            </w:pPr>
            <w:del w:id="388" w:author="GRAPURIMAC" w:date="2023-07-05T17:19:00Z">
              <w:r w:rsidRPr="002C11A5" w:rsidDel="007A3190">
                <w:rPr>
                  <w:rFonts w:ascii="Arial Narrow" w:hAnsi="Arial Narrow" w:cs="Calibri"/>
                  <w:color w:val="000000"/>
                  <w:lang w:eastAsia="es-PE"/>
                </w:rPr>
                <w:delText>I.E  Andrés Avelino Cáceres</w:delText>
              </w:r>
            </w:del>
          </w:p>
        </w:tc>
      </w:tr>
    </w:tbl>
    <w:p w14:paraId="654896F2" w14:textId="135BBB60" w:rsidR="00D4598E" w:rsidRPr="002C11A5" w:rsidDel="007A3190" w:rsidRDefault="00D4598E" w:rsidP="00D4598E">
      <w:pPr>
        <w:tabs>
          <w:tab w:val="left" w:pos="142"/>
          <w:tab w:val="left" w:pos="1276"/>
        </w:tabs>
        <w:autoSpaceDE w:val="0"/>
        <w:autoSpaceDN w:val="0"/>
        <w:adjustRightInd w:val="0"/>
        <w:ind w:left="709"/>
        <w:jc w:val="both"/>
        <w:rPr>
          <w:del w:id="389" w:author="GRAPURIMAC" w:date="2023-07-05T17:19:00Z"/>
          <w:rFonts w:ascii="Arial Narrow" w:hAnsi="Arial Narrow" w:cs="Arial"/>
          <w:sz w:val="16"/>
          <w:szCs w:val="22"/>
        </w:rPr>
      </w:pPr>
      <w:del w:id="390" w:author="GRAPURIMAC" w:date="2023-07-05T17:19:00Z">
        <w:r w:rsidRPr="002C11A5" w:rsidDel="007A3190">
          <w:rPr>
            <w:rFonts w:ascii="Arial Narrow" w:hAnsi="Arial Narrow" w:cs="Arial"/>
            <w:b/>
            <w:sz w:val="16"/>
            <w:szCs w:val="22"/>
          </w:rPr>
          <w:delText>Fuente</w:delText>
        </w:r>
        <w:r w:rsidRPr="002C11A5" w:rsidDel="007A3190">
          <w:rPr>
            <w:rFonts w:ascii="Arial Narrow" w:hAnsi="Arial Narrow" w:cs="Arial"/>
            <w:sz w:val="16"/>
            <w:szCs w:val="22"/>
          </w:rPr>
          <w:delText>: Oficio n.° 123-2023-GRAP/11/GRDS, de 4 de abril de 2023.</w:delText>
        </w:r>
      </w:del>
    </w:p>
    <w:p w14:paraId="2CD3B2D5" w14:textId="1309E80B" w:rsidR="00D4598E" w:rsidRPr="002C11A5" w:rsidDel="007A3190" w:rsidRDefault="00D4598E" w:rsidP="00D4598E">
      <w:pPr>
        <w:tabs>
          <w:tab w:val="left" w:pos="142"/>
          <w:tab w:val="left" w:pos="1276"/>
        </w:tabs>
        <w:autoSpaceDE w:val="0"/>
        <w:autoSpaceDN w:val="0"/>
        <w:adjustRightInd w:val="0"/>
        <w:ind w:left="709"/>
        <w:jc w:val="both"/>
        <w:rPr>
          <w:del w:id="391" w:author="GRAPURIMAC" w:date="2023-07-05T17:19:00Z"/>
          <w:rFonts w:ascii="Arial Narrow" w:hAnsi="Arial Narrow" w:cs="Arial"/>
          <w:bCs/>
          <w:sz w:val="22"/>
          <w:szCs w:val="22"/>
        </w:rPr>
      </w:pPr>
      <w:del w:id="392" w:author="GRAPURIMAC" w:date="2023-07-05T17:19:00Z">
        <w:r w:rsidRPr="002C11A5" w:rsidDel="007A3190">
          <w:rPr>
            <w:rFonts w:ascii="Arial Narrow" w:hAnsi="Arial Narrow" w:cs="Arial"/>
            <w:b/>
            <w:bCs/>
            <w:sz w:val="16"/>
            <w:szCs w:val="22"/>
          </w:rPr>
          <w:delText>Elaborado por:</w:delText>
        </w:r>
        <w:r w:rsidRPr="002C11A5" w:rsidDel="007A3190">
          <w:rPr>
            <w:rFonts w:ascii="Arial Narrow" w:hAnsi="Arial Narrow" w:cs="Arial"/>
            <w:bCs/>
            <w:sz w:val="16"/>
            <w:szCs w:val="22"/>
          </w:rPr>
          <w:delText xml:space="preserve"> Comisión de Control</w:delText>
        </w:r>
        <w:r w:rsidRPr="002C11A5" w:rsidDel="007A3190">
          <w:rPr>
            <w:rFonts w:ascii="Arial Narrow" w:hAnsi="Arial Narrow" w:cs="Arial"/>
            <w:bCs/>
            <w:sz w:val="22"/>
            <w:szCs w:val="22"/>
          </w:rPr>
          <w:delText>.</w:delText>
        </w:r>
      </w:del>
    </w:p>
    <w:p w14:paraId="44537EAC" w14:textId="652BAB95" w:rsidR="00E7639F" w:rsidRPr="004B38CE" w:rsidRDefault="007C44B0" w:rsidP="007C44B0">
      <w:pPr>
        <w:tabs>
          <w:tab w:val="left" w:pos="142"/>
          <w:tab w:val="left" w:pos="1276"/>
        </w:tabs>
        <w:autoSpaceDE w:val="0"/>
        <w:autoSpaceDN w:val="0"/>
        <w:adjustRightInd w:val="0"/>
        <w:ind w:left="709"/>
        <w:jc w:val="both"/>
        <w:rPr>
          <w:rFonts w:ascii="Arial Narrow" w:hAnsi="Arial Narrow" w:cs="Arial"/>
          <w:bCs/>
          <w:sz w:val="22"/>
          <w:szCs w:val="22"/>
        </w:rPr>
      </w:pPr>
      <w:r w:rsidRPr="004B38CE">
        <w:rPr>
          <w:rFonts w:ascii="Arial Narrow" w:hAnsi="Arial Narrow" w:cs="Arial"/>
          <w:bCs/>
          <w:sz w:val="22"/>
          <w:szCs w:val="22"/>
        </w:rPr>
        <w:t>Por tanto</w:t>
      </w:r>
      <w:r w:rsidR="00E7639F" w:rsidRPr="004B38CE">
        <w:rPr>
          <w:rFonts w:ascii="Arial Narrow" w:hAnsi="Arial Narrow" w:cs="Arial"/>
          <w:bCs/>
          <w:sz w:val="22"/>
          <w:szCs w:val="22"/>
        </w:rPr>
        <w:t xml:space="preserve">, se evidencia que </w:t>
      </w:r>
      <w:r w:rsidRPr="004B38CE">
        <w:rPr>
          <w:rFonts w:ascii="Arial Narrow" w:hAnsi="Arial Narrow" w:cs="Arial"/>
          <w:bCs/>
          <w:sz w:val="22"/>
          <w:szCs w:val="22"/>
        </w:rPr>
        <w:t>en las Instituciones Eduativas</w:t>
      </w:r>
      <w:r w:rsidR="00E7639F" w:rsidRPr="004B38CE">
        <w:rPr>
          <w:rFonts w:ascii="Arial Narrow" w:hAnsi="Arial Narrow" w:cs="Arial"/>
          <w:bCs/>
          <w:sz w:val="22"/>
          <w:szCs w:val="22"/>
        </w:rPr>
        <w:t xml:space="preserve"> Daniel Alcides Carri</w:t>
      </w:r>
      <w:r w:rsidRPr="004B38CE">
        <w:rPr>
          <w:rFonts w:ascii="Arial Narrow" w:hAnsi="Arial Narrow" w:cs="Arial"/>
          <w:bCs/>
          <w:sz w:val="22"/>
          <w:szCs w:val="22"/>
        </w:rPr>
        <w:t>ón</w:t>
      </w:r>
      <w:r w:rsidR="00E7639F" w:rsidRPr="004B38CE">
        <w:rPr>
          <w:rFonts w:ascii="Arial Narrow" w:hAnsi="Arial Narrow" w:cs="Arial"/>
          <w:bCs/>
          <w:sz w:val="22"/>
          <w:szCs w:val="22"/>
        </w:rPr>
        <w:t>, Las Américas y Leoncio Prado</w:t>
      </w:r>
      <w:r w:rsidRPr="004B38CE">
        <w:rPr>
          <w:rFonts w:ascii="Arial Narrow" w:hAnsi="Arial Narrow" w:cs="Arial"/>
          <w:bCs/>
          <w:sz w:val="22"/>
          <w:szCs w:val="22"/>
        </w:rPr>
        <w:t xml:space="preserve"> cuenta con servidores inoperativos (Servidores que no vienen cumpliendo el objetivo de uso, debido a que la plataforma no está implementada y actualizada); dicha situación, podría ocasionar el riesgo de que no se cumpla con la ejecución física del componente capacitación en el presente año.</w:t>
      </w:r>
    </w:p>
    <w:p w14:paraId="601701E0" w14:textId="5A01B801" w:rsidR="00436D23" w:rsidRPr="007C44B0" w:rsidRDefault="00436D23" w:rsidP="007C44B0">
      <w:pPr>
        <w:tabs>
          <w:tab w:val="left" w:pos="142"/>
          <w:tab w:val="left" w:pos="1276"/>
        </w:tabs>
        <w:autoSpaceDE w:val="0"/>
        <w:autoSpaceDN w:val="0"/>
        <w:adjustRightInd w:val="0"/>
        <w:jc w:val="both"/>
        <w:rPr>
          <w:rFonts w:ascii="Arial Narrow" w:hAnsi="Arial Narrow" w:cs="Arial"/>
          <w:bCs/>
          <w:color w:val="FF0000"/>
          <w:sz w:val="22"/>
          <w:szCs w:val="22"/>
        </w:rPr>
      </w:pPr>
    </w:p>
    <w:p w14:paraId="1EF24856" w14:textId="34B9821C" w:rsidR="009F1F32" w:rsidRPr="005132B3" w:rsidRDefault="00B926A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descrita anteriormente contraviene los criterios siguientes:</w:t>
      </w:r>
    </w:p>
    <w:p w14:paraId="4FCDCC81"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4BC131C8" w:rsidR="009F1F32" w:rsidRPr="005132B3" w:rsidRDefault="00A45AEA"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commentRangeStart w:id="393"/>
      <w:r w:rsidRPr="005132B3">
        <w:rPr>
          <w:rFonts w:ascii="Arial Narrow" w:hAnsi="Arial Narrow" w:cs="Arial"/>
          <w:b/>
          <w:bCs/>
          <w:sz w:val="22"/>
          <w:szCs w:val="22"/>
        </w:rPr>
        <w:t>Directiva n.</w:t>
      </w:r>
      <w:r w:rsidR="009F1F32" w:rsidRPr="005132B3">
        <w:rPr>
          <w:rFonts w:ascii="Arial Narrow" w:hAnsi="Arial Narrow" w:cs="Arial"/>
          <w:b/>
          <w:bCs/>
          <w:sz w:val="22"/>
          <w:szCs w:val="22"/>
        </w:rPr>
        <w:t>°</w:t>
      </w:r>
      <w:r w:rsidRPr="005132B3">
        <w:rPr>
          <w:rFonts w:ascii="Arial Narrow" w:hAnsi="Arial Narrow" w:cs="Arial"/>
          <w:b/>
          <w:bCs/>
          <w:sz w:val="22"/>
          <w:szCs w:val="22"/>
        </w:rPr>
        <w:t xml:space="preserve"> </w:t>
      </w:r>
      <w:r w:rsidR="009F1F32" w:rsidRPr="005132B3">
        <w:rPr>
          <w:rFonts w:ascii="Arial Narrow" w:hAnsi="Arial Narrow" w:cs="Arial"/>
          <w:b/>
          <w:bCs/>
          <w:sz w:val="22"/>
          <w:szCs w:val="22"/>
        </w:rPr>
        <w:t xml:space="preserve">001-2022-GR.APURIMAC/GR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w:t>
      </w:r>
      <w:r w:rsidR="0083009D" w:rsidRPr="005132B3">
        <w:rPr>
          <w:rFonts w:ascii="Arial Narrow" w:hAnsi="Arial Narrow" w:cs="Arial"/>
          <w:b/>
          <w:bCs/>
          <w:sz w:val="22"/>
          <w:szCs w:val="22"/>
        </w:rPr>
        <w:t xml:space="preserve"> n.°</w:t>
      </w:r>
      <w:r w:rsidR="00BE01EE" w:rsidRPr="005132B3">
        <w:rPr>
          <w:rFonts w:ascii="Arial Narrow" w:hAnsi="Arial Narrow" w:cs="Arial"/>
          <w:b/>
          <w:bCs/>
          <w:sz w:val="22"/>
          <w:szCs w:val="22"/>
        </w:rPr>
        <w:t xml:space="preserve"> 467-2022-GR.APURIMAC/PR de 23 de diciembre del 2022.</w:t>
      </w:r>
      <w:commentRangeEnd w:id="393"/>
      <w:r w:rsidR="007A3190">
        <w:rPr>
          <w:rStyle w:val="Refdecomentario"/>
        </w:rPr>
        <w:commentReference w:id="393"/>
      </w:r>
    </w:p>
    <w:p w14:paraId="47F6F8B6" w14:textId="77777777" w:rsidR="003758E8" w:rsidRPr="005132B3" w:rsidRDefault="003758E8"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65319489"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394" w:name="_Toc135836001"/>
      <w:r w:rsidRPr="005132B3">
        <w:rPr>
          <w:rFonts w:ascii="Arial Narrow" w:hAnsi="Arial Narrow" w:cs="Arial"/>
          <w:b/>
          <w:i/>
          <w:iCs/>
          <w:sz w:val="22"/>
          <w:szCs w:val="22"/>
        </w:rPr>
        <w:t>8.3.1. DISPOSICIONES GENERALES DE LA EJECUCIÓN DE INVERSIONES</w:t>
      </w:r>
      <w:bookmarkEnd w:id="394"/>
    </w:p>
    <w:p w14:paraId="3A1C49BA"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bCs/>
          <w:i/>
          <w:iCs/>
          <w:sz w:val="22"/>
          <w:szCs w:val="22"/>
        </w:rPr>
      </w:pPr>
      <w:bookmarkStart w:id="395" w:name="_Toc135836002"/>
      <w:r w:rsidRPr="005132B3">
        <w:rPr>
          <w:rFonts w:ascii="Arial Narrow" w:hAnsi="Arial Narrow" w:cs="Arial"/>
          <w:b/>
          <w:bCs/>
          <w:i/>
          <w:iCs/>
          <w:sz w:val="22"/>
          <w:szCs w:val="22"/>
        </w:rPr>
        <w:t>8.3.1.1. OBJETIVO</w:t>
      </w:r>
      <w:bookmarkEnd w:id="395"/>
    </w:p>
    <w:p w14:paraId="79A99FA8"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1A8EB13F" w14:textId="5CBD7211" w:rsidR="007A3190" w:rsidRPr="005132B3" w:rsidRDefault="007A3190">
      <w:pPr>
        <w:tabs>
          <w:tab w:val="left" w:pos="142"/>
          <w:tab w:val="left" w:pos="1276"/>
        </w:tabs>
        <w:autoSpaceDE w:val="0"/>
        <w:autoSpaceDN w:val="0"/>
        <w:adjustRightInd w:val="0"/>
        <w:jc w:val="both"/>
        <w:rPr>
          <w:rFonts w:ascii="Arial Narrow" w:hAnsi="Arial Narrow" w:cs="Arial"/>
          <w:bCs/>
          <w:i/>
          <w:iCs/>
          <w:sz w:val="22"/>
          <w:szCs w:val="22"/>
        </w:rPr>
        <w:pPrChange w:id="396" w:author="GRAPURIMAC" w:date="2023-07-05T17:27:00Z">
          <w:pPr>
            <w:tabs>
              <w:tab w:val="left" w:pos="142"/>
              <w:tab w:val="left" w:pos="1276"/>
            </w:tabs>
            <w:autoSpaceDE w:val="0"/>
            <w:autoSpaceDN w:val="0"/>
            <w:adjustRightInd w:val="0"/>
            <w:ind w:left="1276"/>
            <w:jc w:val="both"/>
          </w:pPr>
        </w:pPrChange>
      </w:pPr>
    </w:p>
    <w:p w14:paraId="00C64711"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
          <w:i/>
          <w:iCs/>
          <w:sz w:val="22"/>
          <w:szCs w:val="22"/>
        </w:rPr>
      </w:pPr>
      <w:bookmarkStart w:id="397" w:name="_Toc135836003"/>
      <w:r w:rsidRPr="005132B3">
        <w:rPr>
          <w:rFonts w:ascii="Arial Narrow" w:hAnsi="Arial Narrow" w:cs="Arial"/>
          <w:b/>
          <w:i/>
          <w:iCs/>
          <w:sz w:val="22"/>
          <w:szCs w:val="22"/>
        </w:rPr>
        <w:t>8.3.1.2. FINALIDAD</w:t>
      </w:r>
      <w:bookmarkEnd w:id="397"/>
    </w:p>
    <w:p w14:paraId="51A10F25" w14:textId="7777777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29A98137" w:rsidR="003758E8" w:rsidRPr="005132B3" w:rsidRDefault="003758E8"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lastRenderedPageBreak/>
        <w:t xml:space="preserve">Garantizar la calidad técnica en los Expedientes Técnicos (ET) y/o Documentos Equivalentes (DE), a ser aprobados por el GRAP y reducir la reformulación por errores y deficiencias técnicas que generan retraso del inicio o la continuidad y culminación de las </w:t>
      </w:r>
      <w:del w:id="398" w:author="GRAPURIMAC" w:date="2023-07-05T17:24:00Z">
        <w:r w:rsidRPr="005132B3" w:rsidDel="007A3190">
          <w:rPr>
            <w:rFonts w:ascii="Arial Narrow" w:hAnsi="Arial Narrow" w:cs="Arial"/>
            <w:bCs/>
            <w:i/>
            <w:iCs/>
            <w:sz w:val="22"/>
            <w:szCs w:val="22"/>
          </w:rPr>
          <w:delText>inversiones,  afectando</w:delText>
        </w:r>
      </w:del>
      <w:ins w:id="399" w:author="GRAPURIMAC" w:date="2023-07-05T17:24:00Z">
        <w:r w:rsidR="007A3190" w:rsidRPr="005132B3">
          <w:rPr>
            <w:rFonts w:ascii="Arial Narrow" w:hAnsi="Arial Narrow" w:cs="Arial"/>
            <w:bCs/>
            <w:i/>
            <w:iCs/>
            <w:sz w:val="22"/>
            <w:szCs w:val="22"/>
          </w:rPr>
          <w:t>inversiones, afectando</w:t>
        </w:r>
      </w:ins>
      <w:r w:rsidRPr="005132B3">
        <w:rPr>
          <w:rFonts w:ascii="Arial Narrow" w:hAnsi="Arial Narrow" w:cs="Arial"/>
          <w:bCs/>
          <w:i/>
          <w:iCs/>
          <w:sz w:val="22"/>
          <w:szCs w:val="22"/>
        </w:rPr>
        <w:t xml:space="preserve">  su cronograma  de ejecución  previsto  y el monto de inversión  del  proyecto   de  inversión  (PI)  o  de  inversiones  de  optimización, de ampliación marginal, de reposición y de rehabilitación (IOARR).</w:t>
      </w:r>
    </w:p>
    <w:p w14:paraId="7F8D669F" w14:textId="10F6175E" w:rsidR="007D1D1A" w:rsidRPr="005132B3" w:rsidRDefault="007D1D1A" w:rsidP="00AE74BE">
      <w:pPr>
        <w:tabs>
          <w:tab w:val="left" w:pos="142"/>
          <w:tab w:val="left" w:pos="1276"/>
        </w:tabs>
        <w:autoSpaceDE w:val="0"/>
        <w:autoSpaceDN w:val="0"/>
        <w:adjustRightInd w:val="0"/>
        <w:jc w:val="both"/>
        <w:rPr>
          <w:rFonts w:ascii="Arial Narrow" w:hAnsi="Arial Narrow" w:cs="Arial"/>
          <w:bCs/>
          <w:i/>
          <w:iCs/>
          <w:sz w:val="22"/>
          <w:szCs w:val="22"/>
        </w:rPr>
      </w:pPr>
    </w:p>
    <w:p w14:paraId="33E98E16" w14:textId="319010F6"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w:t>
      </w:r>
      <w:r w:rsidR="00345A06" w:rsidRPr="005132B3">
        <w:rPr>
          <w:rFonts w:ascii="Arial Narrow" w:hAnsi="Arial Narrow" w:cs="Arial"/>
          <w:bCs/>
          <w:sz w:val="22"/>
          <w:szCs w:val="22"/>
        </w:rPr>
        <w:t>descrita, respecto</w:t>
      </w:r>
      <w:r w:rsidR="004C39A3">
        <w:rPr>
          <w:rFonts w:ascii="Arial Narrow" w:hAnsi="Arial Narrow" w:cs="Arial"/>
          <w:bCs/>
          <w:sz w:val="22"/>
          <w:szCs w:val="22"/>
        </w:rPr>
        <w:t xml:space="preserve"> a que</w:t>
      </w:r>
      <w:r w:rsidR="00594D29" w:rsidRPr="005132B3">
        <w:rPr>
          <w:rFonts w:ascii="Arial Narrow" w:hAnsi="Arial Narrow" w:cs="Arial"/>
          <w:bCs/>
          <w:sz w:val="22"/>
          <w:szCs w:val="22"/>
        </w:rPr>
        <w:t xml:space="preserve"> las</w:t>
      </w:r>
      <w:r w:rsidR="00681170" w:rsidRPr="005132B3">
        <w:rPr>
          <w:rFonts w:ascii="Arial Narrow" w:hAnsi="Arial Narrow" w:cs="Arial"/>
          <w:bCs/>
          <w:sz w:val="22"/>
          <w:szCs w:val="22"/>
        </w:rPr>
        <w:t xml:space="preserve"> instituciones educativas</w:t>
      </w:r>
      <w:r w:rsidR="00594D29" w:rsidRPr="005132B3">
        <w:rPr>
          <w:rFonts w:ascii="Arial Narrow" w:hAnsi="Arial Narrow" w:cs="Arial"/>
          <w:bCs/>
          <w:sz w:val="22"/>
          <w:szCs w:val="22"/>
        </w:rPr>
        <w:t xml:space="preserve"> </w:t>
      </w:r>
      <w:r w:rsidR="004C39A3">
        <w:rPr>
          <w:rFonts w:ascii="Arial Narrow" w:hAnsi="Arial Narrow" w:cs="Arial"/>
          <w:bCs/>
          <w:sz w:val="22"/>
          <w:szCs w:val="22"/>
        </w:rPr>
        <w:t>visitadas</w:t>
      </w:r>
      <w:r w:rsidR="00594D29" w:rsidRPr="005132B3">
        <w:rPr>
          <w:rFonts w:ascii="Arial Narrow" w:hAnsi="Arial Narrow" w:cs="Arial"/>
          <w:bCs/>
          <w:sz w:val="22"/>
          <w:szCs w:val="22"/>
        </w:rPr>
        <w:t xml:space="preserve"> cuentan con servidores inoperativos, genera el riesgo de que no se ejecut</w:t>
      </w:r>
      <w:r w:rsidR="004C39A3">
        <w:rPr>
          <w:rFonts w:ascii="Arial Narrow" w:hAnsi="Arial Narrow" w:cs="Arial"/>
          <w:bCs/>
          <w:sz w:val="22"/>
          <w:szCs w:val="22"/>
        </w:rPr>
        <w:t>e</w:t>
      </w:r>
      <w:r w:rsidR="00594D29" w:rsidRPr="005132B3">
        <w:rPr>
          <w:rFonts w:ascii="Arial Narrow" w:hAnsi="Arial Narrow" w:cs="Arial"/>
          <w:bCs/>
          <w:sz w:val="22"/>
          <w:szCs w:val="22"/>
        </w:rPr>
        <w:t xml:space="preserve"> de manera eficaz el componente de capacitación y, por ende, no se cumpla con </w:t>
      </w:r>
      <w:r w:rsidR="00681170" w:rsidRPr="005132B3">
        <w:rPr>
          <w:rFonts w:ascii="Arial Narrow" w:hAnsi="Arial Narrow" w:cs="Arial"/>
          <w:bCs/>
          <w:sz w:val="22"/>
          <w:szCs w:val="22"/>
        </w:rPr>
        <w:t>los objetivos planteados en el expediente técnico</w:t>
      </w:r>
      <w:r w:rsidR="00594D29" w:rsidRPr="005132B3">
        <w:rPr>
          <w:rFonts w:ascii="Arial Narrow" w:hAnsi="Arial Narrow" w:cs="Arial"/>
          <w:bCs/>
          <w:sz w:val="22"/>
          <w:szCs w:val="22"/>
        </w:rPr>
        <w:t>.</w:t>
      </w:r>
    </w:p>
    <w:p w14:paraId="6325F956" w14:textId="77777777" w:rsidR="005423F2" w:rsidRPr="005132B3" w:rsidRDefault="005423F2" w:rsidP="005423F2">
      <w:pPr>
        <w:ind w:left="709"/>
        <w:jc w:val="both"/>
        <w:rPr>
          <w:ins w:id="400" w:author="Manuel Raul Livano Luna" w:date="2023-07-05T19:05:00Z"/>
          <w:rFonts w:ascii="Arial Narrow" w:hAnsi="Arial Narrow" w:cs="Arial"/>
          <w:b/>
          <w:bCs/>
        </w:rPr>
      </w:pPr>
    </w:p>
    <w:p w14:paraId="42DB4DBB" w14:textId="37D4013E" w:rsidR="005423F2" w:rsidRPr="0059769C" w:rsidRDefault="005423F2">
      <w:pPr>
        <w:pStyle w:val="Prrafodelista"/>
        <w:numPr>
          <w:ilvl w:val="0"/>
          <w:numId w:val="25"/>
        </w:numPr>
        <w:spacing w:line="240" w:lineRule="auto"/>
        <w:ind w:left="709"/>
        <w:jc w:val="both"/>
        <w:outlineLvl w:val="1"/>
        <w:rPr>
          <w:ins w:id="401" w:author="Manuel Raul Livano Luna" w:date="2023-07-05T19:05:00Z"/>
          <w:rFonts w:ascii="Arial Narrow" w:hAnsi="Arial Narrow" w:cs="Arial"/>
          <w:b/>
          <w:bCs/>
        </w:rPr>
        <w:pPrChange w:id="402" w:author="Manuel Raul Livano Luna" w:date="2023-07-05T19:06:00Z">
          <w:pPr>
            <w:pStyle w:val="Prrafodelista"/>
            <w:numPr>
              <w:numId w:val="25"/>
            </w:numPr>
            <w:spacing w:line="240" w:lineRule="auto"/>
            <w:ind w:left="360" w:hanging="360"/>
            <w:jc w:val="both"/>
            <w:outlineLvl w:val="1"/>
          </w:pPr>
        </w:pPrChange>
      </w:pPr>
      <w:bookmarkStart w:id="403" w:name="_Toc139476479"/>
      <w:moveToRangeStart w:id="404" w:author="Manuel Raul Livano Luna" w:date="2023-07-05T19:05:00Z" w:name="move139476368"/>
      <w:moveTo w:id="405" w:author="Manuel Raul Livano Luna" w:date="2023-07-05T19:05:00Z">
        <w:r w:rsidRPr="0059769C">
          <w:rPr>
            <w:rFonts w:ascii="Arial Narrow" w:hAnsi="Arial Narrow" w:cs="Arial"/>
            <w:b/>
            <w:bCs/>
            <w:lang w:eastAsia="es-ES"/>
          </w:rPr>
          <w:t>COMPUTADORAS PORTATILES (LAPTOPS) ENTREGADAS POR EL PROYECTO A LA INSTITUCIÓN EDUCATIVA SAN JUAN BAUTISTA DE CALLABAMBA DEL DISTRITO DE CHINCHEROS NO VIENEN SIENDO UTILIZADAS POR FALTA DE LICENCIAS DEL SISTEMA OPERATIVO Y DE LA HERRAMIENTA DE OFIMÁTICA MICROSOFT OFFICE, LO QUE AFECTARÍA EL CUMPLIMIENTO DE LOS OBJETIVOS DEL PROYECTO.</w:t>
        </w:r>
      </w:moveTo>
      <w:bookmarkEnd w:id="403"/>
      <w:moveToRangeEnd w:id="404"/>
    </w:p>
    <w:p w14:paraId="3E2894FF" w14:textId="5ABEC61A" w:rsidR="005423F2" w:rsidRPr="005132B3" w:rsidDel="005423F2" w:rsidRDefault="005423F2" w:rsidP="00AE74BE">
      <w:pPr>
        <w:tabs>
          <w:tab w:val="left" w:pos="142"/>
          <w:tab w:val="left" w:pos="1276"/>
        </w:tabs>
        <w:autoSpaceDE w:val="0"/>
        <w:autoSpaceDN w:val="0"/>
        <w:adjustRightInd w:val="0"/>
        <w:ind w:left="709"/>
        <w:jc w:val="both"/>
        <w:rPr>
          <w:del w:id="406" w:author="Manuel Raul Livano Luna" w:date="2023-07-05T19:06:00Z"/>
          <w:rFonts w:ascii="Arial Narrow" w:hAnsi="Arial Narrow" w:cs="Arial"/>
          <w:bCs/>
          <w:sz w:val="22"/>
          <w:szCs w:val="22"/>
        </w:rPr>
      </w:pPr>
    </w:p>
    <w:p w14:paraId="2B5EE4B0" w14:textId="14AE0253" w:rsidR="00C8431A" w:rsidRPr="00501D10" w:rsidDel="007114A4" w:rsidRDefault="00B201BE">
      <w:pPr>
        <w:pStyle w:val="Ttulo1"/>
        <w:rPr>
          <w:del w:id="407" w:author="GRAPURIMAC" w:date="2023-07-05T17:28:00Z"/>
          <w:rFonts w:ascii="Arial Narrow" w:hAnsi="Arial Narrow"/>
          <w:rPrChange w:id="408" w:author="Manuel Raul Livano Luna" w:date="2023-07-05T19:03:00Z">
            <w:rPr>
              <w:del w:id="409" w:author="GRAPURIMAC" w:date="2023-07-05T17:28:00Z"/>
            </w:rPr>
          </w:rPrChange>
        </w:rPr>
        <w:pPrChange w:id="410" w:author="Manuel Raul Livano Luna" w:date="2023-07-05T19:04:00Z">
          <w:pPr>
            <w:jc w:val="both"/>
          </w:pPr>
        </w:pPrChange>
      </w:pPr>
      <w:moveFromRangeStart w:id="411" w:author="Manuel Raul Livano Luna" w:date="2023-07-05T19:05:00Z" w:name="move139476368"/>
      <w:moveFrom w:id="412" w:author="Manuel Raul Livano Luna" w:date="2023-07-05T19:05:00Z">
        <w:r w:rsidRPr="00501D10" w:rsidDel="005423F2">
          <w:rPr>
            <w:rFonts w:ascii="Arial Narrow" w:hAnsi="Arial Narrow" w:cs="Arial"/>
            <w:rPrChange w:id="413" w:author="Manuel Raul Livano Luna" w:date="2023-07-05T19:03:00Z">
              <w:rPr>
                <w:rFonts w:eastAsia="Calibri"/>
              </w:rPr>
            </w:rPrChange>
          </w:rPr>
          <w:t>COMPUTADORAS PORTATILES (LAPTOPS)</w:t>
        </w:r>
        <w:r w:rsidR="00C8431A" w:rsidRPr="00501D10" w:rsidDel="005423F2">
          <w:rPr>
            <w:rFonts w:ascii="Arial Narrow" w:hAnsi="Arial Narrow" w:cs="Arial"/>
            <w:rPrChange w:id="414" w:author="Manuel Raul Livano Luna" w:date="2023-07-05T19:03:00Z">
              <w:rPr>
                <w:rFonts w:eastAsia="Calibri"/>
              </w:rPr>
            </w:rPrChange>
          </w:rPr>
          <w:t xml:space="preserve"> ENTREGADAS POR</w:t>
        </w:r>
        <w:r w:rsidRPr="00501D10" w:rsidDel="005423F2">
          <w:rPr>
            <w:rFonts w:ascii="Arial Narrow" w:hAnsi="Arial Narrow" w:cs="Arial"/>
            <w:rPrChange w:id="415" w:author="Manuel Raul Livano Luna" w:date="2023-07-05T19:03:00Z">
              <w:rPr>
                <w:rFonts w:eastAsia="Calibri"/>
              </w:rPr>
            </w:rPrChange>
          </w:rPr>
          <w:t xml:space="preserve"> EL</w:t>
        </w:r>
        <w:r w:rsidR="00C8431A" w:rsidRPr="00501D10" w:rsidDel="005423F2">
          <w:rPr>
            <w:rFonts w:ascii="Arial Narrow" w:hAnsi="Arial Narrow" w:cs="Arial"/>
            <w:rPrChange w:id="416" w:author="Manuel Raul Livano Luna" w:date="2023-07-05T19:03:00Z">
              <w:rPr>
                <w:rFonts w:eastAsia="Calibri"/>
              </w:rPr>
            </w:rPrChange>
          </w:rPr>
          <w:t xml:space="preserve"> PROYECTO A LA INSTITUCIÓN EDUCATIVA SAN JUAN BAUTISTA DE CALLABAMBA DEL DISTRITO DE CHINCHEROS NO VIENEN SIEN</w:t>
        </w:r>
        <w:r w:rsidRPr="00501D10" w:rsidDel="005423F2">
          <w:rPr>
            <w:rFonts w:ascii="Arial Narrow" w:hAnsi="Arial Narrow" w:cs="Arial"/>
            <w:rPrChange w:id="417" w:author="Manuel Raul Livano Luna" w:date="2023-07-05T19:03:00Z">
              <w:rPr>
                <w:rFonts w:eastAsia="Calibri"/>
              </w:rPr>
            </w:rPrChange>
          </w:rPr>
          <w:t>D</w:t>
        </w:r>
        <w:r w:rsidR="00C8431A" w:rsidRPr="00501D10" w:rsidDel="005423F2">
          <w:rPr>
            <w:rFonts w:ascii="Arial Narrow" w:hAnsi="Arial Narrow" w:cs="Arial"/>
            <w:rPrChange w:id="418" w:author="Manuel Raul Livano Luna" w:date="2023-07-05T19:03:00Z">
              <w:rPr>
                <w:rFonts w:eastAsia="Calibri"/>
              </w:rPr>
            </w:rPrChange>
          </w:rPr>
          <w:t>O UTILIZADAS POR FALTA DE LICENCIAS DEL SISTEMA OPERATIVO Y DE LA HERRAMIENTA DE OFIMÁTICA MICROSOFT OFFICE</w:t>
        </w:r>
        <w:ins w:id="419" w:author="GRAPURIMAC" w:date="2023-07-05T17:25:00Z">
          <w:r w:rsidR="007A3190" w:rsidRPr="00501D10" w:rsidDel="005423F2">
            <w:rPr>
              <w:rFonts w:ascii="Arial Narrow" w:hAnsi="Arial Narrow" w:cs="Arial"/>
              <w:rPrChange w:id="420" w:author="Manuel Raul Livano Luna" w:date="2023-07-05T19:03:00Z">
                <w:rPr>
                  <w:rFonts w:eastAsia="Calibri"/>
                </w:rPr>
              </w:rPrChange>
            </w:rPr>
            <w:t>, LO QUE</w:t>
          </w:r>
          <w:r w:rsidR="007A3190" w:rsidRPr="00501D10" w:rsidDel="007114A4">
            <w:rPr>
              <w:rFonts w:ascii="Arial Narrow" w:hAnsi="Arial Narrow" w:cs="Arial"/>
              <w:rPrChange w:id="421" w:author="Manuel Raul Livano Luna" w:date="2023-07-05T19:03:00Z">
                <w:rPr>
                  <w:rFonts w:eastAsia="Calibri"/>
                </w:rPr>
              </w:rPrChange>
            </w:rPr>
            <w:t xml:space="preserve"> </w:t>
          </w:r>
          <w:r w:rsidR="007A3190" w:rsidRPr="00501D10" w:rsidDel="005423F2">
            <w:rPr>
              <w:rFonts w:ascii="Arial Narrow" w:hAnsi="Arial Narrow" w:cs="Arial"/>
              <w:rPrChange w:id="422" w:author="Manuel Raul Livano Luna" w:date="2023-07-05T19:03:00Z">
                <w:rPr>
                  <w:rFonts w:eastAsia="Calibri"/>
                </w:rPr>
              </w:rPrChange>
            </w:rPr>
            <w:t>AFECTAR</w:t>
          </w:r>
        </w:ins>
        <w:ins w:id="423" w:author="GRAPURIMAC" w:date="2023-07-05T17:26:00Z">
          <w:r w:rsidR="007A3190" w:rsidRPr="00501D10" w:rsidDel="005423F2">
            <w:rPr>
              <w:rFonts w:ascii="Arial Narrow" w:hAnsi="Arial Narrow" w:cs="Arial"/>
              <w:rPrChange w:id="424" w:author="Manuel Raul Livano Luna" w:date="2023-07-05T19:03:00Z">
                <w:rPr>
                  <w:rFonts w:eastAsia="Calibri"/>
                </w:rPr>
              </w:rPrChange>
            </w:rPr>
            <w:t>ÍA EL CUMPLIMIENTO DE LOS OBJETIVOS DEL PROYECTO.</w:t>
          </w:r>
          <w:r w:rsidR="007A3190" w:rsidRPr="00501D10" w:rsidDel="005423F2">
            <w:rPr>
              <w:rFonts w:ascii="Arial Narrow" w:hAnsi="Arial Narrow"/>
              <w:rPrChange w:id="425" w:author="Manuel Raul Livano Luna" w:date="2023-07-05T19:03:00Z">
                <w:rPr/>
              </w:rPrChange>
            </w:rPr>
            <w:t xml:space="preserve"> </w:t>
          </w:r>
        </w:ins>
      </w:moveFrom>
      <w:moveFromRangeEnd w:id="411"/>
    </w:p>
    <w:p w14:paraId="3CEDE7CC" w14:textId="178718BE" w:rsidR="00F7162A" w:rsidRPr="00BE545A" w:rsidRDefault="00E1282D">
      <w:pPr>
        <w:jc w:val="both"/>
        <w:rPr>
          <w:rFonts w:ascii="Arial Narrow" w:eastAsia="Calibri" w:hAnsi="Arial Narrow" w:cs="Arial"/>
          <w:bCs/>
          <w:sz w:val="22"/>
          <w:szCs w:val="22"/>
          <w:lang w:eastAsia="en-US"/>
          <w:rPrChange w:id="426" w:author="GRAPURIMAC" w:date="2023-07-05T17:28:00Z">
            <w:rPr/>
          </w:rPrChange>
        </w:rPr>
        <w:pPrChange w:id="427" w:author="Manuel Raul Livano Luna" w:date="2023-07-05T18:57:00Z">
          <w:pPr>
            <w:ind w:left="709"/>
          </w:pPr>
        </w:pPrChange>
      </w:pPr>
      <w:r w:rsidRPr="005132B3">
        <w:rPr>
          <w:noProof/>
          <w:lang w:val="en-US"/>
        </w:rPr>
        <mc:AlternateContent>
          <mc:Choice Requires="wpi">
            <w:drawing>
              <wp:anchor distT="0" distB="0" distL="114300" distR="114300" simplePos="0" relativeHeight="251671552" behindDoc="0" locked="0" layoutInCell="1" allowOverlap="1" wp14:anchorId="6EAA1C46" wp14:editId="694F768D">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7FA558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18" o:title=""/>
              </v:shape>
            </w:pict>
          </mc:Fallback>
        </mc:AlternateContent>
      </w:r>
    </w:p>
    <w:p w14:paraId="1FB09F46" w14:textId="77777777" w:rsidR="00F034D6" w:rsidRDefault="00D52F9E" w:rsidP="00AE74BE">
      <w:pPr>
        <w:tabs>
          <w:tab w:val="left" w:pos="142"/>
          <w:tab w:val="left" w:pos="1276"/>
        </w:tabs>
        <w:autoSpaceDE w:val="0"/>
        <w:autoSpaceDN w:val="0"/>
        <w:adjustRightInd w:val="0"/>
        <w:ind w:left="709"/>
        <w:jc w:val="both"/>
        <w:rPr>
          <w:ins w:id="428" w:author="GRAPURIMAC" w:date="2023-07-05T17:38:00Z"/>
          <w:rFonts w:ascii="Arial Narrow" w:hAnsi="Arial Narrow" w:cs="Arial"/>
          <w:bCs/>
          <w:sz w:val="22"/>
          <w:szCs w:val="22"/>
        </w:rPr>
      </w:pPr>
      <w:r>
        <w:rPr>
          <w:rFonts w:ascii="Arial Narrow" w:hAnsi="Arial Narrow" w:cs="Arial"/>
          <w:bCs/>
          <w:sz w:val="22"/>
          <w:szCs w:val="22"/>
        </w:rPr>
        <w:t>De la visita</w:t>
      </w:r>
      <w:r w:rsidR="003B61A4">
        <w:rPr>
          <w:rFonts w:ascii="Arial Narrow" w:hAnsi="Arial Narrow" w:cs="Arial"/>
          <w:bCs/>
          <w:sz w:val="22"/>
          <w:szCs w:val="22"/>
        </w:rPr>
        <w:t xml:space="preserve"> de la comisión de control</w:t>
      </w:r>
      <w:r>
        <w:rPr>
          <w:rFonts w:ascii="Arial Narrow" w:hAnsi="Arial Narrow" w:cs="Arial"/>
          <w:bCs/>
          <w:sz w:val="22"/>
          <w:szCs w:val="22"/>
        </w:rPr>
        <w:t xml:space="preserve"> a la I.E. San Juan Bautista</w:t>
      </w:r>
      <w:r w:rsidR="00343705" w:rsidRPr="005132B3">
        <w:rPr>
          <w:rFonts w:ascii="Arial Narrow" w:hAnsi="Arial Narrow" w:cs="Arial"/>
          <w:bCs/>
          <w:sz w:val="22"/>
          <w:szCs w:val="22"/>
        </w:rPr>
        <w:t xml:space="preserve">, </w:t>
      </w:r>
      <w:r w:rsidR="00A500FD" w:rsidRPr="005132B3">
        <w:rPr>
          <w:rFonts w:ascii="Arial Narrow" w:hAnsi="Arial Narrow" w:cs="Arial"/>
          <w:bCs/>
          <w:sz w:val="22"/>
          <w:szCs w:val="22"/>
        </w:rPr>
        <w:t>se ha evidenciado que</w:t>
      </w:r>
      <w:r w:rsidR="00C317F8" w:rsidRPr="005132B3">
        <w:rPr>
          <w:rFonts w:ascii="Arial Narrow" w:hAnsi="Arial Narrow" w:cs="Arial"/>
          <w:bCs/>
          <w:sz w:val="22"/>
          <w:szCs w:val="22"/>
        </w:rPr>
        <w:t xml:space="preserve"> ocho (</w:t>
      </w:r>
      <w:r w:rsidR="004C39A3">
        <w:rPr>
          <w:rFonts w:ascii="Arial Narrow" w:hAnsi="Arial Narrow" w:cs="Arial"/>
          <w:bCs/>
          <w:sz w:val="22"/>
          <w:szCs w:val="22"/>
        </w:rPr>
        <w:t>0</w:t>
      </w:r>
      <w:r w:rsidR="00C317F8" w:rsidRPr="005132B3">
        <w:rPr>
          <w:rFonts w:ascii="Arial Narrow" w:hAnsi="Arial Narrow" w:cs="Arial"/>
          <w:bCs/>
          <w:sz w:val="22"/>
          <w:szCs w:val="22"/>
        </w:rPr>
        <w:t>8)</w:t>
      </w:r>
      <w:r w:rsidR="0007178B">
        <w:rPr>
          <w:rFonts w:ascii="Arial Narrow" w:hAnsi="Arial Narrow" w:cs="Arial"/>
          <w:bCs/>
          <w:sz w:val="22"/>
          <w:szCs w:val="22"/>
        </w:rPr>
        <w:t xml:space="preserve"> </w:t>
      </w:r>
      <w:r w:rsidR="00343705" w:rsidRPr="005132B3">
        <w:rPr>
          <w:rFonts w:ascii="Arial Narrow" w:hAnsi="Arial Narrow" w:cs="Arial"/>
          <w:bCs/>
          <w:sz w:val="22"/>
          <w:szCs w:val="22"/>
        </w:rPr>
        <w:t>laptops</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y</w:t>
      </w:r>
      <w:r w:rsidR="00C317F8" w:rsidRPr="005132B3">
        <w:rPr>
          <w:rFonts w:ascii="Arial Narrow" w:hAnsi="Arial Narrow" w:cs="Arial"/>
          <w:bCs/>
          <w:sz w:val="22"/>
          <w:szCs w:val="22"/>
        </w:rPr>
        <w:t xml:space="preserve"> una (</w:t>
      </w:r>
      <w:r w:rsidR="00F7162A" w:rsidRPr="005132B3">
        <w:rPr>
          <w:rFonts w:ascii="Arial Narrow" w:hAnsi="Arial Narrow" w:cs="Arial"/>
          <w:bCs/>
          <w:sz w:val="22"/>
          <w:szCs w:val="22"/>
        </w:rPr>
        <w:t>1</w:t>
      </w:r>
      <w:r w:rsidR="00C317F8" w:rsidRPr="005132B3">
        <w:rPr>
          <w:rFonts w:ascii="Arial Narrow" w:hAnsi="Arial Narrow" w:cs="Arial"/>
          <w:bCs/>
          <w:sz w:val="22"/>
          <w:szCs w:val="22"/>
        </w:rPr>
        <w:t>)</w:t>
      </w:r>
      <w:r w:rsidR="00F7162A" w:rsidRPr="005132B3">
        <w:rPr>
          <w:rFonts w:ascii="Arial Narrow" w:hAnsi="Arial Narrow" w:cs="Arial"/>
          <w:bCs/>
          <w:sz w:val="22"/>
          <w:szCs w:val="22"/>
        </w:rPr>
        <w:t xml:space="preserve"> </w:t>
      </w:r>
      <w:r w:rsidR="00343705" w:rsidRPr="005132B3">
        <w:rPr>
          <w:rFonts w:ascii="Arial Narrow" w:hAnsi="Arial Narrow" w:cs="Arial"/>
          <w:bCs/>
          <w:sz w:val="22"/>
          <w:szCs w:val="22"/>
        </w:rPr>
        <w:t>pantalla interactiva se encuentran con licencias vencidas</w:t>
      </w:r>
      <w:r w:rsidR="00C317F8" w:rsidRPr="005132B3">
        <w:rPr>
          <w:rFonts w:ascii="Arial Narrow" w:hAnsi="Arial Narrow" w:cs="Arial"/>
          <w:bCs/>
          <w:sz w:val="22"/>
          <w:szCs w:val="22"/>
        </w:rPr>
        <w:t xml:space="preserve">, tal como se evidencia en el </w:t>
      </w:r>
      <w:r w:rsidR="00F7162A" w:rsidRPr="005132B3">
        <w:rPr>
          <w:rFonts w:ascii="Arial Narrow" w:hAnsi="Arial Narrow" w:cs="Arial"/>
          <w:bCs/>
          <w:sz w:val="22"/>
          <w:szCs w:val="22"/>
        </w:rPr>
        <w:t>acta de visita de control n</w:t>
      </w:r>
      <w:r w:rsidR="00C317F8" w:rsidRPr="005132B3">
        <w:rPr>
          <w:rFonts w:ascii="Arial Narrow" w:hAnsi="Arial Narrow" w:cs="Arial"/>
          <w:bCs/>
          <w:sz w:val="22"/>
          <w:szCs w:val="22"/>
        </w:rPr>
        <w:t xml:space="preserve">.° </w:t>
      </w:r>
      <w:r w:rsidR="004C39A3">
        <w:rPr>
          <w:rFonts w:ascii="Arial Narrow" w:hAnsi="Arial Narrow" w:cs="Arial"/>
          <w:bCs/>
          <w:sz w:val="22"/>
          <w:szCs w:val="22"/>
        </w:rPr>
        <w:t>9</w:t>
      </w:r>
      <w:r w:rsidR="003B61A4">
        <w:rPr>
          <w:rFonts w:ascii="Arial Narrow" w:hAnsi="Arial Narrow" w:cs="Arial"/>
          <w:bCs/>
          <w:sz w:val="22"/>
          <w:szCs w:val="22"/>
        </w:rPr>
        <w:t>-2023-CG-OCI-GORE/APURIMAC,</w:t>
      </w:r>
      <w:r w:rsidR="004C39A3">
        <w:rPr>
          <w:rFonts w:ascii="Arial Narrow" w:hAnsi="Arial Narrow" w:cs="Arial"/>
          <w:bCs/>
          <w:sz w:val="22"/>
          <w:szCs w:val="22"/>
        </w:rPr>
        <w:t xml:space="preserve"> realizada a la I.E. de </w:t>
      </w:r>
      <w:r w:rsidR="001A3F72">
        <w:rPr>
          <w:rFonts w:ascii="Arial Narrow" w:hAnsi="Arial Narrow" w:cs="Arial"/>
          <w:bCs/>
          <w:sz w:val="22"/>
          <w:szCs w:val="22"/>
        </w:rPr>
        <w:t>San Juan Bautista de Calla</w:t>
      </w:r>
      <w:r w:rsidR="00F7162A" w:rsidRPr="005132B3">
        <w:rPr>
          <w:rFonts w:ascii="Arial Narrow" w:hAnsi="Arial Narrow" w:cs="Arial"/>
          <w:bCs/>
          <w:sz w:val="22"/>
          <w:szCs w:val="22"/>
        </w:rPr>
        <w:t xml:space="preserve">bamba del distrito de </w:t>
      </w:r>
      <w:r w:rsidR="00621969" w:rsidRPr="005132B3">
        <w:rPr>
          <w:rFonts w:ascii="Arial Narrow" w:hAnsi="Arial Narrow" w:cs="Arial"/>
          <w:bCs/>
          <w:sz w:val="22"/>
          <w:szCs w:val="22"/>
        </w:rPr>
        <w:t>C</w:t>
      </w:r>
      <w:r w:rsidR="00F7162A" w:rsidRPr="005132B3">
        <w:rPr>
          <w:rFonts w:ascii="Arial Narrow" w:hAnsi="Arial Narrow" w:cs="Arial"/>
          <w:bCs/>
          <w:sz w:val="22"/>
          <w:szCs w:val="22"/>
        </w:rPr>
        <w:t>hincheros</w:t>
      </w:r>
      <w:r w:rsidR="005C0150" w:rsidRPr="005132B3">
        <w:rPr>
          <w:rFonts w:ascii="Arial Narrow" w:hAnsi="Arial Narrow" w:cs="Arial"/>
          <w:bCs/>
          <w:sz w:val="22"/>
          <w:szCs w:val="22"/>
        </w:rPr>
        <w:t xml:space="preserve">. </w:t>
      </w:r>
    </w:p>
    <w:p w14:paraId="45A2C491" w14:textId="77777777" w:rsidR="00F034D6" w:rsidRDefault="00F034D6" w:rsidP="00AE74BE">
      <w:pPr>
        <w:tabs>
          <w:tab w:val="left" w:pos="142"/>
          <w:tab w:val="left" w:pos="1276"/>
        </w:tabs>
        <w:autoSpaceDE w:val="0"/>
        <w:autoSpaceDN w:val="0"/>
        <w:adjustRightInd w:val="0"/>
        <w:ind w:left="709"/>
        <w:jc w:val="both"/>
        <w:rPr>
          <w:ins w:id="429" w:author="GRAPURIMAC" w:date="2023-07-05T17:38:00Z"/>
          <w:rFonts w:ascii="Arial Narrow" w:hAnsi="Arial Narrow" w:cs="Arial"/>
          <w:bCs/>
          <w:sz w:val="22"/>
          <w:szCs w:val="22"/>
        </w:rPr>
      </w:pPr>
    </w:p>
    <w:p w14:paraId="30777455" w14:textId="4E67C9B6" w:rsidR="005C0150" w:rsidRPr="005132B3" w:rsidRDefault="00C317F8"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Asimismo, l</w:t>
      </w:r>
      <w:r w:rsidR="005C0150" w:rsidRPr="005132B3">
        <w:rPr>
          <w:rFonts w:ascii="Arial Narrow" w:hAnsi="Arial Narrow" w:cs="Arial"/>
          <w:bCs/>
          <w:sz w:val="22"/>
          <w:szCs w:val="22"/>
        </w:rPr>
        <w:t>as laptops se encuentran guardadas</w:t>
      </w:r>
      <w:r w:rsidR="003B61A4">
        <w:rPr>
          <w:rFonts w:ascii="Arial Narrow" w:hAnsi="Arial Narrow" w:cs="Arial"/>
          <w:bCs/>
          <w:sz w:val="22"/>
          <w:szCs w:val="22"/>
        </w:rPr>
        <w:t xml:space="preserve"> sin usar,</w:t>
      </w:r>
      <w:r w:rsidR="005C0150" w:rsidRPr="005132B3">
        <w:rPr>
          <w:rFonts w:ascii="Arial Narrow" w:hAnsi="Arial Narrow" w:cs="Arial"/>
          <w:bCs/>
          <w:sz w:val="22"/>
          <w:szCs w:val="22"/>
        </w:rPr>
        <w:t xml:space="preserve"> ya que no cuentan con </w:t>
      </w:r>
      <w:r w:rsidR="00986133" w:rsidRPr="005132B3">
        <w:rPr>
          <w:rFonts w:ascii="Arial Narrow" w:hAnsi="Arial Narrow" w:cs="Arial"/>
          <w:bCs/>
          <w:sz w:val="22"/>
          <w:szCs w:val="22"/>
        </w:rPr>
        <w:t>licencias de</w:t>
      </w:r>
      <w:r w:rsidR="005C0150" w:rsidRPr="005132B3">
        <w:rPr>
          <w:rFonts w:ascii="Arial Narrow" w:hAnsi="Arial Narrow" w:cs="Arial"/>
          <w:bCs/>
          <w:sz w:val="22"/>
          <w:szCs w:val="22"/>
        </w:rPr>
        <w:t xml:space="preserve"> office</w:t>
      </w:r>
      <w:r w:rsidR="00986133" w:rsidRPr="005132B3">
        <w:rPr>
          <w:rFonts w:ascii="Arial Narrow" w:hAnsi="Arial Narrow" w:cs="Arial"/>
          <w:bCs/>
          <w:sz w:val="22"/>
          <w:szCs w:val="22"/>
        </w:rPr>
        <w:t xml:space="preserve"> y </w:t>
      </w:r>
      <w:r w:rsidR="004C39A3">
        <w:rPr>
          <w:rFonts w:ascii="Arial Narrow" w:hAnsi="Arial Narrow" w:cs="Arial"/>
          <w:bCs/>
          <w:sz w:val="22"/>
          <w:szCs w:val="22"/>
        </w:rPr>
        <w:t>sistema operativo</w:t>
      </w:r>
      <w:r w:rsidR="00986133" w:rsidRPr="005132B3">
        <w:rPr>
          <w:rFonts w:ascii="Arial Narrow" w:hAnsi="Arial Narrow" w:cs="Arial"/>
          <w:bCs/>
          <w:sz w:val="22"/>
          <w:szCs w:val="22"/>
        </w:rPr>
        <w:t xml:space="preserve"> Windows, </w:t>
      </w:r>
      <w:r w:rsidR="00BF63EF">
        <w:rPr>
          <w:rFonts w:ascii="Arial Narrow" w:hAnsi="Arial Narrow" w:cs="Arial"/>
          <w:bCs/>
          <w:sz w:val="22"/>
          <w:szCs w:val="22"/>
        </w:rPr>
        <w:t>para su uso en aula</w:t>
      </w:r>
      <w:ins w:id="430" w:author="GRAPURIMAC" w:date="2023-07-05T17:39:00Z">
        <w:r w:rsidR="00F034D6">
          <w:rPr>
            <w:rFonts w:ascii="Arial Narrow" w:hAnsi="Arial Narrow" w:cs="Arial"/>
            <w:bCs/>
            <w:color w:val="FF0000"/>
            <w:sz w:val="22"/>
            <w:szCs w:val="22"/>
          </w:rPr>
          <w:t>,</w:t>
        </w:r>
      </w:ins>
      <w:del w:id="431" w:author="GRAPURIMAC" w:date="2023-07-05T17:39:00Z">
        <w:r w:rsidR="00BF63EF" w:rsidRPr="00F034D6" w:rsidDel="00F034D6">
          <w:rPr>
            <w:rFonts w:ascii="Arial Narrow" w:hAnsi="Arial Narrow" w:cs="Arial"/>
            <w:bCs/>
            <w:color w:val="FF0000"/>
            <w:sz w:val="22"/>
            <w:szCs w:val="22"/>
            <w:rPrChange w:id="432" w:author="GRAPURIMAC" w:date="2023-07-05T17:38:00Z">
              <w:rPr>
                <w:rFonts w:ascii="Arial Narrow" w:hAnsi="Arial Narrow" w:cs="Arial"/>
                <w:bCs/>
                <w:sz w:val="22"/>
                <w:szCs w:val="22"/>
              </w:rPr>
            </w:rPrChange>
          </w:rPr>
          <w:delText>,</w:delText>
        </w:r>
      </w:del>
      <w:r w:rsidR="00BF63EF" w:rsidRPr="00F034D6">
        <w:rPr>
          <w:rFonts w:ascii="Arial Narrow" w:hAnsi="Arial Narrow" w:cs="Arial"/>
          <w:bCs/>
          <w:color w:val="FF0000"/>
          <w:sz w:val="22"/>
          <w:szCs w:val="22"/>
          <w:rPrChange w:id="433" w:author="GRAPURIMAC" w:date="2023-07-05T17:38:00Z">
            <w:rPr>
              <w:rFonts w:ascii="Arial Narrow" w:hAnsi="Arial Narrow" w:cs="Arial"/>
              <w:bCs/>
              <w:sz w:val="22"/>
              <w:szCs w:val="22"/>
            </w:rPr>
          </w:rPrChange>
        </w:rPr>
        <w:t xml:space="preserve"> </w:t>
      </w:r>
      <w:ins w:id="434" w:author="GRAPURIMAC" w:date="2023-07-05T17:37:00Z">
        <w:r w:rsidR="00F034D6" w:rsidRPr="00F034D6">
          <w:rPr>
            <w:rFonts w:ascii="Arial Narrow" w:hAnsi="Arial Narrow" w:cs="Arial"/>
            <w:bCs/>
            <w:sz w:val="22"/>
            <w:szCs w:val="22"/>
          </w:rPr>
          <w:t xml:space="preserve">al estar almacenados en períodos prolongados, podría afectar la integridad de las </w:t>
        </w:r>
      </w:ins>
      <w:ins w:id="435" w:author="GRAPURIMAC" w:date="2023-07-05T17:38:00Z">
        <w:r w:rsidR="00F034D6" w:rsidRPr="00F034D6">
          <w:rPr>
            <w:rFonts w:ascii="Arial Narrow" w:hAnsi="Arial Narrow" w:cs="Arial"/>
            <w:bCs/>
            <w:sz w:val="22"/>
            <w:szCs w:val="22"/>
          </w:rPr>
          <w:t>baterías</w:t>
        </w:r>
      </w:ins>
      <w:ins w:id="436" w:author="GRAPURIMAC" w:date="2023-07-05T17:37:00Z">
        <w:r w:rsidR="00F034D6" w:rsidRPr="00F034D6">
          <w:rPr>
            <w:rFonts w:ascii="Arial Narrow" w:hAnsi="Arial Narrow" w:cs="Arial"/>
            <w:bCs/>
            <w:sz w:val="22"/>
            <w:szCs w:val="22"/>
          </w:rPr>
          <w:t xml:space="preserve"> </w:t>
        </w:r>
      </w:ins>
      <w:ins w:id="437" w:author="GRAPURIMAC" w:date="2023-07-05T17:38:00Z">
        <w:r w:rsidR="00F034D6">
          <w:rPr>
            <w:rFonts w:ascii="Arial Narrow" w:hAnsi="Arial Narrow" w:cs="Arial"/>
            <w:bCs/>
            <w:sz w:val="22"/>
            <w:szCs w:val="22"/>
          </w:rPr>
          <w:t xml:space="preserve">de litio, </w:t>
        </w:r>
      </w:ins>
      <w:ins w:id="438" w:author="GRAPURIMAC" w:date="2023-07-05T17:40:00Z">
        <w:r w:rsidR="00F034D6">
          <w:rPr>
            <w:rFonts w:ascii="Arial Narrow" w:hAnsi="Arial Narrow" w:cs="Arial"/>
            <w:bCs/>
            <w:sz w:val="22"/>
            <w:szCs w:val="22"/>
          </w:rPr>
          <w:t xml:space="preserve">lo que podría conllevar a que se deteriore </w:t>
        </w:r>
      </w:ins>
      <w:ins w:id="439" w:author="GRAPURIMAC" w:date="2023-07-05T17:39:00Z">
        <w:r w:rsidR="00F034D6">
          <w:rPr>
            <w:rFonts w:ascii="Arial Narrow" w:hAnsi="Arial Narrow" w:cs="Arial"/>
            <w:bCs/>
            <w:sz w:val="22"/>
            <w:szCs w:val="22"/>
          </w:rPr>
          <w:t>la placa madre de la laptop.</w:t>
        </w:r>
      </w:ins>
      <w:ins w:id="440" w:author="GRAPURIMAC" w:date="2023-07-05T17:40:00Z">
        <w:r w:rsidR="00F034D6">
          <w:rPr>
            <w:rFonts w:ascii="Arial Narrow" w:hAnsi="Arial Narrow" w:cs="Arial"/>
            <w:bCs/>
            <w:sz w:val="22"/>
            <w:szCs w:val="22"/>
          </w:rPr>
          <w:t xml:space="preserve"> Las laptops guardadas, se evidencian en las imágenes siguientes</w:t>
        </w:r>
      </w:ins>
      <w:ins w:id="441" w:author="GRAPURIMAC" w:date="2023-07-05T17:41:00Z">
        <w:r w:rsidR="00F034D6">
          <w:rPr>
            <w:rFonts w:ascii="Arial Narrow" w:hAnsi="Arial Narrow" w:cs="Arial"/>
            <w:bCs/>
            <w:sz w:val="22"/>
            <w:szCs w:val="22"/>
          </w:rPr>
          <w:t xml:space="preserve">: </w:t>
        </w:r>
      </w:ins>
      <w:del w:id="442" w:author="GRAPURIMAC" w:date="2023-07-05T17:41:00Z">
        <w:r w:rsidR="00BF63EF" w:rsidDel="00F034D6">
          <w:rPr>
            <w:rFonts w:ascii="Arial Narrow" w:hAnsi="Arial Narrow" w:cs="Arial"/>
            <w:bCs/>
            <w:sz w:val="22"/>
            <w:szCs w:val="22"/>
          </w:rPr>
          <w:delText>como se muestra en la imagen siguiente:</w:delText>
        </w:r>
      </w:del>
    </w:p>
    <w:p w14:paraId="777044B6" w14:textId="77777777" w:rsidR="00BF63EF"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Cs/>
        </w:rPr>
      </w:pPr>
    </w:p>
    <w:p w14:paraId="23F3D54D" w14:textId="5624E83B" w:rsidR="00BF63EF" w:rsidRPr="00F71C70" w:rsidRDefault="005C0150"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443"/>
      <w:r w:rsidRPr="00F71C70">
        <w:rPr>
          <w:rFonts w:ascii="Arial Narrow" w:hAnsi="Arial Narrow" w:cs="Arial"/>
          <w:bCs/>
        </w:rPr>
        <w:t xml:space="preserve"> </w:t>
      </w:r>
      <w:r w:rsidR="00BF63EF" w:rsidRPr="00F71C70">
        <w:rPr>
          <w:rFonts w:ascii="Arial Narrow" w:hAnsi="Arial Narrow" w:cs="Arial"/>
          <w:b/>
          <w:bCs/>
          <w:sz w:val="20"/>
        </w:rPr>
        <w:t>Imagen n.° 7</w:t>
      </w:r>
    </w:p>
    <w:p w14:paraId="25CB553B" w14:textId="4318D433" w:rsidR="00BF63EF" w:rsidRPr="00F71C70" w:rsidRDefault="00BF63EF" w:rsidP="00BF63EF">
      <w:pPr>
        <w:tabs>
          <w:tab w:val="left" w:pos="142"/>
          <w:tab w:val="left" w:pos="1276"/>
        </w:tabs>
        <w:autoSpaceDE w:val="0"/>
        <w:autoSpaceDN w:val="0"/>
        <w:adjustRightInd w:val="0"/>
        <w:ind w:left="709"/>
        <w:jc w:val="both"/>
        <w:rPr>
          <w:ins w:id="444" w:author="Manuel Raul Livano Luna" w:date="2023-07-05T18:39:00Z"/>
          <w:rFonts w:ascii="Arial Narrow" w:hAnsi="Arial Narrow" w:cs="Arial"/>
          <w:bCs/>
          <w:szCs w:val="22"/>
        </w:rPr>
      </w:pPr>
      <w:r w:rsidRPr="00F71C70">
        <w:rPr>
          <w:rFonts w:ascii="Arial Narrow" w:hAnsi="Arial Narrow" w:cs="Arial"/>
          <w:b/>
          <w:bCs/>
          <w:szCs w:val="22"/>
        </w:rPr>
        <w:t>Laptops almacenadas en sus bolsas originales, que se encuentran en desuso por falta de licencias</w:t>
      </w:r>
      <w:commentRangeEnd w:id="443"/>
      <w:r w:rsidR="00BE545A" w:rsidRPr="00F71C70">
        <w:rPr>
          <w:rStyle w:val="Refdecomentario"/>
        </w:rPr>
        <w:commentReference w:id="443"/>
      </w:r>
      <w:r w:rsidRPr="00F71C70">
        <w:rPr>
          <w:rFonts w:ascii="Arial Narrow" w:hAnsi="Arial Narrow" w:cs="Arial"/>
          <w:bCs/>
          <w:szCs w:val="22"/>
        </w:rPr>
        <w:t>.</w:t>
      </w:r>
    </w:p>
    <w:p w14:paraId="34FF9488" w14:textId="7F99DA90" w:rsidR="00F71C70" w:rsidRPr="00BF63EF" w:rsidRDefault="00F71C70" w:rsidP="00BF63EF">
      <w:pPr>
        <w:tabs>
          <w:tab w:val="left" w:pos="142"/>
          <w:tab w:val="left" w:pos="1276"/>
        </w:tabs>
        <w:autoSpaceDE w:val="0"/>
        <w:autoSpaceDN w:val="0"/>
        <w:adjustRightInd w:val="0"/>
        <w:ind w:left="709"/>
        <w:jc w:val="both"/>
        <w:rPr>
          <w:rFonts w:ascii="Arial Narrow" w:hAnsi="Arial Narrow" w:cs="Arial"/>
          <w:bCs/>
          <w:szCs w:val="22"/>
        </w:rPr>
      </w:pPr>
      <w:ins w:id="445" w:author="Manuel Raul Livano Luna" w:date="2023-07-05T18:39:00Z">
        <w:r>
          <w:rPr>
            <w:noProof/>
          </w:rPr>
          <w:drawing>
            <wp:inline distT="0" distB="0" distL="0" distR="0" wp14:anchorId="7D2276A7" wp14:editId="65B6AA54">
              <wp:extent cx="4907089" cy="2369820"/>
              <wp:effectExtent l="0" t="0" r="8255" b="0"/>
              <wp:docPr id="1427802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7460" cy="2379658"/>
                      </a:xfrm>
                      <a:prstGeom prst="rect">
                        <a:avLst/>
                      </a:prstGeom>
                      <a:noFill/>
                      <a:ln>
                        <a:noFill/>
                      </a:ln>
                    </pic:spPr>
                  </pic:pic>
                </a:graphicData>
              </a:graphic>
            </wp:inline>
          </w:drawing>
        </w:r>
      </w:ins>
    </w:p>
    <w:p w14:paraId="28FAC04C" w14:textId="7BD42726" w:rsidR="005C0150" w:rsidRPr="005132B3" w:rsidRDefault="005C0150"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lastRenderedPageBreak/>
        <w:drawing>
          <wp:inline distT="0" distB="0" distL="0" distR="0" wp14:anchorId="7AE7649E" wp14:editId="293E961E">
            <wp:extent cx="4856480" cy="2466822"/>
            <wp:effectExtent l="19050" t="19050" r="20320" b="1016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1326" cy="2489601"/>
                    </a:xfrm>
                    <a:prstGeom prst="rect">
                      <a:avLst/>
                    </a:prstGeom>
                    <a:noFill/>
                    <a:ln w="19050">
                      <a:solidFill>
                        <a:schemeClr val="tx1"/>
                      </a:solidFill>
                    </a:ln>
                  </pic:spPr>
                </pic:pic>
              </a:graphicData>
            </a:graphic>
          </wp:inline>
        </w:drawing>
      </w:r>
    </w:p>
    <w:p w14:paraId="21391EC9"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69BCBD2B" w14:textId="77777777" w:rsidR="0027169A" w:rsidRPr="005132B3" w:rsidRDefault="0027169A" w:rsidP="0047771E">
      <w:pPr>
        <w:tabs>
          <w:tab w:val="left" w:pos="142"/>
          <w:tab w:val="left" w:pos="1276"/>
        </w:tabs>
        <w:autoSpaceDE w:val="0"/>
        <w:autoSpaceDN w:val="0"/>
        <w:adjustRightInd w:val="0"/>
        <w:rPr>
          <w:rFonts w:ascii="Arial Narrow" w:hAnsi="Arial Narrow" w:cs="Arial"/>
          <w:sz w:val="22"/>
          <w:szCs w:val="22"/>
        </w:rPr>
      </w:pPr>
    </w:p>
    <w:p w14:paraId="08B21668" w14:textId="62CC625D" w:rsidR="0027169A" w:rsidRPr="005132B3" w:rsidRDefault="00C317F8" w:rsidP="00AE74BE">
      <w:pPr>
        <w:tabs>
          <w:tab w:val="left" w:pos="142"/>
          <w:tab w:val="left" w:pos="1276"/>
        </w:tabs>
        <w:autoSpaceDE w:val="0"/>
        <w:autoSpaceDN w:val="0"/>
        <w:adjustRightInd w:val="0"/>
        <w:ind w:left="709"/>
        <w:jc w:val="both"/>
        <w:rPr>
          <w:rFonts w:ascii="Arial Narrow" w:hAnsi="Arial Narrow" w:cs="Arial"/>
          <w:sz w:val="22"/>
          <w:szCs w:val="22"/>
        </w:rPr>
      </w:pPr>
      <w:r w:rsidRPr="005132B3">
        <w:rPr>
          <w:rFonts w:ascii="Arial Narrow" w:hAnsi="Arial Narrow" w:cs="Arial"/>
          <w:sz w:val="22"/>
          <w:szCs w:val="22"/>
        </w:rPr>
        <w:t xml:space="preserve">Por otro lado, </w:t>
      </w:r>
      <w:r w:rsidR="00BF63EF">
        <w:rPr>
          <w:rFonts w:ascii="Arial Narrow" w:hAnsi="Arial Narrow" w:cs="Arial"/>
          <w:sz w:val="22"/>
          <w:szCs w:val="22"/>
        </w:rPr>
        <w:t xml:space="preserve">en la visita realizada a la </w:t>
      </w:r>
      <w:r w:rsidR="00BF63EF" w:rsidRPr="005132B3">
        <w:rPr>
          <w:rFonts w:ascii="Arial Narrow" w:hAnsi="Arial Narrow" w:cs="Arial"/>
          <w:sz w:val="22"/>
          <w:szCs w:val="22"/>
        </w:rPr>
        <w:t>Institución Educativa Leoncio Prado de Rio Blanco</w:t>
      </w:r>
      <w:r w:rsidR="00BF63EF">
        <w:rPr>
          <w:rFonts w:ascii="Arial Narrow" w:hAnsi="Arial Narrow" w:cs="Arial"/>
          <w:sz w:val="22"/>
          <w:szCs w:val="22"/>
        </w:rPr>
        <w:t>,</w:t>
      </w:r>
      <w:r w:rsidR="00831BB4">
        <w:rPr>
          <w:rFonts w:ascii="Arial Narrow" w:hAnsi="Arial Narrow" w:cs="Arial"/>
          <w:sz w:val="22"/>
          <w:szCs w:val="22"/>
        </w:rPr>
        <w:t xml:space="preserve"> del distrito de los Chancas, </w:t>
      </w:r>
      <w:del w:id="446" w:author="GRAPURIMAC" w:date="2023-07-05T17:31:00Z">
        <w:r w:rsidR="00831BB4" w:rsidDel="00BE545A">
          <w:rPr>
            <w:rFonts w:ascii="Arial Narrow" w:hAnsi="Arial Narrow" w:cs="Arial"/>
            <w:sz w:val="22"/>
            <w:szCs w:val="22"/>
          </w:rPr>
          <w:delText>tambien</w:delText>
        </w:r>
      </w:del>
      <w:ins w:id="447" w:author="GRAPURIMAC" w:date="2023-07-05T17:31:00Z">
        <w:r w:rsidR="00BE545A">
          <w:rPr>
            <w:rFonts w:ascii="Arial Narrow" w:hAnsi="Arial Narrow" w:cs="Arial"/>
            <w:sz w:val="22"/>
            <w:szCs w:val="22"/>
          </w:rPr>
          <w:t>también</w:t>
        </w:r>
      </w:ins>
      <w:r w:rsidR="00BF63EF" w:rsidRPr="005132B3">
        <w:rPr>
          <w:rFonts w:ascii="Arial Narrow" w:hAnsi="Arial Narrow" w:cs="Arial"/>
          <w:sz w:val="22"/>
          <w:szCs w:val="22"/>
        </w:rPr>
        <w:t xml:space="preserve"> </w:t>
      </w:r>
      <w:r w:rsidR="0027169A" w:rsidRPr="005132B3">
        <w:rPr>
          <w:rFonts w:ascii="Arial Narrow" w:hAnsi="Arial Narrow" w:cs="Arial"/>
          <w:sz w:val="22"/>
          <w:szCs w:val="22"/>
        </w:rPr>
        <w:t xml:space="preserve">se </w:t>
      </w:r>
      <w:r w:rsidR="00BF63EF">
        <w:rPr>
          <w:rFonts w:ascii="Arial Narrow" w:hAnsi="Arial Narrow" w:cs="Arial"/>
          <w:sz w:val="22"/>
          <w:szCs w:val="22"/>
        </w:rPr>
        <w:t>evidenció</w:t>
      </w:r>
      <w:r w:rsidR="0027169A" w:rsidRPr="005132B3">
        <w:rPr>
          <w:rFonts w:ascii="Arial Narrow" w:hAnsi="Arial Narrow" w:cs="Arial"/>
          <w:sz w:val="22"/>
          <w:szCs w:val="22"/>
        </w:rPr>
        <w:t xml:space="preserve"> que el aplicativo MyViewBoard</w:t>
      </w:r>
      <w:r w:rsidR="00BF63EF">
        <w:rPr>
          <w:rFonts w:ascii="Arial Narrow" w:hAnsi="Arial Narrow" w:cs="Arial"/>
          <w:sz w:val="22"/>
          <w:szCs w:val="22"/>
        </w:rPr>
        <w:t>,</w:t>
      </w:r>
      <w:r w:rsidR="0027169A" w:rsidRPr="005132B3">
        <w:rPr>
          <w:rFonts w:ascii="Arial Narrow" w:hAnsi="Arial Narrow" w:cs="Arial"/>
          <w:sz w:val="22"/>
          <w:szCs w:val="22"/>
        </w:rPr>
        <w:t xml:space="preserve"> utiliza</w:t>
      </w:r>
      <w:r w:rsidR="00BF63EF">
        <w:rPr>
          <w:rFonts w:ascii="Arial Narrow" w:hAnsi="Arial Narrow" w:cs="Arial"/>
          <w:sz w:val="22"/>
          <w:szCs w:val="22"/>
        </w:rPr>
        <w:t xml:space="preserve">do para la operatividad de la </w:t>
      </w:r>
      <w:r w:rsidR="0027169A" w:rsidRPr="005132B3">
        <w:rPr>
          <w:rFonts w:ascii="Arial Narrow" w:hAnsi="Arial Narrow" w:cs="Arial"/>
          <w:sz w:val="22"/>
          <w:szCs w:val="22"/>
        </w:rPr>
        <w:t>pizarra interactiva</w:t>
      </w:r>
      <w:r w:rsidR="00BF63EF">
        <w:rPr>
          <w:rFonts w:ascii="Arial Narrow" w:hAnsi="Arial Narrow" w:cs="Arial"/>
          <w:sz w:val="22"/>
          <w:szCs w:val="22"/>
        </w:rPr>
        <w:t>,</w:t>
      </w:r>
      <w:r w:rsidR="0027169A" w:rsidRPr="005132B3">
        <w:rPr>
          <w:rFonts w:ascii="Arial Narrow" w:hAnsi="Arial Narrow" w:cs="Arial"/>
          <w:sz w:val="22"/>
          <w:szCs w:val="22"/>
        </w:rPr>
        <w:t xml:space="preserve"> no cuenta con la licencia correspondiente, </w:t>
      </w:r>
      <w:r w:rsidR="00BF63EF">
        <w:rPr>
          <w:rFonts w:ascii="Arial Narrow" w:hAnsi="Arial Narrow" w:cs="Arial"/>
          <w:sz w:val="22"/>
          <w:szCs w:val="22"/>
        </w:rPr>
        <w:t>por lo que la referida pizarra interactiva no puede ser utilizada al 100% de sus aplicaciones; hecho que fue</w:t>
      </w:r>
      <w:r w:rsidR="0027169A" w:rsidRPr="005132B3">
        <w:rPr>
          <w:rFonts w:ascii="Arial Narrow" w:hAnsi="Arial Narrow" w:cs="Arial"/>
          <w:sz w:val="22"/>
          <w:szCs w:val="22"/>
        </w:rPr>
        <w:t xml:space="preserve"> consignado en acta de visita de control n</w:t>
      </w:r>
      <w:r w:rsidRPr="005132B3">
        <w:rPr>
          <w:rFonts w:ascii="Arial Narrow" w:hAnsi="Arial Narrow" w:cs="Arial"/>
          <w:sz w:val="22"/>
          <w:szCs w:val="22"/>
        </w:rPr>
        <w:t>.°</w:t>
      </w:r>
      <w:r w:rsidR="0027169A" w:rsidRPr="005132B3">
        <w:rPr>
          <w:rFonts w:ascii="Arial Narrow" w:hAnsi="Arial Narrow" w:cs="Arial"/>
          <w:sz w:val="22"/>
          <w:szCs w:val="22"/>
        </w:rPr>
        <w:t>10</w:t>
      </w:r>
      <w:r w:rsidR="00831BB4">
        <w:rPr>
          <w:rFonts w:ascii="Arial Narrow" w:hAnsi="Arial Narrow" w:cs="Arial"/>
          <w:sz w:val="22"/>
          <w:szCs w:val="22"/>
        </w:rPr>
        <w:t xml:space="preserve"> -</w:t>
      </w:r>
      <w:r w:rsidR="00831BB4">
        <w:rPr>
          <w:rFonts w:ascii="Arial Narrow" w:hAnsi="Arial Narrow" w:cs="Arial"/>
          <w:bCs/>
          <w:sz w:val="22"/>
          <w:szCs w:val="22"/>
        </w:rPr>
        <w:t>2023-CG-OCI-GORE/APURIMAC</w:t>
      </w:r>
      <w:ins w:id="448" w:author="GRAPURIMAC" w:date="2023-07-05T17:31:00Z">
        <w:r w:rsidR="00BE545A">
          <w:rPr>
            <w:rFonts w:ascii="Arial Narrow" w:hAnsi="Arial Narrow" w:cs="Arial"/>
            <w:bCs/>
            <w:sz w:val="22"/>
            <w:szCs w:val="22"/>
          </w:rPr>
          <w:t>,</w:t>
        </w:r>
      </w:ins>
      <w:r w:rsidR="00831BB4">
        <w:rPr>
          <w:rFonts w:ascii="Arial Narrow" w:hAnsi="Arial Narrow" w:cs="Arial"/>
          <w:bCs/>
          <w:sz w:val="22"/>
          <w:szCs w:val="22"/>
        </w:rPr>
        <w:t xml:space="preserve"> </w:t>
      </w:r>
      <w:r w:rsidRPr="005132B3">
        <w:rPr>
          <w:rFonts w:ascii="Arial Narrow" w:hAnsi="Arial Narrow" w:cs="Arial"/>
          <w:sz w:val="22"/>
          <w:szCs w:val="22"/>
        </w:rPr>
        <w:t xml:space="preserve"> tal como consta en la imagen siguiente:</w:t>
      </w:r>
    </w:p>
    <w:p w14:paraId="155DD029" w14:textId="77777777" w:rsidR="005C0150" w:rsidRDefault="005C0150" w:rsidP="00AE74BE">
      <w:pPr>
        <w:tabs>
          <w:tab w:val="left" w:pos="142"/>
          <w:tab w:val="left" w:pos="1276"/>
        </w:tabs>
        <w:autoSpaceDE w:val="0"/>
        <w:autoSpaceDN w:val="0"/>
        <w:adjustRightInd w:val="0"/>
        <w:ind w:left="709"/>
        <w:jc w:val="both"/>
        <w:rPr>
          <w:rFonts w:ascii="Arial Narrow" w:hAnsi="Arial Narrow" w:cs="Arial"/>
          <w:bCs/>
          <w:sz w:val="22"/>
          <w:szCs w:val="22"/>
        </w:rPr>
      </w:pPr>
    </w:p>
    <w:p w14:paraId="41D0C3D7" w14:textId="2E7D1F3A" w:rsidR="00BF63EF" w:rsidRPr="005132B3" w:rsidRDefault="00BF63EF" w:rsidP="00BF63EF">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r w:rsidRPr="005132B3">
        <w:rPr>
          <w:rFonts w:ascii="Arial Narrow" w:hAnsi="Arial Narrow" w:cs="Arial"/>
          <w:b/>
          <w:bCs/>
          <w:sz w:val="20"/>
        </w:rPr>
        <w:t xml:space="preserve">Imagen n.° </w:t>
      </w:r>
      <w:r>
        <w:rPr>
          <w:rFonts w:ascii="Arial Narrow" w:hAnsi="Arial Narrow" w:cs="Arial"/>
          <w:b/>
          <w:bCs/>
          <w:sz w:val="20"/>
        </w:rPr>
        <w:t>8</w:t>
      </w:r>
    </w:p>
    <w:p w14:paraId="00F5E49A" w14:textId="1FE10DDD" w:rsidR="00BF63EF" w:rsidRPr="00BF63EF" w:rsidRDefault="00BF63EF" w:rsidP="002A7D6B">
      <w:pPr>
        <w:tabs>
          <w:tab w:val="left" w:pos="142"/>
          <w:tab w:val="left" w:pos="1276"/>
        </w:tabs>
        <w:autoSpaceDE w:val="0"/>
        <w:autoSpaceDN w:val="0"/>
        <w:adjustRightInd w:val="0"/>
        <w:ind w:left="709"/>
        <w:jc w:val="center"/>
        <w:rPr>
          <w:rFonts w:ascii="Arial Narrow" w:hAnsi="Arial Narrow" w:cs="Arial"/>
          <w:bCs/>
          <w:szCs w:val="22"/>
        </w:rPr>
      </w:pPr>
      <w:r>
        <w:rPr>
          <w:rFonts w:ascii="Arial Narrow" w:hAnsi="Arial Narrow" w:cs="Arial"/>
          <w:b/>
          <w:bCs/>
          <w:szCs w:val="22"/>
        </w:rPr>
        <w:t xml:space="preserve">Captura de la falta de licencia para el </w:t>
      </w:r>
      <w:r w:rsidRPr="00BF63EF">
        <w:rPr>
          <w:rFonts w:ascii="Arial Narrow" w:hAnsi="Arial Narrow" w:cs="Arial"/>
          <w:b/>
          <w:bCs/>
          <w:szCs w:val="22"/>
        </w:rPr>
        <w:t xml:space="preserve">aplicativo MyViewBoard </w:t>
      </w:r>
      <w:r>
        <w:rPr>
          <w:rFonts w:ascii="Arial Narrow" w:hAnsi="Arial Narrow" w:cs="Arial"/>
          <w:b/>
          <w:bCs/>
          <w:szCs w:val="22"/>
        </w:rPr>
        <w:t xml:space="preserve">en la IE </w:t>
      </w:r>
      <w:r w:rsidRPr="00BF63EF">
        <w:rPr>
          <w:rFonts w:ascii="Arial Narrow" w:hAnsi="Arial Narrow" w:cs="Arial"/>
          <w:b/>
          <w:bCs/>
          <w:szCs w:val="22"/>
        </w:rPr>
        <w:t>Leoncio Prado de Rio Blanco</w:t>
      </w:r>
      <w:r>
        <w:rPr>
          <w:rFonts w:ascii="Arial Narrow" w:hAnsi="Arial Narrow" w:cs="Arial"/>
          <w:b/>
          <w:bCs/>
          <w:szCs w:val="22"/>
        </w:rPr>
        <w:t>, que no permite la operatividad de la pizarra interactiva</w:t>
      </w:r>
    </w:p>
    <w:p w14:paraId="3482BFD4" w14:textId="5B31CD4A" w:rsidR="00C317F8" w:rsidRPr="005132B3" w:rsidRDefault="00C317F8" w:rsidP="00BF63EF">
      <w:pPr>
        <w:tabs>
          <w:tab w:val="left" w:pos="142"/>
          <w:tab w:val="left" w:pos="1276"/>
        </w:tabs>
        <w:autoSpaceDE w:val="0"/>
        <w:autoSpaceDN w:val="0"/>
        <w:adjustRightInd w:val="0"/>
        <w:ind w:left="709"/>
        <w:jc w:val="center"/>
        <w:rPr>
          <w:rFonts w:ascii="Arial Narrow" w:hAnsi="Arial Narrow" w:cs="Arial"/>
          <w:bCs/>
          <w:sz w:val="22"/>
          <w:szCs w:val="22"/>
        </w:rPr>
      </w:pPr>
      <w:r w:rsidRPr="005132B3">
        <w:rPr>
          <w:noProof/>
          <w:lang w:val="en-US" w:eastAsia="en-US"/>
        </w:rPr>
        <w:drawing>
          <wp:inline distT="0" distB="0" distL="0" distR="0" wp14:anchorId="209D7962" wp14:editId="406C4D6C">
            <wp:extent cx="4851400" cy="1961515"/>
            <wp:effectExtent l="19050" t="19050" r="25400" b="1968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316" t="10109" b="15523"/>
                    <a:stretch/>
                  </pic:blipFill>
                  <pic:spPr bwMode="auto">
                    <a:xfrm>
                      <a:off x="0" y="0"/>
                      <a:ext cx="4875673" cy="1971329"/>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5C32" w14:textId="77777777" w:rsidR="00BF63EF" w:rsidRPr="005132B3" w:rsidRDefault="00BF63EF" w:rsidP="00BF63EF">
      <w:pPr>
        <w:tabs>
          <w:tab w:val="left" w:pos="142"/>
          <w:tab w:val="left" w:pos="1276"/>
        </w:tabs>
        <w:autoSpaceDE w:val="0"/>
        <w:autoSpaceDN w:val="0"/>
        <w:adjustRightInd w:val="0"/>
        <w:ind w:left="1276"/>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54DC5DB4" w14:textId="77777777" w:rsidR="00BF63EF" w:rsidRDefault="00BF63EF" w:rsidP="00BF63EF">
      <w:pPr>
        <w:tabs>
          <w:tab w:val="left" w:pos="142"/>
          <w:tab w:val="left" w:pos="1276"/>
        </w:tabs>
        <w:autoSpaceDE w:val="0"/>
        <w:autoSpaceDN w:val="0"/>
        <w:adjustRightInd w:val="0"/>
        <w:jc w:val="both"/>
        <w:rPr>
          <w:rFonts w:ascii="Arial Narrow" w:hAnsi="Arial Narrow" w:cs="Arial"/>
          <w:bCs/>
          <w:sz w:val="22"/>
          <w:szCs w:val="22"/>
        </w:rPr>
      </w:pPr>
    </w:p>
    <w:p w14:paraId="3784DE6E" w14:textId="33DAE703"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w:t>
      </w:r>
      <w:r w:rsidR="00C317F8" w:rsidRPr="005132B3">
        <w:rPr>
          <w:rFonts w:ascii="Arial Narrow" w:hAnsi="Arial Narrow" w:cs="Arial"/>
          <w:bCs/>
          <w:sz w:val="22"/>
          <w:szCs w:val="22"/>
        </w:rPr>
        <w:t xml:space="preserve"> contraviene la normatividad siguiente</w:t>
      </w:r>
      <w:r w:rsidRPr="005132B3">
        <w:rPr>
          <w:rFonts w:ascii="Arial Narrow" w:hAnsi="Arial Narrow" w:cs="Arial"/>
          <w:bCs/>
          <w:sz w:val="22"/>
          <w:szCs w:val="22"/>
        </w:rPr>
        <w:t>:</w:t>
      </w:r>
    </w:p>
    <w:p w14:paraId="3FADB8B2" w14:textId="77777777" w:rsidR="001433C5" w:rsidRPr="005132B3" w:rsidRDefault="001433C5" w:rsidP="0047771E">
      <w:pPr>
        <w:tabs>
          <w:tab w:val="left" w:pos="142"/>
          <w:tab w:val="left" w:pos="1276"/>
        </w:tabs>
        <w:autoSpaceDE w:val="0"/>
        <w:autoSpaceDN w:val="0"/>
        <w:adjustRightInd w:val="0"/>
        <w:jc w:val="both"/>
        <w:rPr>
          <w:rFonts w:ascii="Arial Narrow" w:hAnsi="Arial Narrow" w:cs="Arial"/>
          <w:bCs/>
          <w:sz w:val="22"/>
          <w:szCs w:val="22"/>
        </w:rPr>
      </w:pPr>
    </w:p>
    <w:p w14:paraId="6E1B0571" w14:textId="7705FCB7" w:rsidR="00FE09A4" w:rsidRPr="005132B3" w:rsidRDefault="00A500FD"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 xml:space="preserve">Directiva </w:t>
      </w:r>
      <w:r w:rsidR="00BF63EF">
        <w:rPr>
          <w:rFonts w:ascii="Arial Narrow" w:hAnsi="Arial Narrow" w:cs="Arial"/>
          <w:b/>
          <w:bCs/>
          <w:sz w:val="22"/>
          <w:szCs w:val="22"/>
        </w:rPr>
        <w:t>n.</w:t>
      </w:r>
      <w:r w:rsidR="00FE09A4" w:rsidRPr="005132B3">
        <w:rPr>
          <w:rFonts w:ascii="Arial Narrow" w:hAnsi="Arial Narrow" w:cs="Arial"/>
          <w:b/>
          <w:bCs/>
          <w:sz w:val="22"/>
          <w:szCs w:val="22"/>
        </w:rPr>
        <w:t>°</w:t>
      </w:r>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001-2022-GR.APURIMAC/GR</w:t>
      </w:r>
      <w:ins w:id="449" w:author="GRAPURIMAC" w:date="2023-07-05T17:32:00Z">
        <w:r w:rsidR="00BE545A">
          <w:rPr>
            <w:rFonts w:ascii="Arial Narrow" w:hAnsi="Arial Narrow" w:cs="Arial"/>
            <w:b/>
            <w:bCs/>
            <w:sz w:val="22"/>
            <w:szCs w:val="22"/>
          </w:rPr>
          <w:t xml:space="preserve"> </w:t>
        </w:r>
      </w:ins>
      <w:del w:id="450" w:author="GRAPURIMAC" w:date="2023-07-05T17:32:00Z">
        <w:r w:rsidR="00FE09A4" w:rsidRPr="005132B3" w:rsidDel="00BE545A">
          <w:rPr>
            <w:rFonts w:ascii="Arial Narrow" w:hAnsi="Arial Narrow" w:cs="Arial"/>
            <w:b/>
            <w:bCs/>
            <w:sz w:val="22"/>
            <w:szCs w:val="22"/>
          </w:rPr>
          <w:delText xml:space="preserve"> </w:delText>
        </w:r>
      </w:del>
      <w:r w:rsidRPr="005132B3">
        <w:rPr>
          <w:rFonts w:ascii="Arial Narrow" w:hAnsi="Arial Narrow" w:cs="Arial"/>
          <w:b/>
          <w:bCs/>
          <w:sz w:val="22"/>
          <w:szCs w:val="22"/>
        </w:rPr>
        <w:t xml:space="preserve">Lineamientos para la programación multianual, formulación, evaluación y ejecución de inversiones por administración directa del Gobierno Regional de Apurímac </w:t>
      </w:r>
      <w:r w:rsidR="00BE01EE" w:rsidRPr="005132B3">
        <w:rPr>
          <w:rFonts w:ascii="Arial Narrow" w:hAnsi="Arial Narrow" w:cs="Arial"/>
          <w:b/>
          <w:bCs/>
          <w:sz w:val="22"/>
          <w:szCs w:val="22"/>
        </w:rPr>
        <w:t xml:space="preserve">aprobado con Resolución Ejecutiva Regional </w:t>
      </w:r>
      <w:r w:rsidR="00BF63EF">
        <w:rPr>
          <w:rFonts w:ascii="Arial Narrow" w:hAnsi="Arial Narrow" w:cs="Arial"/>
          <w:b/>
          <w:bCs/>
          <w:sz w:val="22"/>
          <w:szCs w:val="22"/>
        </w:rPr>
        <w:t xml:space="preserve">n.° </w:t>
      </w:r>
      <w:r w:rsidR="00BE01EE" w:rsidRPr="005132B3">
        <w:rPr>
          <w:rFonts w:ascii="Arial Narrow" w:hAnsi="Arial Narrow" w:cs="Arial"/>
          <w:b/>
          <w:bCs/>
          <w:sz w:val="22"/>
          <w:szCs w:val="22"/>
        </w:rPr>
        <w:t>467-2022-</w:t>
      </w:r>
      <w:r w:rsidR="00C317F8" w:rsidRPr="005132B3">
        <w:rPr>
          <w:rFonts w:ascii="Arial Narrow" w:hAnsi="Arial Narrow" w:cs="Arial"/>
          <w:b/>
          <w:bCs/>
          <w:sz w:val="22"/>
          <w:szCs w:val="22"/>
        </w:rPr>
        <w:t>GR.APURIMAC</w:t>
      </w:r>
      <w:r w:rsidR="00BE01EE" w:rsidRPr="005132B3">
        <w:rPr>
          <w:rFonts w:ascii="Arial Narrow" w:hAnsi="Arial Narrow" w:cs="Arial"/>
          <w:b/>
          <w:bCs/>
          <w:sz w:val="22"/>
          <w:szCs w:val="22"/>
        </w:rPr>
        <w:t>/PR de 23 de diciembre del 2022.</w:t>
      </w:r>
    </w:p>
    <w:p w14:paraId="1DACA19C"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336D0F5F"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79F375B8"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bCs/>
          <w:i/>
          <w:iCs/>
          <w:sz w:val="22"/>
          <w:szCs w:val="22"/>
        </w:rPr>
      </w:pPr>
      <w:r w:rsidRPr="005132B3">
        <w:rPr>
          <w:rFonts w:ascii="Arial Narrow" w:hAnsi="Arial Narrow" w:cs="Arial"/>
          <w:b/>
          <w:bCs/>
          <w:i/>
          <w:iCs/>
          <w:sz w:val="22"/>
          <w:szCs w:val="22"/>
        </w:rPr>
        <w:lastRenderedPageBreak/>
        <w:t>8.3.1.1. OBJETIVO</w:t>
      </w:r>
    </w:p>
    <w:p w14:paraId="45FAEF8E"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69FCFD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2929FD90"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 xml:space="preserve">Garantizar la calidad técnica en los Expedientes Técnicos (ET) y/o Documentos Equivalentes (DE), a ser aprobados por el GRAP y reducir la reformulación por errores y deficiencias técnicas que generan retraso del inicio o la continuidad y culminación de las inversiones, </w:t>
      </w:r>
      <w:del w:id="451" w:author="GRAPURIMAC" w:date="2023-07-05T17:31:00Z">
        <w:r w:rsidRPr="005132B3" w:rsidDel="00BE545A">
          <w:rPr>
            <w:rFonts w:ascii="Arial Narrow" w:hAnsi="Arial Narrow" w:cs="Arial"/>
            <w:bCs/>
            <w:i/>
            <w:iCs/>
            <w:sz w:val="22"/>
            <w:szCs w:val="22"/>
          </w:rPr>
          <w:delText xml:space="preserve"> </w:delText>
        </w:r>
      </w:del>
      <w:r w:rsidRPr="005132B3">
        <w:rPr>
          <w:rFonts w:ascii="Arial Narrow" w:hAnsi="Arial Narrow" w:cs="Arial"/>
          <w:bCs/>
          <w:i/>
          <w:iCs/>
          <w:sz w:val="22"/>
          <w:szCs w:val="22"/>
        </w:rPr>
        <w:t>afectando  su cronograma  de ejecución  previsto  y el monto de inversión  del  proyecto  de  inversión  (PI)  o  de  inversiones  de  optimización, de ampliación marginal, de reposición y de rehabilitación (IOARR).</w:t>
      </w:r>
    </w:p>
    <w:p w14:paraId="4BCAE3C3" w14:textId="77777777" w:rsidR="00986133" w:rsidRPr="005132B3" w:rsidRDefault="00986133"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85D381E" w14:textId="635C3A98" w:rsidR="00F71C70" w:rsidRPr="00F71C70" w:rsidRDefault="00BE545A">
      <w:pPr>
        <w:numPr>
          <w:ilvl w:val="0"/>
          <w:numId w:val="6"/>
        </w:numPr>
        <w:tabs>
          <w:tab w:val="left" w:pos="142"/>
          <w:tab w:val="left" w:pos="1276"/>
        </w:tabs>
        <w:autoSpaceDE w:val="0"/>
        <w:autoSpaceDN w:val="0"/>
        <w:adjustRightInd w:val="0"/>
        <w:ind w:left="1069"/>
        <w:jc w:val="both"/>
        <w:rPr>
          <w:ins w:id="452" w:author="GRAPURIMAC" w:date="2023-07-05T17:42:00Z"/>
          <w:rFonts w:ascii="Arial Narrow" w:hAnsi="Arial Narrow" w:cs="Arial"/>
          <w:b/>
          <w:bCs/>
          <w:i/>
          <w:iCs/>
          <w:sz w:val="22"/>
          <w:szCs w:val="22"/>
          <w:rPrChange w:id="453" w:author="Manuel Raul Livano Luna" w:date="2023-07-05T18:41:00Z">
            <w:rPr>
              <w:ins w:id="454" w:author="GRAPURIMAC" w:date="2023-07-05T17:42:00Z"/>
              <w:rFonts w:ascii="Arial Narrow" w:hAnsi="Arial Narrow" w:cs="Arial"/>
              <w:bCs/>
              <w:i/>
              <w:iCs/>
              <w:color w:val="FF0000"/>
              <w:sz w:val="22"/>
              <w:szCs w:val="22"/>
            </w:rPr>
          </w:rPrChange>
        </w:rPr>
        <w:pPrChange w:id="455" w:author="Manuel Raul Livano Luna" w:date="2023-07-05T18:41:00Z">
          <w:pPr>
            <w:tabs>
              <w:tab w:val="left" w:pos="142"/>
              <w:tab w:val="left" w:pos="1276"/>
            </w:tabs>
            <w:autoSpaceDE w:val="0"/>
            <w:autoSpaceDN w:val="0"/>
            <w:adjustRightInd w:val="0"/>
            <w:ind w:left="1276"/>
            <w:jc w:val="both"/>
          </w:pPr>
        </w:pPrChange>
      </w:pPr>
      <w:bookmarkStart w:id="456" w:name="_Hlk139475753"/>
      <w:ins w:id="457" w:author="GRAPURIMAC" w:date="2023-07-05T17:34:00Z">
        <w:del w:id="458" w:author="Manuel Raul Livano Luna" w:date="2023-07-05T18:41:00Z">
          <w:r w:rsidRPr="00F71C70" w:rsidDel="00F71C70">
            <w:rPr>
              <w:rFonts w:ascii="Arial Narrow" w:hAnsi="Arial Narrow" w:cs="Arial"/>
              <w:b/>
              <w:bCs/>
              <w:i/>
              <w:iCs/>
              <w:sz w:val="22"/>
              <w:szCs w:val="22"/>
              <w:rPrChange w:id="459" w:author="Manuel Raul Livano Luna" w:date="2023-07-05T18:41:00Z">
                <w:rPr>
                  <w:rFonts w:ascii="Arial Narrow" w:hAnsi="Arial Narrow" w:cs="Arial"/>
                  <w:bCs/>
                  <w:i/>
                  <w:iCs/>
                  <w:sz w:val="22"/>
                  <w:szCs w:val="22"/>
                </w:rPr>
              </w:rPrChange>
            </w:rPr>
            <w:delText>EXPEDIENTE TÉCNICO APROBADO MEDIANTE RESOLUCIÓN</w:delText>
          </w:r>
        </w:del>
      </w:ins>
      <w:ins w:id="460" w:author="GRAPURIMAC" w:date="2023-07-05T17:42:00Z">
        <w:del w:id="461" w:author="Manuel Raul Livano Luna" w:date="2023-07-05T18:41:00Z">
          <w:r w:rsidR="00F034D6" w:rsidRPr="00F71C70" w:rsidDel="00F71C70">
            <w:rPr>
              <w:rFonts w:ascii="Arial Narrow" w:hAnsi="Arial Narrow" w:cs="Arial"/>
              <w:b/>
              <w:bCs/>
              <w:i/>
              <w:iCs/>
              <w:sz w:val="22"/>
              <w:szCs w:val="22"/>
              <w:rPrChange w:id="462" w:author="Manuel Raul Livano Luna" w:date="2023-07-05T18:41:00Z">
                <w:rPr>
                  <w:rFonts w:ascii="Arial Narrow" w:hAnsi="Arial Narrow" w:cs="Arial"/>
                  <w:bCs/>
                  <w:i/>
                  <w:iCs/>
                  <w:color w:val="FF0000"/>
                  <w:sz w:val="22"/>
                  <w:szCs w:val="22"/>
                </w:rPr>
              </w:rPrChange>
            </w:rPr>
            <w:delText xml:space="preserve"> </w:delText>
          </w:r>
        </w:del>
      </w:ins>
      <w:ins w:id="463" w:author="Manuel Raul Livano Luna" w:date="2023-07-05T18:41:00Z">
        <w:r w:rsidR="00F71C70" w:rsidRPr="00F71C70">
          <w:rPr>
            <w:rFonts w:ascii="Arial Narrow" w:hAnsi="Arial Narrow" w:cs="Arial"/>
            <w:b/>
            <w:bCs/>
            <w:i/>
            <w:iCs/>
            <w:sz w:val="22"/>
            <w:szCs w:val="22"/>
            <w:rPrChange w:id="464" w:author="Manuel Raul Livano Luna" w:date="2023-07-05T18:41:00Z">
              <w:rPr>
                <w:rFonts w:ascii="Arial Narrow" w:hAnsi="Arial Narrow" w:cs="Arial"/>
                <w:bCs/>
                <w:i/>
                <w:iCs/>
                <w:color w:val="FF0000"/>
                <w:sz w:val="22"/>
                <w:szCs w:val="22"/>
              </w:rPr>
            </w:rPrChange>
          </w:rPr>
          <w:t>AMPLIACION DE PLAZO N°04 APROBADO MEDIANTE RESOLUCIÓN GERENCIAL GENERAL REGIONAL DE DESARROLLO SOCIAL N°. 002-2023-GR.APURIMAC/GRDS, DE FECHA 23/03/2023</w:t>
        </w:r>
      </w:ins>
    </w:p>
    <w:bookmarkEnd w:id="456"/>
    <w:p w14:paraId="48F320E3" w14:textId="77777777" w:rsidR="00F71C70" w:rsidRDefault="00F71C70" w:rsidP="00AE74BE">
      <w:pPr>
        <w:tabs>
          <w:tab w:val="left" w:pos="142"/>
          <w:tab w:val="left" w:pos="1276"/>
        </w:tabs>
        <w:autoSpaceDE w:val="0"/>
        <w:autoSpaceDN w:val="0"/>
        <w:adjustRightInd w:val="0"/>
        <w:ind w:left="1276"/>
        <w:jc w:val="both"/>
        <w:rPr>
          <w:ins w:id="465" w:author="Manuel Raul Livano Luna" w:date="2023-07-05T18:41:00Z"/>
          <w:rFonts w:ascii="Arial Narrow" w:hAnsi="Arial Narrow" w:cs="Arial"/>
          <w:bCs/>
          <w:i/>
          <w:iCs/>
          <w:color w:val="FF0000"/>
          <w:sz w:val="22"/>
          <w:szCs w:val="22"/>
        </w:rPr>
      </w:pPr>
    </w:p>
    <w:p w14:paraId="68E1D037" w14:textId="77777777" w:rsidR="00F71C70" w:rsidRPr="00F71C70" w:rsidRDefault="00F71C70">
      <w:pPr>
        <w:numPr>
          <w:ilvl w:val="0"/>
          <w:numId w:val="17"/>
        </w:numPr>
        <w:spacing w:after="200" w:line="360" w:lineRule="auto"/>
        <w:ind w:left="1789"/>
        <w:contextualSpacing/>
        <w:jc w:val="both"/>
        <w:rPr>
          <w:ins w:id="466" w:author="Manuel Raul Livano Luna" w:date="2023-07-05T18:43:00Z"/>
          <w:rFonts w:ascii="Calibri" w:eastAsia="Calibri" w:hAnsi="Calibri" w:cs="Calibri"/>
          <w:b/>
          <w:i/>
          <w:iCs/>
          <w:sz w:val="22"/>
          <w:szCs w:val="22"/>
          <w:lang w:eastAsia="en-US"/>
          <w:rPrChange w:id="467" w:author="Manuel Raul Livano Luna" w:date="2023-07-05T18:44:00Z">
            <w:rPr>
              <w:ins w:id="468" w:author="Manuel Raul Livano Luna" w:date="2023-07-05T18:43:00Z"/>
              <w:rFonts w:ascii="Calibri" w:eastAsia="Calibri" w:hAnsi="Calibri" w:cs="Calibri"/>
              <w:b/>
              <w:sz w:val="22"/>
              <w:szCs w:val="22"/>
              <w:lang w:eastAsia="en-US"/>
            </w:rPr>
          </w:rPrChange>
        </w:rPr>
        <w:pPrChange w:id="469" w:author="Manuel Raul Livano Luna" w:date="2023-07-05T18:45:00Z">
          <w:pPr>
            <w:numPr>
              <w:numId w:val="17"/>
            </w:numPr>
            <w:spacing w:after="200" w:line="360" w:lineRule="auto"/>
            <w:ind w:left="1080" w:hanging="720"/>
            <w:contextualSpacing/>
            <w:jc w:val="both"/>
          </w:pPr>
        </w:pPrChange>
      </w:pPr>
      <w:ins w:id="470" w:author="Manuel Raul Livano Luna" w:date="2023-07-05T18:43:00Z">
        <w:r w:rsidRPr="00F71C70">
          <w:rPr>
            <w:rFonts w:ascii="Calibri" w:eastAsia="Calibri" w:hAnsi="Calibri" w:cs="Calibri"/>
            <w:b/>
            <w:i/>
            <w:iCs/>
            <w:sz w:val="22"/>
            <w:szCs w:val="22"/>
            <w:lang w:eastAsia="en-US"/>
            <w:rPrChange w:id="471" w:author="Manuel Raul Livano Luna" w:date="2023-07-05T18:44:00Z">
              <w:rPr>
                <w:rFonts w:ascii="Calibri" w:eastAsia="Calibri" w:hAnsi="Calibri" w:cs="Calibri"/>
                <w:b/>
                <w:sz w:val="22"/>
                <w:szCs w:val="22"/>
                <w:lang w:eastAsia="en-US"/>
              </w:rPr>
            </w:rPrChange>
          </w:rPr>
          <w:t>EQUIPAMIENTO E IMPLEMENTACIÓN DE INFRAESTRUCTURA TECNOLÓGICA</w:t>
        </w:r>
      </w:ins>
    </w:p>
    <w:p w14:paraId="39FDB35C" w14:textId="77777777" w:rsidR="00F71C70" w:rsidRPr="00F71C70" w:rsidRDefault="00F71C70">
      <w:pPr>
        <w:numPr>
          <w:ilvl w:val="1"/>
          <w:numId w:val="16"/>
        </w:numPr>
        <w:spacing w:after="200" w:line="360" w:lineRule="auto"/>
        <w:ind w:left="879"/>
        <w:contextualSpacing/>
        <w:jc w:val="both"/>
        <w:rPr>
          <w:ins w:id="472" w:author="Manuel Raul Livano Luna" w:date="2023-07-05T18:43:00Z"/>
          <w:rFonts w:ascii="Calibri" w:eastAsia="Calibri" w:hAnsi="Calibri" w:cs="Calibri"/>
          <w:b/>
          <w:i/>
          <w:iCs/>
          <w:sz w:val="22"/>
          <w:szCs w:val="22"/>
          <w:lang w:eastAsia="en-US"/>
          <w:rPrChange w:id="473" w:author="Manuel Raul Livano Luna" w:date="2023-07-05T18:44:00Z">
            <w:rPr>
              <w:ins w:id="474" w:author="Manuel Raul Livano Luna" w:date="2023-07-05T18:43:00Z"/>
              <w:rFonts w:ascii="Calibri" w:eastAsia="Calibri" w:hAnsi="Calibri" w:cs="Calibri"/>
              <w:b/>
              <w:sz w:val="22"/>
              <w:szCs w:val="22"/>
              <w:lang w:eastAsia="en-US"/>
            </w:rPr>
          </w:rPrChange>
        </w:rPr>
        <w:pPrChange w:id="475" w:author="Manuel Raul Livano Luna" w:date="2023-07-05T18:45:00Z">
          <w:pPr>
            <w:numPr>
              <w:ilvl w:val="1"/>
              <w:numId w:val="16"/>
            </w:numPr>
            <w:spacing w:after="200" w:line="360" w:lineRule="auto"/>
            <w:ind w:left="170"/>
            <w:contextualSpacing/>
            <w:jc w:val="both"/>
          </w:pPr>
        </w:pPrChange>
      </w:pPr>
      <w:ins w:id="476" w:author="Manuel Raul Livano Luna" w:date="2023-07-05T18:43:00Z">
        <w:r w:rsidRPr="00F71C70">
          <w:rPr>
            <w:rFonts w:ascii="Calibri" w:eastAsia="Calibri" w:hAnsi="Calibri" w:cs="Calibri"/>
            <w:b/>
            <w:i/>
            <w:iCs/>
            <w:sz w:val="22"/>
            <w:szCs w:val="22"/>
            <w:lang w:eastAsia="en-US"/>
            <w:rPrChange w:id="477" w:author="Manuel Raul Livano Luna" w:date="2023-07-05T18:44:00Z">
              <w:rPr>
                <w:rFonts w:ascii="Calibri" w:eastAsia="Calibri" w:hAnsi="Calibri" w:cs="Calibri"/>
                <w:b/>
                <w:sz w:val="22"/>
                <w:szCs w:val="22"/>
                <w:lang w:eastAsia="en-US"/>
              </w:rPr>
            </w:rPrChange>
          </w:rPr>
          <w:t xml:space="preserve">ADQUISICIÓN E IMPLEMENTACIÓN DE COMPUTADORAS PORTÁTILES </w:t>
        </w:r>
      </w:ins>
    </w:p>
    <w:p w14:paraId="54D6A10B" w14:textId="77777777" w:rsidR="00F71C70" w:rsidRPr="00F71C70" w:rsidRDefault="00F71C70">
      <w:pPr>
        <w:numPr>
          <w:ilvl w:val="2"/>
          <w:numId w:val="16"/>
        </w:numPr>
        <w:spacing w:after="200" w:line="360" w:lineRule="auto"/>
        <w:ind w:left="993"/>
        <w:contextualSpacing/>
        <w:jc w:val="both"/>
        <w:rPr>
          <w:ins w:id="478" w:author="Manuel Raul Livano Luna" w:date="2023-07-05T18:43:00Z"/>
          <w:rFonts w:ascii="Calibri" w:eastAsia="Calibri" w:hAnsi="Calibri" w:cs="Calibri"/>
          <w:b/>
          <w:i/>
          <w:iCs/>
          <w:sz w:val="22"/>
          <w:szCs w:val="22"/>
          <w:lang w:eastAsia="en-US"/>
          <w:rPrChange w:id="479" w:author="Manuel Raul Livano Luna" w:date="2023-07-05T18:44:00Z">
            <w:rPr>
              <w:ins w:id="480" w:author="Manuel Raul Livano Luna" w:date="2023-07-05T18:43:00Z"/>
              <w:rFonts w:ascii="Calibri" w:eastAsia="Calibri" w:hAnsi="Calibri" w:cs="Calibri"/>
              <w:b/>
              <w:sz w:val="22"/>
              <w:szCs w:val="22"/>
              <w:lang w:eastAsia="en-US"/>
            </w:rPr>
          </w:rPrChange>
        </w:rPr>
        <w:pPrChange w:id="481" w:author="Manuel Raul Livano Luna" w:date="2023-07-05T18:45:00Z">
          <w:pPr>
            <w:numPr>
              <w:ilvl w:val="2"/>
              <w:numId w:val="16"/>
            </w:numPr>
            <w:spacing w:after="200" w:line="360" w:lineRule="auto"/>
            <w:ind w:left="284" w:hanging="114"/>
            <w:contextualSpacing/>
            <w:jc w:val="both"/>
          </w:pPr>
        </w:pPrChange>
      </w:pPr>
      <w:ins w:id="482" w:author="Manuel Raul Livano Luna" w:date="2023-07-05T18:43:00Z">
        <w:r w:rsidRPr="00F71C70">
          <w:rPr>
            <w:rFonts w:ascii="Calibri" w:eastAsia="Calibri" w:hAnsi="Calibri" w:cs="Calibri"/>
            <w:b/>
            <w:i/>
            <w:iCs/>
            <w:sz w:val="22"/>
            <w:szCs w:val="22"/>
            <w:lang w:eastAsia="en-US"/>
            <w:rPrChange w:id="483" w:author="Manuel Raul Livano Luna" w:date="2023-07-05T18:44:00Z">
              <w:rPr>
                <w:rFonts w:ascii="Calibri" w:eastAsia="Calibri" w:hAnsi="Calibri" w:cs="Calibri"/>
                <w:b/>
                <w:sz w:val="22"/>
                <w:szCs w:val="22"/>
                <w:lang w:eastAsia="en-US"/>
              </w:rPr>
            </w:rPrChange>
          </w:rPr>
          <w:t xml:space="preserve"> COMPUTADORAS PORTATILES PARA ESTUDIANTES </w:t>
        </w:r>
      </w:ins>
    </w:p>
    <w:p w14:paraId="48ED0DEB" w14:textId="77777777" w:rsidR="00F71C70" w:rsidRPr="00F71C70" w:rsidRDefault="00F71C70">
      <w:pPr>
        <w:spacing w:line="276" w:lineRule="auto"/>
        <w:ind w:left="1418"/>
        <w:contextualSpacing/>
        <w:jc w:val="both"/>
        <w:rPr>
          <w:ins w:id="484" w:author="Manuel Raul Livano Luna" w:date="2023-07-05T18:43:00Z"/>
          <w:rFonts w:ascii="Calibri" w:eastAsia="Calibri" w:hAnsi="Calibri" w:cs="Calibri"/>
          <w:b/>
          <w:i/>
          <w:iCs/>
          <w:sz w:val="22"/>
          <w:szCs w:val="22"/>
          <w:lang w:eastAsia="en-US"/>
          <w:rPrChange w:id="485" w:author="Manuel Raul Livano Luna" w:date="2023-07-05T18:44:00Z">
            <w:rPr>
              <w:ins w:id="486" w:author="Manuel Raul Livano Luna" w:date="2023-07-05T18:43:00Z"/>
              <w:rFonts w:ascii="Calibri" w:eastAsia="Calibri" w:hAnsi="Calibri" w:cs="Calibri"/>
              <w:b/>
              <w:sz w:val="22"/>
              <w:szCs w:val="22"/>
              <w:lang w:eastAsia="en-US"/>
            </w:rPr>
          </w:rPrChange>
        </w:rPr>
        <w:pPrChange w:id="487" w:author="Manuel Raul Livano Luna" w:date="2023-07-05T18:45:00Z">
          <w:pPr>
            <w:spacing w:line="276" w:lineRule="auto"/>
            <w:ind w:left="709"/>
            <w:contextualSpacing/>
            <w:jc w:val="both"/>
          </w:pPr>
        </w:pPrChange>
      </w:pPr>
      <w:ins w:id="488" w:author="Manuel Raul Livano Luna" w:date="2023-07-05T18:43:00Z">
        <w:r w:rsidRPr="00F71C70">
          <w:rPr>
            <w:rFonts w:ascii="Calibri" w:eastAsia="Calibri" w:hAnsi="Calibri" w:cs="Calibri"/>
            <w:i/>
            <w:iCs/>
            <w:sz w:val="22"/>
            <w:szCs w:val="22"/>
            <w:lang w:eastAsia="en-US"/>
            <w:rPrChange w:id="489" w:author="Manuel Raul Livano Luna" w:date="2023-07-05T18:44:00Z">
              <w:rPr>
                <w:rFonts w:ascii="Calibri" w:eastAsia="Calibri" w:hAnsi="Calibri" w:cs="Calibri"/>
                <w:sz w:val="22"/>
                <w:szCs w:val="22"/>
                <w:lang w:eastAsia="en-US"/>
              </w:rPr>
            </w:rPrChange>
          </w:rPr>
          <w:t>El equipo de cómputo, mejora la enseñanza y el aprendizaje de los alumnos gracias a sus funciones de hardware y aplicaciones de software específicas para la educación. Los equipos de cómputo convertibles brindan ventajas que van desde el contenido localizado hasta la interoperabilidad con las redes y estructuras escolares</w:t>
        </w:r>
        <w:r w:rsidRPr="00F71C70">
          <w:rPr>
            <w:rFonts w:ascii="Calibri" w:eastAsia="Calibri" w:hAnsi="Calibri" w:cs="Calibri"/>
            <w:b/>
            <w:i/>
            <w:iCs/>
            <w:sz w:val="22"/>
            <w:szCs w:val="22"/>
            <w:lang w:eastAsia="en-US"/>
            <w:rPrChange w:id="490" w:author="Manuel Raul Livano Luna" w:date="2023-07-05T18:44:00Z">
              <w:rPr>
                <w:rFonts w:ascii="Calibri" w:eastAsia="Calibri" w:hAnsi="Calibri" w:cs="Calibri"/>
                <w:b/>
                <w:sz w:val="22"/>
                <w:szCs w:val="22"/>
                <w:lang w:eastAsia="en-US"/>
              </w:rPr>
            </w:rPrChange>
          </w:rPr>
          <w:t xml:space="preserve">. </w:t>
        </w:r>
        <w:r w:rsidRPr="00F71C70">
          <w:rPr>
            <w:rFonts w:ascii="Calibri" w:eastAsia="Calibri" w:hAnsi="Calibri" w:cs="Calibri"/>
            <w:i/>
            <w:iCs/>
            <w:sz w:val="22"/>
            <w:szCs w:val="22"/>
            <w:lang w:eastAsia="es-PE"/>
            <w:rPrChange w:id="491" w:author="Manuel Raul Livano Luna" w:date="2023-07-05T18:44:00Z">
              <w:rPr>
                <w:rFonts w:ascii="Calibri" w:eastAsia="Calibri" w:hAnsi="Calibri" w:cs="Calibri"/>
                <w:sz w:val="22"/>
                <w:szCs w:val="22"/>
                <w:lang w:eastAsia="es-PE"/>
              </w:rPr>
            </w:rPrChange>
          </w:rPr>
          <w:t>El </w:t>
        </w:r>
        <w:r w:rsidRPr="00F71C70">
          <w:rPr>
            <w:rFonts w:ascii="Calibri" w:eastAsia="Calibri" w:hAnsi="Calibri" w:cs="Calibri"/>
            <w:bCs/>
            <w:i/>
            <w:iCs/>
            <w:sz w:val="22"/>
            <w:szCs w:val="22"/>
            <w:lang w:eastAsia="es-PE"/>
            <w:rPrChange w:id="492" w:author="Manuel Raul Livano Luna" w:date="2023-07-05T18:44:00Z">
              <w:rPr>
                <w:rFonts w:ascii="Calibri" w:eastAsia="Calibri" w:hAnsi="Calibri" w:cs="Calibri"/>
                <w:bCs/>
                <w:sz w:val="22"/>
                <w:szCs w:val="22"/>
                <w:lang w:eastAsia="es-PE"/>
              </w:rPr>
            </w:rPrChange>
          </w:rPr>
          <w:t xml:space="preserve">equipo de cómputo </w:t>
        </w:r>
        <w:r w:rsidRPr="00F71C70">
          <w:rPr>
            <w:rFonts w:ascii="Calibri" w:eastAsia="Calibri" w:hAnsi="Calibri" w:cs="Calibri"/>
            <w:i/>
            <w:iCs/>
            <w:sz w:val="22"/>
            <w:szCs w:val="22"/>
            <w:lang w:eastAsia="es-PE"/>
            <w:rPrChange w:id="493" w:author="Manuel Raul Livano Luna" w:date="2023-07-05T18:44:00Z">
              <w:rPr>
                <w:rFonts w:ascii="Calibri" w:eastAsia="Calibri" w:hAnsi="Calibri" w:cs="Calibri"/>
                <w:sz w:val="22"/>
                <w:szCs w:val="22"/>
                <w:lang w:eastAsia="es-PE"/>
              </w:rPr>
            </w:rPrChange>
          </w:rPr>
          <w:t>está destinado a estudiantes.</w:t>
        </w:r>
      </w:ins>
    </w:p>
    <w:p w14:paraId="493BD1ED" w14:textId="77777777" w:rsidR="00F71C70" w:rsidRPr="00F71C70" w:rsidRDefault="00F71C70">
      <w:pPr>
        <w:spacing w:line="276" w:lineRule="auto"/>
        <w:ind w:left="2476"/>
        <w:contextualSpacing/>
        <w:jc w:val="both"/>
        <w:rPr>
          <w:ins w:id="494" w:author="Manuel Raul Livano Luna" w:date="2023-07-05T18:43:00Z"/>
          <w:rFonts w:ascii="Calibri" w:eastAsia="Calibri" w:hAnsi="Calibri" w:cs="Calibri"/>
          <w:b/>
          <w:i/>
          <w:iCs/>
          <w:sz w:val="22"/>
          <w:szCs w:val="22"/>
          <w:lang w:eastAsia="en-US"/>
          <w:rPrChange w:id="495" w:author="Manuel Raul Livano Luna" w:date="2023-07-05T18:44:00Z">
            <w:rPr>
              <w:ins w:id="496" w:author="Manuel Raul Livano Luna" w:date="2023-07-05T18:43:00Z"/>
              <w:rFonts w:ascii="Calibri" w:eastAsia="Calibri" w:hAnsi="Calibri" w:cs="Calibri"/>
              <w:b/>
              <w:sz w:val="22"/>
              <w:szCs w:val="22"/>
              <w:lang w:eastAsia="en-US"/>
            </w:rPr>
          </w:rPrChange>
        </w:rPr>
        <w:pPrChange w:id="497" w:author="Manuel Raul Livano Luna" w:date="2023-07-05T18:44:00Z">
          <w:pPr>
            <w:spacing w:line="276" w:lineRule="auto"/>
            <w:ind w:left="709"/>
            <w:contextualSpacing/>
            <w:jc w:val="both"/>
          </w:pPr>
        </w:pPrChange>
      </w:pPr>
    </w:p>
    <w:p w14:paraId="16F15DF9" w14:textId="77777777" w:rsidR="00F71C70" w:rsidRPr="00F71C70" w:rsidRDefault="00F71C70">
      <w:pPr>
        <w:tabs>
          <w:tab w:val="left" w:pos="284"/>
          <w:tab w:val="left" w:pos="709"/>
          <w:tab w:val="left" w:pos="2835"/>
          <w:tab w:val="left" w:pos="7088"/>
          <w:tab w:val="left" w:pos="7797"/>
        </w:tabs>
        <w:spacing w:line="276" w:lineRule="auto"/>
        <w:ind w:left="1767"/>
        <w:contextualSpacing/>
        <w:rPr>
          <w:ins w:id="498" w:author="Manuel Raul Livano Luna" w:date="2023-07-05T18:43:00Z"/>
          <w:rFonts w:ascii="Calibri" w:eastAsia="Calibri" w:hAnsi="Calibri" w:cs="Calibri"/>
          <w:i/>
          <w:iCs/>
          <w:sz w:val="22"/>
          <w:szCs w:val="22"/>
          <w:lang w:val="es-ES" w:eastAsia="en-US"/>
          <w:rPrChange w:id="499" w:author="Manuel Raul Livano Luna" w:date="2023-07-05T18:44:00Z">
            <w:rPr>
              <w:ins w:id="500" w:author="Manuel Raul Livano Luna" w:date="2023-07-05T18:43:00Z"/>
              <w:rFonts w:ascii="Calibri" w:eastAsia="Calibri" w:hAnsi="Calibri" w:cs="Calibri"/>
              <w:sz w:val="22"/>
              <w:szCs w:val="22"/>
              <w:lang w:val="es-ES" w:eastAsia="en-US"/>
            </w:rPr>
          </w:rPrChange>
        </w:rPr>
        <w:pPrChange w:id="501" w:author="Manuel Raul Livano Luna" w:date="2023-07-05T18:44:00Z">
          <w:pPr>
            <w:tabs>
              <w:tab w:val="left" w:pos="284"/>
              <w:tab w:val="left" w:pos="709"/>
              <w:tab w:val="left" w:pos="2835"/>
              <w:tab w:val="left" w:pos="7088"/>
              <w:tab w:val="left" w:pos="7797"/>
            </w:tabs>
            <w:spacing w:line="276" w:lineRule="auto"/>
            <w:contextualSpacing/>
          </w:pPr>
        </w:pPrChange>
      </w:pPr>
      <w:ins w:id="502" w:author="Manuel Raul Livano Luna" w:date="2023-07-05T18:43:00Z">
        <w:r w:rsidRPr="00F71C70">
          <w:rPr>
            <w:rFonts w:ascii="Calibri" w:eastAsia="Calibri" w:hAnsi="Calibri"/>
            <w:i/>
            <w:iCs/>
            <w:noProof/>
            <w:sz w:val="22"/>
            <w:szCs w:val="22"/>
            <w:lang w:eastAsia="es-PE"/>
            <w:rPrChange w:id="503" w:author="Manuel Raul Livano Luna" w:date="2023-07-05T18:44:00Z">
              <w:rPr>
                <w:rFonts w:ascii="Calibri" w:eastAsia="Calibri" w:hAnsi="Calibri"/>
                <w:noProof/>
                <w:sz w:val="22"/>
                <w:szCs w:val="22"/>
                <w:lang w:eastAsia="es-PE"/>
              </w:rPr>
            </w:rPrChange>
          </w:rPr>
          <w:drawing>
            <wp:anchor distT="0" distB="0" distL="114300" distR="114300" simplePos="0" relativeHeight="251673600" behindDoc="0" locked="0" layoutInCell="1" allowOverlap="1" wp14:anchorId="087280DC" wp14:editId="2BC63D15">
              <wp:simplePos x="0" y="0"/>
              <wp:positionH relativeFrom="margin">
                <wp:align>center</wp:align>
              </wp:positionH>
              <wp:positionV relativeFrom="paragraph">
                <wp:posOffset>11811</wp:posOffset>
              </wp:positionV>
              <wp:extent cx="2010032" cy="1309370"/>
              <wp:effectExtent l="0" t="0" r="9525" b="5080"/>
              <wp:wrapSquare wrapText="bothSides"/>
              <wp:docPr id="1616546977" name="Imagen 1616546977" descr="Resultado de imagen para netbook de 14&quot; cele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tbook de 14&quot; celer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969" t="24086" r="9177" b="22965"/>
                      <a:stretch/>
                    </pic:blipFill>
                    <pic:spPr bwMode="auto">
                      <a:xfrm>
                        <a:off x="0" y="0"/>
                        <a:ext cx="2010032" cy="1309370"/>
                      </a:xfrm>
                      <a:prstGeom prst="rect">
                        <a:avLst/>
                      </a:prstGeom>
                      <a:noFill/>
                      <a:ln>
                        <a:noFill/>
                      </a:ln>
                      <a:extLst>
                        <a:ext uri="{53640926-AAD7-44D8-BBD7-CCE9431645EC}">
                          <a14:shadowObscured xmlns:a14="http://schemas.microsoft.com/office/drawing/2010/main"/>
                        </a:ext>
                      </a:extLst>
                    </pic:spPr>
                  </pic:pic>
                </a:graphicData>
              </a:graphic>
            </wp:anchor>
          </w:drawing>
        </w:r>
        <w:r w:rsidRPr="00F71C70">
          <w:rPr>
            <w:rFonts w:ascii="Calibri" w:eastAsia="Calibri" w:hAnsi="Calibri" w:cs="Calibri"/>
            <w:i/>
            <w:iCs/>
            <w:sz w:val="22"/>
            <w:szCs w:val="22"/>
            <w:lang w:val="es-ES" w:eastAsia="en-US"/>
            <w:rPrChange w:id="504" w:author="Manuel Raul Livano Luna" w:date="2023-07-05T18:44:00Z">
              <w:rPr>
                <w:rFonts w:ascii="Calibri" w:eastAsia="Calibri" w:hAnsi="Calibri" w:cs="Calibri"/>
                <w:sz w:val="22"/>
                <w:szCs w:val="22"/>
                <w:lang w:val="es-ES" w:eastAsia="en-US"/>
              </w:rPr>
            </w:rPrChange>
          </w:rPr>
          <w:br w:type="textWrapping" w:clear="all"/>
        </w:r>
      </w:ins>
    </w:p>
    <w:tbl>
      <w:tblPr>
        <w:tblStyle w:val="Tablaconcuadrcula2"/>
        <w:tblpPr w:leftFromText="141" w:rightFromText="141" w:vertAnchor="text" w:horzAnchor="margin" w:tblpXSpec="right" w:tblpY="97"/>
        <w:tblW w:w="4884" w:type="pct"/>
        <w:tblLayout w:type="fixed"/>
        <w:tblLook w:val="04A0" w:firstRow="1" w:lastRow="0" w:firstColumn="1" w:lastColumn="0" w:noHBand="0" w:noVBand="1"/>
        <w:tblPrChange w:id="505" w:author="Manuel Raul Livano Luna" w:date="2023-07-05T18:45:00Z">
          <w:tblPr>
            <w:tblStyle w:val="Tablaconcuadrcula2"/>
            <w:tblpPr w:leftFromText="141" w:rightFromText="141" w:vertAnchor="text" w:horzAnchor="margin" w:tblpXSpec="center" w:tblpY="97"/>
            <w:tblW w:w="5101" w:type="pct"/>
            <w:tblLayout w:type="fixed"/>
            <w:tblLook w:val="04A0" w:firstRow="1" w:lastRow="0" w:firstColumn="1" w:lastColumn="0" w:noHBand="0" w:noVBand="1"/>
          </w:tblPr>
        </w:tblPrChange>
      </w:tblPr>
      <w:tblGrid>
        <w:gridCol w:w="1696"/>
        <w:gridCol w:w="6594"/>
        <w:gridCol w:w="8"/>
        <w:tblGridChange w:id="506">
          <w:tblGrid>
            <w:gridCol w:w="1058"/>
            <w:gridCol w:w="235"/>
            <w:gridCol w:w="6594"/>
            <w:gridCol w:w="1838"/>
          </w:tblGrid>
        </w:tblGridChange>
      </w:tblGrid>
      <w:tr w:rsidR="00F71C70" w:rsidRPr="00F71C70" w14:paraId="524EAB6B" w14:textId="77777777" w:rsidTr="00F71C70">
        <w:trPr>
          <w:trHeight w:val="110"/>
          <w:ins w:id="507" w:author="Manuel Raul Livano Luna" w:date="2023-07-05T18:43:00Z"/>
          <w:trPrChange w:id="508" w:author="Manuel Raul Livano Luna" w:date="2023-07-05T18:45:00Z">
            <w:trPr>
              <w:gridBefore w:val="1"/>
              <w:trHeight w:val="110"/>
            </w:trPr>
          </w:trPrChange>
        </w:trPr>
        <w:tc>
          <w:tcPr>
            <w:tcW w:w="5000" w:type="pct"/>
            <w:gridSpan w:val="3"/>
            <w:shd w:val="clear" w:color="auto" w:fill="FABF8F"/>
            <w:vAlign w:val="center"/>
            <w:tcPrChange w:id="509" w:author="Manuel Raul Livano Luna" w:date="2023-07-05T18:45:00Z">
              <w:tcPr>
                <w:tcW w:w="5000" w:type="pct"/>
                <w:gridSpan w:val="3"/>
                <w:shd w:val="clear" w:color="auto" w:fill="FABF8F"/>
                <w:vAlign w:val="center"/>
              </w:tcPr>
            </w:tcPrChange>
          </w:tcPr>
          <w:p w14:paraId="44AECA03" w14:textId="77777777" w:rsidR="00F71C70" w:rsidRPr="00F71C70" w:rsidRDefault="00F71C70" w:rsidP="00F71C70">
            <w:pPr>
              <w:spacing w:after="200" w:line="276" w:lineRule="auto"/>
              <w:jc w:val="center"/>
              <w:rPr>
                <w:ins w:id="510" w:author="Manuel Raul Livano Luna" w:date="2023-07-05T18:43:00Z"/>
                <w:rFonts w:ascii="Calibri" w:hAnsi="Calibri" w:cs="Calibri"/>
                <w:i/>
                <w:iCs/>
                <w:sz w:val="22"/>
                <w:szCs w:val="22"/>
                <w:rPrChange w:id="511" w:author="Manuel Raul Livano Luna" w:date="2023-07-05T18:44:00Z">
                  <w:rPr>
                    <w:ins w:id="512" w:author="Manuel Raul Livano Luna" w:date="2023-07-05T18:43:00Z"/>
                    <w:rFonts w:ascii="Calibri" w:hAnsi="Calibri" w:cs="Calibri"/>
                    <w:sz w:val="22"/>
                    <w:szCs w:val="22"/>
                  </w:rPr>
                </w:rPrChange>
              </w:rPr>
            </w:pPr>
            <w:ins w:id="513" w:author="Manuel Raul Livano Luna" w:date="2023-07-05T18:43:00Z">
              <w:r w:rsidRPr="00F71C70">
                <w:rPr>
                  <w:rFonts w:ascii="Calibri" w:hAnsi="Calibri" w:cs="Calibri"/>
                  <w:i/>
                  <w:iCs/>
                  <w:noProof/>
                  <w:sz w:val="22"/>
                  <w:szCs w:val="22"/>
                  <w:lang w:eastAsia="es-PE"/>
                  <w:rPrChange w:id="514" w:author="Manuel Raul Livano Luna" w:date="2023-07-05T18:44:00Z">
                    <w:rPr>
                      <w:rFonts w:ascii="Calibri" w:hAnsi="Calibri" w:cs="Calibri"/>
                      <w:noProof/>
                      <w:sz w:val="22"/>
                      <w:szCs w:val="22"/>
                      <w:lang w:eastAsia="es-PE"/>
                    </w:rPr>
                  </w:rPrChange>
                </w:rPr>
                <w:t>ESPECIFICACIONES TECNICAS MINIMAS DE LAPTOPS PARA ALUMNOS</w:t>
              </w:r>
            </w:ins>
          </w:p>
        </w:tc>
      </w:tr>
      <w:tr w:rsidR="00F71C70" w:rsidRPr="00F71C70" w14:paraId="5210BFF4" w14:textId="77777777" w:rsidTr="00F71C70">
        <w:tblPrEx>
          <w:tblPrExChange w:id="515" w:author="Manuel Raul Livano Luna" w:date="2023-07-05T18:45:00Z">
            <w:tblPrEx>
              <w:tblW w:w="4642" w:type="pct"/>
            </w:tblPrEx>
          </w:tblPrExChange>
        </w:tblPrEx>
        <w:trPr>
          <w:gridAfter w:val="1"/>
          <w:wAfter w:w="5" w:type="pct"/>
          <w:trHeight w:val="110"/>
          <w:ins w:id="516" w:author="Manuel Raul Livano Luna" w:date="2023-07-05T18:43:00Z"/>
          <w:trPrChange w:id="517" w:author="Manuel Raul Livano Luna" w:date="2023-07-05T18:45:00Z">
            <w:trPr>
              <w:gridAfter w:val="1"/>
              <w:trHeight w:val="110"/>
            </w:trPr>
          </w:trPrChange>
        </w:trPr>
        <w:tc>
          <w:tcPr>
            <w:tcW w:w="1022" w:type="pct"/>
            <w:noWrap/>
            <w:vAlign w:val="center"/>
            <w:hideMark/>
            <w:tcPrChange w:id="518" w:author="Manuel Raul Livano Luna" w:date="2023-07-05T18:45:00Z">
              <w:tcPr>
                <w:tcW w:w="820" w:type="pct"/>
                <w:gridSpan w:val="2"/>
                <w:noWrap/>
                <w:vAlign w:val="center"/>
                <w:hideMark/>
              </w:tcPr>
            </w:tcPrChange>
          </w:tcPr>
          <w:p w14:paraId="14F6C5CB" w14:textId="77777777" w:rsidR="00F71C70" w:rsidRPr="00F71C70" w:rsidRDefault="00F71C70" w:rsidP="00F71C70">
            <w:pPr>
              <w:keepNext/>
              <w:keepLines/>
              <w:shd w:val="clear" w:color="auto" w:fill="FFFFFF"/>
              <w:spacing w:line="276" w:lineRule="auto"/>
              <w:jc w:val="center"/>
              <w:outlineLvl w:val="3"/>
              <w:rPr>
                <w:ins w:id="519" w:author="Manuel Raul Livano Luna" w:date="2023-07-05T18:43:00Z"/>
                <w:rFonts w:ascii="Calibri" w:hAnsi="Calibri" w:cs="Calibri"/>
                <w:i/>
                <w:iCs/>
                <w:sz w:val="22"/>
                <w:szCs w:val="22"/>
                <w:lang w:eastAsia="es-AR"/>
                <w:rPrChange w:id="520" w:author="Manuel Raul Livano Luna" w:date="2023-07-05T18:44:00Z">
                  <w:rPr>
                    <w:ins w:id="521" w:author="Manuel Raul Livano Luna" w:date="2023-07-05T18:43:00Z"/>
                    <w:rFonts w:ascii="Calibri" w:hAnsi="Calibri" w:cs="Calibri"/>
                    <w:iCs/>
                    <w:sz w:val="22"/>
                    <w:szCs w:val="22"/>
                    <w:lang w:eastAsia="es-AR"/>
                  </w:rPr>
                </w:rPrChange>
              </w:rPr>
            </w:pPr>
            <w:ins w:id="522" w:author="Manuel Raul Livano Luna" w:date="2023-07-05T18:43:00Z">
              <w:r w:rsidRPr="00F71C70">
                <w:rPr>
                  <w:rFonts w:ascii="Calibri" w:hAnsi="Calibri" w:cs="Calibri"/>
                  <w:i/>
                  <w:iCs/>
                  <w:sz w:val="22"/>
                  <w:szCs w:val="22"/>
                  <w:rPrChange w:id="523" w:author="Manuel Raul Livano Luna" w:date="2023-07-05T18:44:00Z">
                    <w:rPr>
                      <w:rFonts w:ascii="Calibri" w:hAnsi="Calibri" w:cs="Calibri"/>
                      <w:sz w:val="22"/>
                      <w:szCs w:val="22"/>
                    </w:rPr>
                  </w:rPrChange>
                </w:rPr>
                <w:t>Procesador</w:t>
              </w:r>
            </w:ins>
          </w:p>
        </w:tc>
        <w:tc>
          <w:tcPr>
            <w:tcW w:w="3973" w:type="pct"/>
            <w:noWrap/>
            <w:vAlign w:val="center"/>
            <w:hideMark/>
            <w:tcPrChange w:id="524" w:author="Manuel Raul Livano Luna" w:date="2023-07-05T18:45:00Z">
              <w:tcPr>
                <w:tcW w:w="4180" w:type="pct"/>
                <w:noWrap/>
                <w:vAlign w:val="center"/>
                <w:hideMark/>
              </w:tcPr>
            </w:tcPrChange>
          </w:tcPr>
          <w:p w14:paraId="5A0EBC5C" w14:textId="77777777" w:rsidR="00F71C70" w:rsidRPr="00F71C70" w:rsidRDefault="00F71C70" w:rsidP="00F71C70">
            <w:pPr>
              <w:numPr>
                <w:ilvl w:val="0"/>
                <w:numId w:val="18"/>
              </w:numPr>
              <w:shd w:val="clear" w:color="auto" w:fill="FFFFFF"/>
              <w:spacing w:after="200" w:line="276" w:lineRule="auto"/>
              <w:contextualSpacing/>
              <w:jc w:val="both"/>
              <w:rPr>
                <w:ins w:id="525" w:author="Manuel Raul Livano Luna" w:date="2023-07-05T18:43:00Z"/>
                <w:rFonts w:ascii="Calibri" w:hAnsi="Calibri" w:cs="Calibri"/>
                <w:i/>
                <w:iCs/>
                <w:sz w:val="22"/>
                <w:szCs w:val="22"/>
                <w:rPrChange w:id="526" w:author="Manuel Raul Livano Luna" w:date="2023-07-05T18:44:00Z">
                  <w:rPr>
                    <w:ins w:id="527" w:author="Manuel Raul Livano Luna" w:date="2023-07-05T18:43:00Z"/>
                    <w:rFonts w:ascii="Calibri" w:hAnsi="Calibri" w:cs="Calibri"/>
                    <w:sz w:val="22"/>
                    <w:szCs w:val="22"/>
                  </w:rPr>
                </w:rPrChange>
              </w:rPr>
            </w:pPr>
            <w:ins w:id="528" w:author="Manuel Raul Livano Luna" w:date="2023-07-05T18:43:00Z">
              <w:r w:rsidRPr="00F71C70">
                <w:rPr>
                  <w:rFonts w:ascii="Calibri" w:hAnsi="Calibri" w:cs="Calibri"/>
                  <w:i/>
                  <w:iCs/>
                  <w:sz w:val="22"/>
                  <w:szCs w:val="22"/>
                  <w:rPrChange w:id="529" w:author="Manuel Raul Livano Luna" w:date="2023-07-05T18:44:00Z">
                    <w:rPr>
                      <w:rFonts w:ascii="Calibri" w:hAnsi="Calibri" w:cs="Calibri"/>
                      <w:sz w:val="22"/>
                      <w:szCs w:val="22"/>
                    </w:rPr>
                  </w:rPrChange>
                </w:rPr>
                <w:t>Intel Core i3 (Dos Núcleos físicos) / 04 subprocesos (octava generación)</w:t>
              </w:r>
            </w:ins>
          </w:p>
          <w:p w14:paraId="025D02EF" w14:textId="77777777" w:rsidR="00F71C70" w:rsidRPr="00F71C70" w:rsidRDefault="00F71C70" w:rsidP="00F71C70">
            <w:pPr>
              <w:numPr>
                <w:ilvl w:val="0"/>
                <w:numId w:val="18"/>
              </w:numPr>
              <w:shd w:val="clear" w:color="auto" w:fill="FFFFFF"/>
              <w:spacing w:after="200" w:line="276" w:lineRule="auto"/>
              <w:contextualSpacing/>
              <w:jc w:val="both"/>
              <w:rPr>
                <w:ins w:id="530" w:author="Manuel Raul Livano Luna" w:date="2023-07-05T18:43:00Z"/>
                <w:rFonts w:ascii="Calibri" w:hAnsi="Calibri" w:cs="Calibri"/>
                <w:i/>
                <w:iCs/>
                <w:sz w:val="22"/>
                <w:szCs w:val="22"/>
                <w:rPrChange w:id="531" w:author="Manuel Raul Livano Luna" w:date="2023-07-05T18:44:00Z">
                  <w:rPr>
                    <w:ins w:id="532" w:author="Manuel Raul Livano Luna" w:date="2023-07-05T18:43:00Z"/>
                    <w:rFonts w:ascii="Calibri" w:hAnsi="Calibri" w:cs="Calibri"/>
                    <w:sz w:val="22"/>
                    <w:szCs w:val="22"/>
                  </w:rPr>
                </w:rPrChange>
              </w:rPr>
            </w:pPr>
            <w:ins w:id="533" w:author="Manuel Raul Livano Luna" w:date="2023-07-05T18:43:00Z">
              <w:r w:rsidRPr="00F71C70">
                <w:rPr>
                  <w:rFonts w:ascii="Calibri" w:hAnsi="Calibri" w:cs="Calibri"/>
                  <w:i/>
                  <w:iCs/>
                  <w:sz w:val="22"/>
                  <w:szCs w:val="22"/>
                  <w:rPrChange w:id="534" w:author="Manuel Raul Livano Luna" w:date="2023-07-05T18:44:00Z">
                    <w:rPr>
                      <w:rFonts w:ascii="Calibri" w:hAnsi="Calibri" w:cs="Calibri"/>
                      <w:sz w:val="22"/>
                      <w:szCs w:val="22"/>
                    </w:rPr>
                  </w:rPrChange>
                </w:rPr>
                <w:lastRenderedPageBreak/>
                <w:t xml:space="preserve">Escala de integración: 14 nm </w:t>
              </w:r>
            </w:ins>
          </w:p>
          <w:p w14:paraId="45463D07" w14:textId="77777777" w:rsidR="00F71C70" w:rsidRPr="00F71C70" w:rsidRDefault="00F71C70" w:rsidP="00F71C70">
            <w:pPr>
              <w:numPr>
                <w:ilvl w:val="0"/>
                <w:numId w:val="18"/>
              </w:numPr>
              <w:shd w:val="clear" w:color="auto" w:fill="FFFFFF"/>
              <w:spacing w:after="200" w:line="276" w:lineRule="auto"/>
              <w:contextualSpacing/>
              <w:jc w:val="both"/>
              <w:rPr>
                <w:ins w:id="535" w:author="Manuel Raul Livano Luna" w:date="2023-07-05T18:43:00Z"/>
                <w:rFonts w:ascii="Calibri" w:hAnsi="Calibri" w:cs="Calibri"/>
                <w:i/>
                <w:iCs/>
                <w:sz w:val="22"/>
                <w:szCs w:val="22"/>
                <w:rPrChange w:id="536" w:author="Manuel Raul Livano Luna" w:date="2023-07-05T18:44:00Z">
                  <w:rPr>
                    <w:ins w:id="537" w:author="Manuel Raul Livano Luna" w:date="2023-07-05T18:43:00Z"/>
                    <w:rFonts w:ascii="Calibri" w:hAnsi="Calibri" w:cs="Calibri"/>
                    <w:sz w:val="22"/>
                    <w:szCs w:val="22"/>
                  </w:rPr>
                </w:rPrChange>
              </w:rPr>
            </w:pPr>
            <w:ins w:id="538" w:author="Manuel Raul Livano Luna" w:date="2023-07-05T18:43:00Z">
              <w:r w:rsidRPr="00F71C70">
                <w:rPr>
                  <w:rFonts w:ascii="Calibri" w:hAnsi="Calibri" w:cs="Calibri"/>
                  <w:i/>
                  <w:iCs/>
                  <w:sz w:val="22"/>
                  <w:szCs w:val="22"/>
                  <w:rPrChange w:id="539" w:author="Manuel Raul Livano Luna" w:date="2023-07-05T18:44:00Z">
                    <w:rPr>
                      <w:rFonts w:ascii="Calibri" w:hAnsi="Calibri" w:cs="Calibri"/>
                      <w:sz w:val="22"/>
                      <w:szCs w:val="22"/>
                    </w:rPr>
                  </w:rPrChange>
                </w:rPr>
                <w:t xml:space="preserve">Frecuencia de reloj: 3.9 0 GHz / 2.4 GHz </w:t>
              </w:r>
            </w:ins>
          </w:p>
          <w:p w14:paraId="32A003D9" w14:textId="77777777" w:rsidR="00F71C70" w:rsidRPr="00F71C70" w:rsidRDefault="00F71C70" w:rsidP="00F71C70">
            <w:pPr>
              <w:numPr>
                <w:ilvl w:val="0"/>
                <w:numId w:val="18"/>
              </w:numPr>
              <w:shd w:val="clear" w:color="auto" w:fill="FFFFFF"/>
              <w:spacing w:after="200" w:line="276" w:lineRule="auto"/>
              <w:contextualSpacing/>
              <w:jc w:val="both"/>
              <w:rPr>
                <w:ins w:id="540" w:author="Manuel Raul Livano Luna" w:date="2023-07-05T18:43:00Z"/>
                <w:rFonts w:ascii="Calibri" w:hAnsi="Calibri" w:cs="Calibri"/>
                <w:i/>
                <w:iCs/>
                <w:sz w:val="22"/>
                <w:szCs w:val="22"/>
                <w:rPrChange w:id="541" w:author="Manuel Raul Livano Luna" w:date="2023-07-05T18:44:00Z">
                  <w:rPr>
                    <w:ins w:id="542" w:author="Manuel Raul Livano Luna" w:date="2023-07-05T18:43:00Z"/>
                    <w:rFonts w:ascii="Calibri" w:hAnsi="Calibri" w:cs="Calibri"/>
                    <w:sz w:val="22"/>
                    <w:szCs w:val="22"/>
                  </w:rPr>
                </w:rPrChange>
              </w:rPr>
            </w:pPr>
            <w:ins w:id="543" w:author="Manuel Raul Livano Luna" w:date="2023-07-05T18:43:00Z">
              <w:r w:rsidRPr="00F71C70">
                <w:rPr>
                  <w:rFonts w:ascii="Calibri" w:hAnsi="Calibri" w:cs="Calibri"/>
                  <w:i/>
                  <w:iCs/>
                  <w:sz w:val="22"/>
                  <w:szCs w:val="22"/>
                  <w:rPrChange w:id="544" w:author="Manuel Raul Livano Luna" w:date="2023-07-05T18:44:00Z">
                    <w:rPr>
                      <w:rFonts w:ascii="Calibri" w:hAnsi="Calibri" w:cs="Calibri"/>
                      <w:sz w:val="22"/>
                      <w:szCs w:val="22"/>
                    </w:rPr>
                  </w:rPrChange>
                </w:rPr>
                <w:t xml:space="preserve">Memoria cache: 3 MB </w:t>
              </w:r>
            </w:ins>
          </w:p>
          <w:p w14:paraId="3FC05F31" w14:textId="77777777" w:rsidR="00F71C70" w:rsidRPr="00F71C70" w:rsidRDefault="00F71C70" w:rsidP="00F71C70">
            <w:pPr>
              <w:numPr>
                <w:ilvl w:val="0"/>
                <w:numId w:val="18"/>
              </w:numPr>
              <w:shd w:val="clear" w:color="auto" w:fill="FFFFFF"/>
              <w:spacing w:after="200" w:line="276" w:lineRule="auto"/>
              <w:contextualSpacing/>
              <w:jc w:val="both"/>
              <w:rPr>
                <w:ins w:id="545" w:author="Manuel Raul Livano Luna" w:date="2023-07-05T18:43:00Z"/>
                <w:rFonts w:ascii="Calibri" w:hAnsi="Calibri" w:cs="Calibri"/>
                <w:i/>
                <w:iCs/>
                <w:sz w:val="22"/>
                <w:szCs w:val="22"/>
                <w:rPrChange w:id="546" w:author="Manuel Raul Livano Luna" w:date="2023-07-05T18:44:00Z">
                  <w:rPr>
                    <w:ins w:id="547" w:author="Manuel Raul Livano Luna" w:date="2023-07-05T18:43:00Z"/>
                    <w:rFonts w:ascii="Calibri" w:hAnsi="Calibri" w:cs="Calibri"/>
                    <w:sz w:val="22"/>
                    <w:szCs w:val="22"/>
                  </w:rPr>
                </w:rPrChange>
              </w:rPr>
            </w:pPr>
            <w:ins w:id="548" w:author="Manuel Raul Livano Luna" w:date="2023-07-05T18:43:00Z">
              <w:r w:rsidRPr="00F71C70">
                <w:rPr>
                  <w:rFonts w:ascii="Calibri" w:hAnsi="Calibri" w:cs="Calibri"/>
                  <w:i/>
                  <w:iCs/>
                  <w:sz w:val="22"/>
                  <w:szCs w:val="22"/>
                  <w:rPrChange w:id="549" w:author="Manuel Raul Livano Luna" w:date="2023-07-05T18:44:00Z">
                    <w:rPr>
                      <w:rFonts w:ascii="Calibri" w:hAnsi="Calibri" w:cs="Calibri"/>
                      <w:sz w:val="22"/>
                      <w:szCs w:val="22"/>
                    </w:rPr>
                  </w:rPrChange>
                </w:rPr>
                <w:t>Arquitectura: 64 bits</w:t>
              </w:r>
            </w:ins>
          </w:p>
        </w:tc>
      </w:tr>
      <w:tr w:rsidR="00F71C70" w:rsidRPr="00F71C70" w14:paraId="02D0316D" w14:textId="77777777" w:rsidTr="00F71C70">
        <w:tblPrEx>
          <w:tblPrExChange w:id="550" w:author="Manuel Raul Livano Luna" w:date="2023-07-05T18:45:00Z">
            <w:tblPrEx>
              <w:tblW w:w="4642" w:type="pct"/>
            </w:tblPrEx>
          </w:tblPrExChange>
        </w:tblPrEx>
        <w:trPr>
          <w:gridAfter w:val="1"/>
          <w:wAfter w:w="5" w:type="pct"/>
          <w:trHeight w:val="110"/>
          <w:ins w:id="551" w:author="Manuel Raul Livano Luna" w:date="2023-07-05T18:43:00Z"/>
          <w:trPrChange w:id="552" w:author="Manuel Raul Livano Luna" w:date="2023-07-05T18:45:00Z">
            <w:trPr>
              <w:gridAfter w:val="1"/>
              <w:trHeight w:val="110"/>
            </w:trPr>
          </w:trPrChange>
        </w:trPr>
        <w:tc>
          <w:tcPr>
            <w:tcW w:w="1022" w:type="pct"/>
            <w:noWrap/>
            <w:vAlign w:val="center"/>
            <w:hideMark/>
            <w:tcPrChange w:id="553" w:author="Manuel Raul Livano Luna" w:date="2023-07-05T18:45:00Z">
              <w:tcPr>
                <w:tcW w:w="820" w:type="pct"/>
                <w:gridSpan w:val="2"/>
                <w:noWrap/>
                <w:vAlign w:val="center"/>
                <w:hideMark/>
              </w:tcPr>
            </w:tcPrChange>
          </w:tcPr>
          <w:p w14:paraId="67A0D5B8" w14:textId="77777777" w:rsidR="00F71C70" w:rsidRPr="00F71C70" w:rsidRDefault="00F71C70" w:rsidP="00F71C70">
            <w:pPr>
              <w:keepNext/>
              <w:keepLines/>
              <w:shd w:val="clear" w:color="auto" w:fill="FFFFFF"/>
              <w:spacing w:line="276" w:lineRule="auto"/>
              <w:jc w:val="center"/>
              <w:outlineLvl w:val="3"/>
              <w:rPr>
                <w:ins w:id="554" w:author="Manuel Raul Livano Luna" w:date="2023-07-05T18:43:00Z"/>
                <w:rFonts w:ascii="Calibri" w:hAnsi="Calibri" w:cs="Calibri"/>
                <w:i/>
                <w:iCs/>
                <w:sz w:val="22"/>
                <w:szCs w:val="22"/>
                <w:lang w:eastAsia="es-AR"/>
              </w:rPr>
            </w:pPr>
            <w:ins w:id="555" w:author="Manuel Raul Livano Luna" w:date="2023-07-05T18:43:00Z">
              <w:r w:rsidRPr="00F71C70">
                <w:rPr>
                  <w:rFonts w:ascii="Calibri" w:hAnsi="Calibri" w:cs="Calibri"/>
                  <w:i/>
                  <w:iCs/>
                  <w:sz w:val="22"/>
                  <w:szCs w:val="22"/>
                  <w:rPrChange w:id="556" w:author="Manuel Raul Livano Luna" w:date="2023-07-05T18:44:00Z">
                    <w:rPr>
                      <w:rFonts w:ascii="Calibri" w:hAnsi="Calibri" w:cs="Calibri"/>
                      <w:sz w:val="22"/>
                      <w:szCs w:val="22"/>
                    </w:rPr>
                  </w:rPrChange>
                </w:rPr>
                <w:lastRenderedPageBreak/>
                <w:t>Memoria RAM</w:t>
              </w:r>
            </w:ins>
          </w:p>
        </w:tc>
        <w:tc>
          <w:tcPr>
            <w:tcW w:w="3973" w:type="pct"/>
            <w:noWrap/>
            <w:vAlign w:val="center"/>
            <w:hideMark/>
            <w:tcPrChange w:id="557" w:author="Manuel Raul Livano Luna" w:date="2023-07-05T18:45:00Z">
              <w:tcPr>
                <w:tcW w:w="4180" w:type="pct"/>
                <w:noWrap/>
                <w:vAlign w:val="center"/>
                <w:hideMark/>
              </w:tcPr>
            </w:tcPrChange>
          </w:tcPr>
          <w:p w14:paraId="2033EB22" w14:textId="77777777" w:rsidR="00F71C70" w:rsidRPr="00F71C70" w:rsidRDefault="00F71C70" w:rsidP="00F71C70">
            <w:pPr>
              <w:numPr>
                <w:ilvl w:val="0"/>
                <w:numId w:val="19"/>
              </w:numPr>
              <w:shd w:val="clear" w:color="auto" w:fill="FFFFFF"/>
              <w:spacing w:after="200" w:line="276" w:lineRule="auto"/>
              <w:contextualSpacing/>
              <w:jc w:val="both"/>
              <w:rPr>
                <w:ins w:id="558" w:author="Manuel Raul Livano Luna" w:date="2023-07-05T18:43:00Z"/>
                <w:rFonts w:ascii="Calibri" w:hAnsi="Calibri" w:cs="Calibri"/>
                <w:i/>
                <w:iCs/>
                <w:sz w:val="22"/>
                <w:szCs w:val="22"/>
                <w:rPrChange w:id="559" w:author="Manuel Raul Livano Luna" w:date="2023-07-05T18:44:00Z">
                  <w:rPr>
                    <w:ins w:id="560" w:author="Manuel Raul Livano Luna" w:date="2023-07-05T18:43:00Z"/>
                    <w:rFonts w:ascii="Calibri" w:hAnsi="Calibri" w:cs="Calibri"/>
                    <w:sz w:val="22"/>
                    <w:szCs w:val="22"/>
                  </w:rPr>
                </w:rPrChange>
              </w:rPr>
            </w:pPr>
            <w:ins w:id="561" w:author="Manuel Raul Livano Luna" w:date="2023-07-05T18:43:00Z">
              <w:r w:rsidRPr="00F71C70">
                <w:rPr>
                  <w:rFonts w:ascii="Calibri" w:hAnsi="Calibri" w:cs="Calibri"/>
                  <w:i/>
                  <w:iCs/>
                  <w:sz w:val="22"/>
                  <w:szCs w:val="22"/>
                  <w:rPrChange w:id="562" w:author="Manuel Raul Livano Luna" w:date="2023-07-05T18:44:00Z">
                    <w:rPr>
                      <w:rFonts w:ascii="Calibri" w:hAnsi="Calibri" w:cs="Calibri"/>
                      <w:sz w:val="22"/>
                      <w:szCs w:val="22"/>
                    </w:rPr>
                  </w:rPrChange>
                </w:rPr>
                <w:t>04 GB DDR3L 1600 MHz ( DDR4)</w:t>
              </w:r>
            </w:ins>
          </w:p>
        </w:tc>
      </w:tr>
      <w:tr w:rsidR="00F71C70" w:rsidRPr="00F71C70" w14:paraId="64AB5A93" w14:textId="77777777" w:rsidTr="00F71C70">
        <w:tblPrEx>
          <w:tblPrExChange w:id="563" w:author="Manuel Raul Livano Luna" w:date="2023-07-05T18:45:00Z">
            <w:tblPrEx>
              <w:tblW w:w="4642" w:type="pct"/>
            </w:tblPrEx>
          </w:tblPrExChange>
        </w:tblPrEx>
        <w:trPr>
          <w:gridAfter w:val="1"/>
          <w:wAfter w:w="5" w:type="pct"/>
          <w:trHeight w:val="110"/>
          <w:ins w:id="564" w:author="Manuel Raul Livano Luna" w:date="2023-07-05T18:43:00Z"/>
          <w:trPrChange w:id="565" w:author="Manuel Raul Livano Luna" w:date="2023-07-05T18:45:00Z">
            <w:trPr>
              <w:gridAfter w:val="1"/>
              <w:trHeight w:val="110"/>
            </w:trPr>
          </w:trPrChange>
        </w:trPr>
        <w:tc>
          <w:tcPr>
            <w:tcW w:w="1022" w:type="pct"/>
            <w:noWrap/>
            <w:vAlign w:val="center"/>
            <w:tcPrChange w:id="566" w:author="Manuel Raul Livano Luna" w:date="2023-07-05T18:45:00Z">
              <w:tcPr>
                <w:tcW w:w="820" w:type="pct"/>
                <w:gridSpan w:val="2"/>
                <w:noWrap/>
                <w:vAlign w:val="center"/>
              </w:tcPr>
            </w:tcPrChange>
          </w:tcPr>
          <w:p w14:paraId="0804CD4F" w14:textId="77777777" w:rsidR="00F71C70" w:rsidRPr="00F71C70" w:rsidRDefault="00F71C70" w:rsidP="00F71C70">
            <w:pPr>
              <w:keepNext/>
              <w:keepLines/>
              <w:shd w:val="clear" w:color="auto" w:fill="FFFFFF"/>
              <w:spacing w:line="276" w:lineRule="auto"/>
              <w:jc w:val="center"/>
              <w:outlineLvl w:val="3"/>
              <w:rPr>
                <w:ins w:id="567" w:author="Manuel Raul Livano Luna" w:date="2023-07-05T18:43:00Z"/>
                <w:rFonts w:ascii="Calibri" w:hAnsi="Calibri" w:cs="Calibri"/>
                <w:i/>
                <w:iCs/>
                <w:sz w:val="22"/>
                <w:szCs w:val="22"/>
                <w:rPrChange w:id="568" w:author="Manuel Raul Livano Luna" w:date="2023-07-05T18:44:00Z">
                  <w:rPr>
                    <w:ins w:id="569" w:author="Manuel Raul Livano Luna" w:date="2023-07-05T18:43:00Z"/>
                    <w:rFonts w:ascii="Calibri" w:hAnsi="Calibri" w:cs="Calibri"/>
                    <w:sz w:val="22"/>
                    <w:szCs w:val="22"/>
                  </w:rPr>
                </w:rPrChange>
              </w:rPr>
            </w:pPr>
            <w:ins w:id="570" w:author="Manuel Raul Livano Luna" w:date="2023-07-05T18:43:00Z">
              <w:r w:rsidRPr="00F71C70">
                <w:rPr>
                  <w:rFonts w:ascii="Calibri" w:hAnsi="Calibri" w:cs="Calibri"/>
                  <w:i/>
                  <w:iCs/>
                  <w:sz w:val="22"/>
                  <w:szCs w:val="22"/>
                  <w:rPrChange w:id="571" w:author="Manuel Raul Livano Luna" w:date="2023-07-05T18:44:00Z">
                    <w:rPr>
                      <w:rFonts w:ascii="Calibri" w:hAnsi="Calibri" w:cs="Calibri"/>
                      <w:sz w:val="22"/>
                      <w:szCs w:val="22"/>
                    </w:rPr>
                  </w:rPrChange>
                </w:rPr>
                <w:t>Almacenamiento</w:t>
              </w:r>
            </w:ins>
          </w:p>
        </w:tc>
        <w:tc>
          <w:tcPr>
            <w:tcW w:w="3973" w:type="pct"/>
            <w:noWrap/>
            <w:vAlign w:val="center"/>
            <w:tcPrChange w:id="572" w:author="Manuel Raul Livano Luna" w:date="2023-07-05T18:45:00Z">
              <w:tcPr>
                <w:tcW w:w="4180" w:type="pct"/>
                <w:noWrap/>
                <w:vAlign w:val="center"/>
              </w:tcPr>
            </w:tcPrChange>
          </w:tcPr>
          <w:p w14:paraId="3B4517B5" w14:textId="77777777" w:rsidR="00F71C70" w:rsidRPr="00F71C70" w:rsidRDefault="00F71C70" w:rsidP="00F71C70">
            <w:pPr>
              <w:numPr>
                <w:ilvl w:val="0"/>
                <w:numId w:val="19"/>
              </w:numPr>
              <w:shd w:val="clear" w:color="auto" w:fill="FFFFFF"/>
              <w:spacing w:after="200" w:line="276" w:lineRule="auto"/>
              <w:contextualSpacing/>
              <w:jc w:val="both"/>
              <w:rPr>
                <w:ins w:id="573" w:author="Manuel Raul Livano Luna" w:date="2023-07-05T18:43:00Z"/>
                <w:rFonts w:ascii="Calibri" w:hAnsi="Calibri" w:cs="Calibri"/>
                <w:i/>
                <w:iCs/>
                <w:sz w:val="22"/>
                <w:szCs w:val="22"/>
                <w:rPrChange w:id="574" w:author="Manuel Raul Livano Luna" w:date="2023-07-05T18:44:00Z">
                  <w:rPr>
                    <w:ins w:id="575" w:author="Manuel Raul Livano Luna" w:date="2023-07-05T18:43:00Z"/>
                    <w:rFonts w:ascii="Calibri" w:hAnsi="Calibri" w:cs="Calibri"/>
                    <w:sz w:val="22"/>
                    <w:szCs w:val="22"/>
                  </w:rPr>
                </w:rPrChange>
              </w:rPr>
            </w:pPr>
            <w:ins w:id="576" w:author="Manuel Raul Livano Luna" w:date="2023-07-05T18:43:00Z">
              <w:r w:rsidRPr="00F71C70">
                <w:rPr>
                  <w:rFonts w:ascii="Calibri" w:hAnsi="Calibri" w:cs="Calibri"/>
                  <w:i/>
                  <w:iCs/>
                  <w:sz w:val="22"/>
                  <w:szCs w:val="22"/>
                  <w:rPrChange w:id="577" w:author="Manuel Raul Livano Luna" w:date="2023-07-05T18:44:00Z">
                    <w:rPr>
                      <w:rFonts w:ascii="Calibri" w:hAnsi="Calibri" w:cs="Calibri"/>
                      <w:sz w:val="22"/>
                      <w:szCs w:val="22"/>
                    </w:rPr>
                  </w:rPrChange>
                </w:rPr>
                <w:t>Disco Duro SATA de 500 GB, 5400 rpm. con sistema de protección de caídas</w:t>
              </w:r>
            </w:ins>
          </w:p>
        </w:tc>
      </w:tr>
      <w:tr w:rsidR="00F71C70" w:rsidRPr="00F71C70" w14:paraId="4DD4B51D" w14:textId="77777777" w:rsidTr="00F71C70">
        <w:tblPrEx>
          <w:tblPrExChange w:id="578" w:author="Manuel Raul Livano Luna" w:date="2023-07-05T18:45:00Z">
            <w:tblPrEx>
              <w:tblW w:w="4642" w:type="pct"/>
            </w:tblPrEx>
          </w:tblPrExChange>
        </w:tblPrEx>
        <w:trPr>
          <w:gridAfter w:val="1"/>
          <w:wAfter w:w="5" w:type="pct"/>
          <w:trHeight w:val="110"/>
          <w:ins w:id="579" w:author="Manuel Raul Livano Luna" w:date="2023-07-05T18:43:00Z"/>
          <w:trPrChange w:id="580" w:author="Manuel Raul Livano Luna" w:date="2023-07-05T18:45:00Z">
            <w:trPr>
              <w:gridAfter w:val="1"/>
              <w:trHeight w:val="110"/>
            </w:trPr>
          </w:trPrChange>
        </w:trPr>
        <w:tc>
          <w:tcPr>
            <w:tcW w:w="1022" w:type="pct"/>
            <w:vAlign w:val="center"/>
            <w:hideMark/>
            <w:tcPrChange w:id="581" w:author="Manuel Raul Livano Luna" w:date="2023-07-05T18:45:00Z">
              <w:tcPr>
                <w:tcW w:w="820" w:type="pct"/>
                <w:gridSpan w:val="2"/>
                <w:vAlign w:val="center"/>
                <w:hideMark/>
              </w:tcPr>
            </w:tcPrChange>
          </w:tcPr>
          <w:p w14:paraId="1CBEB689" w14:textId="77777777" w:rsidR="00F71C70" w:rsidRPr="00F71C70" w:rsidRDefault="00F71C70" w:rsidP="00F71C70">
            <w:pPr>
              <w:spacing w:after="200" w:line="276" w:lineRule="auto"/>
              <w:jc w:val="center"/>
              <w:rPr>
                <w:ins w:id="582" w:author="Manuel Raul Livano Luna" w:date="2023-07-05T18:43:00Z"/>
                <w:rFonts w:ascii="Calibri" w:hAnsi="Calibri" w:cs="Calibri"/>
                <w:i/>
                <w:iCs/>
                <w:sz w:val="22"/>
                <w:szCs w:val="22"/>
                <w:rPrChange w:id="583" w:author="Manuel Raul Livano Luna" w:date="2023-07-05T18:44:00Z">
                  <w:rPr>
                    <w:ins w:id="584" w:author="Manuel Raul Livano Luna" w:date="2023-07-05T18:43:00Z"/>
                    <w:rFonts w:ascii="Calibri" w:hAnsi="Calibri" w:cs="Calibri"/>
                    <w:sz w:val="22"/>
                    <w:szCs w:val="22"/>
                  </w:rPr>
                </w:rPrChange>
              </w:rPr>
            </w:pPr>
            <w:ins w:id="585" w:author="Manuel Raul Livano Luna" w:date="2023-07-05T18:43:00Z">
              <w:r w:rsidRPr="00F71C70">
                <w:rPr>
                  <w:rFonts w:ascii="Calibri" w:hAnsi="Calibri" w:cs="Calibri"/>
                  <w:i/>
                  <w:iCs/>
                  <w:sz w:val="22"/>
                  <w:szCs w:val="22"/>
                  <w:rPrChange w:id="586" w:author="Manuel Raul Livano Luna" w:date="2023-07-05T18:44:00Z">
                    <w:rPr>
                      <w:rFonts w:ascii="Calibri" w:hAnsi="Calibri" w:cs="Calibri"/>
                      <w:sz w:val="22"/>
                      <w:szCs w:val="22"/>
                    </w:rPr>
                  </w:rPrChange>
                </w:rPr>
                <w:t xml:space="preserve">Pantalla </w:t>
              </w:r>
            </w:ins>
          </w:p>
        </w:tc>
        <w:tc>
          <w:tcPr>
            <w:tcW w:w="3973" w:type="pct"/>
            <w:noWrap/>
            <w:vAlign w:val="center"/>
            <w:tcPrChange w:id="587" w:author="Manuel Raul Livano Luna" w:date="2023-07-05T18:45:00Z">
              <w:tcPr>
                <w:tcW w:w="4180" w:type="pct"/>
                <w:noWrap/>
                <w:vAlign w:val="center"/>
              </w:tcPr>
            </w:tcPrChange>
          </w:tcPr>
          <w:p w14:paraId="5B6D6648" w14:textId="77777777" w:rsidR="00F71C70" w:rsidRPr="00F71C70" w:rsidRDefault="00F71C70" w:rsidP="00F71C70">
            <w:pPr>
              <w:numPr>
                <w:ilvl w:val="0"/>
                <w:numId w:val="19"/>
              </w:numPr>
              <w:shd w:val="clear" w:color="auto" w:fill="FFFFFF"/>
              <w:spacing w:after="200" w:line="276" w:lineRule="auto"/>
              <w:contextualSpacing/>
              <w:jc w:val="both"/>
              <w:rPr>
                <w:ins w:id="588" w:author="Manuel Raul Livano Luna" w:date="2023-07-05T18:43:00Z"/>
                <w:rFonts w:ascii="Calibri" w:hAnsi="Calibri" w:cs="Calibri"/>
                <w:i/>
                <w:iCs/>
                <w:sz w:val="22"/>
                <w:szCs w:val="22"/>
                <w:rPrChange w:id="589" w:author="Manuel Raul Livano Luna" w:date="2023-07-05T18:44:00Z">
                  <w:rPr>
                    <w:ins w:id="590" w:author="Manuel Raul Livano Luna" w:date="2023-07-05T18:43:00Z"/>
                    <w:rFonts w:ascii="Calibri" w:hAnsi="Calibri" w:cs="Calibri"/>
                    <w:sz w:val="22"/>
                    <w:szCs w:val="22"/>
                  </w:rPr>
                </w:rPrChange>
              </w:rPr>
            </w:pPr>
            <w:ins w:id="591" w:author="Manuel Raul Livano Luna" w:date="2023-07-05T18:43:00Z">
              <w:r w:rsidRPr="00F71C70">
                <w:rPr>
                  <w:rFonts w:ascii="Calibri" w:hAnsi="Calibri" w:cs="Calibri"/>
                  <w:i/>
                  <w:iCs/>
                  <w:sz w:val="22"/>
                  <w:szCs w:val="22"/>
                  <w:rPrChange w:id="592" w:author="Manuel Raul Livano Luna" w:date="2023-07-05T18:44:00Z">
                    <w:rPr>
                      <w:rFonts w:ascii="Calibri" w:hAnsi="Calibri" w:cs="Calibri"/>
                      <w:sz w:val="22"/>
                      <w:szCs w:val="22"/>
                    </w:rPr>
                  </w:rPrChange>
                </w:rPr>
                <w:t xml:space="preserve">Pantalla 14.1", IPS LCD a color  </w:t>
              </w:r>
            </w:ins>
          </w:p>
          <w:p w14:paraId="0EF9C10F" w14:textId="77777777" w:rsidR="00F71C70" w:rsidRPr="00F71C70" w:rsidRDefault="00F71C70" w:rsidP="00F71C70">
            <w:pPr>
              <w:numPr>
                <w:ilvl w:val="0"/>
                <w:numId w:val="19"/>
              </w:numPr>
              <w:shd w:val="clear" w:color="auto" w:fill="FFFFFF"/>
              <w:spacing w:after="200" w:line="276" w:lineRule="auto"/>
              <w:contextualSpacing/>
              <w:jc w:val="both"/>
              <w:rPr>
                <w:ins w:id="593" w:author="Manuel Raul Livano Luna" w:date="2023-07-05T18:43:00Z"/>
                <w:rFonts w:ascii="Calibri" w:hAnsi="Calibri" w:cs="Calibri"/>
                <w:i/>
                <w:iCs/>
                <w:sz w:val="22"/>
                <w:szCs w:val="22"/>
                <w:rPrChange w:id="594" w:author="Manuel Raul Livano Luna" w:date="2023-07-05T18:44:00Z">
                  <w:rPr>
                    <w:ins w:id="595" w:author="Manuel Raul Livano Luna" w:date="2023-07-05T18:43:00Z"/>
                    <w:rFonts w:ascii="Calibri" w:hAnsi="Calibri" w:cs="Calibri"/>
                    <w:sz w:val="22"/>
                    <w:szCs w:val="22"/>
                  </w:rPr>
                </w:rPrChange>
              </w:rPr>
            </w:pPr>
            <w:ins w:id="596" w:author="Manuel Raul Livano Luna" w:date="2023-07-05T18:43:00Z">
              <w:r w:rsidRPr="00F71C70">
                <w:rPr>
                  <w:rFonts w:ascii="Calibri" w:hAnsi="Calibri" w:cs="Calibri"/>
                  <w:i/>
                  <w:iCs/>
                  <w:sz w:val="22"/>
                  <w:szCs w:val="22"/>
                  <w:rPrChange w:id="597" w:author="Manuel Raul Livano Luna" w:date="2023-07-05T18:44:00Z">
                    <w:rPr>
                      <w:rFonts w:ascii="Calibri" w:hAnsi="Calibri" w:cs="Calibri"/>
                      <w:sz w:val="22"/>
                      <w:szCs w:val="22"/>
                    </w:rPr>
                  </w:rPrChange>
                </w:rPr>
                <w:t xml:space="preserve">Resolución nativa de 1,366 x 768 pixeles,  </w:t>
              </w:r>
            </w:ins>
          </w:p>
          <w:p w14:paraId="1E701B51" w14:textId="77777777" w:rsidR="00F71C70" w:rsidRPr="00F71C70" w:rsidRDefault="00F71C70" w:rsidP="00F71C70">
            <w:pPr>
              <w:numPr>
                <w:ilvl w:val="0"/>
                <w:numId w:val="19"/>
              </w:numPr>
              <w:shd w:val="clear" w:color="auto" w:fill="FFFFFF"/>
              <w:spacing w:after="200" w:line="276" w:lineRule="auto"/>
              <w:contextualSpacing/>
              <w:jc w:val="both"/>
              <w:rPr>
                <w:ins w:id="598" w:author="Manuel Raul Livano Luna" w:date="2023-07-05T18:43:00Z"/>
                <w:rFonts w:ascii="Calibri" w:hAnsi="Calibri" w:cs="Calibri"/>
                <w:i/>
                <w:iCs/>
                <w:sz w:val="22"/>
                <w:szCs w:val="22"/>
                <w:rPrChange w:id="599" w:author="Manuel Raul Livano Luna" w:date="2023-07-05T18:44:00Z">
                  <w:rPr>
                    <w:ins w:id="600" w:author="Manuel Raul Livano Luna" w:date="2023-07-05T18:43:00Z"/>
                    <w:rFonts w:ascii="Calibri" w:hAnsi="Calibri" w:cs="Calibri"/>
                    <w:sz w:val="22"/>
                    <w:szCs w:val="22"/>
                  </w:rPr>
                </w:rPrChange>
              </w:rPr>
            </w:pPr>
            <w:ins w:id="601" w:author="Manuel Raul Livano Luna" w:date="2023-07-05T18:43:00Z">
              <w:r w:rsidRPr="00F71C70">
                <w:rPr>
                  <w:rFonts w:ascii="Calibri" w:hAnsi="Calibri" w:cs="Calibri"/>
                  <w:i/>
                  <w:iCs/>
                  <w:sz w:val="22"/>
                  <w:szCs w:val="22"/>
                  <w:rPrChange w:id="602" w:author="Manuel Raul Livano Luna" w:date="2023-07-05T18:44:00Z">
                    <w:rPr>
                      <w:rFonts w:ascii="Calibri" w:hAnsi="Calibri" w:cs="Calibri"/>
                      <w:sz w:val="22"/>
                      <w:szCs w:val="22"/>
                    </w:rPr>
                  </w:rPrChange>
                </w:rPr>
                <w:t>300nits</w:t>
              </w:r>
            </w:ins>
          </w:p>
        </w:tc>
      </w:tr>
      <w:tr w:rsidR="00F71C70" w:rsidRPr="00F71C70" w14:paraId="68283DDE" w14:textId="77777777" w:rsidTr="00F71C70">
        <w:tblPrEx>
          <w:tblPrExChange w:id="603" w:author="Manuel Raul Livano Luna" w:date="2023-07-05T18:45:00Z">
            <w:tblPrEx>
              <w:tblW w:w="4642" w:type="pct"/>
            </w:tblPrEx>
          </w:tblPrExChange>
        </w:tblPrEx>
        <w:trPr>
          <w:gridAfter w:val="1"/>
          <w:wAfter w:w="5" w:type="pct"/>
          <w:trHeight w:val="110"/>
          <w:ins w:id="604" w:author="Manuel Raul Livano Luna" w:date="2023-07-05T18:43:00Z"/>
          <w:trPrChange w:id="605" w:author="Manuel Raul Livano Luna" w:date="2023-07-05T18:45:00Z">
            <w:trPr>
              <w:gridAfter w:val="1"/>
              <w:trHeight w:val="110"/>
            </w:trPr>
          </w:trPrChange>
        </w:trPr>
        <w:tc>
          <w:tcPr>
            <w:tcW w:w="1022" w:type="pct"/>
            <w:noWrap/>
            <w:vAlign w:val="center"/>
            <w:hideMark/>
            <w:tcPrChange w:id="606" w:author="Manuel Raul Livano Luna" w:date="2023-07-05T18:45:00Z">
              <w:tcPr>
                <w:tcW w:w="820" w:type="pct"/>
                <w:gridSpan w:val="2"/>
                <w:noWrap/>
                <w:vAlign w:val="center"/>
                <w:hideMark/>
              </w:tcPr>
            </w:tcPrChange>
          </w:tcPr>
          <w:p w14:paraId="7434E655" w14:textId="77777777" w:rsidR="00F71C70" w:rsidRPr="00F71C70" w:rsidRDefault="00F71C70" w:rsidP="00F71C70">
            <w:pPr>
              <w:keepNext/>
              <w:keepLines/>
              <w:shd w:val="clear" w:color="auto" w:fill="FFFFFF"/>
              <w:spacing w:line="276" w:lineRule="auto"/>
              <w:jc w:val="center"/>
              <w:outlineLvl w:val="3"/>
              <w:rPr>
                <w:ins w:id="607" w:author="Manuel Raul Livano Luna" w:date="2023-07-05T18:43:00Z"/>
                <w:rFonts w:ascii="Calibri" w:hAnsi="Calibri" w:cs="Calibri"/>
                <w:i/>
                <w:iCs/>
                <w:sz w:val="22"/>
                <w:szCs w:val="22"/>
                <w:lang w:eastAsia="es-AR"/>
              </w:rPr>
            </w:pPr>
            <w:ins w:id="608" w:author="Manuel Raul Livano Luna" w:date="2023-07-05T18:43:00Z">
              <w:r w:rsidRPr="00F71C70">
                <w:rPr>
                  <w:rFonts w:ascii="Calibri" w:hAnsi="Calibri" w:cs="Calibri"/>
                  <w:i/>
                  <w:iCs/>
                  <w:sz w:val="22"/>
                  <w:szCs w:val="22"/>
                  <w:rPrChange w:id="609" w:author="Manuel Raul Livano Luna" w:date="2023-07-05T18:44:00Z">
                    <w:rPr>
                      <w:rFonts w:ascii="Calibri" w:hAnsi="Calibri" w:cs="Calibri"/>
                      <w:sz w:val="22"/>
                      <w:szCs w:val="22"/>
                    </w:rPr>
                  </w:rPrChange>
                </w:rPr>
                <w:t>Rigurosidad</w:t>
              </w:r>
            </w:ins>
          </w:p>
        </w:tc>
        <w:tc>
          <w:tcPr>
            <w:tcW w:w="3973" w:type="pct"/>
            <w:noWrap/>
            <w:vAlign w:val="center"/>
            <w:hideMark/>
            <w:tcPrChange w:id="610" w:author="Manuel Raul Livano Luna" w:date="2023-07-05T18:45:00Z">
              <w:tcPr>
                <w:tcW w:w="4180" w:type="pct"/>
                <w:noWrap/>
                <w:vAlign w:val="center"/>
                <w:hideMark/>
              </w:tcPr>
            </w:tcPrChange>
          </w:tcPr>
          <w:p w14:paraId="2C75520D" w14:textId="77777777" w:rsidR="00F71C70" w:rsidRPr="00F71C70" w:rsidRDefault="00F71C70" w:rsidP="00F71C70">
            <w:pPr>
              <w:numPr>
                <w:ilvl w:val="0"/>
                <w:numId w:val="20"/>
              </w:numPr>
              <w:shd w:val="clear" w:color="auto" w:fill="FFFFFF"/>
              <w:spacing w:after="200" w:line="276" w:lineRule="auto"/>
              <w:contextualSpacing/>
              <w:jc w:val="both"/>
              <w:rPr>
                <w:ins w:id="611" w:author="Manuel Raul Livano Luna" w:date="2023-07-05T18:43:00Z"/>
                <w:rFonts w:ascii="Calibri" w:hAnsi="Calibri" w:cs="Calibri"/>
                <w:i/>
                <w:iCs/>
                <w:sz w:val="22"/>
                <w:szCs w:val="22"/>
                <w:rPrChange w:id="612" w:author="Manuel Raul Livano Luna" w:date="2023-07-05T18:44:00Z">
                  <w:rPr>
                    <w:ins w:id="613" w:author="Manuel Raul Livano Luna" w:date="2023-07-05T18:43:00Z"/>
                    <w:rFonts w:ascii="Calibri" w:hAnsi="Calibri" w:cs="Calibri"/>
                    <w:sz w:val="22"/>
                    <w:szCs w:val="22"/>
                  </w:rPr>
                </w:rPrChange>
              </w:rPr>
            </w:pPr>
            <w:ins w:id="614" w:author="Manuel Raul Livano Luna" w:date="2023-07-05T18:43:00Z">
              <w:r w:rsidRPr="00F71C70">
                <w:rPr>
                  <w:rFonts w:ascii="Calibri" w:hAnsi="Calibri" w:cs="Calibri"/>
                  <w:i/>
                  <w:iCs/>
                  <w:sz w:val="22"/>
                  <w:szCs w:val="22"/>
                  <w:rPrChange w:id="615" w:author="Manuel Raul Livano Luna" w:date="2023-07-05T18:44:00Z">
                    <w:rPr>
                      <w:rFonts w:ascii="Calibri" w:hAnsi="Calibri" w:cs="Calibri"/>
                      <w:sz w:val="22"/>
                      <w:szCs w:val="22"/>
                    </w:rPr>
                  </w:rPrChange>
                </w:rPr>
                <w:t xml:space="preserve">Resistente a caídas desde una altura aproximada de 50 cm en modo apagado </w:t>
              </w:r>
            </w:ins>
          </w:p>
          <w:p w14:paraId="2BD98A46" w14:textId="77777777" w:rsidR="00F71C70" w:rsidRPr="00F71C70" w:rsidRDefault="00F71C70" w:rsidP="00F71C70">
            <w:pPr>
              <w:numPr>
                <w:ilvl w:val="0"/>
                <w:numId w:val="20"/>
              </w:numPr>
              <w:shd w:val="clear" w:color="auto" w:fill="FFFFFF"/>
              <w:spacing w:after="200" w:line="276" w:lineRule="auto"/>
              <w:contextualSpacing/>
              <w:jc w:val="both"/>
              <w:rPr>
                <w:ins w:id="616" w:author="Manuel Raul Livano Luna" w:date="2023-07-05T18:43:00Z"/>
                <w:rFonts w:ascii="Calibri" w:hAnsi="Calibri" w:cs="Calibri"/>
                <w:i/>
                <w:iCs/>
                <w:sz w:val="22"/>
                <w:szCs w:val="22"/>
                <w:rPrChange w:id="617" w:author="Manuel Raul Livano Luna" w:date="2023-07-05T18:44:00Z">
                  <w:rPr>
                    <w:ins w:id="618" w:author="Manuel Raul Livano Luna" w:date="2023-07-05T18:43:00Z"/>
                    <w:rFonts w:ascii="Calibri" w:hAnsi="Calibri" w:cs="Calibri"/>
                    <w:sz w:val="22"/>
                    <w:szCs w:val="22"/>
                  </w:rPr>
                </w:rPrChange>
              </w:rPr>
            </w:pPr>
            <w:ins w:id="619" w:author="Manuel Raul Livano Luna" w:date="2023-07-05T18:43:00Z">
              <w:r w:rsidRPr="00F71C70">
                <w:rPr>
                  <w:rFonts w:ascii="Calibri" w:hAnsi="Calibri" w:cs="Calibri"/>
                  <w:i/>
                  <w:iCs/>
                  <w:sz w:val="22"/>
                  <w:szCs w:val="22"/>
                  <w:rPrChange w:id="620" w:author="Manuel Raul Livano Luna" w:date="2023-07-05T18:44:00Z">
                    <w:rPr>
                      <w:rFonts w:ascii="Calibri" w:hAnsi="Calibri" w:cs="Calibri"/>
                      <w:sz w:val="22"/>
                      <w:szCs w:val="22"/>
                    </w:rPr>
                  </w:rPrChange>
                </w:rPr>
                <w:t xml:space="preserve">Teclado y panel táctil resistente al derrame de líquidos (agua / 100cc) </w:t>
              </w:r>
            </w:ins>
          </w:p>
          <w:p w14:paraId="539A7931" w14:textId="77777777" w:rsidR="00F71C70" w:rsidRPr="00F71C70" w:rsidRDefault="00F71C70" w:rsidP="00F71C70">
            <w:pPr>
              <w:numPr>
                <w:ilvl w:val="0"/>
                <w:numId w:val="20"/>
              </w:numPr>
              <w:shd w:val="clear" w:color="auto" w:fill="FFFFFF"/>
              <w:spacing w:after="200" w:line="276" w:lineRule="auto"/>
              <w:contextualSpacing/>
              <w:jc w:val="both"/>
              <w:rPr>
                <w:ins w:id="621" w:author="Manuel Raul Livano Luna" w:date="2023-07-05T18:43:00Z"/>
                <w:rFonts w:ascii="Calibri" w:hAnsi="Calibri" w:cs="Calibri"/>
                <w:i/>
                <w:iCs/>
                <w:sz w:val="22"/>
                <w:szCs w:val="22"/>
                <w:rPrChange w:id="622" w:author="Manuel Raul Livano Luna" w:date="2023-07-05T18:44:00Z">
                  <w:rPr>
                    <w:ins w:id="623" w:author="Manuel Raul Livano Luna" w:date="2023-07-05T18:43:00Z"/>
                    <w:rFonts w:ascii="Calibri" w:hAnsi="Calibri" w:cs="Calibri"/>
                    <w:sz w:val="22"/>
                    <w:szCs w:val="22"/>
                  </w:rPr>
                </w:rPrChange>
              </w:rPr>
            </w:pPr>
            <w:ins w:id="624" w:author="Manuel Raul Livano Luna" w:date="2023-07-05T18:43:00Z">
              <w:r w:rsidRPr="00F71C70">
                <w:rPr>
                  <w:rFonts w:ascii="Calibri" w:hAnsi="Calibri" w:cs="Calibri"/>
                  <w:i/>
                  <w:iCs/>
                  <w:sz w:val="22"/>
                  <w:szCs w:val="22"/>
                  <w:rPrChange w:id="625" w:author="Manuel Raul Livano Luna" w:date="2023-07-05T18:44:00Z">
                    <w:rPr>
                      <w:rFonts w:ascii="Calibri" w:hAnsi="Calibri" w:cs="Calibri"/>
                      <w:sz w:val="22"/>
                      <w:szCs w:val="22"/>
                    </w:rPr>
                  </w:rPrChange>
                </w:rPr>
                <w:t>Resistente a la humedad</w:t>
              </w:r>
            </w:ins>
          </w:p>
        </w:tc>
      </w:tr>
      <w:tr w:rsidR="00F71C70" w:rsidRPr="00F71C70" w14:paraId="5DEF82D9" w14:textId="77777777" w:rsidTr="00F71C70">
        <w:tblPrEx>
          <w:tblPrExChange w:id="626" w:author="Manuel Raul Livano Luna" w:date="2023-07-05T18:45:00Z">
            <w:tblPrEx>
              <w:tblW w:w="4642" w:type="pct"/>
            </w:tblPrEx>
          </w:tblPrExChange>
        </w:tblPrEx>
        <w:trPr>
          <w:gridAfter w:val="1"/>
          <w:wAfter w:w="5" w:type="pct"/>
          <w:trHeight w:val="110"/>
          <w:ins w:id="627" w:author="Manuel Raul Livano Luna" w:date="2023-07-05T18:43:00Z"/>
          <w:trPrChange w:id="628" w:author="Manuel Raul Livano Luna" w:date="2023-07-05T18:45:00Z">
            <w:trPr>
              <w:gridAfter w:val="1"/>
              <w:trHeight w:val="110"/>
            </w:trPr>
          </w:trPrChange>
        </w:trPr>
        <w:tc>
          <w:tcPr>
            <w:tcW w:w="1022" w:type="pct"/>
            <w:vAlign w:val="center"/>
            <w:hideMark/>
            <w:tcPrChange w:id="629" w:author="Manuel Raul Livano Luna" w:date="2023-07-05T18:45:00Z">
              <w:tcPr>
                <w:tcW w:w="820" w:type="pct"/>
                <w:gridSpan w:val="2"/>
                <w:vAlign w:val="center"/>
                <w:hideMark/>
              </w:tcPr>
            </w:tcPrChange>
          </w:tcPr>
          <w:p w14:paraId="6ADA4B28" w14:textId="77777777" w:rsidR="00F71C70" w:rsidRPr="00F71C70" w:rsidRDefault="00F71C70" w:rsidP="00F71C70">
            <w:pPr>
              <w:keepNext/>
              <w:keepLines/>
              <w:shd w:val="clear" w:color="auto" w:fill="FFFFFF"/>
              <w:spacing w:line="276" w:lineRule="auto"/>
              <w:jc w:val="center"/>
              <w:outlineLvl w:val="3"/>
              <w:rPr>
                <w:ins w:id="630" w:author="Manuel Raul Livano Luna" w:date="2023-07-05T18:43:00Z"/>
                <w:rFonts w:ascii="Calibri" w:hAnsi="Calibri" w:cs="Calibri"/>
                <w:i/>
                <w:iCs/>
                <w:sz w:val="22"/>
                <w:szCs w:val="22"/>
                <w:rPrChange w:id="631" w:author="Manuel Raul Livano Luna" w:date="2023-07-05T18:44:00Z">
                  <w:rPr>
                    <w:ins w:id="632" w:author="Manuel Raul Livano Luna" w:date="2023-07-05T18:43:00Z"/>
                    <w:rFonts w:ascii="Calibri" w:hAnsi="Calibri" w:cs="Calibri"/>
                    <w:sz w:val="22"/>
                    <w:szCs w:val="22"/>
                  </w:rPr>
                </w:rPrChange>
              </w:rPr>
            </w:pPr>
            <w:ins w:id="633" w:author="Manuel Raul Livano Luna" w:date="2023-07-05T18:43:00Z">
              <w:r w:rsidRPr="00F71C70">
                <w:rPr>
                  <w:rFonts w:ascii="Calibri" w:hAnsi="Calibri" w:cs="Calibri"/>
                  <w:i/>
                  <w:iCs/>
                  <w:sz w:val="22"/>
                  <w:szCs w:val="22"/>
                  <w:rPrChange w:id="634" w:author="Manuel Raul Livano Luna" w:date="2023-07-05T18:44:00Z">
                    <w:rPr>
                      <w:rFonts w:ascii="Calibri" w:hAnsi="Calibri" w:cs="Calibri"/>
                      <w:sz w:val="22"/>
                      <w:szCs w:val="22"/>
                    </w:rPr>
                  </w:rPrChange>
                </w:rPr>
                <w:t>Teclado</w:t>
              </w:r>
            </w:ins>
          </w:p>
        </w:tc>
        <w:tc>
          <w:tcPr>
            <w:tcW w:w="3973" w:type="pct"/>
            <w:vAlign w:val="center"/>
            <w:hideMark/>
            <w:tcPrChange w:id="635" w:author="Manuel Raul Livano Luna" w:date="2023-07-05T18:45:00Z">
              <w:tcPr>
                <w:tcW w:w="4180" w:type="pct"/>
                <w:vAlign w:val="center"/>
                <w:hideMark/>
              </w:tcPr>
            </w:tcPrChange>
          </w:tcPr>
          <w:p w14:paraId="538231BF" w14:textId="77777777" w:rsidR="00F71C70" w:rsidRPr="00F71C70" w:rsidRDefault="00F71C70" w:rsidP="00F71C70">
            <w:pPr>
              <w:numPr>
                <w:ilvl w:val="0"/>
                <w:numId w:val="21"/>
              </w:numPr>
              <w:shd w:val="clear" w:color="auto" w:fill="FFFFFF"/>
              <w:spacing w:after="200" w:line="276" w:lineRule="auto"/>
              <w:contextualSpacing/>
              <w:jc w:val="both"/>
              <w:rPr>
                <w:ins w:id="636" w:author="Manuel Raul Livano Luna" w:date="2023-07-05T18:43:00Z"/>
                <w:rFonts w:ascii="Calibri" w:hAnsi="Calibri" w:cs="Calibri"/>
                <w:i/>
                <w:iCs/>
                <w:sz w:val="22"/>
                <w:szCs w:val="22"/>
                <w:lang w:val="en-US"/>
                <w:rPrChange w:id="637" w:author="Manuel Raul Livano Luna" w:date="2023-07-05T18:44:00Z">
                  <w:rPr>
                    <w:ins w:id="638" w:author="Manuel Raul Livano Luna" w:date="2023-07-05T18:43:00Z"/>
                    <w:rFonts w:ascii="Calibri" w:hAnsi="Calibri" w:cs="Calibri"/>
                    <w:sz w:val="22"/>
                    <w:szCs w:val="22"/>
                    <w:lang w:val="en-US"/>
                  </w:rPr>
                </w:rPrChange>
              </w:rPr>
            </w:pPr>
            <w:ins w:id="639" w:author="Manuel Raul Livano Luna" w:date="2023-07-05T18:43:00Z">
              <w:r w:rsidRPr="00F71C70">
                <w:rPr>
                  <w:rFonts w:ascii="Calibri" w:hAnsi="Calibri" w:cs="Calibri"/>
                  <w:i/>
                  <w:iCs/>
                  <w:sz w:val="22"/>
                  <w:szCs w:val="22"/>
                  <w:rPrChange w:id="640" w:author="Manuel Raul Livano Luna" w:date="2023-07-05T18:44:00Z">
                    <w:rPr>
                      <w:rFonts w:ascii="Calibri" w:hAnsi="Calibri" w:cs="Calibri"/>
                      <w:sz w:val="22"/>
                      <w:szCs w:val="22"/>
                    </w:rPr>
                  </w:rPrChange>
                </w:rPr>
                <w:t xml:space="preserve">QWERTY español ergonómico  </w:t>
              </w:r>
            </w:ins>
          </w:p>
          <w:p w14:paraId="44BB3BBC" w14:textId="77777777" w:rsidR="00F71C70" w:rsidRPr="00F71C70" w:rsidRDefault="00F71C70" w:rsidP="00F71C70">
            <w:pPr>
              <w:numPr>
                <w:ilvl w:val="0"/>
                <w:numId w:val="21"/>
              </w:numPr>
              <w:shd w:val="clear" w:color="auto" w:fill="FFFFFF"/>
              <w:spacing w:after="200" w:line="276" w:lineRule="auto"/>
              <w:contextualSpacing/>
              <w:jc w:val="both"/>
              <w:rPr>
                <w:ins w:id="641" w:author="Manuel Raul Livano Luna" w:date="2023-07-05T18:43:00Z"/>
                <w:rFonts w:ascii="Calibri" w:hAnsi="Calibri" w:cs="Calibri"/>
                <w:i/>
                <w:iCs/>
                <w:sz w:val="22"/>
                <w:szCs w:val="22"/>
                <w:lang w:val="es-PE"/>
                <w:rPrChange w:id="642" w:author="Manuel Raul Livano Luna" w:date="2023-07-05T18:44:00Z">
                  <w:rPr>
                    <w:ins w:id="643" w:author="Manuel Raul Livano Luna" w:date="2023-07-05T18:43:00Z"/>
                    <w:rFonts w:ascii="Calibri" w:hAnsi="Calibri" w:cs="Calibri"/>
                    <w:sz w:val="22"/>
                    <w:szCs w:val="22"/>
                    <w:lang w:val="en-US"/>
                  </w:rPr>
                </w:rPrChange>
              </w:rPr>
            </w:pPr>
            <w:ins w:id="644" w:author="Manuel Raul Livano Luna" w:date="2023-07-05T18:43:00Z">
              <w:r w:rsidRPr="00F71C70">
                <w:rPr>
                  <w:rFonts w:ascii="Calibri" w:hAnsi="Calibri" w:cs="Calibri"/>
                  <w:i/>
                  <w:iCs/>
                  <w:sz w:val="22"/>
                  <w:szCs w:val="22"/>
                  <w:rPrChange w:id="645" w:author="Manuel Raul Livano Luna" w:date="2023-07-05T18:44:00Z">
                    <w:rPr>
                      <w:rFonts w:ascii="Calibri" w:hAnsi="Calibri" w:cs="Calibri"/>
                      <w:sz w:val="22"/>
                      <w:szCs w:val="22"/>
                    </w:rPr>
                  </w:rPrChange>
                </w:rPr>
                <w:t>Sistema anti derrame y Touchpad con botones derecho e Izquierdo.</w:t>
              </w:r>
            </w:ins>
          </w:p>
        </w:tc>
      </w:tr>
      <w:tr w:rsidR="00F71C70" w:rsidRPr="00F71C70" w14:paraId="097779C5" w14:textId="77777777" w:rsidTr="00F71C70">
        <w:tblPrEx>
          <w:tblPrExChange w:id="646" w:author="Manuel Raul Livano Luna" w:date="2023-07-05T18:45:00Z">
            <w:tblPrEx>
              <w:tblW w:w="4642" w:type="pct"/>
            </w:tblPrEx>
          </w:tblPrExChange>
        </w:tblPrEx>
        <w:trPr>
          <w:gridAfter w:val="1"/>
          <w:wAfter w:w="5" w:type="pct"/>
          <w:trHeight w:val="110"/>
          <w:ins w:id="647" w:author="Manuel Raul Livano Luna" w:date="2023-07-05T18:43:00Z"/>
          <w:trPrChange w:id="648" w:author="Manuel Raul Livano Luna" w:date="2023-07-05T18:45:00Z">
            <w:trPr>
              <w:gridAfter w:val="1"/>
              <w:trHeight w:val="110"/>
            </w:trPr>
          </w:trPrChange>
        </w:trPr>
        <w:tc>
          <w:tcPr>
            <w:tcW w:w="1022" w:type="pct"/>
            <w:noWrap/>
            <w:vAlign w:val="center"/>
            <w:tcPrChange w:id="649" w:author="Manuel Raul Livano Luna" w:date="2023-07-05T18:45:00Z">
              <w:tcPr>
                <w:tcW w:w="820" w:type="pct"/>
                <w:gridSpan w:val="2"/>
                <w:noWrap/>
                <w:vAlign w:val="center"/>
              </w:tcPr>
            </w:tcPrChange>
          </w:tcPr>
          <w:p w14:paraId="487B99B8" w14:textId="77777777" w:rsidR="00F71C70" w:rsidRPr="00F71C70" w:rsidRDefault="00F71C70" w:rsidP="00F71C70">
            <w:pPr>
              <w:keepNext/>
              <w:keepLines/>
              <w:shd w:val="clear" w:color="auto" w:fill="FFFFFF"/>
              <w:spacing w:line="276" w:lineRule="auto"/>
              <w:jc w:val="center"/>
              <w:outlineLvl w:val="3"/>
              <w:rPr>
                <w:ins w:id="650" w:author="Manuel Raul Livano Luna" w:date="2023-07-05T18:43:00Z"/>
                <w:rFonts w:ascii="Calibri" w:hAnsi="Calibri" w:cs="Calibri"/>
                <w:i/>
                <w:iCs/>
                <w:sz w:val="22"/>
                <w:szCs w:val="22"/>
                <w:rPrChange w:id="651" w:author="Manuel Raul Livano Luna" w:date="2023-07-05T18:44:00Z">
                  <w:rPr>
                    <w:ins w:id="652" w:author="Manuel Raul Livano Luna" w:date="2023-07-05T18:43:00Z"/>
                    <w:rFonts w:ascii="Calibri" w:hAnsi="Calibri" w:cs="Calibri"/>
                    <w:sz w:val="22"/>
                    <w:szCs w:val="22"/>
                  </w:rPr>
                </w:rPrChange>
              </w:rPr>
            </w:pPr>
            <w:ins w:id="653" w:author="Manuel Raul Livano Luna" w:date="2023-07-05T18:43:00Z">
              <w:r w:rsidRPr="00F71C70">
                <w:rPr>
                  <w:rFonts w:ascii="Calibri" w:hAnsi="Calibri" w:cs="Calibri"/>
                  <w:i/>
                  <w:iCs/>
                  <w:sz w:val="22"/>
                  <w:szCs w:val="22"/>
                  <w:rPrChange w:id="654" w:author="Manuel Raul Livano Luna" w:date="2023-07-05T18:44:00Z">
                    <w:rPr>
                      <w:rFonts w:ascii="Calibri" w:hAnsi="Calibri" w:cs="Calibri"/>
                      <w:sz w:val="22"/>
                      <w:szCs w:val="22"/>
                    </w:rPr>
                  </w:rPrChange>
                </w:rPr>
                <w:t>E/S de Sistema</w:t>
              </w:r>
            </w:ins>
          </w:p>
        </w:tc>
        <w:tc>
          <w:tcPr>
            <w:tcW w:w="3973" w:type="pct"/>
            <w:noWrap/>
            <w:vAlign w:val="center"/>
            <w:tcPrChange w:id="655" w:author="Manuel Raul Livano Luna" w:date="2023-07-05T18:45:00Z">
              <w:tcPr>
                <w:tcW w:w="4180" w:type="pct"/>
                <w:noWrap/>
                <w:vAlign w:val="center"/>
              </w:tcPr>
            </w:tcPrChange>
          </w:tcPr>
          <w:p w14:paraId="48C50E58" w14:textId="77777777" w:rsidR="00F71C70" w:rsidRPr="00F71C70" w:rsidRDefault="00F71C70" w:rsidP="00F71C70">
            <w:pPr>
              <w:numPr>
                <w:ilvl w:val="0"/>
                <w:numId w:val="22"/>
              </w:numPr>
              <w:shd w:val="clear" w:color="auto" w:fill="FFFFFF"/>
              <w:spacing w:after="200" w:line="276" w:lineRule="auto"/>
              <w:contextualSpacing/>
              <w:jc w:val="both"/>
              <w:rPr>
                <w:ins w:id="656" w:author="Manuel Raul Livano Luna" w:date="2023-07-05T18:43:00Z"/>
                <w:rFonts w:ascii="Calibri" w:hAnsi="Calibri" w:cs="Calibri"/>
                <w:i/>
                <w:iCs/>
                <w:sz w:val="22"/>
                <w:szCs w:val="22"/>
                <w:rPrChange w:id="657" w:author="Manuel Raul Livano Luna" w:date="2023-07-05T18:44:00Z">
                  <w:rPr>
                    <w:ins w:id="658" w:author="Manuel Raul Livano Luna" w:date="2023-07-05T18:43:00Z"/>
                    <w:rFonts w:ascii="Calibri" w:hAnsi="Calibri" w:cs="Calibri"/>
                    <w:sz w:val="22"/>
                    <w:szCs w:val="22"/>
                  </w:rPr>
                </w:rPrChange>
              </w:rPr>
            </w:pPr>
            <w:ins w:id="659" w:author="Manuel Raul Livano Luna" w:date="2023-07-05T18:43:00Z">
              <w:r w:rsidRPr="00F71C70">
                <w:rPr>
                  <w:rFonts w:ascii="Calibri" w:hAnsi="Calibri" w:cs="Calibri"/>
                  <w:i/>
                  <w:iCs/>
                  <w:sz w:val="22"/>
                  <w:szCs w:val="22"/>
                  <w:rPrChange w:id="660" w:author="Manuel Raul Livano Luna" w:date="2023-07-05T18:44:00Z">
                    <w:rPr>
                      <w:rFonts w:ascii="Calibri" w:hAnsi="Calibri" w:cs="Calibri"/>
                      <w:sz w:val="22"/>
                      <w:szCs w:val="22"/>
                    </w:rPr>
                  </w:rPrChange>
                </w:rPr>
                <w:t>01 USB 3.1 tipo C</w:t>
              </w:r>
            </w:ins>
          </w:p>
          <w:p w14:paraId="4AC43264" w14:textId="77777777" w:rsidR="00F71C70" w:rsidRPr="00F71C70" w:rsidRDefault="00F71C70" w:rsidP="00F71C70">
            <w:pPr>
              <w:numPr>
                <w:ilvl w:val="0"/>
                <w:numId w:val="22"/>
              </w:numPr>
              <w:shd w:val="clear" w:color="auto" w:fill="FFFFFF"/>
              <w:spacing w:after="200" w:line="276" w:lineRule="auto"/>
              <w:contextualSpacing/>
              <w:jc w:val="both"/>
              <w:rPr>
                <w:ins w:id="661" w:author="Manuel Raul Livano Luna" w:date="2023-07-05T18:43:00Z"/>
                <w:rFonts w:ascii="Calibri" w:hAnsi="Calibri" w:cs="Calibri"/>
                <w:i/>
                <w:iCs/>
                <w:sz w:val="22"/>
                <w:szCs w:val="22"/>
                <w:rPrChange w:id="662" w:author="Manuel Raul Livano Luna" w:date="2023-07-05T18:44:00Z">
                  <w:rPr>
                    <w:ins w:id="663" w:author="Manuel Raul Livano Luna" w:date="2023-07-05T18:43:00Z"/>
                    <w:rFonts w:ascii="Calibri" w:hAnsi="Calibri" w:cs="Calibri"/>
                    <w:sz w:val="22"/>
                    <w:szCs w:val="22"/>
                  </w:rPr>
                </w:rPrChange>
              </w:rPr>
            </w:pPr>
            <w:ins w:id="664" w:author="Manuel Raul Livano Luna" w:date="2023-07-05T18:43:00Z">
              <w:r w:rsidRPr="00F71C70">
                <w:rPr>
                  <w:rFonts w:ascii="Calibri" w:hAnsi="Calibri" w:cs="Calibri"/>
                  <w:i/>
                  <w:iCs/>
                  <w:sz w:val="22"/>
                  <w:szCs w:val="22"/>
                  <w:rPrChange w:id="665" w:author="Manuel Raul Livano Luna" w:date="2023-07-05T18:44:00Z">
                    <w:rPr>
                      <w:rFonts w:ascii="Calibri" w:hAnsi="Calibri" w:cs="Calibri"/>
                      <w:sz w:val="22"/>
                      <w:szCs w:val="22"/>
                    </w:rPr>
                  </w:rPrChange>
                </w:rPr>
                <w:t xml:space="preserve">02 USB 3.0 </w:t>
              </w:r>
            </w:ins>
          </w:p>
          <w:p w14:paraId="63CDF9CC" w14:textId="77777777" w:rsidR="00F71C70" w:rsidRPr="00F71C70" w:rsidRDefault="00F71C70" w:rsidP="00F71C70">
            <w:pPr>
              <w:numPr>
                <w:ilvl w:val="0"/>
                <w:numId w:val="22"/>
              </w:numPr>
              <w:shd w:val="clear" w:color="auto" w:fill="FFFFFF"/>
              <w:spacing w:after="200" w:line="276" w:lineRule="auto"/>
              <w:contextualSpacing/>
              <w:jc w:val="both"/>
              <w:rPr>
                <w:ins w:id="666" w:author="Manuel Raul Livano Luna" w:date="2023-07-05T18:43:00Z"/>
                <w:rFonts w:ascii="Calibri" w:hAnsi="Calibri" w:cs="Calibri"/>
                <w:i/>
                <w:iCs/>
                <w:sz w:val="22"/>
                <w:szCs w:val="22"/>
                <w:rPrChange w:id="667" w:author="Manuel Raul Livano Luna" w:date="2023-07-05T18:44:00Z">
                  <w:rPr>
                    <w:ins w:id="668" w:author="Manuel Raul Livano Luna" w:date="2023-07-05T18:43:00Z"/>
                    <w:rFonts w:ascii="Calibri" w:hAnsi="Calibri" w:cs="Calibri"/>
                    <w:sz w:val="22"/>
                    <w:szCs w:val="22"/>
                  </w:rPr>
                </w:rPrChange>
              </w:rPr>
            </w:pPr>
            <w:ins w:id="669" w:author="Manuel Raul Livano Luna" w:date="2023-07-05T18:43:00Z">
              <w:r w:rsidRPr="00F71C70">
                <w:rPr>
                  <w:rFonts w:ascii="Calibri" w:hAnsi="Calibri" w:cs="Calibri"/>
                  <w:i/>
                  <w:iCs/>
                  <w:sz w:val="22"/>
                  <w:szCs w:val="22"/>
                  <w:rPrChange w:id="670" w:author="Manuel Raul Livano Luna" w:date="2023-07-05T18:44:00Z">
                    <w:rPr>
                      <w:rFonts w:ascii="Calibri" w:hAnsi="Calibri" w:cs="Calibri"/>
                      <w:sz w:val="22"/>
                      <w:szCs w:val="22"/>
                    </w:rPr>
                  </w:rPrChange>
                </w:rPr>
                <w:t xml:space="preserve">01 RJ45 LAN </w:t>
              </w:r>
            </w:ins>
          </w:p>
          <w:p w14:paraId="6FF4EE48" w14:textId="77777777" w:rsidR="00F71C70" w:rsidRPr="00F71C70" w:rsidRDefault="00F71C70" w:rsidP="00F71C70">
            <w:pPr>
              <w:numPr>
                <w:ilvl w:val="0"/>
                <w:numId w:val="22"/>
              </w:numPr>
              <w:shd w:val="clear" w:color="auto" w:fill="FFFFFF"/>
              <w:spacing w:after="200" w:line="276" w:lineRule="auto"/>
              <w:contextualSpacing/>
              <w:jc w:val="both"/>
              <w:rPr>
                <w:ins w:id="671" w:author="Manuel Raul Livano Luna" w:date="2023-07-05T18:43:00Z"/>
                <w:rFonts w:ascii="Calibri" w:hAnsi="Calibri" w:cs="Calibri"/>
                <w:i/>
                <w:iCs/>
                <w:sz w:val="22"/>
                <w:szCs w:val="22"/>
                <w:rPrChange w:id="672" w:author="Manuel Raul Livano Luna" w:date="2023-07-05T18:44:00Z">
                  <w:rPr>
                    <w:ins w:id="673" w:author="Manuel Raul Livano Luna" w:date="2023-07-05T18:43:00Z"/>
                    <w:rFonts w:ascii="Calibri" w:hAnsi="Calibri" w:cs="Calibri"/>
                    <w:sz w:val="22"/>
                    <w:szCs w:val="22"/>
                  </w:rPr>
                </w:rPrChange>
              </w:rPr>
            </w:pPr>
            <w:ins w:id="674" w:author="Manuel Raul Livano Luna" w:date="2023-07-05T18:43:00Z">
              <w:r w:rsidRPr="00F71C70">
                <w:rPr>
                  <w:rFonts w:ascii="Calibri" w:hAnsi="Calibri" w:cs="Calibri"/>
                  <w:i/>
                  <w:iCs/>
                  <w:sz w:val="22"/>
                  <w:szCs w:val="22"/>
                  <w:rPrChange w:id="675" w:author="Manuel Raul Livano Luna" w:date="2023-07-05T18:44:00Z">
                    <w:rPr>
                      <w:rFonts w:ascii="Calibri" w:hAnsi="Calibri" w:cs="Calibri"/>
                      <w:sz w:val="22"/>
                      <w:szCs w:val="22"/>
                    </w:rPr>
                  </w:rPrChange>
                </w:rPr>
                <w:t xml:space="preserve">01 x Audio combo Jack </w:t>
              </w:r>
            </w:ins>
          </w:p>
          <w:p w14:paraId="226644EE" w14:textId="77777777" w:rsidR="00F71C70" w:rsidRPr="00F71C70" w:rsidRDefault="00F71C70" w:rsidP="00F71C70">
            <w:pPr>
              <w:numPr>
                <w:ilvl w:val="0"/>
                <w:numId w:val="22"/>
              </w:numPr>
              <w:shd w:val="clear" w:color="auto" w:fill="FFFFFF"/>
              <w:spacing w:after="200" w:line="276" w:lineRule="auto"/>
              <w:contextualSpacing/>
              <w:jc w:val="both"/>
              <w:rPr>
                <w:ins w:id="676" w:author="Manuel Raul Livano Luna" w:date="2023-07-05T18:43:00Z"/>
                <w:rFonts w:ascii="Calibri" w:hAnsi="Calibri" w:cs="Calibri"/>
                <w:i/>
                <w:iCs/>
                <w:sz w:val="22"/>
                <w:szCs w:val="22"/>
                <w:rPrChange w:id="677" w:author="Manuel Raul Livano Luna" w:date="2023-07-05T18:44:00Z">
                  <w:rPr>
                    <w:ins w:id="678" w:author="Manuel Raul Livano Luna" w:date="2023-07-05T18:43:00Z"/>
                    <w:rFonts w:ascii="Calibri" w:hAnsi="Calibri" w:cs="Calibri"/>
                    <w:sz w:val="22"/>
                    <w:szCs w:val="22"/>
                  </w:rPr>
                </w:rPrChange>
              </w:rPr>
            </w:pPr>
            <w:ins w:id="679" w:author="Manuel Raul Livano Luna" w:date="2023-07-05T18:43:00Z">
              <w:r w:rsidRPr="00F71C70">
                <w:rPr>
                  <w:rFonts w:ascii="Calibri" w:hAnsi="Calibri" w:cs="Calibri"/>
                  <w:i/>
                  <w:iCs/>
                  <w:sz w:val="22"/>
                  <w:szCs w:val="22"/>
                  <w:rPrChange w:id="680" w:author="Manuel Raul Livano Luna" w:date="2023-07-05T18:44:00Z">
                    <w:rPr>
                      <w:rFonts w:ascii="Calibri" w:hAnsi="Calibri" w:cs="Calibri"/>
                      <w:sz w:val="22"/>
                      <w:szCs w:val="22"/>
                    </w:rPr>
                  </w:rPrChange>
                </w:rPr>
                <w:t xml:space="preserve">01 Micro SD Card </w:t>
              </w:r>
            </w:ins>
          </w:p>
          <w:p w14:paraId="486F3334" w14:textId="77777777" w:rsidR="00F71C70" w:rsidRPr="00F71C70" w:rsidRDefault="00F71C70" w:rsidP="00F71C70">
            <w:pPr>
              <w:numPr>
                <w:ilvl w:val="0"/>
                <w:numId w:val="22"/>
              </w:numPr>
              <w:shd w:val="clear" w:color="auto" w:fill="FFFFFF"/>
              <w:spacing w:after="200" w:line="276" w:lineRule="auto"/>
              <w:contextualSpacing/>
              <w:jc w:val="both"/>
              <w:rPr>
                <w:ins w:id="681" w:author="Manuel Raul Livano Luna" w:date="2023-07-05T18:43:00Z"/>
                <w:rFonts w:ascii="Calibri" w:hAnsi="Calibri" w:cs="Calibri"/>
                <w:i/>
                <w:iCs/>
                <w:sz w:val="22"/>
                <w:szCs w:val="22"/>
                <w:rPrChange w:id="682" w:author="Manuel Raul Livano Luna" w:date="2023-07-05T18:44:00Z">
                  <w:rPr>
                    <w:ins w:id="683" w:author="Manuel Raul Livano Luna" w:date="2023-07-05T18:43:00Z"/>
                    <w:rFonts w:ascii="Calibri" w:hAnsi="Calibri" w:cs="Calibri"/>
                    <w:sz w:val="22"/>
                    <w:szCs w:val="22"/>
                  </w:rPr>
                </w:rPrChange>
              </w:rPr>
            </w:pPr>
            <w:ins w:id="684" w:author="Manuel Raul Livano Luna" w:date="2023-07-05T18:43:00Z">
              <w:r w:rsidRPr="00F71C70">
                <w:rPr>
                  <w:rFonts w:ascii="Calibri" w:hAnsi="Calibri" w:cs="Calibri"/>
                  <w:i/>
                  <w:iCs/>
                  <w:sz w:val="22"/>
                  <w:szCs w:val="22"/>
                  <w:rPrChange w:id="685" w:author="Manuel Raul Livano Luna" w:date="2023-07-05T18:44:00Z">
                    <w:rPr>
                      <w:rFonts w:ascii="Calibri" w:hAnsi="Calibri" w:cs="Calibri"/>
                      <w:sz w:val="22"/>
                      <w:szCs w:val="22"/>
                    </w:rPr>
                  </w:rPrChange>
                </w:rPr>
                <w:t xml:space="preserve">01 DC-In Jack </w:t>
              </w:r>
            </w:ins>
          </w:p>
          <w:p w14:paraId="6D0C3C70" w14:textId="77777777" w:rsidR="00F71C70" w:rsidRPr="00F71C70" w:rsidRDefault="00F71C70" w:rsidP="00F71C70">
            <w:pPr>
              <w:numPr>
                <w:ilvl w:val="0"/>
                <w:numId w:val="22"/>
              </w:numPr>
              <w:shd w:val="clear" w:color="auto" w:fill="FFFFFF"/>
              <w:spacing w:after="200" w:line="276" w:lineRule="auto"/>
              <w:contextualSpacing/>
              <w:jc w:val="both"/>
              <w:rPr>
                <w:ins w:id="686" w:author="Manuel Raul Livano Luna" w:date="2023-07-05T18:43:00Z"/>
                <w:rFonts w:ascii="Calibri" w:hAnsi="Calibri" w:cs="Calibri"/>
                <w:i/>
                <w:iCs/>
                <w:sz w:val="22"/>
                <w:szCs w:val="22"/>
                <w:rPrChange w:id="687" w:author="Manuel Raul Livano Luna" w:date="2023-07-05T18:44:00Z">
                  <w:rPr>
                    <w:ins w:id="688" w:author="Manuel Raul Livano Luna" w:date="2023-07-05T18:43:00Z"/>
                    <w:rFonts w:ascii="Calibri" w:hAnsi="Calibri" w:cs="Calibri"/>
                    <w:sz w:val="22"/>
                    <w:szCs w:val="22"/>
                  </w:rPr>
                </w:rPrChange>
              </w:rPr>
            </w:pPr>
            <w:ins w:id="689" w:author="Manuel Raul Livano Luna" w:date="2023-07-05T18:43:00Z">
              <w:r w:rsidRPr="00F71C70">
                <w:rPr>
                  <w:rFonts w:ascii="Calibri" w:hAnsi="Calibri" w:cs="Calibri"/>
                  <w:i/>
                  <w:iCs/>
                  <w:sz w:val="22"/>
                  <w:szCs w:val="22"/>
                  <w:rPrChange w:id="690" w:author="Manuel Raul Livano Luna" w:date="2023-07-05T18:44:00Z">
                    <w:rPr>
                      <w:rFonts w:ascii="Calibri" w:hAnsi="Calibri" w:cs="Calibri"/>
                      <w:sz w:val="22"/>
                      <w:szCs w:val="22"/>
                    </w:rPr>
                  </w:rPrChange>
                </w:rPr>
                <w:t>01 Kensington Lock</w:t>
              </w:r>
            </w:ins>
          </w:p>
        </w:tc>
      </w:tr>
      <w:tr w:rsidR="00F71C70" w:rsidRPr="00F71C70" w14:paraId="549BFA19" w14:textId="77777777" w:rsidTr="00F71C70">
        <w:tblPrEx>
          <w:tblPrExChange w:id="691" w:author="Manuel Raul Livano Luna" w:date="2023-07-05T18:45:00Z">
            <w:tblPrEx>
              <w:tblW w:w="4642" w:type="pct"/>
            </w:tblPrEx>
          </w:tblPrExChange>
        </w:tblPrEx>
        <w:trPr>
          <w:gridAfter w:val="1"/>
          <w:wAfter w:w="5" w:type="pct"/>
          <w:trHeight w:val="110"/>
          <w:ins w:id="692" w:author="Manuel Raul Livano Luna" w:date="2023-07-05T18:43:00Z"/>
          <w:trPrChange w:id="693" w:author="Manuel Raul Livano Luna" w:date="2023-07-05T18:45:00Z">
            <w:trPr>
              <w:gridAfter w:val="1"/>
              <w:trHeight w:val="110"/>
            </w:trPr>
          </w:trPrChange>
        </w:trPr>
        <w:tc>
          <w:tcPr>
            <w:tcW w:w="1022" w:type="pct"/>
            <w:noWrap/>
            <w:vAlign w:val="center"/>
            <w:tcPrChange w:id="694" w:author="Manuel Raul Livano Luna" w:date="2023-07-05T18:45:00Z">
              <w:tcPr>
                <w:tcW w:w="820" w:type="pct"/>
                <w:gridSpan w:val="2"/>
                <w:noWrap/>
                <w:vAlign w:val="center"/>
              </w:tcPr>
            </w:tcPrChange>
          </w:tcPr>
          <w:p w14:paraId="47872F64" w14:textId="77777777" w:rsidR="00F71C70" w:rsidRPr="00F71C70" w:rsidRDefault="00F71C70" w:rsidP="00F71C70">
            <w:pPr>
              <w:keepNext/>
              <w:keepLines/>
              <w:shd w:val="clear" w:color="auto" w:fill="FFFFFF"/>
              <w:spacing w:line="276" w:lineRule="auto"/>
              <w:jc w:val="center"/>
              <w:outlineLvl w:val="3"/>
              <w:rPr>
                <w:ins w:id="695" w:author="Manuel Raul Livano Luna" w:date="2023-07-05T18:43:00Z"/>
                <w:rFonts w:ascii="Calibri" w:hAnsi="Calibri" w:cs="Calibri"/>
                <w:i/>
                <w:iCs/>
                <w:sz w:val="22"/>
                <w:szCs w:val="22"/>
                <w:rPrChange w:id="696" w:author="Manuel Raul Livano Luna" w:date="2023-07-05T18:44:00Z">
                  <w:rPr>
                    <w:ins w:id="697" w:author="Manuel Raul Livano Luna" w:date="2023-07-05T18:43:00Z"/>
                    <w:rFonts w:ascii="Calibri" w:hAnsi="Calibri" w:cs="Calibri"/>
                    <w:sz w:val="22"/>
                    <w:szCs w:val="22"/>
                  </w:rPr>
                </w:rPrChange>
              </w:rPr>
            </w:pPr>
            <w:ins w:id="698" w:author="Manuel Raul Livano Luna" w:date="2023-07-05T18:43:00Z">
              <w:r w:rsidRPr="00F71C70">
                <w:rPr>
                  <w:rFonts w:ascii="Calibri" w:hAnsi="Calibri" w:cs="Calibri"/>
                  <w:i/>
                  <w:iCs/>
                  <w:sz w:val="22"/>
                  <w:szCs w:val="22"/>
                  <w:rPrChange w:id="699" w:author="Manuel Raul Livano Luna" w:date="2023-07-05T18:44:00Z">
                    <w:rPr>
                      <w:rFonts w:ascii="Calibri" w:hAnsi="Calibri" w:cs="Calibri"/>
                      <w:sz w:val="22"/>
                      <w:szCs w:val="22"/>
                    </w:rPr>
                  </w:rPrChange>
                </w:rPr>
                <w:t>Conectividad</w:t>
              </w:r>
            </w:ins>
          </w:p>
        </w:tc>
        <w:tc>
          <w:tcPr>
            <w:tcW w:w="3973" w:type="pct"/>
            <w:noWrap/>
            <w:vAlign w:val="center"/>
            <w:tcPrChange w:id="700" w:author="Manuel Raul Livano Luna" w:date="2023-07-05T18:45:00Z">
              <w:tcPr>
                <w:tcW w:w="4180" w:type="pct"/>
                <w:noWrap/>
                <w:vAlign w:val="center"/>
              </w:tcPr>
            </w:tcPrChange>
          </w:tcPr>
          <w:p w14:paraId="2831EB58" w14:textId="77777777" w:rsidR="00F71C70" w:rsidRPr="00F71C70" w:rsidRDefault="00F71C70" w:rsidP="00F71C70">
            <w:pPr>
              <w:numPr>
                <w:ilvl w:val="0"/>
                <w:numId w:val="22"/>
              </w:numPr>
              <w:shd w:val="clear" w:color="auto" w:fill="FFFFFF"/>
              <w:spacing w:after="200" w:line="276" w:lineRule="auto"/>
              <w:contextualSpacing/>
              <w:jc w:val="both"/>
              <w:rPr>
                <w:ins w:id="701" w:author="Manuel Raul Livano Luna" w:date="2023-07-05T18:43:00Z"/>
                <w:rFonts w:ascii="Calibri" w:hAnsi="Calibri" w:cs="Calibri"/>
                <w:i/>
                <w:iCs/>
                <w:sz w:val="22"/>
                <w:szCs w:val="22"/>
                <w:rPrChange w:id="702" w:author="Manuel Raul Livano Luna" w:date="2023-07-05T18:44:00Z">
                  <w:rPr>
                    <w:ins w:id="703" w:author="Manuel Raul Livano Luna" w:date="2023-07-05T18:43:00Z"/>
                    <w:rFonts w:ascii="Calibri" w:hAnsi="Calibri" w:cs="Calibri"/>
                    <w:sz w:val="22"/>
                    <w:szCs w:val="22"/>
                  </w:rPr>
                </w:rPrChange>
              </w:rPr>
            </w:pPr>
            <w:ins w:id="704" w:author="Manuel Raul Livano Luna" w:date="2023-07-05T18:43:00Z">
              <w:r w:rsidRPr="00F71C70">
                <w:rPr>
                  <w:rFonts w:ascii="Calibri" w:hAnsi="Calibri" w:cs="Calibri"/>
                  <w:i/>
                  <w:iCs/>
                  <w:sz w:val="22"/>
                  <w:szCs w:val="22"/>
                  <w:rPrChange w:id="705" w:author="Manuel Raul Livano Luna" w:date="2023-07-05T18:44:00Z">
                    <w:rPr>
                      <w:rFonts w:ascii="Calibri" w:hAnsi="Calibri" w:cs="Calibri"/>
                      <w:sz w:val="22"/>
                      <w:szCs w:val="22"/>
                    </w:rPr>
                  </w:rPrChange>
                </w:rPr>
                <w:t xml:space="preserve">10/100 Mb Ethernet  </w:t>
              </w:r>
            </w:ins>
          </w:p>
          <w:p w14:paraId="1E1E448B" w14:textId="77777777" w:rsidR="00F71C70" w:rsidRPr="00F71C70" w:rsidRDefault="00F71C70" w:rsidP="00F71C70">
            <w:pPr>
              <w:numPr>
                <w:ilvl w:val="0"/>
                <w:numId w:val="22"/>
              </w:numPr>
              <w:shd w:val="clear" w:color="auto" w:fill="FFFFFF"/>
              <w:spacing w:after="200" w:line="276" w:lineRule="auto"/>
              <w:contextualSpacing/>
              <w:jc w:val="both"/>
              <w:rPr>
                <w:ins w:id="706" w:author="Manuel Raul Livano Luna" w:date="2023-07-05T18:43:00Z"/>
                <w:rFonts w:ascii="Calibri" w:hAnsi="Calibri" w:cs="Calibri"/>
                <w:i/>
                <w:iCs/>
                <w:sz w:val="22"/>
                <w:szCs w:val="22"/>
                <w:lang w:val="en-US"/>
                <w:rPrChange w:id="707" w:author="Manuel Raul Livano Luna" w:date="2023-07-05T18:44:00Z">
                  <w:rPr>
                    <w:ins w:id="708" w:author="Manuel Raul Livano Luna" w:date="2023-07-05T18:43:00Z"/>
                    <w:rFonts w:ascii="Calibri" w:hAnsi="Calibri" w:cs="Calibri"/>
                    <w:sz w:val="22"/>
                    <w:szCs w:val="22"/>
                  </w:rPr>
                </w:rPrChange>
              </w:rPr>
            </w:pPr>
            <w:ins w:id="709" w:author="Manuel Raul Livano Luna" w:date="2023-07-05T18:43:00Z">
              <w:r w:rsidRPr="00F71C70">
                <w:rPr>
                  <w:rFonts w:ascii="Calibri" w:hAnsi="Calibri" w:cs="Calibri"/>
                  <w:i/>
                  <w:iCs/>
                  <w:sz w:val="22"/>
                  <w:szCs w:val="22"/>
                  <w:lang w:val="en-US"/>
                  <w:rPrChange w:id="710" w:author="Manuel Raul Livano Luna" w:date="2023-07-05T18:44:00Z">
                    <w:rPr>
                      <w:rFonts w:ascii="Calibri" w:hAnsi="Calibri" w:cs="Calibri"/>
                      <w:sz w:val="22"/>
                      <w:szCs w:val="22"/>
                    </w:rPr>
                  </w:rPrChange>
                </w:rPr>
                <w:t xml:space="preserve">Wi-Fi 802.11 a / b / g / n / ac 2x2  </w:t>
              </w:r>
            </w:ins>
          </w:p>
          <w:p w14:paraId="0A385D78" w14:textId="77777777" w:rsidR="00F71C70" w:rsidRPr="00F71C70" w:rsidRDefault="00F71C70" w:rsidP="00F71C70">
            <w:pPr>
              <w:numPr>
                <w:ilvl w:val="0"/>
                <w:numId w:val="22"/>
              </w:numPr>
              <w:shd w:val="clear" w:color="auto" w:fill="FFFFFF"/>
              <w:spacing w:after="200" w:line="276" w:lineRule="auto"/>
              <w:contextualSpacing/>
              <w:jc w:val="both"/>
              <w:rPr>
                <w:ins w:id="711" w:author="Manuel Raul Livano Luna" w:date="2023-07-05T18:43:00Z"/>
                <w:rFonts w:ascii="Calibri" w:hAnsi="Calibri" w:cs="Calibri"/>
                <w:i/>
                <w:iCs/>
                <w:sz w:val="22"/>
                <w:szCs w:val="22"/>
                <w:rPrChange w:id="712" w:author="Manuel Raul Livano Luna" w:date="2023-07-05T18:44:00Z">
                  <w:rPr>
                    <w:ins w:id="713" w:author="Manuel Raul Livano Luna" w:date="2023-07-05T18:43:00Z"/>
                    <w:rFonts w:ascii="Calibri" w:hAnsi="Calibri" w:cs="Calibri"/>
                    <w:sz w:val="22"/>
                    <w:szCs w:val="22"/>
                  </w:rPr>
                </w:rPrChange>
              </w:rPr>
            </w:pPr>
            <w:ins w:id="714" w:author="Manuel Raul Livano Luna" w:date="2023-07-05T18:43:00Z">
              <w:r w:rsidRPr="00F71C70">
                <w:rPr>
                  <w:rFonts w:ascii="Calibri" w:hAnsi="Calibri" w:cs="Calibri"/>
                  <w:i/>
                  <w:iCs/>
                  <w:sz w:val="22"/>
                  <w:szCs w:val="22"/>
                  <w:rPrChange w:id="715" w:author="Manuel Raul Livano Luna" w:date="2023-07-05T18:44:00Z">
                    <w:rPr>
                      <w:rFonts w:ascii="Calibri" w:hAnsi="Calibri" w:cs="Calibri"/>
                      <w:sz w:val="22"/>
                      <w:szCs w:val="22"/>
                    </w:rPr>
                  </w:rPrChange>
                </w:rPr>
                <w:t xml:space="preserve">Bluetooth 4.0  </w:t>
              </w:r>
            </w:ins>
          </w:p>
          <w:p w14:paraId="2F667752" w14:textId="77777777" w:rsidR="00F71C70" w:rsidRPr="00F71C70" w:rsidRDefault="00F71C70" w:rsidP="00F71C70">
            <w:pPr>
              <w:numPr>
                <w:ilvl w:val="0"/>
                <w:numId w:val="22"/>
              </w:numPr>
              <w:shd w:val="clear" w:color="auto" w:fill="FFFFFF"/>
              <w:spacing w:after="200" w:line="276" w:lineRule="auto"/>
              <w:contextualSpacing/>
              <w:jc w:val="both"/>
              <w:rPr>
                <w:ins w:id="716" w:author="Manuel Raul Livano Luna" w:date="2023-07-05T18:43:00Z"/>
                <w:rFonts w:ascii="Calibri" w:hAnsi="Calibri" w:cs="Calibri"/>
                <w:i/>
                <w:iCs/>
                <w:sz w:val="22"/>
                <w:szCs w:val="22"/>
                <w:rPrChange w:id="717" w:author="Manuel Raul Livano Luna" w:date="2023-07-05T18:44:00Z">
                  <w:rPr>
                    <w:ins w:id="718" w:author="Manuel Raul Livano Luna" w:date="2023-07-05T18:43:00Z"/>
                    <w:rFonts w:ascii="Calibri" w:hAnsi="Calibri" w:cs="Calibri"/>
                    <w:sz w:val="22"/>
                    <w:szCs w:val="22"/>
                  </w:rPr>
                </w:rPrChange>
              </w:rPr>
            </w:pPr>
            <w:ins w:id="719" w:author="Manuel Raul Livano Luna" w:date="2023-07-05T18:43:00Z">
              <w:r w:rsidRPr="00F71C70">
                <w:rPr>
                  <w:rFonts w:ascii="Calibri" w:hAnsi="Calibri" w:cs="Calibri"/>
                  <w:i/>
                  <w:iCs/>
                  <w:sz w:val="22"/>
                  <w:szCs w:val="22"/>
                  <w:rPrChange w:id="720" w:author="Manuel Raul Livano Luna" w:date="2023-07-05T18:44:00Z">
                    <w:rPr>
                      <w:rFonts w:ascii="Calibri" w:hAnsi="Calibri" w:cs="Calibri"/>
                      <w:sz w:val="22"/>
                      <w:szCs w:val="22"/>
                    </w:rPr>
                  </w:rPrChange>
                </w:rPr>
                <w:t xml:space="preserve">Soporte 3G (opcional) </w:t>
              </w:r>
            </w:ins>
          </w:p>
          <w:p w14:paraId="08FC5D82" w14:textId="77777777" w:rsidR="00F71C70" w:rsidRPr="00F71C70" w:rsidRDefault="00F71C70" w:rsidP="00F71C70">
            <w:pPr>
              <w:numPr>
                <w:ilvl w:val="0"/>
                <w:numId w:val="22"/>
              </w:numPr>
              <w:shd w:val="clear" w:color="auto" w:fill="FFFFFF"/>
              <w:spacing w:after="200" w:line="276" w:lineRule="auto"/>
              <w:contextualSpacing/>
              <w:jc w:val="both"/>
              <w:rPr>
                <w:ins w:id="721" w:author="Manuel Raul Livano Luna" w:date="2023-07-05T18:43:00Z"/>
                <w:rFonts w:ascii="Calibri" w:hAnsi="Calibri" w:cs="Calibri"/>
                <w:i/>
                <w:iCs/>
                <w:sz w:val="22"/>
                <w:szCs w:val="22"/>
                <w:rPrChange w:id="722" w:author="Manuel Raul Livano Luna" w:date="2023-07-05T18:44:00Z">
                  <w:rPr>
                    <w:ins w:id="723" w:author="Manuel Raul Livano Luna" w:date="2023-07-05T18:43:00Z"/>
                    <w:rFonts w:ascii="Calibri" w:hAnsi="Calibri" w:cs="Calibri"/>
                    <w:sz w:val="22"/>
                    <w:szCs w:val="22"/>
                  </w:rPr>
                </w:rPrChange>
              </w:rPr>
            </w:pPr>
            <w:ins w:id="724" w:author="Manuel Raul Livano Luna" w:date="2023-07-05T18:43:00Z">
              <w:r w:rsidRPr="00F71C70">
                <w:rPr>
                  <w:rFonts w:ascii="Calibri" w:hAnsi="Calibri" w:cs="Calibri"/>
                  <w:i/>
                  <w:iCs/>
                  <w:sz w:val="22"/>
                  <w:szCs w:val="22"/>
                  <w:rPrChange w:id="725" w:author="Manuel Raul Livano Luna" w:date="2023-07-05T18:44:00Z">
                    <w:rPr>
                      <w:rFonts w:ascii="Calibri" w:hAnsi="Calibri" w:cs="Calibri"/>
                      <w:sz w:val="22"/>
                      <w:szCs w:val="22"/>
                    </w:rPr>
                  </w:rPrChange>
                </w:rPr>
                <w:t>HDMI</w:t>
              </w:r>
            </w:ins>
          </w:p>
        </w:tc>
      </w:tr>
      <w:tr w:rsidR="00F71C70" w:rsidRPr="00F71C70" w14:paraId="59A3B8AE" w14:textId="77777777" w:rsidTr="00F71C70">
        <w:tblPrEx>
          <w:tblPrExChange w:id="726" w:author="Manuel Raul Livano Luna" w:date="2023-07-05T18:45:00Z">
            <w:tblPrEx>
              <w:tblW w:w="4642" w:type="pct"/>
            </w:tblPrEx>
          </w:tblPrExChange>
        </w:tblPrEx>
        <w:trPr>
          <w:gridAfter w:val="1"/>
          <w:wAfter w:w="5" w:type="pct"/>
          <w:trHeight w:val="110"/>
          <w:ins w:id="727" w:author="Manuel Raul Livano Luna" w:date="2023-07-05T18:43:00Z"/>
          <w:trPrChange w:id="728" w:author="Manuel Raul Livano Luna" w:date="2023-07-05T18:45:00Z">
            <w:trPr>
              <w:gridAfter w:val="1"/>
              <w:trHeight w:val="110"/>
            </w:trPr>
          </w:trPrChange>
        </w:trPr>
        <w:tc>
          <w:tcPr>
            <w:tcW w:w="1022" w:type="pct"/>
            <w:noWrap/>
            <w:vAlign w:val="center"/>
            <w:tcPrChange w:id="729" w:author="Manuel Raul Livano Luna" w:date="2023-07-05T18:45:00Z">
              <w:tcPr>
                <w:tcW w:w="820" w:type="pct"/>
                <w:gridSpan w:val="2"/>
                <w:noWrap/>
                <w:vAlign w:val="center"/>
              </w:tcPr>
            </w:tcPrChange>
          </w:tcPr>
          <w:p w14:paraId="7ED681EC" w14:textId="77777777" w:rsidR="00F71C70" w:rsidRPr="00F71C70" w:rsidRDefault="00F71C70" w:rsidP="00F71C70">
            <w:pPr>
              <w:shd w:val="clear" w:color="auto" w:fill="FFFFFF"/>
              <w:spacing w:after="200" w:line="276" w:lineRule="auto"/>
              <w:jc w:val="center"/>
              <w:rPr>
                <w:ins w:id="730" w:author="Manuel Raul Livano Luna" w:date="2023-07-05T18:43:00Z"/>
                <w:rFonts w:ascii="Calibri" w:hAnsi="Calibri" w:cs="Calibri"/>
                <w:i/>
                <w:iCs/>
                <w:sz w:val="22"/>
                <w:szCs w:val="22"/>
                <w:rPrChange w:id="731" w:author="Manuel Raul Livano Luna" w:date="2023-07-05T18:44:00Z">
                  <w:rPr>
                    <w:ins w:id="732" w:author="Manuel Raul Livano Luna" w:date="2023-07-05T18:43:00Z"/>
                    <w:rFonts w:ascii="Calibri" w:hAnsi="Calibri" w:cs="Calibri"/>
                    <w:sz w:val="22"/>
                    <w:szCs w:val="22"/>
                  </w:rPr>
                </w:rPrChange>
              </w:rPr>
            </w:pPr>
            <w:ins w:id="733" w:author="Manuel Raul Livano Luna" w:date="2023-07-05T18:43:00Z">
              <w:r w:rsidRPr="00F71C70">
                <w:rPr>
                  <w:rFonts w:ascii="Calibri" w:hAnsi="Calibri" w:cs="Calibri"/>
                  <w:i/>
                  <w:iCs/>
                  <w:sz w:val="22"/>
                  <w:szCs w:val="22"/>
                  <w:rPrChange w:id="734" w:author="Manuel Raul Livano Luna" w:date="2023-07-05T18:44:00Z">
                    <w:rPr>
                      <w:rFonts w:ascii="Calibri" w:hAnsi="Calibri" w:cs="Calibri"/>
                      <w:sz w:val="22"/>
                      <w:szCs w:val="22"/>
                    </w:rPr>
                  </w:rPrChange>
                </w:rPr>
                <w:t>Condiciones ambientales</w:t>
              </w:r>
            </w:ins>
          </w:p>
        </w:tc>
        <w:tc>
          <w:tcPr>
            <w:tcW w:w="3973" w:type="pct"/>
            <w:noWrap/>
            <w:vAlign w:val="center"/>
            <w:tcPrChange w:id="735" w:author="Manuel Raul Livano Luna" w:date="2023-07-05T18:45:00Z">
              <w:tcPr>
                <w:tcW w:w="4180" w:type="pct"/>
                <w:noWrap/>
                <w:vAlign w:val="center"/>
              </w:tcPr>
            </w:tcPrChange>
          </w:tcPr>
          <w:p w14:paraId="064329B5" w14:textId="77777777" w:rsidR="00F71C70" w:rsidRPr="00F71C70" w:rsidRDefault="00F71C70" w:rsidP="00F71C70">
            <w:pPr>
              <w:numPr>
                <w:ilvl w:val="0"/>
                <w:numId w:val="23"/>
              </w:numPr>
              <w:shd w:val="clear" w:color="auto" w:fill="FFFFFF"/>
              <w:spacing w:after="200" w:line="276" w:lineRule="auto"/>
              <w:contextualSpacing/>
              <w:jc w:val="both"/>
              <w:rPr>
                <w:ins w:id="736" w:author="Manuel Raul Livano Luna" w:date="2023-07-05T18:43:00Z"/>
                <w:rFonts w:ascii="Calibri" w:hAnsi="Calibri" w:cs="Calibri"/>
                <w:i/>
                <w:iCs/>
                <w:sz w:val="22"/>
                <w:szCs w:val="22"/>
                <w:rPrChange w:id="737" w:author="Manuel Raul Livano Luna" w:date="2023-07-05T18:44:00Z">
                  <w:rPr>
                    <w:ins w:id="738" w:author="Manuel Raul Livano Luna" w:date="2023-07-05T18:43:00Z"/>
                    <w:rFonts w:ascii="Calibri" w:hAnsi="Calibri" w:cs="Calibri"/>
                    <w:sz w:val="22"/>
                    <w:szCs w:val="22"/>
                  </w:rPr>
                </w:rPrChange>
              </w:rPr>
            </w:pPr>
            <w:ins w:id="739" w:author="Manuel Raul Livano Luna" w:date="2023-07-05T18:43:00Z">
              <w:r w:rsidRPr="00F71C70">
                <w:rPr>
                  <w:rFonts w:ascii="Calibri" w:hAnsi="Calibri" w:cs="Calibri"/>
                  <w:i/>
                  <w:iCs/>
                  <w:sz w:val="22"/>
                  <w:szCs w:val="22"/>
                  <w:rPrChange w:id="740" w:author="Manuel Raul Livano Luna" w:date="2023-07-05T18:44:00Z">
                    <w:rPr>
                      <w:rFonts w:ascii="Calibri" w:hAnsi="Calibri" w:cs="Calibri"/>
                      <w:sz w:val="22"/>
                      <w:szCs w:val="22"/>
                    </w:rPr>
                  </w:rPrChange>
                </w:rPr>
                <w:t>Temperatura ambiental: 0°C a 40°C</w:t>
              </w:r>
            </w:ins>
          </w:p>
        </w:tc>
      </w:tr>
      <w:tr w:rsidR="00F71C70" w:rsidRPr="00F71C70" w14:paraId="2EB8CE0C" w14:textId="77777777" w:rsidTr="00F71C70">
        <w:tblPrEx>
          <w:tblPrExChange w:id="741" w:author="Manuel Raul Livano Luna" w:date="2023-07-05T18:45:00Z">
            <w:tblPrEx>
              <w:tblW w:w="4642" w:type="pct"/>
            </w:tblPrEx>
          </w:tblPrExChange>
        </w:tblPrEx>
        <w:trPr>
          <w:gridAfter w:val="1"/>
          <w:wAfter w:w="5" w:type="pct"/>
          <w:trHeight w:val="110"/>
          <w:ins w:id="742" w:author="Manuel Raul Livano Luna" w:date="2023-07-05T18:43:00Z"/>
          <w:trPrChange w:id="743" w:author="Manuel Raul Livano Luna" w:date="2023-07-05T18:45:00Z">
            <w:trPr>
              <w:gridAfter w:val="1"/>
              <w:trHeight w:val="110"/>
            </w:trPr>
          </w:trPrChange>
        </w:trPr>
        <w:tc>
          <w:tcPr>
            <w:tcW w:w="1022" w:type="pct"/>
            <w:noWrap/>
            <w:vAlign w:val="center"/>
            <w:tcPrChange w:id="744" w:author="Manuel Raul Livano Luna" w:date="2023-07-05T18:45:00Z">
              <w:tcPr>
                <w:tcW w:w="820" w:type="pct"/>
                <w:gridSpan w:val="2"/>
                <w:noWrap/>
                <w:vAlign w:val="center"/>
              </w:tcPr>
            </w:tcPrChange>
          </w:tcPr>
          <w:p w14:paraId="78F0C054" w14:textId="77777777" w:rsidR="00F71C70" w:rsidRPr="00F71C70" w:rsidRDefault="00F71C70" w:rsidP="00F71C70">
            <w:pPr>
              <w:spacing w:after="200" w:line="276" w:lineRule="auto"/>
              <w:ind w:left="14"/>
              <w:jc w:val="center"/>
              <w:rPr>
                <w:ins w:id="745" w:author="Manuel Raul Livano Luna" w:date="2023-07-05T18:43:00Z"/>
                <w:rFonts w:ascii="Calibri" w:hAnsi="Calibri" w:cs="Calibri"/>
                <w:i/>
                <w:iCs/>
                <w:sz w:val="22"/>
                <w:szCs w:val="22"/>
                <w:lang w:eastAsia="it-IT"/>
                <w:rPrChange w:id="746" w:author="Manuel Raul Livano Luna" w:date="2023-07-05T18:44:00Z">
                  <w:rPr>
                    <w:ins w:id="747" w:author="Manuel Raul Livano Luna" w:date="2023-07-05T18:43:00Z"/>
                    <w:rFonts w:ascii="Calibri" w:hAnsi="Calibri" w:cs="Calibri"/>
                    <w:sz w:val="22"/>
                    <w:szCs w:val="22"/>
                    <w:lang w:eastAsia="it-IT"/>
                  </w:rPr>
                </w:rPrChange>
              </w:rPr>
            </w:pPr>
            <w:ins w:id="748" w:author="Manuel Raul Livano Luna" w:date="2023-07-05T18:43:00Z">
              <w:r w:rsidRPr="00F71C70">
                <w:rPr>
                  <w:rFonts w:ascii="Calibri" w:hAnsi="Calibri" w:cs="Calibri"/>
                  <w:i/>
                  <w:iCs/>
                  <w:sz w:val="22"/>
                  <w:szCs w:val="22"/>
                  <w:lang w:eastAsia="it-IT"/>
                  <w:rPrChange w:id="749" w:author="Manuel Raul Livano Luna" w:date="2023-07-05T18:44:00Z">
                    <w:rPr>
                      <w:rFonts w:ascii="Calibri" w:hAnsi="Calibri" w:cs="Calibri"/>
                      <w:sz w:val="22"/>
                      <w:szCs w:val="22"/>
                      <w:lang w:eastAsia="it-IT"/>
                    </w:rPr>
                  </w:rPrChange>
                </w:rPr>
                <w:t>Batería</w:t>
              </w:r>
            </w:ins>
          </w:p>
        </w:tc>
        <w:tc>
          <w:tcPr>
            <w:tcW w:w="3973" w:type="pct"/>
            <w:noWrap/>
            <w:vAlign w:val="center"/>
            <w:tcPrChange w:id="750" w:author="Manuel Raul Livano Luna" w:date="2023-07-05T18:45:00Z">
              <w:tcPr>
                <w:tcW w:w="4180" w:type="pct"/>
                <w:noWrap/>
                <w:vAlign w:val="center"/>
              </w:tcPr>
            </w:tcPrChange>
          </w:tcPr>
          <w:p w14:paraId="470F3D8B" w14:textId="77777777" w:rsidR="00F71C70" w:rsidRPr="00F71C70" w:rsidRDefault="00F71C70" w:rsidP="00F71C70">
            <w:pPr>
              <w:numPr>
                <w:ilvl w:val="0"/>
                <w:numId w:val="23"/>
              </w:numPr>
              <w:spacing w:after="200" w:line="276" w:lineRule="auto"/>
              <w:contextualSpacing/>
              <w:jc w:val="both"/>
              <w:rPr>
                <w:ins w:id="751" w:author="Manuel Raul Livano Luna" w:date="2023-07-05T18:43:00Z"/>
                <w:rFonts w:ascii="Calibri" w:hAnsi="Calibri" w:cs="Calibri"/>
                <w:i/>
                <w:iCs/>
                <w:sz w:val="22"/>
                <w:szCs w:val="22"/>
                <w:lang w:eastAsia="it-IT"/>
                <w:rPrChange w:id="752" w:author="Manuel Raul Livano Luna" w:date="2023-07-05T18:44:00Z">
                  <w:rPr>
                    <w:ins w:id="753" w:author="Manuel Raul Livano Luna" w:date="2023-07-05T18:43:00Z"/>
                    <w:rFonts w:ascii="Calibri" w:hAnsi="Calibri" w:cs="Calibri"/>
                    <w:sz w:val="22"/>
                    <w:szCs w:val="22"/>
                    <w:lang w:eastAsia="it-IT"/>
                  </w:rPr>
                </w:rPrChange>
              </w:rPr>
            </w:pPr>
            <w:ins w:id="754" w:author="Manuel Raul Livano Luna" w:date="2023-07-05T18:43:00Z">
              <w:r w:rsidRPr="00F71C70">
                <w:rPr>
                  <w:rFonts w:ascii="Calibri" w:hAnsi="Calibri" w:cs="Calibri"/>
                  <w:i/>
                  <w:iCs/>
                  <w:sz w:val="22"/>
                  <w:szCs w:val="22"/>
                  <w:lang w:eastAsia="it-IT"/>
                  <w:rPrChange w:id="755" w:author="Manuel Raul Livano Luna" w:date="2023-07-05T18:44:00Z">
                    <w:rPr>
                      <w:rFonts w:ascii="Calibri" w:hAnsi="Calibri" w:cs="Calibri"/>
                      <w:sz w:val="22"/>
                      <w:szCs w:val="22"/>
                      <w:lang w:eastAsia="it-IT"/>
                    </w:rPr>
                  </w:rPrChange>
                </w:rPr>
                <w:t>Polímero 2 Celdas (5000 mAh) duración 8 horas.</w:t>
              </w:r>
            </w:ins>
          </w:p>
        </w:tc>
      </w:tr>
      <w:tr w:rsidR="00F71C70" w:rsidRPr="00F71C70" w14:paraId="13B77B29" w14:textId="77777777" w:rsidTr="00F71C70">
        <w:tblPrEx>
          <w:tblPrExChange w:id="756" w:author="Manuel Raul Livano Luna" w:date="2023-07-05T18:45:00Z">
            <w:tblPrEx>
              <w:tblW w:w="4642" w:type="pct"/>
            </w:tblPrEx>
          </w:tblPrExChange>
        </w:tblPrEx>
        <w:trPr>
          <w:gridAfter w:val="1"/>
          <w:wAfter w:w="5" w:type="pct"/>
          <w:trHeight w:val="110"/>
          <w:ins w:id="757" w:author="Manuel Raul Livano Luna" w:date="2023-07-05T18:43:00Z"/>
          <w:trPrChange w:id="758" w:author="Manuel Raul Livano Luna" w:date="2023-07-05T18:45:00Z">
            <w:trPr>
              <w:gridAfter w:val="1"/>
              <w:trHeight w:val="110"/>
            </w:trPr>
          </w:trPrChange>
        </w:trPr>
        <w:tc>
          <w:tcPr>
            <w:tcW w:w="1022" w:type="pct"/>
            <w:noWrap/>
            <w:vAlign w:val="center"/>
            <w:tcPrChange w:id="759" w:author="Manuel Raul Livano Luna" w:date="2023-07-05T18:45:00Z">
              <w:tcPr>
                <w:tcW w:w="820" w:type="pct"/>
                <w:gridSpan w:val="2"/>
                <w:noWrap/>
                <w:vAlign w:val="center"/>
              </w:tcPr>
            </w:tcPrChange>
          </w:tcPr>
          <w:p w14:paraId="02C55FF4" w14:textId="77777777" w:rsidR="00F71C70" w:rsidRPr="00F71C70" w:rsidRDefault="00F71C70" w:rsidP="00F71C70">
            <w:pPr>
              <w:spacing w:after="200" w:line="276" w:lineRule="auto"/>
              <w:ind w:left="14"/>
              <w:jc w:val="center"/>
              <w:rPr>
                <w:ins w:id="760" w:author="Manuel Raul Livano Luna" w:date="2023-07-05T18:43:00Z"/>
                <w:rFonts w:ascii="Calibri" w:hAnsi="Calibri" w:cs="Calibri"/>
                <w:i/>
                <w:iCs/>
                <w:sz w:val="22"/>
                <w:szCs w:val="22"/>
                <w:lang w:eastAsia="it-IT"/>
                <w:rPrChange w:id="761" w:author="Manuel Raul Livano Luna" w:date="2023-07-05T18:44:00Z">
                  <w:rPr>
                    <w:ins w:id="762" w:author="Manuel Raul Livano Luna" w:date="2023-07-05T18:43:00Z"/>
                    <w:rFonts w:ascii="Calibri" w:hAnsi="Calibri" w:cs="Calibri"/>
                    <w:sz w:val="22"/>
                    <w:szCs w:val="22"/>
                    <w:lang w:eastAsia="it-IT"/>
                  </w:rPr>
                </w:rPrChange>
              </w:rPr>
            </w:pPr>
            <w:ins w:id="763" w:author="Manuel Raul Livano Luna" w:date="2023-07-05T18:43:00Z">
              <w:r w:rsidRPr="00F71C70">
                <w:rPr>
                  <w:rFonts w:ascii="Calibri" w:hAnsi="Calibri" w:cs="Calibri"/>
                  <w:i/>
                  <w:iCs/>
                  <w:sz w:val="22"/>
                  <w:szCs w:val="22"/>
                  <w:lang w:eastAsia="it-IT"/>
                  <w:rPrChange w:id="764" w:author="Manuel Raul Livano Luna" w:date="2023-07-05T18:44:00Z">
                    <w:rPr>
                      <w:rFonts w:ascii="Calibri" w:hAnsi="Calibri" w:cs="Calibri"/>
                      <w:sz w:val="22"/>
                      <w:szCs w:val="22"/>
                      <w:lang w:eastAsia="it-IT"/>
                    </w:rPr>
                  </w:rPrChange>
                </w:rPr>
                <w:t>Sonido</w:t>
              </w:r>
            </w:ins>
          </w:p>
        </w:tc>
        <w:tc>
          <w:tcPr>
            <w:tcW w:w="3973" w:type="pct"/>
            <w:noWrap/>
            <w:vAlign w:val="center"/>
            <w:tcPrChange w:id="765" w:author="Manuel Raul Livano Luna" w:date="2023-07-05T18:45:00Z">
              <w:tcPr>
                <w:tcW w:w="4180" w:type="pct"/>
                <w:noWrap/>
                <w:vAlign w:val="center"/>
              </w:tcPr>
            </w:tcPrChange>
          </w:tcPr>
          <w:p w14:paraId="68FED2F4" w14:textId="77777777" w:rsidR="00F71C70" w:rsidRPr="00F71C70" w:rsidRDefault="00F71C70" w:rsidP="00F71C70">
            <w:pPr>
              <w:numPr>
                <w:ilvl w:val="0"/>
                <w:numId w:val="23"/>
              </w:numPr>
              <w:spacing w:after="200" w:line="276" w:lineRule="auto"/>
              <w:contextualSpacing/>
              <w:jc w:val="both"/>
              <w:rPr>
                <w:ins w:id="766" w:author="Manuel Raul Livano Luna" w:date="2023-07-05T18:43:00Z"/>
                <w:rFonts w:ascii="Calibri" w:hAnsi="Calibri" w:cs="Calibri"/>
                <w:i/>
                <w:iCs/>
                <w:sz w:val="22"/>
                <w:szCs w:val="22"/>
                <w:lang w:eastAsia="it-IT"/>
                <w:rPrChange w:id="767" w:author="Manuel Raul Livano Luna" w:date="2023-07-05T18:44:00Z">
                  <w:rPr>
                    <w:ins w:id="768" w:author="Manuel Raul Livano Luna" w:date="2023-07-05T18:43:00Z"/>
                    <w:rFonts w:ascii="Calibri" w:hAnsi="Calibri" w:cs="Calibri"/>
                    <w:sz w:val="22"/>
                    <w:szCs w:val="22"/>
                    <w:lang w:eastAsia="it-IT"/>
                  </w:rPr>
                </w:rPrChange>
              </w:rPr>
            </w:pPr>
            <w:ins w:id="769" w:author="Manuel Raul Livano Luna" w:date="2023-07-05T18:43:00Z">
              <w:r w:rsidRPr="00F71C70">
                <w:rPr>
                  <w:rFonts w:ascii="Calibri" w:hAnsi="Calibri" w:cs="Calibri"/>
                  <w:i/>
                  <w:iCs/>
                  <w:sz w:val="22"/>
                  <w:szCs w:val="22"/>
                  <w:lang w:eastAsia="it-IT"/>
                  <w:rPrChange w:id="770" w:author="Manuel Raul Livano Luna" w:date="2023-07-05T18:44:00Z">
                    <w:rPr>
                      <w:rFonts w:ascii="Calibri" w:hAnsi="Calibri" w:cs="Calibri"/>
                      <w:sz w:val="22"/>
                      <w:szCs w:val="22"/>
                      <w:lang w:eastAsia="it-IT"/>
                    </w:rPr>
                  </w:rPrChange>
                </w:rPr>
                <w:t xml:space="preserve">Integrado, Altavoz incorporado y micrófono. </w:t>
              </w:r>
            </w:ins>
          </w:p>
          <w:p w14:paraId="12EFC724" w14:textId="77777777" w:rsidR="00F71C70" w:rsidRPr="00F71C70" w:rsidRDefault="00F71C70" w:rsidP="00F71C70">
            <w:pPr>
              <w:numPr>
                <w:ilvl w:val="0"/>
                <w:numId w:val="23"/>
              </w:numPr>
              <w:spacing w:after="200" w:line="276" w:lineRule="auto"/>
              <w:contextualSpacing/>
              <w:jc w:val="both"/>
              <w:rPr>
                <w:ins w:id="771" w:author="Manuel Raul Livano Luna" w:date="2023-07-05T18:43:00Z"/>
                <w:rFonts w:ascii="Calibri" w:hAnsi="Calibri" w:cs="Calibri"/>
                <w:i/>
                <w:iCs/>
                <w:sz w:val="22"/>
                <w:szCs w:val="22"/>
                <w:lang w:eastAsia="it-IT"/>
                <w:rPrChange w:id="772" w:author="Manuel Raul Livano Luna" w:date="2023-07-05T18:44:00Z">
                  <w:rPr>
                    <w:ins w:id="773" w:author="Manuel Raul Livano Luna" w:date="2023-07-05T18:43:00Z"/>
                    <w:rFonts w:ascii="Calibri" w:hAnsi="Calibri" w:cs="Calibri"/>
                    <w:sz w:val="22"/>
                    <w:szCs w:val="22"/>
                    <w:lang w:eastAsia="it-IT"/>
                  </w:rPr>
                </w:rPrChange>
              </w:rPr>
            </w:pPr>
            <w:ins w:id="774" w:author="Manuel Raul Livano Luna" w:date="2023-07-05T18:43:00Z">
              <w:r w:rsidRPr="00F71C70">
                <w:rPr>
                  <w:rFonts w:ascii="Calibri" w:hAnsi="Calibri" w:cs="Calibri"/>
                  <w:i/>
                  <w:iCs/>
                  <w:sz w:val="22"/>
                  <w:szCs w:val="22"/>
                  <w:lang w:eastAsia="it-IT"/>
                  <w:rPrChange w:id="775" w:author="Manuel Raul Livano Luna" w:date="2023-07-05T18:44:00Z">
                    <w:rPr>
                      <w:rFonts w:ascii="Calibri" w:hAnsi="Calibri" w:cs="Calibri"/>
                      <w:sz w:val="22"/>
                      <w:szCs w:val="22"/>
                      <w:lang w:eastAsia="it-IT"/>
                    </w:rPr>
                  </w:rPrChange>
                </w:rPr>
                <w:t>Conector para salida externa de audio y entrada de micrófono.</w:t>
              </w:r>
            </w:ins>
          </w:p>
        </w:tc>
      </w:tr>
      <w:tr w:rsidR="00F71C70" w:rsidRPr="00F71C70" w14:paraId="4379CD3F" w14:textId="77777777" w:rsidTr="00F71C70">
        <w:tblPrEx>
          <w:tblPrExChange w:id="776" w:author="Manuel Raul Livano Luna" w:date="2023-07-05T18:45:00Z">
            <w:tblPrEx>
              <w:tblW w:w="4642" w:type="pct"/>
            </w:tblPrEx>
          </w:tblPrExChange>
        </w:tblPrEx>
        <w:trPr>
          <w:gridAfter w:val="1"/>
          <w:wAfter w:w="5" w:type="pct"/>
          <w:trHeight w:val="110"/>
          <w:ins w:id="777" w:author="Manuel Raul Livano Luna" w:date="2023-07-05T18:43:00Z"/>
          <w:trPrChange w:id="778" w:author="Manuel Raul Livano Luna" w:date="2023-07-05T18:45:00Z">
            <w:trPr>
              <w:gridAfter w:val="1"/>
              <w:trHeight w:val="110"/>
            </w:trPr>
          </w:trPrChange>
        </w:trPr>
        <w:tc>
          <w:tcPr>
            <w:tcW w:w="1022" w:type="pct"/>
            <w:noWrap/>
            <w:vAlign w:val="center"/>
            <w:tcPrChange w:id="779" w:author="Manuel Raul Livano Luna" w:date="2023-07-05T18:45:00Z">
              <w:tcPr>
                <w:tcW w:w="820" w:type="pct"/>
                <w:gridSpan w:val="2"/>
                <w:noWrap/>
                <w:vAlign w:val="center"/>
              </w:tcPr>
            </w:tcPrChange>
          </w:tcPr>
          <w:p w14:paraId="00FC8786" w14:textId="77777777" w:rsidR="00F71C70" w:rsidRPr="00F71C70" w:rsidRDefault="00F71C70" w:rsidP="00F71C70">
            <w:pPr>
              <w:spacing w:after="200" w:line="276" w:lineRule="auto"/>
              <w:ind w:left="14"/>
              <w:jc w:val="center"/>
              <w:rPr>
                <w:ins w:id="780" w:author="Manuel Raul Livano Luna" w:date="2023-07-05T18:43:00Z"/>
                <w:rFonts w:ascii="Calibri" w:hAnsi="Calibri" w:cs="Calibri"/>
                <w:i/>
                <w:iCs/>
                <w:sz w:val="22"/>
                <w:szCs w:val="22"/>
                <w:lang w:eastAsia="it-IT"/>
                <w:rPrChange w:id="781" w:author="Manuel Raul Livano Luna" w:date="2023-07-05T18:44:00Z">
                  <w:rPr>
                    <w:ins w:id="782" w:author="Manuel Raul Livano Luna" w:date="2023-07-05T18:43:00Z"/>
                    <w:rFonts w:ascii="Calibri" w:hAnsi="Calibri" w:cs="Calibri"/>
                    <w:sz w:val="22"/>
                    <w:szCs w:val="22"/>
                    <w:lang w:eastAsia="it-IT"/>
                  </w:rPr>
                </w:rPrChange>
              </w:rPr>
            </w:pPr>
            <w:ins w:id="783" w:author="Manuel Raul Livano Luna" w:date="2023-07-05T18:43:00Z">
              <w:r w:rsidRPr="00F71C70">
                <w:rPr>
                  <w:rFonts w:ascii="Calibri" w:hAnsi="Calibri" w:cs="Calibri"/>
                  <w:i/>
                  <w:iCs/>
                  <w:sz w:val="22"/>
                  <w:szCs w:val="22"/>
                  <w:lang w:eastAsia="it-IT"/>
                  <w:rPrChange w:id="784" w:author="Manuel Raul Livano Luna" w:date="2023-07-05T18:44:00Z">
                    <w:rPr>
                      <w:rFonts w:ascii="Calibri" w:hAnsi="Calibri" w:cs="Calibri"/>
                      <w:sz w:val="22"/>
                      <w:szCs w:val="22"/>
                      <w:lang w:eastAsia="it-IT"/>
                    </w:rPr>
                  </w:rPrChange>
                </w:rPr>
                <w:t>Parlantes integrados</w:t>
              </w:r>
            </w:ins>
          </w:p>
        </w:tc>
        <w:tc>
          <w:tcPr>
            <w:tcW w:w="3973" w:type="pct"/>
            <w:noWrap/>
            <w:vAlign w:val="center"/>
            <w:tcPrChange w:id="785" w:author="Manuel Raul Livano Luna" w:date="2023-07-05T18:45:00Z">
              <w:tcPr>
                <w:tcW w:w="4180" w:type="pct"/>
                <w:noWrap/>
                <w:vAlign w:val="center"/>
              </w:tcPr>
            </w:tcPrChange>
          </w:tcPr>
          <w:p w14:paraId="72E7D8EC" w14:textId="77777777" w:rsidR="00F71C70" w:rsidRPr="00F71C70" w:rsidRDefault="00F71C70" w:rsidP="00F71C70">
            <w:pPr>
              <w:numPr>
                <w:ilvl w:val="0"/>
                <w:numId w:val="24"/>
              </w:numPr>
              <w:spacing w:after="200" w:line="276" w:lineRule="auto"/>
              <w:contextualSpacing/>
              <w:jc w:val="both"/>
              <w:rPr>
                <w:ins w:id="786" w:author="Manuel Raul Livano Luna" w:date="2023-07-05T18:43:00Z"/>
                <w:rFonts w:ascii="Calibri" w:hAnsi="Calibri" w:cs="Calibri"/>
                <w:i/>
                <w:iCs/>
                <w:sz w:val="22"/>
                <w:szCs w:val="22"/>
                <w:lang w:eastAsia="it-IT"/>
                <w:rPrChange w:id="787" w:author="Manuel Raul Livano Luna" w:date="2023-07-05T18:44:00Z">
                  <w:rPr>
                    <w:ins w:id="788" w:author="Manuel Raul Livano Luna" w:date="2023-07-05T18:43:00Z"/>
                    <w:rFonts w:ascii="Calibri" w:hAnsi="Calibri" w:cs="Calibri"/>
                    <w:sz w:val="22"/>
                    <w:szCs w:val="22"/>
                    <w:lang w:eastAsia="it-IT"/>
                  </w:rPr>
                </w:rPrChange>
              </w:rPr>
            </w:pPr>
            <w:ins w:id="789" w:author="Manuel Raul Livano Luna" w:date="2023-07-05T18:43:00Z">
              <w:r w:rsidRPr="00F71C70">
                <w:rPr>
                  <w:rFonts w:ascii="Calibri" w:hAnsi="Calibri" w:cs="Calibri"/>
                  <w:i/>
                  <w:iCs/>
                  <w:sz w:val="22"/>
                  <w:szCs w:val="22"/>
                  <w:lang w:eastAsia="it-IT"/>
                  <w:rPrChange w:id="790" w:author="Manuel Raul Livano Luna" w:date="2023-07-05T18:44:00Z">
                    <w:rPr>
                      <w:rFonts w:ascii="Calibri" w:hAnsi="Calibri" w:cs="Calibri"/>
                      <w:sz w:val="22"/>
                      <w:szCs w:val="22"/>
                      <w:lang w:eastAsia="it-IT"/>
                    </w:rPr>
                  </w:rPrChange>
                </w:rPr>
                <w:t xml:space="preserve">2 x 1w  </w:t>
              </w:r>
            </w:ins>
          </w:p>
        </w:tc>
      </w:tr>
      <w:tr w:rsidR="00F71C70" w:rsidRPr="00F71C70" w14:paraId="318FAED2" w14:textId="77777777" w:rsidTr="00F71C70">
        <w:tblPrEx>
          <w:tblPrExChange w:id="791" w:author="Manuel Raul Livano Luna" w:date="2023-07-05T18:45:00Z">
            <w:tblPrEx>
              <w:tblW w:w="4642" w:type="pct"/>
            </w:tblPrEx>
          </w:tblPrExChange>
        </w:tblPrEx>
        <w:trPr>
          <w:gridAfter w:val="1"/>
          <w:wAfter w:w="5" w:type="pct"/>
          <w:trHeight w:val="110"/>
          <w:ins w:id="792" w:author="Manuel Raul Livano Luna" w:date="2023-07-05T18:43:00Z"/>
          <w:trPrChange w:id="793" w:author="Manuel Raul Livano Luna" w:date="2023-07-05T18:45:00Z">
            <w:trPr>
              <w:gridAfter w:val="1"/>
              <w:trHeight w:val="110"/>
            </w:trPr>
          </w:trPrChange>
        </w:trPr>
        <w:tc>
          <w:tcPr>
            <w:tcW w:w="1022" w:type="pct"/>
            <w:noWrap/>
            <w:vAlign w:val="center"/>
            <w:tcPrChange w:id="794" w:author="Manuel Raul Livano Luna" w:date="2023-07-05T18:45:00Z">
              <w:tcPr>
                <w:tcW w:w="820" w:type="pct"/>
                <w:gridSpan w:val="2"/>
                <w:noWrap/>
                <w:vAlign w:val="center"/>
              </w:tcPr>
            </w:tcPrChange>
          </w:tcPr>
          <w:p w14:paraId="32C3C47A" w14:textId="77777777" w:rsidR="00F71C70" w:rsidRPr="00F71C70" w:rsidRDefault="00F71C70" w:rsidP="00F71C70">
            <w:pPr>
              <w:spacing w:after="200" w:line="276" w:lineRule="auto"/>
              <w:ind w:left="14"/>
              <w:jc w:val="center"/>
              <w:rPr>
                <w:ins w:id="795" w:author="Manuel Raul Livano Luna" w:date="2023-07-05T18:43:00Z"/>
                <w:rFonts w:ascii="Calibri" w:hAnsi="Calibri" w:cs="Calibri"/>
                <w:i/>
                <w:iCs/>
                <w:sz w:val="22"/>
                <w:szCs w:val="22"/>
                <w:lang w:eastAsia="it-IT"/>
                <w:rPrChange w:id="796" w:author="Manuel Raul Livano Luna" w:date="2023-07-05T18:44:00Z">
                  <w:rPr>
                    <w:ins w:id="797" w:author="Manuel Raul Livano Luna" w:date="2023-07-05T18:43:00Z"/>
                    <w:rFonts w:ascii="Calibri" w:hAnsi="Calibri" w:cs="Calibri"/>
                    <w:sz w:val="22"/>
                    <w:szCs w:val="22"/>
                    <w:lang w:eastAsia="it-IT"/>
                  </w:rPr>
                </w:rPrChange>
              </w:rPr>
            </w:pPr>
            <w:ins w:id="798" w:author="Manuel Raul Livano Luna" w:date="2023-07-05T18:43:00Z">
              <w:r w:rsidRPr="00F71C70">
                <w:rPr>
                  <w:rFonts w:ascii="Calibri" w:hAnsi="Calibri" w:cs="Calibri"/>
                  <w:i/>
                  <w:iCs/>
                  <w:sz w:val="22"/>
                  <w:szCs w:val="22"/>
                  <w:lang w:eastAsia="it-IT"/>
                  <w:rPrChange w:id="799" w:author="Manuel Raul Livano Luna" w:date="2023-07-05T18:44:00Z">
                    <w:rPr>
                      <w:rFonts w:ascii="Calibri" w:hAnsi="Calibri" w:cs="Calibri"/>
                      <w:sz w:val="22"/>
                      <w:szCs w:val="22"/>
                      <w:lang w:eastAsia="it-IT"/>
                    </w:rPr>
                  </w:rPrChange>
                </w:rPr>
                <w:t>Cámara</w:t>
              </w:r>
            </w:ins>
          </w:p>
        </w:tc>
        <w:tc>
          <w:tcPr>
            <w:tcW w:w="3973" w:type="pct"/>
            <w:noWrap/>
            <w:vAlign w:val="center"/>
            <w:tcPrChange w:id="800" w:author="Manuel Raul Livano Luna" w:date="2023-07-05T18:45:00Z">
              <w:tcPr>
                <w:tcW w:w="4180" w:type="pct"/>
                <w:noWrap/>
                <w:vAlign w:val="center"/>
              </w:tcPr>
            </w:tcPrChange>
          </w:tcPr>
          <w:p w14:paraId="1B5546F4" w14:textId="77777777" w:rsidR="00F71C70" w:rsidRPr="00F71C70" w:rsidRDefault="00F71C70" w:rsidP="00F71C70">
            <w:pPr>
              <w:numPr>
                <w:ilvl w:val="0"/>
                <w:numId w:val="24"/>
              </w:numPr>
              <w:spacing w:after="200" w:line="276" w:lineRule="auto"/>
              <w:contextualSpacing/>
              <w:jc w:val="both"/>
              <w:rPr>
                <w:ins w:id="801" w:author="Manuel Raul Livano Luna" w:date="2023-07-05T18:43:00Z"/>
                <w:rFonts w:ascii="Calibri" w:hAnsi="Calibri" w:cs="Calibri"/>
                <w:i/>
                <w:iCs/>
                <w:sz w:val="22"/>
                <w:szCs w:val="22"/>
                <w:lang w:eastAsia="it-IT"/>
                <w:rPrChange w:id="802" w:author="Manuel Raul Livano Luna" w:date="2023-07-05T18:44:00Z">
                  <w:rPr>
                    <w:ins w:id="803" w:author="Manuel Raul Livano Luna" w:date="2023-07-05T18:43:00Z"/>
                    <w:rFonts w:ascii="Calibri" w:hAnsi="Calibri" w:cs="Calibri"/>
                    <w:sz w:val="22"/>
                    <w:szCs w:val="22"/>
                    <w:lang w:eastAsia="it-IT"/>
                  </w:rPr>
                </w:rPrChange>
              </w:rPr>
            </w:pPr>
            <w:ins w:id="804" w:author="Manuel Raul Livano Luna" w:date="2023-07-05T18:43:00Z">
              <w:r w:rsidRPr="00F71C70">
                <w:rPr>
                  <w:rFonts w:ascii="Calibri" w:hAnsi="Calibri" w:cs="Calibri"/>
                  <w:i/>
                  <w:iCs/>
                  <w:sz w:val="22"/>
                  <w:szCs w:val="22"/>
                  <w:lang w:eastAsia="it-IT"/>
                  <w:rPrChange w:id="805" w:author="Manuel Raul Livano Luna" w:date="2023-07-05T18:44:00Z">
                    <w:rPr>
                      <w:rFonts w:ascii="Calibri" w:hAnsi="Calibri" w:cs="Calibri"/>
                      <w:sz w:val="22"/>
                      <w:szCs w:val="22"/>
                      <w:lang w:eastAsia="it-IT"/>
                    </w:rPr>
                  </w:rPrChange>
                </w:rPr>
                <w:t>1 MP</w:t>
              </w:r>
            </w:ins>
          </w:p>
        </w:tc>
      </w:tr>
      <w:tr w:rsidR="00F71C70" w:rsidRPr="00F71C70" w14:paraId="36BF5D57" w14:textId="77777777" w:rsidTr="00F71C70">
        <w:tblPrEx>
          <w:tblPrExChange w:id="806" w:author="Manuel Raul Livano Luna" w:date="2023-07-05T18:45:00Z">
            <w:tblPrEx>
              <w:tblW w:w="4642" w:type="pct"/>
            </w:tblPrEx>
          </w:tblPrExChange>
        </w:tblPrEx>
        <w:trPr>
          <w:gridAfter w:val="1"/>
          <w:wAfter w:w="5" w:type="pct"/>
          <w:trHeight w:val="110"/>
          <w:ins w:id="807" w:author="Manuel Raul Livano Luna" w:date="2023-07-05T18:43:00Z"/>
          <w:trPrChange w:id="808" w:author="Manuel Raul Livano Luna" w:date="2023-07-05T18:45:00Z">
            <w:trPr>
              <w:gridAfter w:val="1"/>
              <w:trHeight w:val="110"/>
            </w:trPr>
          </w:trPrChange>
        </w:trPr>
        <w:tc>
          <w:tcPr>
            <w:tcW w:w="1022" w:type="pct"/>
            <w:noWrap/>
            <w:vAlign w:val="center"/>
            <w:tcPrChange w:id="809" w:author="Manuel Raul Livano Luna" w:date="2023-07-05T18:45:00Z">
              <w:tcPr>
                <w:tcW w:w="820" w:type="pct"/>
                <w:gridSpan w:val="2"/>
                <w:noWrap/>
                <w:vAlign w:val="center"/>
              </w:tcPr>
            </w:tcPrChange>
          </w:tcPr>
          <w:p w14:paraId="70328042" w14:textId="77777777" w:rsidR="00F71C70" w:rsidRPr="00F71C70" w:rsidRDefault="00F71C70" w:rsidP="00F71C70">
            <w:pPr>
              <w:spacing w:after="200" w:line="276" w:lineRule="auto"/>
              <w:ind w:left="14"/>
              <w:jc w:val="center"/>
              <w:rPr>
                <w:ins w:id="810" w:author="Manuel Raul Livano Luna" w:date="2023-07-05T18:43:00Z"/>
                <w:rFonts w:ascii="Calibri" w:hAnsi="Calibri" w:cs="Calibri"/>
                <w:i/>
                <w:iCs/>
                <w:sz w:val="22"/>
                <w:szCs w:val="22"/>
                <w:lang w:eastAsia="it-IT"/>
                <w:rPrChange w:id="811" w:author="Manuel Raul Livano Luna" w:date="2023-07-05T18:44:00Z">
                  <w:rPr>
                    <w:ins w:id="812" w:author="Manuel Raul Livano Luna" w:date="2023-07-05T18:43:00Z"/>
                    <w:rFonts w:ascii="Calibri" w:hAnsi="Calibri" w:cs="Calibri"/>
                    <w:sz w:val="22"/>
                    <w:szCs w:val="22"/>
                    <w:lang w:eastAsia="it-IT"/>
                  </w:rPr>
                </w:rPrChange>
              </w:rPr>
            </w:pPr>
            <w:ins w:id="813" w:author="Manuel Raul Livano Luna" w:date="2023-07-05T18:43:00Z">
              <w:r w:rsidRPr="00F71C70">
                <w:rPr>
                  <w:rFonts w:ascii="Calibri" w:hAnsi="Calibri" w:cs="Calibri"/>
                  <w:i/>
                  <w:iCs/>
                  <w:sz w:val="22"/>
                  <w:szCs w:val="22"/>
                  <w:lang w:eastAsia="it-IT"/>
                  <w:rPrChange w:id="814" w:author="Manuel Raul Livano Luna" w:date="2023-07-05T18:44:00Z">
                    <w:rPr>
                      <w:rFonts w:ascii="Calibri" w:hAnsi="Calibri" w:cs="Calibri"/>
                      <w:sz w:val="22"/>
                      <w:szCs w:val="22"/>
                      <w:lang w:eastAsia="it-IT"/>
                    </w:rPr>
                  </w:rPrChange>
                </w:rPr>
                <w:lastRenderedPageBreak/>
                <w:t>Adaptador Energía</w:t>
              </w:r>
            </w:ins>
          </w:p>
        </w:tc>
        <w:tc>
          <w:tcPr>
            <w:tcW w:w="3973" w:type="pct"/>
            <w:noWrap/>
            <w:vAlign w:val="center"/>
            <w:tcPrChange w:id="815" w:author="Manuel Raul Livano Luna" w:date="2023-07-05T18:45:00Z">
              <w:tcPr>
                <w:tcW w:w="4180" w:type="pct"/>
                <w:noWrap/>
                <w:vAlign w:val="center"/>
              </w:tcPr>
            </w:tcPrChange>
          </w:tcPr>
          <w:p w14:paraId="5C6F593D" w14:textId="77777777" w:rsidR="00F71C70" w:rsidRPr="00F71C70" w:rsidRDefault="00F71C70" w:rsidP="00F71C70">
            <w:pPr>
              <w:numPr>
                <w:ilvl w:val="0"/>
                <w:numId w:val="24"/>
              </w:numPr>
              <w:spacing w:after="200" w:line="276" w:lineRule="auto"/>
              <w:contextualSpacing/>
              <w:jc w:val="both"/>
              <w:rPr>
                <w:ins w:id="816" w:author="Manuel Raul Livano Luna" w:date="2023-07-05T18:43:00Z"/>
                <w:rFonts w:ascii="Calibri" w:hAnsi="Calibri" w:cs="Calibri"/>
                <w:i/>
                <w:iCs/>
                <w:sz w:val="22"/>
                <w:szCs w:val="22"/>
                <w:lang w:eastAsia="it-IT"/>
                <w:rPrChange w:id="817" w:author="Manuel Raul Livano Luna" w:date="2023-07-05T18:44:00Z">
                  <w:rPr>
                    <w:ins w:id="818" w:author="Manuel Raul Livano Luna" w:date="2023-07-05T18:43:00Z"/>
                    <w:rFonts w:ascii="Calibri" w:hAnsi="Calibri" w:cs="Calibri"/>
                    <w:sz w:val="22"/>
                    <w:szCs w:val="22"/>
                    <w:lang w:eastAsia="it-IT"/>
                  </w:rPr>
                </w:rPrChange>
              </w:rPr>
            </w:pPr>
            <w:ins w:id="819" w:author="Manuel Raul Livano Luna" w:date="2023-07-05T18:43:00Z">
              <w:r w:rsidRPr="00F71C70">
                <w:rPr>
                  <w:rFonts w:ascii="Calibri" w:hAnsi="Calibri" w:cs="Calibri"/>
                  <w:i/>
                  <w:iCs/>
                  <w:sz w:val="22"/>
                  <w:szCs w:val="22"/>
                  <w:lang w:eastAsia="it-IT"/>
                  <w:rPrChange w:id="820" w:author="Manuel Raul Livano Luna" w:date="2023-07-05T18:44:00Z">
                    <w:rPr>
                      <w:rFonts w:ascii="Calibri" w:hAnsi="Calibri" w:cs="Calibri"/>
                      <w:sz w:val="22"/>
                      <w:szCs w:val="22"/>
                      <w:lang w:eastAsia="it-IT"/>
                    </w:rPr>
                  </w:rPrChange>
                </w:rPr>
                <w:t>01 adaptador, Autoswitch 100/240V 50-60Hz</w:t>
              </w:r>
            </w:ins>
          </w:p>
        </w:tc>
      </w:tr>
      <w:tr w:rsidR="00F71C70" w:rsidRPr="00F71C70" w14:paraId="10E51696" w14:textId="77777777" w:rsidTr="00F71C70">
        <w:tblPrEx>
          <w:tblPrExChange w:id="821" w:author="Manuel Raul Livano Luna" w:date="2023-07-05T18:45:00Z">
            <w:tblPrEx>
              <w:tblW w:w="4642" w:type="pct"/>
            </w:tblPrEx>
          </w:tblPrExChange>
        </w:tblPrEx>
        <w:trPr>
          <w:gridAfter w:val="1"/>
          <w:wAfter w:w="5" w:type="pct"/>
          <w:trHeight w:val="110"/>
          <w:ins w:id="822" w:author="Manuel Raul Livano Luna" w:date="2023-07-05T18:43:00Z"/>
          <w:trPrChange w:id="823" w:author="Manuel Raul Livano Luna" w:date="2023-07-05T18:45:00Z">
            <w:trPr>
              <w:gridAfter w:val="1"/>
              <w:trHeight w:val="110"/>
            </w:trPr>
          </w:trPrChange>
        </w:trPr>
        <w:tc>
          <w:tcPr>
            <w:tcW w:w="1022" w:type="pct"/>
            <w:noWrap/>
            <w:vAlign w:val="center"/>
            <w:tcPrChange w:id="824" w:author="Manuel Raul Livano Luna" w:date="2023-07-05T18:45:00Z">
              <w:tcPr>
                <w:tcW w:w="820" w:type="pct"/>
                <w:gridSpan w:val="2"/>
                <w:noWrap/>
                <w:vAlign w:val="center"/>
              </w:tcPr>
            </w:tcPrChange>
          </w:tcPr>
          <w:p w14:paraId="666CA6D3" w14:textId="77777777" w:rsidR="00F71C70" w:rsidRPr="00F71C70" w:rsidRDefault="00F71C70" w:rsidP="00F71C70">
            <w:pPr>
              <w:spacing w:after="200" w:line="276" w:lineRule="auto"/>
              <w:ind w:left="14"/>
              <w:jc w:val="center"/>
              <w:rPr>
                <w:ins w:id="825" w:author="Manuel Raul Livano Luna" w:date="2023-07-05T18:43:00Z"/>
                <w:rFonts w:ascii="Calibri" w:hAnsi="Calibri" w:cs="Calibri"/>
                <w:i/>
                <w:iCs/>
                <w:sz w:val="22"/>
                <w:szCs w:val="22"/>
                <w:lang w:eastAsia="it-IT"/>
                <w:rPrChange w:id="826" w:author="Manuel Raul Livano Luna" w:date="2023-07-05T18:44:00Z">
                  <w:rPr>
                    <w:ins w:id="827" w:author="Manuel Raul Livano Luna" w:date="2023-07-05T18:43:00Z"/>
                    <w:rFonts w:ascii="Calibri" w:hAnsi="Calibri" w:cs="Calibri"/>
                    <w:sz w:val="22"/>
                    <w:szCs w:val="22"/>
                    <w:lang w:eastAsia="it-IT"/>
                  </w:rPr>
                </w:rPrChange>
              </w:rPr>
            </w:pPr>
            <w:ins w:id="828" w:author="Manuel Raul Livano Luna" w:date="2023-07-05T18:43:00Z">
              <w:r w:rsidRPr="00F71C70">
                <w:rPr>
                  <w:rFonts w:ascii="Calibri" w:hAnsi="Calibri" w:cs="Calibri"/>
                  <w:i/>
                  <w:iCs/>
                  <w:sz w:val="22"/>
                  <w:szCs w:val="22"/>
                  <w:lang w:eastAsia="it-IT"/>
                  <w:rPrChange w:id="829" w:author="Manuel Raul Livano Luna" w:date="2023-07-05T18:44:00Z">
                    <w:rPr>
                      <w:rFonts w:ascii="Calibri" w:hAnsi="Calibri" w:cs="Calibri"/>
                      <w:sz w:val="22"/>
                      <w:szCs w:val="22"/>
                      <w:lang w:eastAsia="it-IT"/>
                    </w:rPr>
                  </w:rPrChange>
                </w:rPr>
                <w:t>Seguridad</w:t>
              </w:r>
            </w:ins>
          </w:p>
        </w:tc>
        <w:tc>
          <w:tcPr>
            <w:tcW w:w="3973" w:type="pct"/>
            <w:noWrap/>
            <w:vAlign w:val="center"/>
            <w:tcPrChange w:id="830" w:author="Manuel Raul Livano Luna" w:date="2023-07-05T18:45:00Z">
              <w:tcPr>
                <w:tcW w:w="4180" w:type="pct"/>
                <w:noWrap/>
                <w:vAlign w:val="center"/>
              </w:tcPr>
            </w:tcPrChange>
          </w:tcPr>
          <w:p w14:paraId="7148CCC8" w14:textId="77777777" w:rsidR="00F71C70" w:rsidRPr="00F71C70" w:rsidRDefault="00F71C70" w:rsidP="00F71C70">
            <w:pPr>
              <w:numPr>
                <w:ilvl w:val="0"/>
                <w:numId w:val="24"/>
              </w:numPr>
              <w:spacing w:after="200" w:line="276" w:lineRule="auto"/>
              <w:contextualSpacing/>
              <w:jc w:val="both"/>
              <w:rPr>
                <w:ins w:id="831" w:author="Manuel Raul Livano Luna" w:date="2023-07-05T18:43:00Z"/>
                <w:rFonts w:ascii="Calibri" w:hAnsi="Calibri" w:cs="Calibri"/>
                <w:i/>
                <w:iCs/>
                <w:sz w:val="22"/>
                <w:szCs w:val="22"/>
                <w:lang w:eastAsia="it-IT"/>
                <w:rPrChange w:id="832" w:author="Manuel Raul Livano Luna" w:date="2023-07-05T18:44:00Z">
                  <w:rPr>
                    <w:ins w:id="833" w:author="Manuel Raul Livano Luna" w:date="2023-07-05T18:43:00Z"/>
                    <w:rFonts w:ascii="Calibri" w:hAnsi="Calibri" w:cs="Calibri"/>
                    <w:sz w:val="22"/>
                    <w:szCs w:val="22"/>
                    <w:lang w:eastAsia="it-IT"/>
                  </w:rPr>
                </w:rPrChange>
              </w:rPr>
            </w:pPr>
            <w:ins w:id="834" w:author="Manuel Raul Livano Luna" w:date="2023-07-05T18:43:00Z">
              <w:r w:rsidRPr="00F71C70">
                <w:rPr>
                  <w:rFonts w:ascii="Calibri" w:hAnsi="Calibri" w:cs="Calibri"/>
                  <w:i/>
                  <w:iCs/>
                  <w:sz w:val="22"/>
                  <w:szCs w:val="22"/>
                  <w:lang w:eastAsia="it-IT"/>
                  <w:rPrChange w:id="835" w:author="Manuel Raul Livano Luna" w:date="2023-07-05T18:44:00Z">
                    <w:rPr>
                      <w:rFonts w:ascii="Calibri" w:hAnsi="Calibri" w:cs="Calibri"/>
                      <w:sz w:val="22"/>
                      <w:szCs w:val="22"/>
                      <w:lang w:eastAsia="it-IT"/>
                    </w:rPr>
                  </w:rPrChange>
                </w:rPr>
                <w:t xml:space="preserve">TPM tecnología antirrobo  </w:t>
              </w:r>
            </w:ins>
          </w:p>
        </w:tc>
      </w:tr>
      <w:tr w:rsidR="00F71C70" w:rsidRPr="00F71C70" w14:paraId="4CAE8C57" w14:textId="77777777" w:rsidTr="00F71C70">
        <w:tblPrEx>
          <w:tblPrExChange w:id="836" w:author="Manuel Raul Livano Luna" w:date="2023-07-05T18:45:00Z">
            <w:tblPrEx>
              <w:tblW w:w="4642" w:type="pct"/>
            </w:tblPrEx>
          </w:tblPrExChange>
        </w:tblPrEx>
        <w:trPr>
          <w:gridAfter w:val="1"/>
          <w:wAfter w:w="5" w:type="pct"/>
          <w:trHeight w:val="110"/>
          <w:ins w:id="837" w:author="Manuel Raul Livano Luna" w:date="2023-07-05T18:43:00Z"/>
          <w:trPrChange w:id="838" w:author="Manuel Raul Livano Luna" w:date="2023-07-05T18:45:00Z">
            <w:trPr>
              <w:gridAfter w:val="1"/>
              <w:trHeight w:val="110"/>
            </w:trPr>
          </w:trPrChange>
        </w:trPr>
        <w:tc>
          <w:tcPr>
            <w:tcW w:w="1022" w:type="pct"/>
            <w:noWrap/>
            <w:vAlign w:val="center"/>
            <w:tcPrChange w:id="839" w:author="Manuel Raul Livano Luna" w:date="2023-07-05T18:45:00Z">
              <w:tcPr>
                <w:tcW w:w="820" w:type="pct"/>
                <w:gridSpan w:val="2"/>
                <w:noWrap/>
                <w:vAlign w:val="center"/>
              </w:tcPr>
            </w:tcPrChange>
          </w:tcPr>
          <w:p w14:paraId="3FA02AC5" w14:textId="77777777" w:rsidR="00F71C70" w:rsidRPr="00F71C70" w:rsidRDefault="00F71C70" w:rsidP="00F71C70">
            <w:pPr>
              <w:spacing w:after="200" w:line="276" w:lineRule="auto"/>
              <w:ind w:left="14"/>
              <w:jc w:val="center"/>
              <w:rPr>
                <w:ins w:id="840" w:author="Manuel Raul Livano Luna" w:date="2023-07-05T18:43:00Z"/>
                <w:rFonts w:ascii="Calibri" w:hAnsi="Calibri" w:cs="Calibri"/>
                <w:i/>
                <w:iCs/>
                <w:sz w:val="22"/>
                <w:szCs w:val="22"/>
                <w:lang w:eastAsia="it-IT"/>
                <w:rPrChange w:id="841" w:author="Manuel Raul Livano Luna" w:date="2023-07-05T18:44:00Z">
                  <w:rPr>
                    <w:ins w:id="842" w:author="Manuel Raul Livano Luna" w:date="2023-07-05T18:43:00Z"/>
                    <w:rFonts w:ascii="Calibri" w:hAnsi="Calibri" w:cs="Calibri"/>
                    <w:sz w:val="22"/>
                    <w:szCs w:val="22"/>
                    <w:lang w:eastAsia="it-IT"/>
                  </w:rPr>
                </w:rPrChange>
              </w:rPr>
            </w:pPr>
            <w:ins w:id="843" w:author="Manuel Raul Livano Luna" w:date="2023-07-05T18:43:00Z">
              <w:r w:rsidRPr="00F71C70">
                <w:rPr>
                  <w:rFonts w:ascii="Calibri" w:hAnsi="Calibri" w:cs="Calibri"/>
                  <w:i/>
                  <w:iCs/>
                  <w:sz w:val="22"/>
                  <w:szCs w:val="22"/>
                  <w:lang w:eastAsia="it-IT"/>
                  <w:rPrChange w:id="844" w:author="Manuel Raul Livano Luna" w:date="2023-07-05T18:44:00Z">
                    <w:rPr>
                      <w:rFonts w:ascii="Calibri" w:hAnsi="Calibri" w:cs="Calibri"/>
                      <w:sz w:val="22"/>
                      <w:szCs w:val="22"/>
                      <w:lang w:eastAsia="it-IT"/>
                    </w:rPr>
                  </w:rPrChange>
                </w:rPr>
                <w:t>Garantía</w:t>
              </w:r>
            </w:ins>
          </w:p>
        </w:tc>
        <w:tc>
          <w:tcPr>
            <w:tcW w:w="3973" w:type="pct"/>
            <w:noWrap/>
            <w:vAlign w:val="center"/>
            <w:tcPrChange w:id="845" w:author="Manuel Raul Livano Luna" w:date="2023-07-05T18:45:00Z">
              <w:tcPr>
                <w:tcW w:w="4180" w:type="pct"/>
                <w:noWrap/>
                <w:vAlign w:val="center"/>
              </w:tcPr>
            </w:tcPrChange>
          </w:tcPr>
          <w:p w14:paraId="7E959CD5" w14:textId="77777777" w:rsidR="00F71C70" w:rsidRPr="00F71C70" w:rsidRDefault="00F71C70" w:rsidP="00F71C70">
            <w:pPr>
              <w:numPr>
                <w:ilvl w:val="0"/>
                <w:numId w:val="24"/>
              </w:numPr>
              <w:spacing w:after="200" w:line="276" w:lineRule="auto"/>
              <w:contextualSpacing/>
              <w:jc w:val="both"/>
              <w:rPr>
                <w:ins w:id="846" w:author="Manuel Raul Livano Luna" w:date="2023-07-05T18:43:00Z"/>
                <w:rFonts w:ascii="Calibri" w:hAnsi="Calibri" w:cs="Calibri"/>
                <w:i/>
                <w:iCs/>
                <w:sz w:val="22"/>
                <w:szCs w:val="22"/>
                <w:lang w:eastAsia="it-IT"/>
                <w:rPrChange w:id="847" w:author="Manuel Raul Livano Luna" w:date="2023-07-05T18:44:00Z">
                  <w:rPr>
                    <w:ins w:id="848" w:author="Manuel Raul Livano Luna" w:date="2023-07-05T18:43:00Z"/>
                    <w:rFonts w:ascii="Calibri" w:hAnsi="Calibri" w:cs="Calibri"/>
                    <w:sz w:val="22"/>
                    <w:szCs w:val="22"/>
                    <w:lang w:eastAsia="it-IT"/>
                  </w:rPr>
                </w:rPrChange>
              </w:rPr>
            </w:pPr>
            <w:ins w:id="849" w:author="Manuel Raul Livano Luna" w:date="2023-07-05T18:43:00Z">
              <w:r w:rsidRPr="00F71C70">
                <w:rPr>
                  <w:rFonts w:ascii="Calibri" w:hAnsi="Calibri" w:cs="Calibri"/>
                  <w:i/>
                  <w:iCs/>
                  <w:sz w:val="22"/>
                  <w:szCs w:val="22"/>
                  <w:lang w:eastAsia="it-IT"/>
                  <w:rPrChange w:id="850" w:author="Manuel Raul Livano Luna" w:date="2023-07-05T18:44:00Z">
                    <w:rPr>
                      <w:rFonts w:ascii="Calibri" w:hAnsi="Calibri" w:cs="Calibri"/>
                      <w:sz w:val="22"/>
                      <w:szCs w:val="22"/>
                      <w:lang w:eastAsia="it-IT"/>
                    </w:rPr>
                  </w:rPrChange>
                </w:rPr>
                <w:t xml:space="preserve">1 años contra defectos de fabricación  </w:t>
              </w:r>
            </w:ins>
          </w:p>
        </w:tc>
      </w:tr>
      <w:tr w:rsidR="00F71C70" w:rsidRPr="00F71C70" w14:paraId="54BE6622" w14:textId="77777777" w:rsidTr="00F71C70">
        <w:tblPrEx>
          <w:tblPrExChange w:id="851" w:author="Manuel Raul Livano Luna" w:date="2023-07-05T18:45:00Z">
            <w:tblPrEx>
              <w:tblW w:w="4642" w:type="pct"/>
            </w:tblPrEx>
          </w:tblPrExChange>
        </w:tblPrEx>
        <w:trPr>
          <w:trHeight w:val="110"/>
          <w:ins w:id="852" w:author="Manuel Raul Livano Luna" w:date="2023-07-05T18:43:00Z"/>
          <w:trPrChange w:id="853" w:author="Manuel Raul Livano Luna" w:date="2023-07-05T18:45:00Z">
            <w:trPr>
              <w:gridAfter w:val="0"/>
              <w:trHeight w:val="110"/>
            </w:trPr>
          </w:trPrChange>
        </w:trPr>
        <w:tc>
          <w:tcPr>
            <w:tcW w:w="5000" w:type="pct"/>
            <w:gridSpan w:val="3"/>
            <w:noWrap/>
            <w:vAlign w:val="center"/>
            <w:tcPrChange w:id="854" w:author="Manuel Raul Livano Luna" w:date="2023-07-05T18:45:00Z">
              <w:tcPr>
                <w:tcW w:w="5000" w:type="pct"/>
                <w:gridSpan w:val="3"/>
                <w:noWrap/>
                <w:vAlign w:val="center"/>
              </w:tcPr>
            </w:tcPrChange>
          </w:tcPr>
          <w:p w14:paraId="5F4AD446" w14:textId="77777777" w:rsidR="00F71C70" w:rsidRPr="00F71C70" w:rsidRDefault="00F71C70" w:rsidP="00F71C70">
            <w:pPr>
              <w:spacing w:after="200" w:line="276" w:lineRule="auto"/>
              <w:jc w:val="both"/>
              <w:rPr>
                <w:ins w:id="855" w:author="Manuel Raul Livano Luna" w:date="2023-07-05T18:43:00Z"/>
                <w:rFonts w:ascii="Calibri" w:hAnsi="Calibri" w:cs="Calibri"/>
                <w:i/>
                <w:iCs/>
                <w:sz w:val="22"/>
                <w:szCs w:val="22"/>
                <w:lang w:eastAsia="it-IT"/>
                <w:rPrChange w:id="856" w:author="Manuel Raul Livano Luna" w:date="2023-07-05T18:44:00Z">
                  <w:rPr>
                    <w:ins w:id="857" w:author="Manuel Raul Livano Luna" w:date="2023-07-05T18:43:00Z"/>
                    <w:rFonts w:ascii="Calibri" w:hAnsi="Calibri" w:cs="Calibri"/>
                    <w:sz w:val="22"/>
                    <w:szCs w:val="22"/>
                    <w:lang w:eastAsia="it-IT"/>
                  </w:rPr>
                </w:rPrChange>
              </w:rPr>
            </w:pPr>
            <w:ins w:id="858" w:author="Manuel Raul Livano Luna" w:date="2023-07-05T18:43:00Z">
              <w:r w:rsidRPr="00F71C70">
                <w:rPr>
                  <w:rFonts w:ascii="Calibri" w:hAnsi="Calibri" w:cs="Calibri"/>
                  <w:i/>
                  <w:iCs/>
                  <w:sz w:val="22"/>
                  <w:szCs w:val="22"/>
                  <w:lang w:eastAsia="it-IT"/>
                  <w:rPrChange w:id="859" w:author="Manuel Raul Livano Luna" w:date="2023-07-05T18:44:00Z">
                    <w:rPr>
                      <w:rFonts w:ascii="Calibri" w:hAnsi="Calibri" w:cs="Calibri"/>
                      <w:sz w:val="22"/>
                      <w:szCs w:val="22"/>
                      <w:lang w:eastAsia="it-IT"/>
                    </w:rPr>
                  </w:rPrChange>
                </w:rPr>
                <w:t>SOFTWARE</w:t>
              </w:r>
            </w:ins>
          </w:p>
        </w:tc>
      </w:tr>
      <w:tr w:rsidR="00F71C70" w:rsidRPr="00F71C70" w14:paraId="094B595A" w14:textId="77777777" w:rsidTr="00F71C70">
        <w:tblPrEx>
          <w:tblPrExChange w:id="860" w:author="Manuel Raul Livano Luna" w:date="2023-07-05T18:45:00Z">
            <w:tblPrEx>
              <w:tblW w:w="4642" w:type="pct"/>
            </w:tblPrEx>
          </w:tblPrExChange>
        </w:tblPrEx>
        <w:trPr>
          <w:gridAfter w:val="1"/>
          <w:wAfter w:w="5" w:type="pct"/>
          <w:trHeight w:val="110"/>
          <w:ins w:id="861" w:author="Manuel Raul Livano Luna" w:date="2023-07-05T18:43:00Z"/>
          <w:trPrChange w:id="862" w:author="Manuel Raul Livano Luna" w:date="2023-07-05T18:45:00Z">
            <w:trPr>
              <w:gridAfter w:val="1"/>
              <w:trHeight w:val="110"/>
            </w:trPr>
          </w:trPrChange>
        </w:trPr>
        <w:tc>
          <w:tcPr>
            <w:tcW w:w="1022" w:type="pct"/>
            <w:noWrap/>
            <w:vAlign w:val="center"/>
            <w:tcPrChange w:id="863" w:author="Manuel Raul Livano Luna" w:date="2023-07-05T18:45:00Z">
              <w:tcPr>
                <w:tcW w:w="820" w:type="pct"/>
                <w:gridSpan w:val="2"/>
                <w:noWrap/>
                <w:vAlign w:val="center"/>
              </w:tcPr>
            </w:tcPrChange>
          </w:tcPr>
          <w:p w14:paraId="276104FD" w14:textId="77777777" w:rsidR="00F71C70" w:rsidRPr="00F71C70" w:rsidRDefault="00F71C70" w:rsidP="00F71C70">
            <w:pPr>
              <w:spacing w:after="200" w:line="276" w:lineRule="auto"/>
              <w:ind w:left="14"/>
              <w:jc w:val="center"/>
              <w:rPr>
                <w:ins w:id="864" w:author="Manuel Raul Livano Luna" w:date="2023-07-05T18:43:00Z"/>
                <w:rFonts w:ascii="Calibri" w:hAnsi="Calibri" w:cs="Calibri"/>
                <w:i/>
                <w:iCs/>
                <w:sz w:val="22"/>
                <w:szCs w:val="22"/>
                <w:lang w:eastAsia="it-IT"/>
                <w:rPrChange w:id="865" w:author="Manuel Raul Livano Luna" w:date="2023-07-05T18:44:00Z">
                  <w:rPr>
                    <w:ins w:id="866" w:author="Manuel Raul Livano Luna" w:date="2023-07-05T18:43:00Z"/>
                    <w:rFonts w:ascii="Calibri" w:hAnsi="Calibri" w:cs="Calibri"/>
                    <w:sz w:val="22"/>
                    <w:szCs w:val="22"/>
                    <w:lang w:eastAsia="it-IT"/>
                  </w:rPr>
                </w:rPrChange>
              </w:rPr>
            </w:pPr>
            <w:ins w:id="867" w:author="Manuel Raul Livano Luna" w:date="2023-07-05T18:43:00Z">
              <w:r w:rsidRPr="00F71C70">
                <w:rPr>
                  <w:rFonts w:ascii="Calibri" w:hAnsi="Calibri" w:cs="Calibri"/>
                  <w:i/>
                  <w:iCs/>
                  <w:sz w:val="22"/>
                  <w:szCs w:val="22"/>
                  <w:lang w:eastAsia="it-IT"/>
                  <w:rPrChange w:id="868" w:author="Manuel Raul Livano Luna" w:date="2023-07-05T18:44:00Z">
                    <w:rPr>
                      <w:rFonts w:ascii="Calibri" w:hAnsi="Calibri" w:cs="Calibri"/>
                      <w:sz w:val="22"/>
                      <w:szCs w:val="22"/>
                      <w:lang w:eastAsia="it-IT"/>
                    </w:rPr>
                  </w:rPrChange>
                </w:rPr>
                <w:t>Sistema Operativo</w:t>
              </w:r>
            </w:ins>
          </w:p>
        </w:tc>
        <w:tc>
          <w:tcPr>
            <w:tcW w:w="3973" w:type="pct"/>
            <w:noWrap/>
            <w:vAlign w:val="center"/>
            <w:tcPrChange w:id="869" w:author="Manuel Raul Livano Luna" w:date="2023-07-05T18:45:00Z">
              <w:tcPr>
                <w:tcW w:w="4180" w:type="pct"/>
                <w:noWrap/>
                <w:vAlign w:val="center"/>
              </w:tcPr>
            </w:tcPrChange>
          </w:tcPr>
          <w:p w14:paraId="50092132" w14:textId="77777777" w:rsidR="00F71C70" w:rsidRPr="00F71C70" w:rsidRDefault="00F71C70" w:rsidP="00F71C70">
            <w:pPr>
              <w:numPr>
                <w:ilvl w:val="0"/>
                <w:numId w:val="24"/>
              </w:numPr>
              <w:spacing w:after="200" w:line="276" w:lineRule="auto"/>
              <w:contextualSpacing/>
              <w:jc w:val="both"/>
              <w:rPr>
                <w:ins w:id="870" w:author="Manuel Raul Livano Luna" w:date="2023-07-05T18:43:00Z"/>
                <w:rFonts w:ascii="Calibri" w:hAnsi="Calibri" w:cs="Calibri"/>
                <w:b/>
                <w:bCs/>
                <w:i/>
                <w:iCs/>
                <w:sz w:val="22"/>
                <w:szCs w:val="22"/>
                <w:lang w:eastAsia="it-IT"/>
                <w:rPrChange w:id="871" w:author="Manuel Raul Livano Luna" w:date="2023-07-05T18:46:00Z">
                  <w:rPr>
                    <w:ins w:id="872" w:author="Manuel Raul Livano Luna" w:date="2023-07-05T18:43:00Z"/>
                    <w:rFonts w:ascii="Calibri" w:hAnsi="Calibri" w:cs="Calibri"/>
                    <w:sz w:val="22"/>
                    <w:szCs w:val="22"/>
                    <w:lang w:eastAsia="it-IT"/>
                  </w:rPr>
                </w:rPrChange>
              </w:rPr>
            </w:pPr>
            <w:ins w:id="873" w:author="Manuel Raul Livano Luna" w:date="2023-07-05T18:43:00Z">
              <w:r w:rsidRPr="00F71C70">
                <w:rPr>
                  <w:rFonts w:ascii="Calibri" w:hAnsi="Calibri" w:cs="Calibri"/>
                  <w:b/>
                  <w:bCs/>
                  <w:i/>
                  <w:iCs/>
                  <w:sz w:val="22"/>
                  <w:szCs w:val="22"/>
                  <w:lang w:eastAsia="it-IT"/>
                  <w:rPrChange w:id="874" w:author="Manuel Raul Livano Luna" w:date="2023-07-05T18:46:00Z">
                    <w:rPr>
                      <w:rFonts w:ascii="Calibri" w:hAnsi="Calibri" w:cs="Calibri"/>
                      <w:sz w:val="22"/>
                      <w:szCs w:val="22"/>
                      <w:lang w:eastAsia="it-IT"/>
                    </w:rPr>
                  </w:rPrChange>
                </w:rPr>
                <w:t>MS Windows 10 32/64 Bits  Español con licencia perpetua</w:t>
              </w:r>
            </w:ins>
          </w:p>
        </w:tc>
      </w:tr>
      <w:tr w:rsidR="00F71C70" w:rsidRPr="00F71C70" w14:paraId="3A2BD861" w14:textId="77777777" w:rsidTr="00F71C70">
        <w:tblPrEx>
          <w:tblPrExChange w:id="875" w:author="Manuel Raul Livano Luna" w:date="2023-07-05T18:45:00Z">
            <w:tblPrEx>
              <w:tblW w:w="4642" w:type="pct"/>
            </w:tblPrEx>
          </w:tblPrExChange>
        </w:tblPrEx>
        <w:trPr>
          <w:gridAfter w:val="1"/>
          <w:wAfter w:w="5" w:type="pct"/>
          <w:trHeight w:val="110"/>
          <w:ins w:id="876" w:author="Manuel Raul Livano Luna" w:date="2023-07-05T18:43:00Z"/>
          <w:trPrChange w:id="877" w:author="Manuel Raul Livano Luna" w:date="2023-07-05T18:45:00Z">
            <w:trPr>
              <w:gridAfter w:val="1"/>
              <w:trHeight w:val="110"/>
            </w:trPr>
          </w:trPrChange>
        </w:trPr>
        <w:tc>
          <w:tcPr>
            <w:tcW w:w="1022" w:type="pct"/>
            <w:noWrap/>
            <w:vAlign w:val="center"/>
            <w:tcPrChange w:id="878" w:author="Manuel Raul Livano Luna" w:date="2023-07-05T18:45:00Z">
              <w:tcPr>
                <w:tcW w:w="820" w:type="pct"/>
                <w:gridSpan w:val="2"/>
                <w:noWrap/>
                <w:vAlign w:val="center"/>
              </w:tcPr>
            </w:tcPrChange>
          </w:tcPr>
          <w:p w14:paraId="2AAF9189" w14:textId="77777777" w:rsidR="00F71C70" w:rsidRPr="00F71C70" w:rsidRDefault="00F71C70" w:rsidP="00F71C70">
            <w:pPr>
              <w:spacing w:after="200" w:line="276" w:lineRule="auto"/>
              <w:ind w:left="14"/>
              <w:jc w:val="center"/>
              <w:rPr>
                <w:ins w:id="879" w:author="Manuel Raul Livano Luna" w:date="2023-07-05T18:43:00Z"/>
                <w:rFonts w:ascii="Calibri" w:hAnsi="Calibri" w:cs="Calibri"/>
                <w:i/>
                <w:iCs/>
                <w:sz w:val="22"/>
                <w:szCs w:val="22"/>
                <w:lang w:eastAsia="it-IT"/>
                <w:rPrChange w:id="880" w:author="Manuel Raul Livano Luna" w:date="2023-07-05T18:44:00Z">
                  <w:rPr>
                    <w:ins w:id="881" w:author="Manuel Raul Livano Luna" w:date="2023-07-05T18:43:00Z"/>
                    <w:rFonts w:ascii="Calibri" w:hAnsi="Calibri" w:cs="Calibri"/>
                    <w:sz w:val="22"/>
                    <w:szCs w:val="22"/>
                    <w:lang w:eastAsia="it-IT"/>
                  </w:rPr>
                </w:rPrChange>
              </w:rPr>
            </w:pPr>
            <w:ins w:id="882" w:author="Manuel Raul Livano Luna" w:date="2023-07-05T18:43:00Z">
              <w:r w:rsidRPr="00F71C70">
                <w:rPr>
                  <w:rFonts w:ascii="Calibri" w:hAnsi="Calibri" w:cs="Calibri"/>
                  <w:i/>
                  <w:iCs/>
                  <w:sz w:val="22"/>
                  <w:szCs w:val="22"/>
                  <w:lang w:eastAsia="it-IT"/>
                  <w:rPrChange w:id="883" w:author="Manuel Raul Livano Luna" w:date="2023-07-05T18:44:00Z">
                    <w:rPr>
                      <w:rFonts w:ascii="Calibri" w:hAnsi="Calibri" w:cs="Calibri"/>
                      <w:sz w:val="22"/>
                      <w:szCs w:val="22"/>
                      <w:lang w:eastAsia="it-IT"/>
                    </w:rPr>
                  </w:rPrChange>
                </w:rPr>
                <w:t>Programa de Ofimática</w:t>
              </w:r>
            </w:ins>
          </w:p>
        </w:tc>
        <w:tc>
          <w:tcPr>
            <w:tcW w:w="3973" w:type="pct"/>
            <w:noWrap/>
            <w:vAlign w:val="center"/>
            <w:tcPrChange w:id="884" w:author="Manuel Raul Livano Luna" w:date="2023-07-05T18:45:00Z">
              <w:tcPr>
                <w:tcW w:w="4180" w:type="pct"/>
                <w:noWrap/>
                <w:vAlign w:val="center"/>
              </w:tcPr>
            </w:tcPrChange>
          </w:tcPr>
          <w:p w14:paraId="2C6F0552" w14:textId="77777777" w:rsidR="00F71C70" w:rsidRPr="00F71C70" w:rsidRDefault="00F71C70" w:rsidP="00F71C70">
            <w:pPr>
              <w:numPr>
                <w:ilvl w:val="0"/>
                <w:numId w:val="24"/>
              </w:numPr>
              <w:spacing w:after="200" w:line="276" w:lineRule="auto"/>
              <w:contextualSpacing/>
              <w:jc w:val="both"/>
              <w:rPr>
                <w:ins w:id="885" w:author="Manuel Raul Livano Luna" w:date="2023-07-05T18:43:00Z"/>
                <w:rFonts w:ascii="Calibri" w:hAnsi="Calibri" w:cs="Calibri"/>
                <w:i/>
                <w:iCs/>
                <w:sz w:val="22"/>
                <w:szCs w:val="22"/>
                <w:lang w:eastAsia="it-IT"/>
                <w:rPrChange w:id="886" w:author="Manuel Raul Livano Luna" w:date="2023-07-05T18:44:00Z">
                  <w:rPr>
                    <w:ins w:id="887" w:author="Manuel Raul Livano Luna" w:date="2023-07-05T18:43:00Z"/>
                    <w:rFonts w:ascii="Calibri" w:hAnsi="Calibri" w:cs="Calibri"/>
                    <w:sz w:val="22"/>
                    <w:szCs w:val="22"/>
                    <w:lang w:eastAsia="it-IT"/>
                  </w:rPr>
                </w:rPrChange>
              </w:rPr>
            </w:pPr>
            <w:ins w:id="888" w:author="Manuel Raul Livano Luna" w:date="2023-07-05T18:43:00Z">
              <w:r w:rsidRPr="00F71C70">
                <w:rPr>
                  <w:rFonts w:ascii="Calibri" w:hAnsi="Calibri" w:cs="Calibri"/>
                  <w:i/>
                  <w:iCs/>
                  <w:sz w:val="22"/>
                  <w:szCs w:val="22"/>
                  <w:lang w:eastAsia="it-IT"/>
                  <w:rPrChange w:id="889" w:author="Manuel Raul Livano Luna" w:date="2023-07-05T18:44:00Z">
                    <w:rPr>
                      <w:rFonts w:ascii="Calibri" w:hAnsi="Calibri" w:cs="Calibri"/>
                      <w:sz w:val="22"/>
                      <w:szCs w:val="22"/>
                      <w:lang w:eastAsia="it-IT"/>
                    </w:rPr>
                  </w:rPrChange>
                </w:rPr>
                <w:t xml:space="preserve">Aplicaciones y herramientas en español- Software Libre  </w:t>
              </w:r>
            </w:ins>
          </w:p>
        </w:tc>
      </w:tr>
      <w:tr w:rsidR="00F71C70" w:rsidRPr="00F71C70" w14:paraId="2177AE4E" w14:textId="77777777" w:rsidTr="00F71C70">
        <w:tblPrEx>
          <w:tblPrExChange w:id="890" w:author="Manuel Raul Livano Luna" w:date="2023-07-05T18:45:00Z">
            <w:tblPrEx>
              <w:tblW w:w="4642" w:type="pct"/>
            </w:tblPrEx>
          </w:tblPrExChange>
        </w:tblPrEx>
        <w:trPr>
          <w:gridAfter w:val="1"/>
          <w:wAfter w:w="5" w:type="pct"/>
          <w:trHeight w:val="110"/>
          <w:ins w:id="891" w:author="Manuel Raul Livano Luna" w:date="2023-07-05T18:43:00Z"/>
          <w:trPrChange w:id="892" w:author="Manuel Raul Livano Luna" w:date="2023-07-05T18:45:00Z">
            <w:trPr>
              <w:gridAfter w:val="1"/>
              <w:trHeight w:val="110"/>
            </w:trPr>
          </w:trPrChange>
        </w:trPr>
        <w:tc>
          <w:tcPr>
            <w:tcW w:w="1022" w:type="pct"/>
            <w:noWrap/>
            <w:vAlign w:val="center"/>
            <w:tcPrChange w:id="893" w:author="Manuel Raul Livano Luna" w:date="2023-07-05T18:45:00Z">
              <w:tcPr>
                <w:tcW w:w="820" w:type="pct"/>
                <w:gridSpan w:val="2"/>
                <w:noWrap/>
                <w:vAlign w:val="center"/>
              </w:tcPr>
            </w:tcPrChange>
          </w:tcPr>
          <w:p w14:paraId="3F18E6EB" w14:textId="77777777" w:rsidR="00F71C70" w:rsidRPr="00F71C70" w:rsidRDefault="00F71C70" w:rsidP="00F71C70">
            <w:pPr>
              <w:spacing w:after="200" w:line="276" w:lineRule="auto"/>
              <w:ind w:left="14"/>
              <w:jc w:val="center"/>
              <w:rPr>
                <w:ins w:id="894" w:author="Manuel Raul Livano Luna" w:date="2023-07-05T18:43:00Z"/>
                <w:rFonts w:ascii="Calibri" w:hAnsi="Calibri" w:cs="Calibri"/>
                <w:i/>
                <w:iCs/>
                <w:sz w:val="22"/>
                <w:szCs w:val="22"/>
                <w:lang w:eastAsia="it-IT"/>
                <w:rPrChange w:id="895" w:author="Manuel Raul Livano Luna" w:date="2023-07-05T18:44:00Z">
                  <w:rPr>
                    <w:ins w:id="896" w:author="Manuel Raul Livano Luna" w:date="2023-07-05T18:43:00Z"/>
                    <w:rFonts w:ascii="Calibri" w:hAnsi="Calibri" w:cs="Calibri"/>
                    <w:sz w:val="22"/>
                    <w:szCs w:val="22"/>
                    <w:lang w:eastAsia="it-IT"/>
                  </w:rPr>
                </w:rPrChange>
              </w:rPr>
            </w:pPr>
            <w:ins w:id="897" w:author="Manuel Raul Livano Luna" w:date="2023-07-05T18:43:00Z">
              <w:r w:rsidRPr="00F71C70">
                <w:rPr>
                  <w:rFonts w:ascii="Calibri" w:hAnsi="Calibri" w:cs="Calibri"/>
                  <w:i/>
                  <w:iCs/>
                  <w:sz w:val="22"/>
                  <w:szCs w:val="22"/>
                  <w:lang w:eastAsia="it-IT"/>
                  <w:rPrChange w:id="898" w:author="Manuel Raul Livano Luna" w:date="2023-07-05T18:44:00Z">
                    <w:rPr>
                      <w:rFonts w:ascii="Calibri" w:hAnsi="Calibri" w:cs="Calibri"/>
                      <w:sz w:val="22"/>
                      <w:szCs w:val="22"/>
                      <w:lang w:eastAsia="it-IT"/>
                    </w:rPr>
                  </w:rPrChange>
                </w:rPr>
                <w:t>Antivirus</w:t>
              </w:r>
            </w:ins>
          </w:p>
        </w:tc>
        <w:tc>
          <w:tcPr>
            <w:tcW w:w="3973" w:type="pct"/>
            <w:noWrap/>
            <w:vAlign w:val="center"/>
            <w:tcPrChange w:id="899" w:author="Manuel Raul Livano Luna" w:date="2023-07-05T18:45:00Z">
              <w:tcPr>
                <w:tcW w:w="4180" w:type="pct"/>
                <w:noWrap/>
                <w:vAlign w:val="center"/>
              </w:tcPr>
            </w:tcPrChange>
          </w:tcPr>
          <w:p w14:paraId="395F8B81" w14:textId="77777777" w:rsidR="00F71C70" w:rsidRPr="00F71C70" w:rsidRDefault="00F71C70" w:rsidP="00F71C70">
            <w:pPr>
              <w:numPr>
                <w:ilvl w:val="0"/>
                <w:numId w:val="24"/>
              </w:numPr>
              <w:spacing w:after="200" w:line="276" w:lineRule="auto"/>
              <w:contextualSpacing/>
              <w:jc w:val="both"/>
              <w:rPr>
                <w:ins w:id="900" w:author="Manuel Raul Livano Luna" w:date="2023-07-05T18:43:00Z"/>
                <w:rFonts w:ascii="Calibri" w:hAnsi="Calibri" w:cs="Calibri"/>
                <w:b/>
                <w:bCs/>
                <w:i/>
                <w:iCs/>
                <w:sz w:val="22"/>
                <w:szCs w:val="22"/>
                <w:lang w:eastAsia="it-IT"/>
                <w:rPrChange w:id="901" w:author="Manuel Raul Livano Luna" w:date="2023-07-05T18:46:00Z">
                  <w:rPr>
                    <w:ins w:id="902" w:author="Manuel Raul Livano Luna" w:date="2023-07-05T18:43:00Z"/>
                    <w:rFonts w:ascii="Calibri" w:hAnsi="Calibri" w:cs="Calibri"/>
                    <w:sz w:val="22"/>
                    <w:szCs w:val="22"/>
                    <w:lang w:eastAsia="it-IT"/>
                  </w:rPr>
                </w:rPrChange>
              </w:rPr>
            </w:pPr>
            <w:ins w:id="903" w:author="Manuel Raul Livano Luna" w:date="2023-07-05T18:43:00Z">
              <w:r w:rsidRPr="00F71C70">
                <w:rPr>
                  <w:rFonts w:ascii="Calibri" w:hAnsi="Calibri" w:cs="Calibri"/>
                  <w:b/>
                  <w:bCs/>
                  <w:i/>
                  <w:iCs/>
                  <w:sz w:val="22"/>
                  <w:szCs w:val="22"/>
                  <w:lang w:eastAsia="it-IT"/>
                  <w:rPrChange w:id="904" w:author="Manuel Raul Livano Luna" w:date="2023-07-05T18:46:00Z">
                    <w:rPr>
                      <w:rFonts w:ascii="Calibri" w:hAnsi="Calibri" w:cs="Calibri"/>
                      <w:sz w:val="22"/>
                      <w:szCs w:val="22"/>
                      <w:lang w:eastAsia="it-IT"/>
                    </w:rPr>
                  </w:rPrChange>
                </w:rPr>
                <w:t>Antivirus, para MS Windows  con licencia perpetua con actualizaciones de versiones de forma gratuita durante el periodo de garantía  del equipo</w:t>
              </w:r>
            </w:ins>
          </w:p>
        </w:tc>
      </w:tr>
      <w:tr w:rsidR="00F71C70" w:rsidRPr="00F71C70" w14:paraId="70B8FCE1" w14:textId="77777777" w:rsidTr="00F71C70">
        <w:tblPrEx>
          <w:tblPrExChange w:id="905" w:author="Manuel Raul Livano Luna" w:date="2023-07-05T18:45:00Z">
            <w:tblPrEx>
              <w:tblW w:w="4642" w:type="pct"/>
            </w:tblPrEx>
          </w:tblPrExChange>
        </w:tblPrEx>
        <w:trPr>
          <w:gridAfter w:val="1"/>
          <w:wAfter w:w="5" w:type="pct"/>
          <w:trHeight w:val="110"/>
          <w:ins w:id="906" w:author="Manuel Raul Livano Luna" w:date="2023-07-05T18:43:00Z"/>
          <w:trPrChange w:id="907" w:author="Manuel Raul Livano Luna" w:date="2023-07-05T18:45:00Z">
            <w:trPr>
              <w:gridAfter w:val="1"/>
              <w:trHeight w:val="110"/>
            </w:trPr>
          </w:trPrChange>
        </w:trPr>
        <w:tc>
          <w:tcPr>
            <w:tcW w:w="1022" w:type="pct"/>
            <w:noWrap/>
            <w:vAlign w:val="center"/>
            <w:tcPrChange w:id="908" w:author="Manuel Raul Livano Luna" w:date="2023-07-05T18:45:00Z">
              <w:tcPr>
                <w:tcW w:w="820" w:type="pct"/>
                <w:gridSpan w:val="2"/>
                <w:noWrap/>
                <w:vAlign w:val="center"/>
              </w:tcPr>
            </w:tcPrChange>
          </w:tcPr>
          <w:p w14:paraId="0766A308" w14:textId="77777777" w:rsidR="00F71C70" w:rsidRPr="00F71C70" w:rsidRDefault="00F71C70" w:rsidP="00F71C70">
            <w:pPr>
              <w:spacing w:after="200" w:line="276" w:lineRule="auto"/>
              <w:ind w:left="14"/>
              <w:jc w:val="center"/>
              <w:rPr>
                <w:ins w:id="909" w:author="Manuel Raul Livano Luna" w:date="2023-07-05T18:43:00Z"/>
                <w:rFonts w:ascii="Calibri" w:hAnsi="Calibri" w:cs="Calibri"/>
                <w:i/>
                <w:iCs/>
                <w:sz w:val="22"/>
                <w:szCs w:val="22"/>
                <w:lang w:eastAsia="it-IT"/>
                <w:rPrChange w:id="910" w:author="Manuel Raul Livano Luna" w:date="2023-07-05T18:44:00Z">
                  <w:rPr>
                    <w:ins w:id="911" w:author="Manuel Raul Livano Luna" w:date="2023-07-05T18:43:00Z"/>
                    <w:rFonts w:ascii="Calibri" w:hAnsi="Calibri" w:cs="Calibri"/>
                    <w:sz w:val="22"/>
                    <w:szCs w:val="22"/>
                    <w:lang w:eastAsia="it-IT"/>
                  </w:rPr>
                </w:rPrChange>
              </w:rPr>
            </w:pPr>
            <w:ins w:id="912" w:author="Manuel Raul Livano Luna" w:date="2023-07-05T18:43:00Z">
              <w:r w:rsidRPr="00F71C70">
                <w:rPr>
                  <w:rFonts w:ascii="Calibri" w:hAnsi="Calibri" w:cs="Calibri"/>
                  <w:i/>
                  <w:iCs/>
                  <w:sz w:val="22"/>
                  <w:szCs w:val="22"/>
                  <w:lang w:eastAsia="it-IT"/>
                  <w:rPrChange w:id="913" w:author="Manuel Raul Livano Luna" w:date="2023-07-05T18:44:00Z">
                    <w:rPr>
                      <w:rFonts w:ascii="Calibri" w:hAnsi="Calibri" w:cs="Calibri"/>
                      <w:sz w:val="22"/>
                      <w:szCs w:val="22"/>
                      <w:lang w:eastAsia="it-IT"/>
                    </w:rPr>
                  </w:rPrChange>
                </w:rPr>
                <w:t>Software de Administración</w:t>
              </w:r>
            </w:ins>
          </w:p>
        </w:tc>
        <w:tc>
          <w:tcPr>
            <w:tcW w:w="3973" w:type="pct"/>
            <w:noWrap/>
            <w:vAlign w:val="center"/>
            <w:tcPrChange w:id="914" w:author="Manuel Raul Livano Luna" w:date="2023-07-05T18:45:00Z">
              <w:tcPr>
                <w:tcW w:w="4180" w:type="pct"/>
                <w:noWrap/>
                <w:vAlign w:val="center"/>
              </w:tcPr>
            </w:tcPrChange>
          </w:tcPr>
          <w:p w14:paraId="07892255" w14:textId="77777777" w:rsidR="00F71C70" w:rsidRPr="00F71C70" w:rsidRDefault="00F71C70" w:rsidP="00F71C70">
            <w:pPr>
              <w:numPr>
                <w:ilvl w:val="0"/>
                <w:numId w:val="24"/>
              </w:numPr>
              <w:spacing w:after="200" w:line="276" w:lineRule="auto"/>
              <w:contextualSpacing/>
              <w:jc w:val="both"/>
              <w:rPr>
                <w:ins w:id="915" w:author="Manuel Raul Livano Luna" w:date="2023-07-05T18:43:00Z"/>
                <w:rFonts w:ascii="Calibri" w:hAnsi="Calibri" w:cs="Calibri"/>
                <w:i/>
                <w:iCs/>
                <w:sz w:val="22"/>
                <w:szCs w:val="22"/>
                <w:lang w:eastAsia="it-IT"/>
                <w:rPrChange w:id="916" w:author="Manuel Raul Livano Luna" w:date="2023-07-05T18:44:00Z">
                  <w:rPr>
                    <w:ins w:id="917" w:author="Manuel Raul Livano Luna" w:date="2023-07-05T18:43:00Z"/>
                    <w:rFonts w:ascii="Calibri" w:hAnsi="Calibri" w:cs="Calibri"/>
                    <w:sz w:val="22"/>
                    <w:szCs w:val="22"/>
                    <w:lang w:eastAsia="it-IT"/>
                  </w:rPr>
                </w:rPrChange>
              </w:rPr>
            </w:pPr>
            <w:ins w:id="918" w:author="Manuel Raul Livano Luna" w:date="2023-07-05T18:43:00Z">
              <w:r w:rsidRPr="00F71C70">
                <w:rPr>
                  <w:rFonts w:ascii="Calibri" w:hAnsi="Calibri" w:cs="Calibri"/>
                  <w:i/>
                  <w:iCs/>
                  <w:sz w:val="22"/>
                  <w:szCs w:val="22"/>
                  <w:lang w:eastAsia="it-IT"/>
                  <w:rPrChange w:id="919" w:author="Manuel Raul Livano Luna" w:date="2023-07-05T18:44:00Z">
                    <w:rPr>
                      <w:rFonts w:ascii="Calibri" w:hAnsi="Calibri" w:cs="Calibri"/>
                      <w:sz w:val="22"/>
                      <w:szCs w:val="22"/>
                      <w:lang w:eastAsia="it-IT"/>
                    </w:rPr>
                  </w:rPrChange>
                </w:rPr>
                <w:t xml:space="preserve">Administración, Control y seguridad de la computadora portátil  </w:t>
              </w:r>
            </w:ins>
          </w:p>
        </w:tc>
      </w:tr>
      <w:tr w:rsidR="00F71C70" w:rsidRPr="00F71C70" w14:paraId="7EDD060E" w14:textId="77777777" w:rsidTr="00F71C70">
        <w:tblPrEx>
          <w:tblPrExChange w:id="920" w:author="Manuel Raul Livano Luna" w:date="2023-07-05T18:45:00Z">
            <w:tblPrEx>
              <w:tblW w:w="4642" w:type="pct"/>
            </w:tblPrEx>
          </w:tblPrExChange>
        </w:tblPrEx>
        <w:trPr>
          <w:trHeight w:val="110"/>
          <w:ins w:id="921" w:author="Manuel Raul Livano Luna" w:date="2023-07-05T18:43:00Z"/>
          <w:trPrChange w:id="922" w:author="Manuel Raul Livano Luna" w:date="2023-07-05T18:45:00Z">
            <w:trPr>
              <w:gridAfter w:val="0"/>
              <w:trHeight w:val="110"/>
            </w:trPr>
          </w:trPrChange>
        </w:trPr>
        <w:tc>
          <w:tcPr>
            <w:tcW w:w="5000" w:type="pct"/>
            <w:gridSpan w:val="3"/>
            <w:noWrap/>
            <w:vAlign w:val="center"/>
            <w:tcPrChange w:id="923" w:author="Manuel Raul Livano Luna" w:date="2023-07-05T18:45:00Z">
              <w:tcPr>
                <w:tcW w:w="5000" w:type="pct"/>
                <w:gridSpan w:val="3"/>
                <w:noWrap/>
                <w:vAlign w:val="center"/>
              </w:tcPr>
            </w:tcPrChange>
          </w:tcPr>
          <w:p w14:paraId="3F73459A" w14:textId="77777777" w:rsidR="00F71C70" w:rsidRPr="00F71C70" w:rsidRDefault="00F71C70" w:rsidP="00F71C70">
            <w:pPr>
              <w:spacing w:after="200" w:line="276" w:lineRule="auto"/>
              <w:jc w:val="both"/>
              <w:rPr>
                <w:ins w:id="924" w:author="Manuel Raul Livano Luna" w:date="2023-07-05T18:43:00Z"/>
                <w:rFonts w:ascii="Calibri" w:hAnsi="Calibri" w:cs="Calibri"/>
                <w:i/>
                <w:iCs/>
                <w:sz w:val="22"/>
                <w:szCs w:val="22"/>
                <w:lang w:eastAsia="it-IT"/>
                <w:rPrChange w:id="925" w:author="Manuel Raul Livano Luna" w:date="2023-07-05T18:44:00Z">
                  <w:rPr>
                    <w:ins w:id="926" w:author="Manuel Raul Livano Luna" w:date="2023-07-05T18:43:00Z"/>
                    <w:rFonts w:ascii="Calibri" w:hAnsi="Calibri" w:cs="Calibri"/>
                    <w:sz w:val="22"/>
                    <w:szCs w:val="22"/>
                    <w:lang w:eastAsia="it-IT"/>
                  </w:rPr>
                </w:rPrChange>
              </w:rPr>
            </w:pPr>
            <w:ins w:id="927" w:author="Manuel Raul Livano Luna" w:date="2023-07-05T18:43:00Z">
              <w:r w:rsidRPr="00F71C70">
                <w:rPr>
                  <w:rFonts w:ascii="Calibri" w:hAnsi="Calibri" w:cs="Calibri"/>
                  <w:i/>
                  <w:iCs/>
                  <w:sz w:val="22"/>
                  <w:szCs w:val="22"/>
                  <w:lang w:eastAsia="it-IT"/>
                  <w:rPrChange w:id="928" w:author="Manuel Raul Livano Luna" w:date="2023-07-05T18:44:00Z">
                    <w:rPr>
                      <w:rFonts w:ascii="Calibri" w:hAnsi="Calibri" w:cs="Calibri"/>
                      <w:sz w:val="22"/>
                      <w:szCs w:val="22"/>
                      <w:lang w:eastAsia="it-IT"/>
                    </w:rPr>
                  </w:rPrChange>
                </w:rPr>
                <w:t>ACCESORIOS Y APLICATIVOS COMPLEMENTARIOS</w:t>
              </w:r>
            </w:ins>
          </w:p>
        </w:tc>
      </w:tr>
      <w:tr w:rsidR="00F71C70" w:rsidRPr="00F71C70" w14:paraId="571C0032" w14:textId="77777777" w:rsidTr="00F71C70">
        <w:tblPrEx>
          <w:tblPrExChange w:id="929" w:author="Manuel Raul Livano Luna" w:date="2023-07-05T18:45:00Z">
            <w:tblPrEx>
              <w:tblW w:w="4642" w:type="pct"/>
            </w:tblPrEx>
          </w:tblPrExChange>
        </w:tblPrEx>
        <w:trPr>
          <w:gridAfter w:val="1"/>
          <w:wAfter w:w="5" w:type="pct"/>
          <w:trHeight w:val="110"/>
          <w:ins w:id="930" w:author="Manuel Raul Livano Luna" w:date="2023-07-05T18:43:00Z"/>
          <w:trPrChange w:id="931" w:author="Manuel Raul Livano Luna" w:date="2023-07-05T18:45:00Z">
            <w:trPr>
              <w:gridAfter w:val="1"/>
              <w:trHeight w:val="110"/>
            </w:trPr>
          </w:trPrChange>
        </w:trPr>
        <w:tc>
          <w:tcPr>
            <w:tcW w:w="1022" w:type="pct"/>
            <w:noWrap/>
            <w:vAlign w:val="center"/>
            <w:tcPrChange w:id="932" w:author="Manuel Raul Livano Luna" w:date="2023-07-05T18:45:00Z">
              <w:tcPr>
                <w:tcW w:w="820" w:type="pct"/>
                <w:gridSpan w:val="2"/>
                <w:noWrap/>
                <w:vAlign w:val="center"/>
              </w:tcPr>
            </w:tcPrChange>
          </w:tcPr>
          <w:p w14:paraId="34CF400F" w14:textId="77777777" w:rsidR="00F71C70" w:rsidRPr="00F71C70" w:rsidRDefault="00F71C70" w:rsidP="00F71C70">
            <w:pPr>
              <w:spacing w:after="200" w:line="276" w:lineRule="auto"/>
              <w:ind w:left="14"/>
              <w:jc w:val="center"/>
              <w:rPr>
                <w:ins w:id="933" w:author="Manuel Raul Livano Luna" w:date="2023-07-05T18:43:00Z"/>
                <w:rFonts w:ascii="Calibri" w:hAnsi="Calibri" w:cs="Calibri"/>
                <w:i/>
                <w:iCs/>
                <w:sz w:val="22"/>
                <w:szCs w:val="22"/>
                <w:lang w:eastAsia="it-IT"/>
                <w:rPrChange w:id="934" w:author="Manuel Raul Livano Luna" w:date="2023-07-05T18:44:00Z">
                  <w:rPr>
                    <w:ins w:id="935" w:author="Manuel Raul Livano Luna" w:date="2023-07-05T18:43:00Z"/>
                    <w:rFonts w:ascii="Calibri" w:hAnsi="Calibri" w:cs="Calibri"/>
                    <w:sz w:val="22"/>
                    <w:szCs w:val="22"/>
                    <w:lang w:eastAsia="it-IT"/>
                  </w:rPr>
                </w:rPrChange>
              </w:rPr>
            </w:pPr>
            <w:ins w:id="936" w:author="Manuel Raul Livano Luna" w:date="2023-07-05T18:43:00Z">
              <w:r w:rsidRPr="00F71C70">
                <w:rPr>
                  <w:rFonts w:ascii="Calibri" w:hAnsi="Calibri" w:cs="Calibri"/>
                  <w:i/>
                  <w:iCs/>
                  <w:sz w:val="22"/>
                  <w:szCs w:val="22"/>
                  <w:lang w:eastAsia="it-IT"/>
                  <w:rPrChange w:id="937" w:author="Manuel Raul Livano Luna" w:date="2023-07-05T18:44:00Z">
                    <w:rPr>
                      <w:rFonts w:ascii="Calibri" w:hAnsi="Calibri" w:cs="Calibri"/>
                      <w:sz w:val="22"/>
                      <w:szCs w:val="22"/>
                      <w:lang w:eastAsia="it-IT"/>
                    </w:rPr>
                  </w:rPrChange>
                </w:rPr>
                <w:t>Logotipo</w:t>
              </w:r>
            </w:ins>
          </w:p>
        </w:tc>
        <w:tc>
          <w:tcPr>
            <w:tcW w:w="3973" w:type="pct"/>
            <w:noWrap/>
            <w:vAlign w:val="center"/>
            <w:tcPrChange w:id="938" w:author="Manuel Raul Livano Luna" w:date="2023-07-05T18:45:00Z">
              <w:tcPr>
                <w:tcW w:w="4180" w:type="pct"/>
                <w:noWrap/>
                <w:vAlign w:val="center"/>
              </w:tcPr>
            </w:tcPrChange>
          </w:tcPr>
          <w:p w14:paraId="0DD9608F" w14:textId="77777777" w:rsidR="00F71C70" w:rsidRPr="00F71C70" w:rsidRDefault="00F71C70" w:rsidP="00F71C70">
            <w:pPr>
              <w:numPr>
                <w:ilvl w:val="0"/>
                <w:numId w:val="24"/>
              </w:numPr>
              <w:spacing w:after="200" w:line="276" w:lineRule="auto"/>
              <w:contextualSpacing/>
              <w:jc w:val="both"/>
              <w:rPr>
                <w:ins w:id="939" w:author="Manuel Raul Livano Luna" w:date="2023-07-05T18:43:00Z"/>
                <w:rFonts w:ascii="Calibri" w:hAnsi="Calibri" w:cs="Calibri"/>
                <w:i/>
                <w:iCs/>
                <w:sz w:val="22"/>
                <w:szCs w:val="22"/>
                <w:lang w:eastAsia="it-IT"/>
                <w:rPrChange w:id="940" w:author="Manuel Raul Livano Luna" w:date="2023-07-05T18:44:00Z">
                  <w:rPr>
                    <w:ins w:id="941" w:author="Manuel Raul Livano Luna" w:date="2023-07-05T18:43:00Z"/>
                    <w:rFonts w:ascii="Calibri" w:hAnsi="Calibri" w:cs="Calibri"/>
                    <w:sz w:val="22"/>
                    <w:szCs w:val="22"/>
                    <w:lang w:eastAsia="it-IT"/>
                  </w:rPr>
                </w:rPrChange>
              </w:rPr>
            </w:pPr>
            <w:ins w:id="942" w:author="Manuel Raul Livano Luna" w:date="2023-07-05T18:43:00Z">
              <w:r w:rsidRPr="00F71C70">
                <w:rPr>
                  <w:rFonts w:ascii="Calibri" w:hAnsi="Calibri" w:cs="Calibri"/>
                  <w:i/>
                  <w:iCs/>
                  <w:sz w:val="22"/>
                  <w:szCs w:val="22"/>
                  <w:lang w:eastAsia="it-IT"/>
                  <w:rPrChange w:id="943" w:author="Manuel Raul Livano Luna" w:date="2023-07-05T18:44:00Z">
                    <w:rPr>
                      <w:rFonts w:ascii="Calibri" w:hAnsi="Calibri" w:cs="Calibri"/>
                      <w:sz w:val="22"/>
                      <w:szCs w:val="22"/>
                      <w:lang w:eastAsia="it-IT"/>
                    </w:rPr>
                  </w:rPrChange>
                </w:rPr>
                <w:t>El equipo llevara impreso en forma indeleble en una posición visible para el usuario el Logotipo del Gobierno Regional de Apurímac, acompañado de la inscripción  “Equipo del Gobierno Regional de Apurímac – UGEL Chincheros”</w:t>
              </w:r>
            </w:ins>
          </w:p>
        </w:tc>
      </w:tr>
    </w:tbl>
    <w:p w14:paraId="054B6960" w14:textId="77777777" w:rsidR="00F71C70" w:rsidRPr="00F71C70" w:rsidRDefault="00F71C70">
      <w:pPr>
        <w:spacing w:line="276" w:lineRule="auto"/>
        <w:ind w:left="1767"/>
        <w:contextualSpacing/>
        <w:jc w:val="both"/>
        <w:rPr>
          <w:ins w:id="944" w:author="Manuel Raul Livano Luna" w:date="2023-07-05T18:43:00Z"/>
          <w:rFonts w:ascii="Calibri" w:hAnsi="Calibri" w:cs="Calibri"/>
          <w:b/>
          <w:i/>
          <w:iCs/>
          <w:color w:val="000000"/>
          <w:sz w:val="21"/>
          <w:szCs w:val="21"/>
          <w:lang w:eastAsia="it-IT"/>
          <w:rPrChange w:id="945" w:author="Manuel Raul Livano Luna" w:date="2023-07-05T18:44:00Z">
            <w:rPr>
              <w:ins w:id="946" w:author="Manuel Raul Livano Luna" w:date="2023-07-05T18:43:00Z"/>
              <w:rFonts w:ascii="Calibri" w:hAnsi="Calibri" w:cs="Calibri"/>
              <w:b/>
              <w:color w:val="000000"/>
              <w:sz w:val="21"/>
              <w:szCs w:val="21"/>
              <w:lang w:eastAsia="it-IT"/>
            </w:rPr>
          </w:rPrChange>
        </w:rPr>
        <w:pPrChange w:id="947" w:author="Manuel Raul Livano Luna" w:date="2023-07-05T18:44:00Z">
          <w:pPr>
            <w:spacing w:line="276" w:lineRule="auto"/>
            <w:contextualSpacing/>
            <w:jc w:val="both"/>
          </w:pPr>
        </w:pPrChange>
      </w:pPr>
      <w:ins w:id="948" w:author="Manuel Raul Livano Luna" w:date="2023-07-05T18:43:00Z">
        <w:r w:rsidRPr="00F71C70">
          <w:rPr>
            <w:rFonts w:ascii="Calibri" w:hAnsi="Calibri" w:cs="Calibri"/>
            <w:b/>
            <w:i/>
            <w:iCs/>
            <w:color w:val="000000"/>
            <w:sz w:val="21"/>
            <w:szCs w:val="21"/>
            <w:lang w:eastAsia="it-IT"/>
            <w:rPrChange w:id="949" w:author="Manuel Raul Livano Luna" w:date="2023-07-05T18:44:00Z">
              <w:rPr>
                <w:rFonts w:ascii="Calibri" w:hAnsi="Calibri" w:cs="Calibri"/>
                <w:b/>
                <w:color w:val="000000"/>
                <w:sz w:val="21"/>
                <w:szCs w:val="21"/>
                <w:lang w:eastAsia="it-IT"/>
              </w:rPr>
            </w:rPrChange>
          </w:rPr>
          <w:t>Consideraciones</w:t>
        </w:r>
      </w:ins>
    </w:p>
    <w:p w14:paraId="39162DB7" w14:textId="77777777" w:rsidR="00F71C70" w:rsidRPr="00F71C70" w:rsidRDefault="00F71C70">
      <w:pPr>
        <w:spacing w:line="276" w:lineRule="auto"/>
        <w:ind w:left="1767"/>
        <w:jc w:val="both"/>
        <w:rPr>
          <w:ins w:id="950" w:author="Manuel Raul Livano Luna" w:date="2023-07-05T18:43:00Z"/>
          <w:rFonts w:ascii="Calibri" w:hAnsi="Calibri" w:cs="Calibri"/>
          <w:i/>
          <w:iCs/>
          <w:color w:val="000000"/>
          <w:sz w:val="21"/>
          <w:szCs w:val="21"/>
          <w:lang w:val="es-AR" w:eastAsia="it-IT"/>
          <w:rPrChange w:id="951" w:author="Manuel Raul Livano Luna" w:date="2023-07-05T18:44:00Z">
            <w:rPr>
              <w:ins w:id="952" w:author="Manuel Raul Livano Luna" w:date="2023-07-05T18:43:00Z"/>
              <w:rFonts w:ascii="Calibri" w:hAnsi="Calibri" w:cs="Calibri"/>
              <w:color w:val="000000"/>
              <w:sz w:val="21"/>
              <w:szCs w:val="21"/>
              <w:lang w:val="es-AR" w:eastAsia="it-IT"/>
            </w:rPr>
          </w:rPrChange>
        </w:rPr>
        <w:pPrChange w:id="953" w:author="Manuel Raul Livano Luna" w:date="2023-07-05T18:44:00Z">
          <w:pPr>
            <w:spacing w:line="276" w:lineRule="auto"/>
            <w:jc w:val="both"/>
          </w:pPr>
        </w:pPrChange>
      </w:pPr>
      <w:ins w:id="954" w:author="Manuel Raul Livano Luna" w:date="2023-07-05T18:43:00Z">
        <w:r w:rsidRPr="00F71C70">
          <w:rPr>
            <w:rFonts w:ascii="Calibri" w:hAnsi="Calibri" w:cs="Calibri"/>
            <w:i/>
            <w:iCs/>
            <w:color w:val="000000"/>
            <w:sz w:val="21"/>
            <w:szCs w:val="21"/>
            <w:lang w:val="es-AR" w:eastAsia="it-IT"/>
            <w:rPrChange w:id="955" w:author="Manuel Raul Livano Luna" w:date="2023-07-05T18:44:00Z">
              <w:rPr>
                <w:rFonts w:ascii="Calibri" w:hAnsi="Calibri" w:cs="Calibri"/>
                <w:color w:val="000000"/>
                <w:sz w:val="21"/>
                <w:szCs w:val="21"/>
                <w:lang w:val="es-AR" w:eastAsia="it-IT"/>
              </w:rPr>
            </w:rPrChange>
          </w:rPr>
          <w:t>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ambiente y salud.</w:t>
        </w:r>
      </w:ins>
    </w:p>
    <w:p w14:paraId="22E494E8" w14:textId="77777777" w:rsidR="00F71C70" w:rsidRPr="00F71C70" w:rsidRDefault="00F71C70">
      <w:pPr>
        <w:spacing w:line="276" w:lineRule="auto"/>
        <w:ind w:left="1767"/>
        <w:jc w:val="both"/>
        <w:rPr>
          <w:ins w:id="956" w:author="Manuel Raul Livano Luna" w:date="2023-07-05T18:43:00Z"/>
          <w:rFonts w:ascii="Calibri" w:hAnsi="Calibri" w:cs="Calibri"/>
          <w:i/>
          <w:iCs/>
          <w:color w:val="000000"/>
          <w:sz w:val="21"/>
          <w:szCs w:val="21"/>
          <w:lang w:val="es-AR" w:eastAsia="it-IT"/>
          <w:rPrChange w:id="957" w:author="Manuel Raul Livano Luna" w:date="2023-07-05T18:44:00Z">
            <w:rPr>
              <w:ins w:id="958" w:author="Manuel Raul Livano Luna" w:date="2023-07-05T18:43:00Z"/>
              <w:rFonts w:ascii="Calibri" w:hAnsi="Calibri" w:cs="Calibri"/>
              <w:color w:val="000000"/>
              <w:sz w:val="21"/>
              <w:szCs w:val="21"/>
              <w:lang w:val="es-AR" w:eastAsia="it-IT"/>
            </w:rPr>
          </w:rPrChange>
        </w:rPr>
        <w:pPrChange w:id="959" w:author="Manuel Raul Livano Luna" w:date="2023-07-05T18:44:00Z">
          <w:pPr>
            <w:spacing w:line="276" w:lineRule="auto"/>
            <w:jc w:val="both"/>
          </w:pPr>
        </w:pPrChange>
      </w:pPr>
    </w:p>
    <w:p w14:paraId="36315070" w14:textId="77777777" w:rsidR="00F71C70" w:rsidRPr="00F71C70" w:rsidRDefault="00F71C70">
      <w:pPr>
        <w:numPr>
          <w:ilvl w:val="2"/>
          <w:numId w:val="16"/>
        </w:numPr>
        <w:spacing w:after="200" w:line="276" w:lineRule="auto"/>
        <w:ind w:left="823"/>
        <w:contextualSpacing/>
        <w:jc w:val="both"/>
        <w:rPr>
          <w:ins w:id="960" w:author="Manuel Raul Livano Luna" w:date="2023-07-05T18:43:00Z"/>
          <w:rFonts w:ascii="Calibri" w:eastAsia="Calibri" w:hAnsi="Calibri" w:cs="Calibri"/>
          <w:b/>
          <w:i/>
          <w:iCs/>
          <w:sz w:val="22"/>
          <w:szCs w:val="22"/>
          <w:lang w:val="es-ES" w:eastAsia="en-US"/>
          <w:rPrChange w:id="961" w:author="Manuel Raul Livano Luna" w:date="2023-07-05T18:44:00Z">
            <w:rPr>
              <w:ins w:id="962" w:author="Manuel Raul Livano Luna" w:date="2023-07-05T18:43:00Z"/>
              <w:rFonts w:ascii="Calibri" w:eastAsia="Calibri" w:hAnsi="Calibri" w:cs="Calibri"/>
              <w:b/>
              <w:sz w:val="22"/>
              <w:szCs w:val="22"/>
              <w:lang w:val="es-ES" w:eastAsia="en-US"/>
            </w:rPr>
          </w:rPrChange>
        </w:rPr>
        <w:pPrChange w:id="963" w:author="Manuel Raul Livano Luna" w:date="2023-07-05T18:45:00Z">
          <w:pPr>
            <w:numPr>
              <w:ilvl w:val="2"/>
              <w:numId w:val="16"/>
            </w:numPr>
            <w:spacing w:after="200" w:line="276" w:lineRule="auto"/>
            <w:ind w:left="284" w:hanging="114"/>
            <w:contextualSpacing/>
            <w:jc w:val="both"/>
          </w:pPr>
        </w:pPrChange>
      </w:pPr>
      <w:ins w:id="964" w:author="Manuel Raul Livano Luna" w:date="2023-07-05T18:43:00Z">
        <w:r w:rsidRPr="00F71C70">
          <w:rPr>
            <w:rFonts w:ascii="Calibri" w:eastAsia="Calibri" w:hAnsi="Calibri" w:cs="Calibri"/>
            <w:b/>
            <w:i/>
            <w:iCs/>
            <w:sz w:val="22"/>
            <w:szCs w:val="22"/>
            <w:lang w:val="es-ES" w:eastAsia="en-US"/>
            <w:rPrChange w:id="965" w:author="Manuel Raul Livano Luna" w:date="2023-07-05T18:44:00Z">
              <w:rPr>
                <w:rFonts w:ascii="Calibri" w:eastAsia="Calibri" w:hAnsi="Calibri" w:cs="Calibri"/>
                <w:b/>
                <w:sz w:val="22"/>
                <w:szCs w:val="22"/>
                <w:lang w:val="es-ES" w:eastAsia="en-US"/>
              </w:rPr>
            </w:rPrChange>
          </w:rPr>
          <w:t>COMPUTADORAS PORTATILES PARA DOCENTES.</w:t>
        </w:r>
      </w:ins>
    </w:p>
    <w:p w14:paraId="1CE7AF75" w14:textId="77777777" w:rsidR="00F71C70" w:rsidRPr="00F71C70" w:rsidRDefault="00F71C70">
      <w:pPr>
        <w:spacing w:line="276" w:lineRule="auto"/>
        <w:ind w:left="1248"/>
        <w:contextualSpacing/>
        <w:jc w:val="both"/>
        <w:rPr>
          <w:ins w:id="966" w:author="Manuel Raul Livano Luna" w:date="2023-07-05T18:43:00Z"/>
          <w:rFonts w:ascii="Calibri" w:eastAsia="Calibri" w:hAnsi="Calibri" w:cs="Calibri"/>
          <w:b/>
          <w:i/>
          <w:iCs/>
          <w:sz w:val="22"/>
          <w:szCs w:val="22"/>
          <w:lang w:val="es-ES" w:eastAsia="en-US"/>
          <w:rPrChange w:id="967" w:author="Manuel Raul Livano Luna" w:date="2023-07-05T18:44:00Z">
            <w:rPr>
              <w:ins w:id="968" w:author="Manuel Raul Livano Luna" w:date="2023-07-05T18:43:00Z"/>
              <w:rFonts w:ascii="Calibri" w:eastAsia="Calibri" w:hAnsi="Calibri" w:cs="Calibri"/>
              <w:b/>
              <w:sz w:val="22"/>
              <w:szCs w:val="22"/>
              <w:lang w:val="es-ES" w:eastAsia="en-US"/>
            </w:rPr>
          </w:rPrChange>
        </w:rPr>
        <w:pPrChange w:id="969" w:author="Manuel Raul Livano Luna" w:date="2023-07-05T18:45:00Z">
          <w:pPr>
            <w:spacing w:line="276" w:lineRule="auto"/>
            <w:ind w:left="709"/>
            <w:contextualSpacing/>
            <w:jc w:val="both"/>
          </w:pPr>
        </w:pPrChange>
      </w:pPr>
      <w:ins w:id="970" w:author="Manuel Raul Livano Luna" w:date="2023-07-05T18:43:00Z">
        <w:r w:rsidRPr="00F71C70">
          <w:rPr>
            <w:rFonts w:ascii="Calibri" w:eastAsia="Calibri" w:hAnsi="Calibri" w:cs="Calibri"/>
            <w:i/>
            <w:iCs/>
            <w:sz w:val="22"/>
            <w:szCs w:val="22"/>
            <w:lang w:eastAsia="en-US"/>
            <w:rPrChange w:id="971" w:author="Manuel Raul Livano Luna" w:date="2023-07-05T18:44:00Z">
              <w:rPr>
                <w:rFonts w:ascii="Calibri" w:eastAsia="Calibri" w:hAnsi="Calibri" w:cs="Calibri"/>
                <w:sz w:val="22"/>
                <w:szCs w:val="22"/>
                <w:lang w:eastAsia="en-US"/>
              </w:rPr>
            </w:rPrChange>
          </w:rPr>
          <w:t>El equipo de cómputo de los docentes es un equipo con características diferenciadas a la de los estudiantes (más memoria RAM, HDD de mayor capacidad, monitor más grande). Esto permitirá mejorar el rendimiento y la velocidad de ejecución de procesos; cabe aclarar que estas diferencias en hardware no serán limitantes y mucho menos una diferencia sustancial en el rendimiento.</w:t>
        </w:r>
      </w:ins>
    </w:p>
    <w:p w14:paraId="7F42DC03" w14:textId="77777777" w:rsidR="00F71C70" w:rsidRPr="00F71C70" w:rsidRDefault="00F71C70">
      <w:pPr>
        <w:spacing w:line="276" w:lineRule="auto"/>
        <w:ind w:left="1767"/>
        <w:jc w:val="center"/>
        <w:rPr>
          <w:ins w:id="972" w:author="Manuel Raul Livano Luna" w:date="2023-07-05T18:43:00Z"/>
          <w:rFonts w:ascii="Calibri" w:hAnsi="Calibri" w:cs="Calibri"/>
          <w:bCs/>
          <w:i/>
          <w:iCs/>
          <w:noProof/>
          <w:sz w:val="22"/>
          <w:szCs w:val="22"/>
          <w:lang w:val="es-AR" w:eastAsia="es-PE"/>
          <w:rPrChange w:id="973" w:author="Manuel Raul Livano Luna" w:date="2023-07-05T18:44:00Z">
            <w:rPr>
              <w:ins w:id="974" w:author="Manuel Raul Livano Luna" w:date="2023-07-05T18:43:00Z"/>
              <w:rFonts w:ascii="Calibri" w:hAnsi="Calibri" w:cs="Calibri"/>
              <w:bCs/>
              <w:noProof/>
              <w:sz w:val="22"/>
              <w:szCs w:val="22"/>
              <w:lang w:val="es-AR" w:eastAsia="es-PE"/>
            </w:rPr>
          </w:rPrChange>
        </w:rPr>
        <w:pPrChange w:id="975" w:author="Manuel Raul Livano Luna" w:date="2023-07-05T18:44:00Z">
          <w:pPr>
            <w:spacing w:line="276" w:lineRule="auto"/>
            <w:jc w:val="center"/>
          </w:pPr>
        </w:pPrChange>
      </w:pPr>
      <w:ins w:id="976" w:author="Manuel Raul Livano Luna" w:date="2023-07-05T18:43:00Z">
        <w:r w:rsidRPr="00F71C70">
          <w:rPr>
            <w:rFonts w:ascii="Calibri" w:hAnsi="Calibri"/>
            <w:i/>
            <w:iCs/>
            <w:noProof/>
            <w:sz w:val="22"/>
            <w:szCs w:val="22"/>
            <w:lang w:eastAsia="es-PE"/>
            <w:rPrChange w:id="977" w:author="Manuel Raul Livano Luna" w:date="2023-07-05T18:44:00Z">
              <w:rPr>
                <w:rFonts w:ascii="Calibri" w:hAnsi="Calibri"/>
                <w:noProof/>
                <w:sz w:val="22"/>
                <w:szCs w:val="22"/>
                <w:lang w:eastAsia="es-PE"/>
              </w:rPr>
            </w:rPrChange>
          </w:rPr>
          <w:lastRenderedPageBreak/>
          <w:drawing>
            <wp:inline distT="0" distB="0" distL="0" distR="0" wp14:anchorId="6F221B34" wp14:editId="0A7A8C29">
              <wp:extent cx="1680210" cy="1257300"/>
              <wp:effectExtent l="0" t="0" r="0" b="0"/>
              <wp:docPr id="634223070" name="Imagen 634223070" descr="Resultado de imagen para NOTEBOOK HP 15 - BS037LA 15.6&quot; DEL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NOTEBOOK HP 15 - BS037LA 15.6&quot; DELTRON"/>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21500" r="-15" b="26865"/>
                      <a:stretch/>
                    </pic:blipFill>
                    <pic:spPr bwMode="auto">
                      <a:xfrm>
                        <a:off x="0" y="0"/>
                        <a:ext cx="1710968" cy="1280316"/>
                      </a:xfrm>
                      <a:prstGeom prst="rect">
                        <a:avLst/>
                      </a:prstGeom>
                      <a:noFill/>
                      <a:ln>
                        <a:noFill/>
                      </a:ln>
                      <a:extLst>
                        <a:ext uri="{53640926-AAD7-44D8-BBD7-CCE9431645EC}">
                          <a14:shadowObscured xmlns:a14="http://schemas.microsoft.com/office/drawing/2010/main"/>
                        </a:ext>
                      </a:extLst>
                    </pic:spPr>
                  </pic:pic>
                </a:graphicData>
              </a:graphic>
            </wp:inline>
          </w:drawing>
        </w:r>
      </w:ins>
    </w:p>
    <w:tbl>
      <w:tblPr>
        <w:tblStyle w:val="Tablaconcuadrcula2"/>
        <w:tblpPr w:leftFromText="141" w:rightFromText="141" w:vertAnchor="text" w:horzAnchor="margin" w:tblpXSpec="center" w:tblpY="97"/>
        <w:tblW w:w="5101" w:type="pct"/>
        <w:tblLayout w:type="fixed"/>
        <w:tblLook w:val="04A0" w:firstRow="1" w:lastRow="0" w:firstColumn="1" w:lastColumn="0" w:noHBand="0" w:noVBand="1"/>
        <w:tblPrChange w:id="978" w:author="Manuel Raul Livano Luna" w:date="2023-07-05T18:44:00Z">
          <w:tblPr>
            <w:tblStyle w:val="Tablaconcuadrcula2"/>
            <w:tblpPr w:leftFromText="141" w:rightFromText="141" w:vertAnchor="text" w:horzAnchor="margin" w:tblpXSpec="center" w:tblpY="97"/>
            <w:tblW w:w="5101" w:type="pct"/>
            <w:tblLayout w:type="fixed"/>
            <w:tblLook w:val="04A0" w:firstRow="1" w:lastRow="0" w:firstColumn="1" w:lastColumn="0" w:noHBand="0" w:noVBand="1"/>
          </w:tblPr>
        </w:tblPrChange>
      </w:tblPr>
      <w:tblGrid>
        <w:gridCol w:w="2073"/>
        <w:gridCol w:w="6594"/>
        <w:tblGridChange w:id="979">
          <w:tblGrid>
            <w:gridCol w:w="1058"/>
            <w:gridCol w:w="1015"/>
            <w:gridCol w:w="6594"/>
            <w:gridCol w:w="1058"/>
          </w:tblGrid>
        </w:tblGridChange>
      </w:tblGrid>
      <w:tr w:rsidR="00F71C70" w:rsidRPr="00F71C70" w14:paraId="479872FC" w14:textId="77777777" w:rsidTr="00F71C70">
        <w:trPr>
          <w:trHeight w:val="110"/>
          <w:ins w:id="980" w:author="Manuel Raul Livano Luna" w:date="2023-07-05T18:43:00Z"/>
          <w:trPrChange w:id="981" w:author="Manuel Raul Livano Luna" w:date="2023-07-05T18:44:00Z">
            <w:trPr>
              <w:gridBefore w:val="1"/>
              <w:trHeight w:val="110"/>
            </w:trPr>
          </w:trPrChange>
        </w:trPr>
        <w:tc>
          <w:tcPr>
            <w:tcW w:w="5000" w:type="pct"/>
            <w:gridSpan w:val="2"/>
            <w:shd w:val="clear" w:color="auto" w:fill="FABF8F"/>
            <w:vAlign w:val="center"/>
            <w:tcPrChange w:id="982" w:author="Manuel Raul Livano Luna" w:date="2023-07-05T18:44:00Z">
              <w:tcPr>
                <w:tcW w:w="5000" w:type="pct"/>
                <w:gridSpan w:val="3"/>
                <w:shd w:val="clear" w:color="auto" w:fill="FABF8F"/>
                <w:vAlign w:val="center"/>
              </w:tcPr>
            </w:tcPrChange>
          </w:tcPr>
          <w:p w14:paraId="42FF6E5A" w14:textId="77777777" w:rsidR="00F71C70" w:rsidRPr="00F71C70" w:rsidRDefault="00F71C70" w:rsidP="00F71C70">
            <w:pPr>
              <w:spacing w:after="200" w:line="276" w:lineRule="auto"/>
              <w:jc w:val="center"/>
              <w:rPr>
                <w:ins w:id="983" w:author="Manuel Raul Livano Luna" w:date="2023-07-05T18:43:00Z"/>
                <w:rFonts w:ascii="Calibri" w:hAnsi="Calibri" w:cs="Calibri"/>
                <w:i/>
                <w:iCs/>
                <w:sz w:val="22"/>
                <w:szCs w:val="22"/>
                <w:rPrChange w:id="984" w:author="Manuel Raul Livano Luna" w:date="2023-07-05T18:44:00Z">
                  <w:rPr>
                    <w:ins w:id="985" w:author="Manuel Raul Livano Luna" w:date="2023-07-05T18:43:00Z"/>
                    <w:rFonts w:ascii="Calibri" w:hAnsi="Calibri" w:cs="Calibri"/>
                    <w:sz w:val="22"/>
                    <w:szCs w:val="22"/>
                  </w:rPr>
                </w:rPrChange>
              </w:rPr>
            </w:pPr>
            <w:ins w:id="986" w:author="Manuel Raul Livano Luna" w:date="2023-07-05T18:43:00Z">
              <w:r w:rsidRPr="00F71C70">
                <w:rPr>
                  <w:rFonts w:ascii="Calibri" w:hAnsi="Calibri" w:cs="Calibri"/>
                  <w:i/>
                  <w:iCs/>
                  <w:noProof/>
                  <w:sz w:val="22"/>
                  <w:szCs w:val="22"/>
                  <w:lang w:eastAsia="es-PE"/>
                  <w:rPrChange w:id="987" w:author="Manuel Raul Livano Luna" w:date="2023-07-05T18:44:00Z">
                    <w:rPr>
                      <w:rFonts w:ascii="Calibri" w:hAnsi="Calibri" w:cs="Calibri"/>
                      <w:noProof/>
                      <w:sz w:val="22"/>
                      <w:szCs w:val="22"/>
                      <w:lang w:eastAsia="es-PE"/>
                    </w:rPr>
                  </w:rPrChange>
                </w:rPr>
                <w:t>ESPECIFICACIONES TECNICAS MINIMAS DE LAPTOPS PARA DOCENTES</w:t>
              </w:r>
            </w:ins>
          </w:p>
        </w:tc>
      </w:tr>
      <w:tr w:rsidR="00F71C70" w:rsidRPr="00F71C70" w14:paraId="3F19E91A" w14:textId="77777777" w:rsidTr="00F71C70">
        <w:trPr>
          <w:trHeight w:val="110"/>
          <w:ins w:id="988" w:author="Manuel Raul Livano Luna" w:date="2023-07-05T18:43:00Z"/>
          <w:trPrChange w:id="989" w:author="Manuel Raul Livano Luna" w:date="2023-07-05T18:44:00Z">
            <w:trPr>
              <w:gridAfter w:val="0"/>
              <w:trHeight w:val="110"/>
            </w:trPr>
          </w:trPrChange>
        </w:trPr>
        <w:tc>
          <w:tcPr>
            <w:tcW w:w="1196" w:type="pct"/>
            <w:noWrap/>
            <w:vAlign w:val="center"/>
            <w:hideMark/>
            <w:tcPrChange w:id="990" w:author="Manuel Raul Livano Luna" w:date="2023-07-05T18:44:00Z">
              <w:tcPr>
                <w:tcW w:w="1196" w:type="pct"/>
                <w:gridSpan w:val="2"/>
                <w:noWrap/>
                <w:vAlign w:val="center"/>
                <w:hideMark/>
              </w:tcPr>
            </w:tcPrChange>
          </w:tcPr>
          <w:p w14:paraId="1EEEE1C9" w14:textId="77777777" w:rsidR="00F71C70" w:rsidRPr="00F71C70" w:rsidRDefault="00F71C70" w:rsidP="00F71C70">
            <w:pPr>
              <w:keepNext/>
              <w:keepLines/>
              <w:shd w:val="clear" w:color="auto" w:fill="FFFFFF"/>
              <w:spacing w:line="276" w:lineRule="auto"/>
              <w:jc w:val="center"/>
              <w:outlineLvl w:val="3"/>
              <w:rPr>
                <w:ins w:id="991" w:author="Manuel Raul Livano Luna" w:date="2023-07-05T18:43:00Z"/>
                <w:rFonts w:ascii="Calibri" w:hAnsi="Calibri" w:cs="Calibri"/>
                <w:i/>
                <w:iCs/>
                <w:sz w:val="22"/>
                <w:szCs w:val="22"/>
                <w:lang w:eastAsia="es-AR"/>
                <w:rPrChange w:id="992" w:author="Manuel Raul Livano Luna" w:date="2023-07-05T18:44:00Z">
                  <w:rPr>
                    <w:ins w:id="993" w:author="Manuel Raul Livano Luna" w:date="2023-07-05T18:43:00Z"/>
                    <w:rFonts w:ascii="Calibri" w:hAnsi="Calibri" w:cs="Calibri"/>
                    <w:iCs/>
                    <w:sz w:val="22"/>
                    <w:szCs w:val="22"/>
                    <w:lang w:eastAsia="es-AR"/>
                  </w:rPr>
                </w:rPrChange>
              </w:rPr>
            </w:pPr>
            <w:ins w:id="994" w:author="Manuel Raul Livano Luna" w:date="2023-07-05T18:43:00Z">
              <w:r w:rsidRPr="00F71C70">
                <w:rPr>
                  <w:rFonts w:ascii="Calibri" w:hAnsi="Calibri" w:cs="Calibri"/>
                  <w:i/>
                  <w:iCs/>
                  <w:sz w:val="22"/>
                  <w:szCs w:val="22"/>
                  <w:rPrChange w:id="995" w:author="Manuel Raul Livano Luna" w:date="2023-07-05T18:44:00Z">
                    <w:rPr>
                      <w:rFonts w:ascii="Calibri" w:hAnsi="Calibri" w:cs="Calibri"/>
                      <w:sz w:val="22"/>
                      <w:szCs w:val="22"/>
                    </w:rPr>
                  </w:rPrChange>
                </w:rPr>
                <w:t>Procesador</w:t>
              </w:r>
            </w:ins>
          </w:p>
        </w:tc>
        <w:tc>
          <w:tcPr>
            <w:tcW w:w="3804" w:type="pct"/>
            <w:noWrap/>
            <w:vAlign w:val="center"/>
            <w:hideMark/>
            <w:tcPrChange w:id="996" w:author="Manuel Raul Livano Luna" w:date="2023-07-05T18:44:00Z">
              <w:tcPr>
                <w:tcW w:w="3804" w:type="pct"/>
                <w:noWrap/>
                <w:vAlign w:val="center"/>
                <w:hideMark/>
              </w:tcPr>
            </w:tcPrChange>
          </w:tcPr>
          <w:p w14:paraId="4D58A8D2" w14:textId="77777777" w:rsidR="00F71C70" w:rsidRPr="00F71C70" w:rsidRDefault="00F71C70" w:rsidP="00F71C70">
            <w:pPr>
              <w:numPr>
                <w:ilvl w:val="0"/>
                <w:numId w:val="18"/>
              </w:numPr>
              <w:shd w:val="clear" w:color="auto" w:fill="FFFFFF"/>
              <w:spacing w:after="200" w:line="276" w:lineRule="auto"/>
              <w:contextualSpacing/>
              <w:jc w:val="both"/>
              <w:rPr>
                <w:ins w:id="997" w:author="Manuel Raul Livano Luna" w:date="2023-07-05T18:43:00Z"/>
                <w:rFonts w:ascii="Calibri" w:hAnsi="Calibri" w:cs="Calibri"/>
                <w:i/>
                <w:iCs/>
                <w:sz w:val="22"/>
                <w:szCs w:val="22"/>
                <w:rPrChange w:id="998" w:author="Manuel Raul Livano Luna" w:date="2023-07-05T18:44:00Z">
                  <w:rPr>
                    <w:ins w:id="999" w:author="Manuel Raul Livano Luna" w:date="2023-07-05T18:43:00Z"/>
                    <w:rFonts w:ascii="Calibri" w:hAnsi="Calibri" w:cs="Calibri"/>
                    <w:sz w:val="22"/>
                    <w:szCs w:val="22"/>
                  </w:rPr>
                </w:rPrChange>
              </w:rPr>
            </w:pPr>
            <w:ins w:id="1000" w:author="Manuel Raul Livano Luna" w:date="2023-07-05T18:43:00Z">
              <w:r w:rsidRPr="00F71C70">
                <w:rPr>
                  <w:rFonts w:ascii="Calibri" w:hAnsi="Calibri" w:cs="Calibri"/>
                  <w:i/>
                  <w:iCs/>
                  <w:sz w:val="22"/>
                  <w:szCs w:val="22"/>
                  <w:rPrChange w:id="1001" w:author="Manuel Raul Livano Luna" w:date="2023-07-05T18:44:00Z">
                    <w:rPr>
                      <w:rFonts w:ascii="Calibri" w:hAnsi="Calibri" w:cs="Calibri"/>
                      <w:sz w:val="22"/>
                      <w:szCs w:val="22"/>
                    </w:rPr>
                  </w:rPrChange>
                </w:rPr>
                <w:t>Intel Core i5 (Dos Núcleos físicos) / 04 subprocesos.</w:t>
              </w:r>
            </w:ins>
          </w:p>
          <w:p w14:paraId="5D516118" w14:textId="77777777" w:rsidR="00F71C70" w:rsidRPr="00F71C70" w:rsidRDefault="00F71C70" w:rsidP="00F71C70">
            <w:pPr>
              <w:numPr>
                <w:ilvl w:val="0"/>
                <w:numId w:val="18"/>
              </w:numPr>
              <w:shd w:val="clear" w:color="auto" w:fill="FFFFFF"/>
              <w:spacing w:after="200" w:line="276" w:lineRule="auto"/>
              <w:contextualSpacing/>
              <w:jc w:val="both"/>
              <w:rPr>
                <w:ins w:id="1002" w:author="Manuel Raul Livano Luna" w:date="2023-07-05T18:43:00Z"/>
                <w:rFonts w:ascii="Calibri" w:hAnsi="Calibri" w:cs="Calibri"/>
                <w:i/>
                <w:iCs/>
                <w:sz w:val="22"/>
                <w:szCs w:val="22"/>
                <w:rPrChange w:id="1003" w:author="Manuel Raul Livano Luna" w:date="2023-07-05T18:44:00Z">
                  <w:rPr>
                    <w:ins w:id="1004" w:author="Manuel Raul Livano Luna" w:date="2023-07-05T18:43:00Z"/>
                    <w:rFonts w:ascii="Calibri" w:hAnsi="Calibri" w:cs="Calibri"/>
                    <w:sz w:val="22"/>
                    <w:szCs w:val="22"/>
                  </w:rPr>
                </w:rPrChange>
              </w:rPr>
            </w:pPr>
            <w:ins w:id="1005" w:author="Manuel Raul Livano Luna" w:date="2023-07-05T18:43:00Z">
              <w:r w:rsidRPr="00F71C70">
                <w:rPr>
                  <w:rFonts w:ascii="Calibri" w:hAnsi="Calibri" w:cs="Calibri"/>
                  <w:i/>
                  <w:iCs/>
                  <w:sz w:val="22"/>
                  <w:szCs w:val="22"/>
                  <w:rPrChange w:id="1006" w:author="Manuel Raul Livano Luna" w:date="2023-07-05T18:44:00Z">
                    <w:rPr>
                      <w:rFonts w:ascii="Calibri" w:hAnsi="Calibri" w:cs="Calibri"/>
                      <w:sz w:val="22"/>
                      <w:szCs w:val="22"/>
                    </w:rPr>
                  </w:rPrChange>
                </w:rPr>
                <w:t xml:space="preserve">Escala de integración: 14 nm </w:t>
              </w:r>
              <w:r w:rsidRPr="00F71C70">
                <w:rPr>
                  <w:rFonts w:ascii="Calibri" w:hAnsi="Calibri" w:cs="Calibri"/>
                  <w:i/>
                  <w:iCs/>
                  <w:sz w:val="22"/>
                  <w:szCs w:val="22"/>
                  <w:rPrChange w:id="1007" w:author="Manuel Raul Livano Luna" w:date="2023-07-05T18:44:00Z">
                    <w:rPr>
                      <w:rFonts w:ascii="Calibri" w:hAnsi="Calibri" w:cs="Calibri"/>
                      <w:sz w:val="22"/>
                      <w:szCs w:val="22"/>
                    </w:rPr>
                  </w:rPrChange>
                </w:rPr>
                <w:t> Frecuencia de reloj: 39 GHz / 2.4 GHz.</w:t>
              </w:r>
            </w:ins>
          </w:p>
          <w:p w14:paraId="1606C9A3" w14:textId="77777777" w:rsidR="00F71C70" w:rsidRPr="00F71C70" w:rsidRDefault="00F71C70" w:rsidP="00F71C70">
            <w:pPr>
              <w:numPr>
                <w:ilvl w:val="0"/>
                <w:numId w:val="18"/>
              </w:numPr>
              <w:shd w:val="clear" w:color="auto" w:fill="FFFFFF"/>
              <w:spacing w:after="200" w:line="276" w:lineRule="auto"/>
              <w:contextualSpacing/>
              <w:jc w:val="both"/>
              <w:rPr>
                <w:ins w:id="1008" w:author="Manuel Raul Livano Luna" w:date="2023-07-05T18:43:00Z"/>
                <w:rFonts w:ascii="Calibri" w:hAnsi="Calibri" w:cs="Calibri"/>
                <w:i/>
                <w:iCs/>
                <w:sz w:val="22"/>
                <w:szCs w:val="22"/>
                <w:rPrChange w:id="1009" w:author="Manuel Raul Livano Luna" w:date="2023-07-05T18:44:00Z">
                  <w:rPr>
                    <w:ins w:id="1010" w:author="Manuel Raul Livano Luna" w:date="2023-07-05T18:43:00Z"/>
                    <w:rFonts w:ascii="Calibri" w:hAnsi="Calibri" w:cs="Calibri"/>
                    <w:sz w:val="22"/>
                    <w:szCs w:val="22"/>
                  </w:rPr>
                </w:rPrChange>
              </w:rPr>
            </w:pPr>
            <w:ins w:id="1011" w:author="Manuel Raul Livano Luna" w:date="2023-07-05T18:43:00Z">
              <w:r w:rsidRPr="00F71C70">
                <w:rPr>
                  <w:rFonts w:ascii="Calibri" w:hAnsi="Calibri" w:cs="Calibri"/>
                  <w:i/>
                  <w:iCs/>
                  <w:sz w:val="22"/>
                  <w:szCs w:val="22"/>
                  <w:rPrChange w:id="1012" w:author="Manuel Raul Livano Luna" w:date="2023-07-05T18:44:00Z">
                    <w:rPr>
                      <w:rFonts w:ascii="Calibri" w:hAnsi="Calibri" w:cs="Calibri"/>
                      <w:sz w:val="22"/>
                      <w:szCs w:val="22"/>
                    </w:rPr>
                  </w:rPrChange>
                </w:rPr>
                <w:t xml:space="preserve">Memoria cache: 3 MB </w:t>
              </w:r>
            </w:ins>
          </w:p>
          <w:p w14:paraId="1D72259E" w14:textId="77777777" w:rsidR="00F71C70" w:rsidRPr="00F71C70" w:rsidRDefault="00F71C70" w:rsidP="00F71C70">
            <w:pPr>
              <w:numPr>
                <w:ilvl w:val="0"/>
                <w:numId w:val="18"/>
              </w:numPr>
              <w:shd w:val="clear" w:color="auto" w:fill="FFFFFF"/>
              <w:spacing w:after="200" w:line="276" w:lineRule="auto"/>
              <w:contextualSpacing/>
              <w:jc w:val="both"/>
              <w:rPr>
                <w:ins w:id="1013" w:author="Manuel Raul Livano Luna" w:date="2023-07-05T18:43:00Z"/>
                <w:rFonts w:ascii="Calibri" w:hAnsi="Calibri" w:cs="Calibri"/>
                <w:i/>
                <w:iCs/>
                <w:sz w:val="22"/>
                <w:szCs w:val="22"/>
                <w:rPrChange w:id="1014" w:author="Manuel Raul Livano Luna" w:date="2023-07-05T18:44:00Z">
                  <w:rPr>
                    <w:ins w:id="1015" w:author="Manuel Raul Livano Luna" w:date="2023-07-05T18:43:00Z"/>
                    <w:rFonts w:ascii="Calibri" w:hAnsi="Calibri" w:cs="Calibri"/>
                    <w:sz w:val="22"/>
                    <w:szCs w:val="22"/>
                  </w:rPr>
                </w:rPrChange>
              </w:rPr>
            </w:pPr>
            <w:ins w:id="1016" w:author="Manuel Raul Livano Luna" w:date="2023-07-05T18:43:00Z">
              <w:r w:rsidRPr="00F71C70">
                <w:rPr>
                  <w:rFonts w:ascii="Calibri" w:hAnsi="Calibri" w:cs="Calibri"/>
                  <w:i/>
                  <w:iCs/>
                  <w:sz w:val="22"/>
                  <w:szCs w:val="22"/>
                  <w:rPrChange w:id="1017" w:author="Manuel Raul Livano Luna" w:date="2023-07-05T18:44:00Z">
                    <w:rPr>
                      <w:rFonts w:ascii="Calibri" w:hAnsi="Calibri" w:cs="Calibri"/>
                      <w:sz w:val="22"/>
                      <w:szCs w:val="22"/>
                    </w:rPr>
                  </w:rPrChange>
                </w:rPr>
                <w:t>Arquitectura: 64 bits</w:t>
              </w:r>
            </w:ins>
          </w:p>
        </w:tc>
      </w:tr>
      <w:tr w:rsidR="00F71C70" w:rsidRPr="00F71C70" w14:paraId="37AE73D5" w14:textId="77777777" w:rsidTr="00F71C70">
        <w:trPr>
          <w:trHeight w:val="110"/>
          <w:ins w:id="1018" w:author="Manuel Raul Livano Luna" w:date="2023-07-05T18:43:00Z"/>
          <w:trPrChange w:id="1019" w:author="Manuel Raul Livano Luna" w:date="2023-07-05T18:44:00Z">
            <w:trPr>
              <w:gridAfter w:val="0"/>
              <w:trHeight w:val="110"/>
            </w:trPr>
          </w:trPrChange>
        </w:trPr>
        <w:tc>
          <w:tcPr>
            <w:tcW w:w="1196" w:type="pct"/>
            <w:noWrap/>
            <w:vAlign w:val="center"/>
            <w:hideMark/>
            <w:tcPrChange w:id="1020" w:author="Manuel Raul Livano Luna" w:date="2023-07-05T18:44:00Z">
              <w:tcPr>
                <w:tcW w:w="1196" w:type="pct"/>
                <w:gridSpan w:val="2"/>
                <w:noWrap/>
                <w:vAlign w:val="center"/>
                <w:hideMark/>
              </w:tcPr>
            </w:tcPrChange>
          </w:tcPr>
          <w:p w14:paraId="601067F4" w14:textId="77777777" w:rsidR="00F71C70" w:rsidRPr="00F71C70" w:rsidRDefault="00F71C70" w:rsidP="00F71C70">
            <w:pPr>
              <w:keepNext/>
              <w:keepLines/>
              <w:shd w:val="clear" w:color="auto" w:fill="FFFFFF"/>
              <w:spacing w:line="276" w:lineRule="auto"/>
              <w:jc w:val="center"/>
              <w:outlineLvl w:val="3"/>
              <w:rPr>
                <w:ins w:id="1021" w:author="Manuel Raul Livano Luna" w:date="2023-07-05T18:43:00Z"/>
                <w:rFonts w:ascii="Calibri" w:hAnsi="Calibri" w:cs="Calibri"/>
                <w:i/>
                <w:iCs/>
                <w:sz w:val="22"/>
                <w:szCs w:val="22"/>
                <w:lang w:eastAsia="es-AR"/>
              </w:rPr>
            </w:pPr>
            <w:ins w:id="1022" w:author="Manuel Raul Livano Luna" w:date="2023-07-05T18:43:00Z">
              <w:r w:rsidRPr="00F71C70">
                <w:rPr>
                  <w:rFonts w:ascii="Calibri" w:hAnsi="Calibri" w:cs="Calibri"/>
                  <w:i/>
                  <w:iCs/>
                  <w:sz w:val="22"/>
                  <w:szCs w:val="22"/>
                  <w:rPrChange w:id="1023" w:author="Manuel Raul Livano Luna" w:date="2023-07-05T18:44:00Z">
                    <w:rPr>
                      <w:rFonts w:ascii="Calibri" w:hAnsi="Calibri" w:cs="Calibri"/>
                      <w:sz w:val="22"/>
                      <w:szCs w:val="22"/>
                    </w:rPr>
                  </w:rPrChange>
                </w:rPr>
                <w:t>Memoria RAM</w:t>
              </w:r>
            </w:ins>
          </w:p>
        </w:tc>
        <w:tc>
          <w:tcPr>
            <w:tcW w:w="3804" w:type="pct"/>
            <w:noWrap/>
            <w:vAlign w:val="center"/>
            <w:hideMark/>
            <w:tcPrChange w:id="1024" w:author="Manuel Raul Livano Luna" w:date="2023-07-05T18:44:00Z">
              <w:tcPr>
                <w:tcW w:w="3804" w:type="pct"/>
                <w:noWrap/>
                <w:vAlign w:val="center"/>
                <w:hideMark/>
              </w:tcPr>
            </w:tcPrChange>
          </w:tcPr>
          <w:p w14:paraId="7070EFDA" w14:textId="77777777" w:rsidR="00F71C70" w:rsidRPr="00F71C70" w:rsidRDefault="00F71C70" w:rsidP="00F71C70">
            <w:pPr>
              <w:numPr>
                <w:ilvl w:val="0"/>
                <w:numId w:val="19"/>
              </w:numPr>
              <w:shd w:val="clear" w:color="auto" w:fill="FFFFFF"/>
              <w:spacing w:after="200" w:line="276" w:lineRule="auto"/>
              <w:contextualSpacing/>
              <w:jc w:val="both"/>
              <w:rPr>
                <w:ins w:id="1025" w:author="Manuel Raul Livano Luna" w:date="2023-07-05T18:43:00Z"/>
                <w:rFonts w:ascii="Calibri" w:hAnsi="Calibri" w:cs="Calibri"/>
                <w:i/>
                <w:iCs/>
                <w:sz w:val="22"/>
                <w:szCs w:val="22"/>
                <w:rPrChange w:id="1026" w:author="Manuel Raul Livano Luna" w:date="2023-07-05T18:44:00Z">
                  <w:rPr>
                    <w:ins w:id="1027" w:author="Manuel Raul Livano Luna" w:date="2023-07-05T18:43:00Z"/>
                    <w:rFonts w:ascii="Calibri" w:hAnsi="Calibri" w:cs="Calibri"/>
                    <w:sz w:val="22"/>
                    <w:szCs w:val="22"/>
                  </w:rPr>
                </w:rPrChange>
              </w:rPr>
            </w:pPr>
            <w:ins w:id="1028" w:author="Manuel Raul Livano Luna" w:date="2023-07-05T18:43:00Z">
              <w:r w:rsidRPr="00F71C70">
                <w:rPr>
                  <w:rFonts w:ascii="Calibri" w:hAnsi="Calibri" w:cs="Calibri"/>
                  <w:i/>
                  <w:iCs/>
                  <w:sz w:val="22"/>
                  <w:szCs w:val="22"/>
                  <w:rPrChange w:id="1029" w:author="Manuel Raul Livano Luna" w:date="2023-07-05T18:44:00Z">
                    <w:rPr>
                      <w:rFonts w:ascii="Calibri" w:hAnsi="Calibri" w:cs="Calibri"/>
                      <w:sz w:val="22"/>
                      <w:szCs w:val="22"/>
                    </w:rPr>
                  </w:rPrChange>
                </w:rPr>
                <w:t>08 GB DDR3L 1600 MHz</w:t>
              </w:r>
            </w:ins>
          </w:p>
        </w:tc>
      </w:tr>
      <w:tr w:rsidR="00F71C70" w:rsidRPr="00F71C70" w14:paraId="40EC0AC9" w14:textId="77777777" w:rsidTr="00F71C70">
        <w:trPr>
          <w:trHeight w:val="110"/>
          <w:ins w:id="1030" w:author="Manuel Raul Livano Luna" w:date="2023-07-05T18:43:00Z"/>
          <w:trPrChange w:id="1031" w:author="Manuel Raul Livano Luna" w:date="2023-07-05T18:44:00Z">
            <w:trPr>
              <w:gridAfter w:val="0"/>
              <w:trHeight w:val="110"/>
            </w:trPr>
          </w:trPrChange>
        </w:trPr>
        <w:tc>
          <w:tcPr>
            <w:tcW w:w="1196" w:type="pct"/>
            <w:noWrap/>
            <w:vAlign w:val="center"/>
            <w:tcPrChange w:id="1032" w:author="Manuel Raul Livano Luna" w:date="2023-07-05T18:44:00Z">
              <w:tcPr>
                <w:tcW w:w="1196" w:type="pct"/>
                <w:gridSpan w:val="2"/>
                <w:noWrap/>
                <w:vAlign w:val="center"/>
              </w:tcPr>
            </w:tcPrChange>
          </w:tcPr>
          <w:p w14:paraId="3A9E931D" w14:textId="77777777" w:rsidR="00F71C70" w:rsidRPr="00F71C70" w:rsidRDefault="00F71C70" w:rsidP="00F71C70">
            <w:pPr>
              <w:keepNext/>
              <w:keepLines/>
              <w:shd w:val="clear" w:color="auto" w:fill="FFFFFF"/>
              <w:spacing w:line="276" w:lineRule="auto"/>
              <w:jc w:val="center"/>
              <w:outlineLvl w:val="3"/>
              <w:rPr>
                <w:ins w:id="1033" w:author="Manuel Raul Livano Luna" w:date="2023-07-05T18:43:00Z"/>
                <w:rFonts w:ascii="Calibri" w:hAnsi="Calibri" w:cs="Calibri"/>
                <w:i/>
                <w:iCs/>
                <w:sz w:val="22"/>
                <w:szCs w:val="22"/>
                <w:rPrChange w:id="1034" w:author="Manuel Raul Livano Luna" w:date="2023-07-05T18:44:00Z">
                  <w:rPr>
                    <w:ins w:id="1035" w:author="Manuel Raul Livano Luna" w:date="2023-07-05T18:43:00Z"/>
                    <w:rFonts w:ascii="Calibri" w:hAnsi="Calibri" w:cs="Calibri"/>
                    <w:sz w:val="22"/>
                    <w:szCs w:val="22"/>
                  </w:rPr>
                </w:rPrChange>
              </w:rPr>
            </w:pPr>
            <w:ins w:id="1036" w:author="Manuel Raul Livano Luna" w:date="2023-07-05T18:43:00Z">
              <w:r w:rsidRPr="00F71C70">
                <w:rPr>
                  <w:rFonts w:ascii="Calibri" w:hAnsi="Calibri" w:cs="Calibri"/>
                  <w:i/>
                  <w:iCs/>
                  <w:sz w:val="22"/>
                  <w:szCs w:val="22"/>
                  <w:rPrChange w:id="1037" w:author="Manuel Raul Livano Luna" w:date="2023-07-05T18:44:00Z">
                    <w:rPr>
                      <w:rFonts w:ascii="Calibri" w:hAnsi="Calibri" w:cs="Calibri"/>
                      <w:sz w:val="22"/>
                      <w:szCs w:val="22"/>
                    </w:rPr>
                  </w:rPrChange>
                </w:rPr>
                <w:t>Almacenamiento</w:t>
              </w:r>
            </w:ins>
          </w:p>
        </w:tc>
        <w:tc>
          <w:tcPr>
            <w:tcW w:w="3804" w:type="pct"/>
            <w:noWrap/>
            <w:vAlign w:val="center"/>
            <w:tcPrChange w:id="1038" w:author="Manuel Raul Livano Luna" w:date="2023-07-05T18:44:00Z">
              <w:tcPr>
                <w:tcW w:w="3804" w:type="pct"/>
                <w:noWrap/>
                <w:vAlign w:val="center"/>
              </w:tcPr>
            </w:tcPrChange>
          </w:tcPr>
          <w:p w14:paraId="707E861D" w14:textId="77777777" w:rsidR="00F71C70" w:rsidRPr="00F71C70" w:rsidRDefault="00F71C70" w:rsidP="00F71C70">
            <w:pPr>
              <w:numPr>
                <w:ilvl w:val="0"/>
                <w:numId w:val="19"/>
              </w:numPr>
              <w:shd w:val="clear" w:color="auto" w:fill="FFFFFF"/>
              <w:spacing w:after="200" w:line="276" w:lineRule="auto"/>
              <w:contextualSpacing/>
              <w:jc w:val="both"/>
              <w:rPr>
                <w:ins w:id="1039" w:author="Manuel Raul Livano Luna" w:date="2023-07-05T18:43:00Z"/>
                <w:rFonts w:ascii="Calibri" w:hAnsi="Calibri" w:cs="Calibri"/>
                <w:i/>
                <w:iCs/>
                <w:sz w:val="22"/>
                <w:szCs w:val="22"/>
                <w:rPrChange w:id="1040" w:author="Manuel Raul Livano Luna" w:date="2023-07-05T18:44:00Z">
                  <w:rPr>
                    <w:ins w:id="1041" w:author="Manuel Raul Livano Luna" w:date="2023-07-05T18:43:00Z"/>
                    <w:rFonts w:ascii="Calibri" w:hAnsi="Calibri" w:cs="Calibri"/>
                    <w:sz w:val="22"/>
                    <w:szCs w:val="22"/>
                  </w:rPr>
                </w:rPrChange>
              </w:rPr>
            </w:pPr>
            <w:ins w:id="1042" w:author="Manuel Raul Livano Luna" w:date="2023-07-05T18:43:00Z">
              <w:r w:rsidRPr="00F71C70">
                <w:rPr>
                  <w:rFonts w:ascii="Calibri" w:hAnsi="Calibri" w:cs="Calibri"/>
                  <w:i/>
                  <w:iCs/>
                  <w:sz w:val="22"/>
                  <w:szCs w:val="22"/>
                  <w:rPrChange w:id="1043" w:author="Manuel Raul Livano Luna" w:date="2023-07-05T18:44:00Z">
                    <w:rPr>
                      <w:rFonts w:ascii="Calibri" w:hAnsi="Calibri" w:cs="Calibri"/>
                      <w:sz w:val="22"/>
                      <w:szCs w:val="22"/>
                    </w:rPr>
                  </w:rPrChange>
                </w:rPr>
                <w:t>Disco Duro SATA de 500 GB, 5400 rpm. con sistema de protección de caídas</w:t>
              </w:r>
            </w:ins>
          </w:p>
        </w:tc>
      </w:tr>
      <w:tr w:rsidR="00F71C70" w:rsidRPr="00F71C70" w14:paraId="2A79F24C" w14:textId="77777777" w:rsidTr="00F71C70">
        <w:trPr>
          <w:trHeight w:val="110"/>
          <w:ins w:id="1044" w:author="Manuel Raul Livano Luna" w:date="2023-07-05T18:43:00Z"/>
          <w:trPrChange w:id="1045" w:author="Manuel Raul Livano Luna" w:date="2023-07-05T18:44:00Z">
            <w:trPr>
              <w:gridAfter w:val="0"/>
              <w:trHeight w:val="110"/>
            </w:trPr>
          </w:trPrChange>
        </w:trPr>
        <w:tc>
          <w:tcPr>
            <w:tcW w:w="1196" w:type="pct"/>
            <w:vAlign w:val="center"/>
            <w:hideMark/>
            <w:tcPrChange w:id="1046" w:author="Manuel Raul Livano Luna" w:date="2023-07-05T18:44:00Z">
              <w:tcPr>
                <w:tcW w:w="1196" w:type="pct"/>
                <w:gridSpan w:val="2"/>
                <w:vAlign w:val="center"/>
                <w:hideMark/>
              </w:tcPr>
            </w:tcPrChange>
          </w:tcPr>
          <w:p w14:paraId="3A668B6D" w14:textId="77777777" w:rsidR="00F71C70" w:rsidRPr="00F71C70" w:rsidRDefault="00F71C70" w:rsidP="00F71C70">
            <w:pPr>
              <w:spacing w:after="200" w:line="276" w:lineRule="auto"/>
              <w:jc w:val="center"/>
              <w:rPr>
                <w:ins w:id="1047" w:author="Manuel Raul Livano Luna" w:date="2023-07-05T18:43:00Z"/>
                <w:rFonts w:ascii="Calibri" w:hAnsi="Calibri" w:cs="Calibri"/>
                <w:i/>
                <w:iCs/>
                <w:sz w:val="22"/>
                <w:szCs w:val="22"/>
                <w:rPrChange w:id="1048" w:author="Manuel Raul Livano Luna" w:date="2023-07-05T18:44:00Z">
                  <w:rPr>
                    <w:ins w:id="1049" w:author="Manuel Raul Livano Luna" w:date="2023-07-05T18:43:00Z"/>
                    <w:rFonts w:ascii="Calibri" w:hAnsi="Calibri" w:cs="Calibri"/>
                    <w:sz w:val="22"/>
                    <w:szCs w:val="22"/>
                  </w:rPr>
                </w:rPrChange>
              </w:rPr>
            </w:pPr>
            <w:ins w:id="1050" w:author="Manuel Raul Livano Luna" w:date="2023-07-05T18:43:00Z">
              <w:r w:rsidRPr="00F71C70">
                <w:rPr>
                  <w:rFonts w:ascii="Calibri" w:hAnsi="Calibri" w:cs="Calibri"/>
                  <w:i/>
                  <w:iCs/>
                  <w:sz w:val="22"/>
                  <w:szCs w:val="22"/>
                  <w:rPrChange w:id="1051" w:author="Manuel Raul Livano Luna" w:date="2023-07-05T18:44:00Z">
                    <w:rPr>
                      <w:rFonts w:ascii="Calibri" w:hAnsi="Calibri" w:cs="Calibri"/>
                      <w:sz w:val="22"/>
                      <w:szCs w:val="22"/>
                    </w:rPr>
                  </w:rPrChange>
                </w:rPr>
                <w:t xml:space="preserve">Pantalla </w:t>
              </w:r>
            </w:ins>
          </w:p>
        </w:tc>
        <w:tc>
          <w:tcPr>
            <w:tcW w:w="3804" w:type="pct"/>
            <w:noWrap/>
            <w:vAlign w:val="center"/>
            <w:tcPrChange w:id="1052" w:author="Manuel Raul Livano Luna" w:date="2023-07-05T18:44:00Z">
              <w:tcPr>
                <w:tcW w:w="3804" w:type="pct"/>
                <w:noWrap/>
                <w:vAlign w:val="center"/>
              </w:tcPr>
            </w:tcPrChange>
          </w:tcPr>
          <w:p w14:paraId="0AFF963D" w14:textId="77777777" w:rsidR="00F71C70" w:rsidRPr="00F71C70" w:rsidRDefault="00F71C70" w:rsidP="00F71C70">
            <w:pPr>
              <w:numPr>
                <w:ilvl w:val="0"/>
                <w:numId w:val="19"/>
              </w:numPr>
              <w:shd w:val="clear" w:color="auto" w:fill="FFFFFF"/>
              <w:spacing w:after="200" w:line="276" w:lineRule="auto"/>
              <w:contextualSpacing/>
              <w:jc w:val="both"/>
              <w:rPr>
                <w:ins w:id="1053" w:author="Manuel Raul Livano Luna" w:date="2023-07-05T18:43:00Z"/>
                <w:rFonts w:ascii="Calibri" w:hAnsi="Calibri" w:cs="Calibri"/>
                <w:i/>
                <w:iCs/>
                <w:sz w:val="22"/>
                <w:szCs w:val="22"/>
                <w:rPrChange w:id="1054" w:author="Manuel Raul Livano Luna" w:date="2023-07-05T18:44:00Z">
                  <w:rPr>
                    <w:ins w:id="1055" w:author="Manuel Raul Livano Luna" w:date="2023-07-05T18:43:00Z"/>
                    <w:rFonts w:ascii="Calibri" w:hAnsi="Calibri" w:cs="Calibri"/>
                    <w:sz w:val="22"/>
                    <w:szCs w:val="22"/>
                  </w:rPr>
                </w:rPrChange>
              </w:rPr>
            </w:pPr>
            <w:ins w:id="1056" w:author="Manuel Raul Livano Luna" w:date="2023-07-05T18:43:00Z">
              <w:r w:rsidRPr="00F71C70">
                <w:rPr>
                  <w:rFonts w:ascii="Calibri" w:hAnsi="Calibri" w:cs="Calibri"/>
                  <w:i/>
                  <w:iCs/>
                  <w:sz w:val="22"/>
                  <w:szCs w:val="22"/>
                  <w:rPrChange w:id="1057" w:author="Manuel Raul Livano Luna" w:date="2023-07-05T18:44:00Z">
                    <w:rPr>
                      <w:rFonts w:ascii="Calibri" w:hAnsi="Calibri" w:cs="Calibri"/>
                      <w:sz w:val="22"/>
                      <w:szCs w:val="22"/>
                    </w:rPr>
                  </w:rPrChange>
                </w:rPr>
                <w:t xml:space="preserve">Pantalla 15.6", LCD a color  </w:t>
              </w:r>
            </w:ins>
          </w:p>
          <w:p w14:paraId="0A335A23" w14:textId="77777777" w:rsidR="00F71C70" w:rsidRPr="00F71C70" w:rsidRDefault="00F71C70" w:rsidP="00F71C70">
            <w:pPr>
              <w:numPr>
                <w:ilvl w:val="0"/>
                <w:numId w:val="19"/>
              </w:numPr>
              <w:shd w:val="clear" w:color="auto" w:fill="FFFFFF"/>
              <w:spacing w:after="200" w:line="276" w:lineRule="auto"/>
              <w:contextualSpacing/>
              <w:jc w:val="both"/>
              <w:rPr>
                <w:ins w:id="1058" w:author="Manuel Raul Livano Luna" w:date="2023-07-05T18:43:00Z"/>
                <w:rFonts w:ascii="Calibri" w:hAnsi="Calibri" w:cs="Calibri"/>
                <w:i/>
                <w:iCs/>
                <w:sz w:val="22"/>
                <w:szCs w:val="22"/>
                <w:rPrChange w:id="1059" w:author="Manuel Raul Livano Luna" w:date="2023-07-05T18:44:00Z">
                  <w:rPr>
                    <w:ins w:id="1060" w:author="Manuel Raul Livano Luna" w:date="2023-07-05T18:43:00Z"/>
                    <w:rFonts w:ascii="Calibri" w:hAnsi="Calibri" w:cs="Calibri"/>
                    <w:sz w:val="22"/>
                    <w:szCs w:val="22"/>
                  </w:rPr>
                </w:rPrChange>
              </w:rPr>
            </w:pPr>
            <w:ins w:id="1061" w:author="Manuel Raul Livano Luna" w:date="2023-07-05T18:43:00Z">
              <w:r w:rsidRPr="00F71C70">
                <w:rPr>
                  <w:rFonts w:ascii="Calibri" w:hAnsi="Calibri" w:cs="Calibri"/>
                  <w:i/>
                  <w:iCs/>
                  <w:sz w:val="22"/>
                  <w:szCs w:val="22"/>
                  <w:rPrChange w:id="1062" w:author="Manuel Raul Livano Luna" w:date="2023-07-05T18:44:00Z">
                    <w:rPr>
                      <w:rFonts w:ascii="Calibri" w:hAnsi="Calibri" w:cs="Calibri"/>
                      <w:sz w:val="22"/>
                      <w:szCs w:val="22"/>
                    </w:rPr>
                  </w:rPrChange>
                </w:rPr>
                <w:t xml:space="preserve">Resolución nativa de 1,366 x 768 pixeles,  </w:t>
              </w:r>
            </w:ins>
          </w:p>
          <w:p w14:paraId="6F159820" w14:textId="77777777" w:rsidR="00F71C70" w:rsidRPr="00F71C70" w:rsidRDefault="00F71C70" w:rsidP="00F71C70">
            <w:pPr>
              <w:numPr>
                <w:ilvl w:val="0"/>
                <w:numId w:val="19"/>
              </w:numPr>
              <w:shd w:val="clear" w:color="auto" w:fill="FFFFFF"/>
              <w:spacing w:after="200" w:line="276" w:lineRule="auto"/>
              <w:contextualSpacing/>
              <w:jc w:val="both"/>
              <w:rPr>
                <w:ins w:id="1063" w:author="Manuel Raul Livano Luna" w:date="2023-07-05T18:43:00Z"/>
                <w:rFonts w:ascii="Calibri" w:hAnsi="Calibri" w:cs="Calibri"/>
                <w:i/>
                <w:iCs/>
                <w:sz w:val="22"/>
                <w:szCs w:val="22"/>
                <w:rPrChange w:id="1064" w:author="Manuel Raul Livano Luna" w:date="2023-07-05T18:44:00Z">
                  <w:rPr>
                    <w:ins w:id="1065" w:author="Manuel Raul Livano Luna" w:date="2023-07-05T18:43:00Z"/>
                    <w:rFonts w:ascii="Calibri" w:hAnsi="Calibri" w:cs="Calibri"/>
                    <w:sz w:val="22"/>
                    <w:szCs w:val="22"/>
                  </w:rPr>
                </w:rPrChange>
              </w:rPr>
            </w:pPr>
            <w:ins w:id="1066" w:author="Manuel Raul Livano Luna" w:date="2023-07-05T18:43:00Z">
              <w:r w:rsidRPr="00F71C70">
                <w:rPr>
                  <w:rFonts w:ascii="Calibri" w:hAnsi="Calibri" w:cs="Calibri"/>
                  <w:i/>
                  <w:iCs/>
                  <w:sz w:val="22"/>
                  <w:szCs w:val="22"/>
                  <w:rPrChange w:id="1067" w:author="Manuel Raul Livano Luna" w:date="2023-07-05T18:44:00Z">
                    <w:rPr>
                      <w:rFonts w:ascii="Calibri" w:hAnsi="Calibri" w:cs="Calibri"/>
                      <w:sz w:val="22"/>
                      <w:szCs w:val="22"/>
                    </w:rPr>
                  </w:rPrChange>
                </w:rPr>
                <w:t>250nits</w:t>
              </w:r>
            </w:ins>
          </w:p>
        </w:tc>
      </w:tr>
      <w:tr w:rsidR="00F71C70" w:rsidRPr="00F71C70" w14:paraId="1263BF7B" w14:textId="77777777" w:rsidTr="00F71C70">
        <w:trPr>
          <w:trHeight w:val="110"/>
          <w:ins w:id="1068" w:author="Manuel Raul Livano Luna" w:date="2023-07-05T18:43:00Z"/>
          <w:trPrChange w:id="1069" w:author="Manuel Raul Livano Luna" w:date="2023-07-05T18:44:00Z">
            <w:trPr>
              <w:gridAfter w:val="0"/>
              <w:trHeight w:val="110"/>
            </w:trPr>
          </w:trPrChange>
        </w:trPr>
        <w:tc>
          <w:tcPr>
            <w:tcW w:w="1196" w:type="pct"/>
            <w:noWrap/>
            <w:vAlign w:val="center"/>
            <w:hideMark/>
            <w:tcPrChange w:id="1070" w:author="Manuel Raul Livano Luna" w:date="2023-07-05T18:44:00Z">
              <w:tcPr>
                <w:tcW w:w="1196" w:type="pct"/>
                <w:gridSpan w:val="2"/>
                <w:noWrap/>
                <w:vAlign w:val="center"/>
                <w:hideMark/>
              </w:tcPr>
            </w:tcPrChange>
          </w:tcPr>
          <w:p w14:paraId="23510C07" w14:textId="77777777" w:rsidR="00F71C70" w:rsidRPr="00F71C70" w:rsidRDefault="00F71C70" w:rsidP="00F71C70">
            <w:pPr>
              <w:keepNext/>
              <w:keepLines/>
              <w:shd w:val="clear" w:color="auto" w:fill="FFFFFF"/>
              <w:spacing w:line="276" w:lineRule="auto"/>
              <w:jc w:val="center"/>
              <w:outlineLvl w:val="3"/>
              <w:rPr>
                <w:ins w:id="1071" w:author="Manuel Raul Livano Luna" w:date="2023-07-05T18:43:00Z"/>
                <w:rFonts w:ascii="Calibri" w:hAnsi="Calibri" w:cs="Calibri"/>
                <w:i/>
                <w:iCs/>
                <w:sz w:val="22"/>
                <w:szCs w:val="22"/>
                <w:lang w:eastAsia="es-AR"/>
              </w:rPr>
            </w:pPr>
            <w:ins w:id="1072" w:author="Manuel Raul Livano Luna" w:date="2023-07-05T18:43:00Z">
              <w:r w:rsidRPr="00F71C70">
                <w:rPr>
                  <w:rFonts w:ascii="Calibri" w:hAnsi="Calibri" w:cs="Calibri"/>
                  <w:i/>
                  <w:iCs/>
                  <w:sz w:val="22"/>
                  <w:szCs w:val="22"/>
                  <w:rPrChange w:id="1073" w:author="Manuel Raul Livano Luna" w:date="2023-07-05T18:44:00Z">
                    <w:rPr>
                      <w:rFonts w:ascii="Calibri" w:hAnsi="Calibri" w:cs="Calibri"/>
                      <w:sz w:val="22"/>
                      <w:szCs w:val="22"/>
                    </w:rPr>
                  </w:rPrChange>
                </w:rPr>
                <w:t>Rigurosidad</w:t>
              </w:r>
            </w:ins>
          </w:p>
        </w:tc>
        <w:tc>
          <w:tcPr>
            <w:tcW w:w="3804" w:type="pct"/>
            <w:noWrap/>
            <w:vAlign w:val="center"/>
            <w:hideMark/>
            <w:tcPrChange w:id="1074" w:author="Manuel Raul Livano Luna" w:date="2023-07-05T18:44:00Z">
              <w:tcPr>
                <w:tcW w:w="3804" w:type="pct"/>
                <w:noWrap/>
                <w:vAlign w:val="center"/>
                <w:hideMark/>
              </w:tcPr>
            </w:tcPrChange>
          </w:tcPr>
          <w:p w14:paraId="774727C8" w14:textId="77777777" w:rsidR="00F71C70" w:rsidRPr="00F71C70" w:rsidRDefault="00F71C70" w:rsidP="00F71C70">
            <w:pPr>
              <w:numPr>
                <w:ilvl w:val="0"/>
                <w:numId w:val="20"/>
              </w:numPr>
              <w:shd w:val="clear" w:color="auto" w:fill="FFFFFF"/>
              <w:spacing w:after="200" w:line="276" w:lineRule="auto"/>
              <w:contextualSpacing/>
              <w:jc w:val="both"/>
              <w:rPr>
                <w:ins w:id="1075" w:author="Manuel Raul Livano Luna" w:date="2023-07-05T18:43:00Z"/>
                <w:rFonts w:ascii="Calibri" w:hAnsi="Calibri" w:cs="Calibri"/>
                <w:i/>
                <w:iCs/>
                <w:sz w:val="22"/>
                <w:szCs w:val="22"/>
                <w:rPrChange w:id="1076" w:author="Manuel Raul Livano Luna" w:date="2023-07-05T18:44:00Z">
                  <w:rPr>
                    <w:ins w:id="1077" w:author="Manuel Raul Livano Luna" w:date="2023-07-05T18:43:00Z"/>
                    <w:rFonts w:ascii="Calibri" w:hAnsi="Calibri" w:cs="Calibri"/>
                    <w:sz w:val="22"/>
                    <w:szCs w:val="22"/>
                  </w:rPr>
                </w:rPrChange>
              </w:rPr>
            </w:pPr>
            <w:ins w:id="1078" w:author="Manuel Raul Livano Luna" w:date="2023-07-05T18:43:00Z">
              <w:r w:rsidRPr="00F71C70">
                <w:rPr>
                  <w:rFonts w:ascii="Calibri" w:hAnsi="Calibri" w:cs="Calibri"/>
                  <w:i/>
                  <w:iCs/>
                  <w:sz w:val="22"/>
                  <w:szCs w:val="22"/>
                  <w:rPrChange w:id="1079" w:author="Manuel Raul Livano Luna" w:date="2023-07-05T18:44:00Z">
                    <w:rPr>
                      <w:rFonts w:ascii="Calibri" w:hAnsi="Calibri" w:cs="Calibri"/>
                      <w:sz w:val="22"/>
                      <w:szCs w:val="22"/>
                    </w:rPr>
                  </w:rPrChange>
                </w:rPr>
                <w:t xml:space="preserve">Resistente a caídas desde una altura aproximada de 50 cm en modo apagado </w:t>
              </w:r>
            </w:ins>
          </w:p>
          <w:p w14:paraId="7FCE092E" w14:textId="77777777" w:rsidR="00F71C70" w:rsidRPr="00F71C70" w:rsidRDefault="00F71C70" w:rsidP="00F71C70">
            <w:pPr>
              <w:numPr>
                <w:ilvl w:val="0"/>
                <w:numId w:val="20"/>
              </w:numPr>
              <w:shd w:val="clear" w:color="auto" w:fill="FFFFFF"/>
              <w:spacing w:after="200" w:line="276" w:lineRule="auto"/>
              <w:contextualSpacing/>
              <w:jc w:val="both"/>
              <w:rPr>
                <w:ins w:id="1080" w:author="Manuel Raul Livano Luna" w:date="2023-07-05T18:43:00Z"/>
                <w:rFonts w:ascii="Calibri" w:hAnsi="Calibri" w:cs="Calibri"/>
                <w:i/>
                <w:iCs/>
                <w:sz w:val="22"/>
                <w:szCs w:val="22"/>
                <w:rPrChange w:id="1081" w:author="Manuel Raul Livano Luna" w:date="2023-07-05T18:44:00Z">
                  <w:rPr>
                    <w:ins w:id="1082" w:author="Manuel Raul Livano Luna" w:date="2023-07-05T18:43:00Z"/>
                    <w:rFonts w:ascii="Calibri" w:hAnsi="Calibri" w:cs="Calibri"/>
                    <w:sz w:val="22"/>
                    <w:szCs w:val="22"/>
                  </w:rPr>
                </w:rPrChange>
              </w:rPr>
            </w:pPr>
            <w:ins w:id="1083" w:author="Manuel Raul Livano Luna" w:date="2023-07-05T18:43:00Z">
              <w:r w:rsidRPr="00F71C70">
                <w:rPr>
                  <w:rFonts w:ascii="Calibri" w:hAnsi="Calibri" w:cs="Calibri"/>
                  <w:i/>
                  <w:iCs/>
                  <w:sz w:val="22"/>
                  <w:szCs w:val="22"/>
                  <w:rPrChange w:id="1084" w:author="Manuel Raul Livano Luna" w:date="2023-07-05T18:44:00Z">
                    <w:rPr>
                      <w:rFonts w:ascii="Calibri" w:hAnsi="Calibri" w:cs="Calibri"/>
                      <w:sz w:val="22"/>
                      <w:szCs w:val="22"/>
                    </w:rPr>
                  </w:rPrChange>
                </w:rPr>
                <w:t xml:space="preserve">Teclado y panel táctil resistente al derrame de líquidos (agua / 100cc) </w:t>
              </w:r>
            </w:ins>
          </w:p>
          <w:p w14:paraId="1E432EB6" w14:textId="77777777" w:rsidR="00F71C70" w:rsidRPr="00F71C70" w:rsidRDefault="00F71C70" w:rsidP="00F71C70">
            <w:pPr>
              <w:numPr>
                <w:ilvl w:val="0"/>
                <w:numId w:val="20"/>
              </w:numPr>
              <w:shd w:val="clear" w:color="auto" w:fill="FFFFFF"/>
              <w:spacing w:after="200" w:line="276" w:lineRule="auto"/>
              <w:contextualSpacing/>
              <w:jc w:val="both"/>
              <w:rPr>
                <w:ins w:id="1085" w:author="Manuel Raul Livano Luna" w:date="2023-07-05T18:43:00Z"/>
                <w:rFonts w:ascii="Calibri" w:hAnsi="Calibri" w:cs="Calibri"/>
                <w:i/>
                <w:iCs/>
                <w:sz w:val="22"/>
                <w:szCs w:val="22"/>
                <w:rPrChange w:id="1086" w:author="Manuel Raul Livano Luna" w:date="2023-07-05T18:44:00Z">
                  <w:rPr>
                    <w:ins w:id="1087" w:author="Manuel Raul Livano Luna" w:date="2023-07-05T18:43:00Z"/>
                    <w:rFonts w:ascii="Calibri" w:hAnsi="Calibri" w:cs="Calibri"/>
                    <w:sz w:val="22"/>
                    <w:szCs w:val="22"/>
                  </w:rPr>
                </w:rPrChange>
              </w:rPr>
            </w:pPr>
            <w:ins w:id="1088" w:author="Manuel Raul Livano Luna" w:date="2023-07-05T18:43:00Z">
              <w:r w:rsidRPr="00F71C70">
                <w:rPr>
                  <w:rFonts w:ascii="Calibri" w:hAnsi="Calibri" w:cs="Calibri"/>
                  <w:i/>
                  <w:iCs/>
                  <w:sz w:val="22"/>
                  <w:szCs w:val="22"/>
                  <w:rPrChange w:id="1089" w:author="Manuel Raul Livano Luna" w:date="2023-07-05T18:44:00Z">
                    <w:rPr>
                      <w:rFonts w:ascii="Calibri" w:hAnsi="Calibri" w:cs="Calibri"/>
                      <w:sz w:val="22"/>
                      <w:szCs w:val="22"/>
                    </w:rPr>
                  </w:rPrChange>
                </w:rPr>
                <w:t>Resistente a la humedad</w:t>
              </w:r>
            </w:ins>
          </w:p>
        </w:tc>
      </w:tr>
      <w:tr w:rsidR="00F71C70" w:rsidRPr="00F71C70" w14:paraId="3B8F2C05" w14:textId="77777777" w:rsidTr="00F71C70">
        <w:trPr>
          <w:trHeight w:val="110"/>
          <w:ins w:id="1090" w:author="Manuel Raul Livano Luna" w:date="2023-07-05T18:43:00Z"/>
          <w:trPrChange w:id="1091" w:author="Manuel Raul Livano Luna" w:date="2023-07-05T18:44:00Z">
            <w:trPr>
              <w:gridAfter w:val="0"/>
              <w:trHeight w:val="110"/>
            </w:trPr>
          </w:trPrChange>
        </w:trPr>
        <w:tc>
          <w:tcPr>
            <w:tcW w:w="1196" w:type="pct"/>
            <w:vAlign w:val="center"/>
            <w:hideMark/>
            <w:tcPrChange w:id="1092" w:author="Manuel Raul Livano Luna" w:date="2023-07-05T18:44:00Z">
              <w:tcPr>
                <w:tcW w:w="1196" w:type="pct"/>
                <w:gridSpan w:val="2"/>
                <w:vAlign w:val="center"/>
                <w:hideMark/>
              </w:tcPr>
            </w:tcPrChange>
          </w:tcPr>
          <w:p w14:paraId="17B5907A" w14:textId="77777777" w:rsidR="00F71C70" w:rsidRPr="00F71C70" w:rsidRDefault="00F71C70" w:rsidP="00F71C70">
            <w:pPr>
              <w:keepNext/>
              <w:keepLines/>
              <w:shd w:val="clear" w:color="auto" w:fill="FFFFFF"/>
              <w:spacing w:line="276" w:lineRule="auto"/>
              <w:jc w:val="center"/>
              <w:outlineLvl w:val="3"/>
              <w:rPr>
                <w:ins w:id="1093" w:author="Manuel Raul Livano Luna" w:date="2023-07-05T18:43:00Z"/>
                <w:rFonts w:ascii="Calibri" w:hAnsi="Calibri" w:cs="Calibri"/>
                <w:i/>
                <w:iCs/>
                <w:sz w:val="22"/>
                <w:szCs w:val="22"/>
                <w:rPrChange w:id="1094" w:author="Manuel Raul Livano Luna" w:date="2023-07-05T18:44:00Z">
                  <w:rPr>
                    <w:ins w:id="1095" w:author="Manuel Raul Livano Luna" w:date="2023-07-05T18:43:00Z"/>
                    <w:rFonts w:ascii="Calibri" w:hAnsi="Calibri" w:cs="Calibri"/>
                    <w:sz w:val="22"/>
                    <w:szCs w:val="22"/>
                  </w:rPr>
                </w:rPrChange>
              </w:rPr>
            </w:pPr>
            <w:ins w:id="1096" w:author="Manuel Raul Livano Luna" w:date="2023-07-05T18:43:00Z">
              <w:r w:rsidRPr="00F71C70">
                <w:rPr>
                  <w:rFonts w:ascii="Calibri" w:hAnsi="Calibri" w:cs="Calibri"/>
                  <w:i/>
                  <w:iCs/>
                  <w:sz w:val="22"/>
                  <w:szCs w:val="22"/>
                  <w:rPrChange w:id="1097" w:author="Manuel Raul Livano Luna" w:date="2023-07-05T18:44:00Z">
                    <w:rPr>
                      <w:rFonts w:ascii="Calibri" w:hAnsi="Calibri" w:cs="Calibri"/>
                      <w:sz w:val="22"/>
                      <w:szCs w:val="22"/>
                    </w:rPr>
                  </w:rPrChange>
                </w:rPr>
                <w:t>Teclado</w:t>
              </w:r>
            </w:ins>
          </w:p>
        </w:tc>
        <w:tc>
          <w:tcPr>
            <w:tcW w:w="3804" w:type="pct"/>
            <w:vAlign w:val="center"/>
            <w:hideMark/>
            <w:tcPrChange w:id="1098" w:author="Manuel Raul Livano Luna" w:date="2023-07-05T18:44:00Z">
              <w:tcPr>
                <w:tcW w:w="3804" w:type="pct"/>
                <w:vAlign w:val="center"/>
                <w:hideMark/>
              </w:tcPr>
            </w:tcPrChange>
          </w:tcPr>
          <w:p w14:paraId="2B74540A" w14:textId="77777777" w:rsidR="00F71C70" w:rsidRPr="00F71C70" w:rsidRDefault="00F71C70" w:rsidP="00F71C70">
            <w:pPr>
              <w:numPr>
                <w:ilvl w:val="0"/>
                <w:numId w:val="21"/>
              </w:numPr>
              <w:shd w:val="clear" w:color="auto" w:fill="FFFFFF"/>
              <w:spacing w:after="200" w:line="276" w:lineRule="auto"/>
              <w:contextualSpacing/>
              <w:jc w:val="both"/>
              <w:rPr>
                <w:ins w:id="1099" w:author="Manuel Raul Livano Luna" w:date="2023-07-05T18:43:00Z"/>
                <w:rFonts w:ascii="Calibri" w:hAnsi="Calibri" w:cs="Calibri"/>
                <w:i/>
                <w:iCs/>
                <w:sz w:val="22"/>
                <w:szCs w:val="22"/>
                <w:lang w:val="en-US"/>
                <w:rPrChange w:id="1100" w:author="Manuel Raul Livano Luna" w:date="2023-07-05T18:44:00Z">
                  <w:rPr>
                    <w:ins w:id="1101" w:author="Manuel Raul Livano Luna" w:date="2023-07-05T18:43:00Z"/>
                    <w:rFonts w:ascii="Calibri" w:hAnsi="Calibri" w:cs="Calibri"/>
                    <w:sz w:val="22"/>
                    <w:szCs w:val="22"/>
                    <w:lang w:val="en-US"/>
                  </w:rPr>
                </w:rPrChange>
              </w:rPr>
            </w:pPr>
            <w:ins w:id="1102" w:author="Manuel Raul Livano Luna" w:date="2023-07-05T18:43:00Z">
              <w:r w:rsidRPr="00F71C70">
                <w:rPr>
                  <w:rFonts w:ascii="Calibri" w:hAnsi="Calibri" w:cs="Calibri"/>
                  <w:i/>
                  <w:iCs/>
                  <w:sz w:val="22"/>
                  <w:szCs w:val="22"/>
                  <w:rPrChange w:id="1103" w:author="Manuel Raul Livano Luna" w:date="2023-07-05T18:44:00Z">
                    <w:rPr>
                      <w:rFonts w:ascii="Calibri" w:hAnsi="Calibri" w:cs="Calibri"/>
                      <w:sz w:val="22"/>
                      <w:szCs w:val="22"/>
                    </w:rPr>
                  </w:rPrChange>
                </w:rPr>
                <w:t>QWERTY español ergonómico</w:t>
              </w:r>
            </w:ins>
          </w:p>
          <w:p w14:paraId="28C8D48F" w14:textId="77777777" w:rsidR="00F71C70" w:rsidRPr="00F71C70" w:rsidRDefault="00F71C70" w:rsidP="00F71C70">
            <w:pPr>
              <w:numPr>
                <w:ilvl w:val="0"/>
                <w:numId w:val="21"/>
              </w:numPr>
              <w:shd w:val="clear" w:color="auto" w:fill="FFFFFF"/>
              <w:spacing w:after="200" w:line="276" w:lineRule="auto"/>
              <w:contextualSpacing/>
              <w:jc w:val="both"/>
              <w:rPr>
                <w:ins w:id="1104" w:author="Manuel Raul Livano Luna" w:date="2023-07-05T18:43:00Z"/>
                <w:rFonts w:ascii="Calibri" w:hAnsi="Calibri" w:cs="Calibri"/>
                <w:i/>
                <w:iCs/>
                <w:sz w:val="22"/>
                <w:szCs w:val="22"/>
                <w:lang w:val="es-PE"/>
                <w:rPrChange w:id="1105" w:author="Manuel Raul Livano Luna" w:date="2023-07-05T18:44:00Z">
                  <w:rPr>
                    <w:ins w:id="1106" w:author="Manuel Raul Livano Luna" w:date="2023-07-05T18:43:00Z"/>
                    <w:rFonts w:ascii="Calibri" w:hAnsi="Calibri" w:cs="Calibri"/>
                    <w:sz w:val="22"/>
                    <w:szCs w:val="22"/>
                    <w:lang w:val="en-US"/>
                  </w:rPr>
                </w:rPrChange>
              </w:rPr>
            </w:pPr>
            <w:ins w:id="1107" w:author="Manuel Raul Livano Luna" w:date="2023-07-05T18:43:00Z">
              <w:r w:rsidRPr="00F71C70">
                <w:rPr>
                  <w:rFonts w:ascii="Calibri" w:hAnsi="Calibri" w:cs="Calibri"/>
                  <w:i/>
                  <w:iCs/>
                  <w:sz w:val="22"/>
                  <w:szCs w:val="22"/>
                  <w:rPrChange w:id="1108" w:author="Manuel Raul Livano Luna" w:date="2023-07-05T18:44:00Z">
                    <w:rPr>
                      <w:rFonts w:ascii="Calibri" w:hAnsi="Calibri" w:cs="Calibri"/>
                      <w:sz w:val="22"/>
                      <w:szCs w:val="22"/>
                    </w:rPr>
                  </w:rPrChange>
                </w:rPr>
                <w:t>Sistema anti derrame y Touchpad con botones derecho e Izquierdo.</w:t>
              </w:r>
            </w:ins>
          </w:p>
        </w:tc>
      </w:tr>
      <w:tr w:rsidR="00F71C70" w:rsidRPr="00F71C70" w14:paraId="02513CC4" w14:textId="77777777" w:rsidTr="00F71C70">
        <w:trPr>
          <w:trHeight w:val="110"/>
          <w:ins w:id="1109" w:author="Manuel Raul Livano Luna" w:date="2023-07-05T18:43:00Z"/>
          <w:trPrChange w:id="1110" w:author="Manuel Raul Livano Luna" w:date="2023-07-05T18:44:00Z">
            <w:trPr>
              <w:gridAfter w:val="0"/>
              <w:trHeight w:val="110"/>
            </w:trPr>
          </w:trPrChange>
        </w:trPr>
        <w:tc>
          <w:tcPr>
            <w:tcW w:w="1196" w:type="pct"/>
            <w:noWrap/>
            <w:vAlign w:val="center"/>
            <w:tcPrChange w:id="1111" w:author="Manuel Raul Livano Luna" w:date="2023-07-05T18:44:00Z">
              <w:tcPr>
                <w:tcW w:w="1196" w:type="pct"/>
                <w:gridSpan w:val="2"/>
                <w:noWrap/>
                <w:vAlign w:val="center"/>
              </w:tcPr>
            </w:tcPrChange>
          </w:tcPr>
          <w:p w14:paraId="7E988CE3" w14:textId="77777777" w:rsidR="00F71C70" w:rsidRPr="00F71C70" w:rsidRDefault="00F71C70" w:rsidP="00F71C70">
            <w:pPr>
              <w:keepNext/>
              <w:keepLines/>
              <w:shd w:val="clear" w:color="auto" w:fill="FFFFFF"/>
              <w:spacing w:line="276" w:lineRule="auto"/>
              <w:jc w:val="center"/>
              <w:outlineLvl w:val="3"/>
              <w:rPr>
                <w:ins w:id="1112" w:author="Manuel Raul Livano Luna" w:date="2023-07-05T18:43:00Z"/>
                <w:rFonts w:ascii="Calibri" w:hAnsi="Calibri" w:cs="Calibri"/>
                <w:i/>
                <w:iCs/>
                <w:sz w:val="22"/>
                <w:szCs w:val="22"/>
                <w:rPrChange w:id="1113" w:author="Manuel Raul Livano Luna" w:date="2023-07-05T18:44:00Z">
                  <w:rPr>
                    <w:ins w:id="1114" w:author="Manuel Raul Livano Luna" w:date="2023-07-05T18:43:00Z"/>
                    <w:rFonts w:ascii="Calibri" w:hAnsi="Calibri" w:cs="Calibri"/>
                    <w:sz w:val="22"/>
                    <w:szCs w:val="22"/>
                  </w:rPr>
                </w:rPrChange>
              </w:rPr>
            </w:pPr>
            <w:ins w:id="1115" w:author="Manuel Raul Livano Luna" w:date="2023-07-05T18:43:00Z">
              <w:r w:rsidRPr="00F71C70">
                <w:rPr>
                  <w:rFonts w:ascii="Calibri" w:hAnsi="Calibri" w:cs="Calibri"/>
                  <w:i/>
                  <w:iCs/>
                  <w:sz w:val="22"/>
                  <w:szCs w:val="22"/>
                  <w:rPrChange w:id="1116" w:author="Manuel Raul Livano Luna" w:date="2023-07-05T18:44:00Z">
                    <w:rPr>
                      <w:rFonts w:ascii="Calibri" w:hAnsi="Calibri" w:cs="Calibri"/>
                      <w:sz w:val="22"/>
                      <w:szCs w:val="22"/>
                    </w:rPr>
                  </w:rPrChange>
                </w:rPr>
                <w:t xml:space="preserve">E/S de Sistema  </w:t>
              </w:r>
            </w:ins>
          </w:p>
        </w:tc>
        <w:tc>
          <w:tcPr>
            <w:tcW w:w="3804" w:type="pct"/>
            <w:noWrap/>
            <w:vAlign w:val="center"/>
            <w:tcPrChange w:id="1117" w:author="Manuel Raul Livano Luna" w:date="2023-07-05T18:44:00Z">
              <w:tcPr>
                <w:tcW w:w="3804" w:type="pct"/>
                <w:noWrap/>
                <w:vAlign w:val="center"/>
              </w:tcPr>
            </w:tcPrChange>
          </w:tcPr>
          <w:p w14:paraId="3D61CED6" w14:textId="77777777" w:rsidR="00F71C70" w:rsidRPr="00F71C70" w:rsidRDefault="00F71C70" w:rsidP="00F71C70">
            <w:pPr>
              <w:numPr>
                <w:ilvl w:val="0"/>
                <w:numId w:val="22"/>
              </w:numPr>
              <w:shd w:val="clear" w:color="auto" w:fill="FFFFFF"/>
              <w:spacing w:after="200" w:line="276" w:lineRule="auto"/>
              <w:contextualSpacing/>
              <w:jc w:val="both"/>
              <w:rPr>
                <w:ins w:id="1118" w:author="Manuel Raul Livano Luna" w:date="2023-07-05T18:43:00Z"/>
                <w:rFonts w:ascii="Calibri" w:hAnsi="Calibri" w:cs="Calibri"/>
                <w:i/>
                <w:iCs/>
                <w:sz w:val="22"/>
                <w:szCs w:val="22"/>
                <w:rPrChange w:id="1119" w:author="Manuel Raul Livano Luna" w:date="2023-07-05T18:44:00Z">
                  <w:rPr>
                    <w:ins w:id="1120" w:author="Manuel Raul Livano Luna" w:date="2023-07-05T18:43:00Z"/>
                    <w:rFonts w:ascii="Calibri" w:hAnsi="Calibri" w:cs="Calibri"/>
                    <w:sz w:val="22"/>
                    <w:szCs w:val="22"/>
                  </w:rPr>
                </w:rPrChange>
              </w:rPr>
            </w:pPr>
            <w:ins w:id="1121" w:author="Manuel Raul Livano Luna" w:date="2023-07-05T18:43:00Z">
              <w:r w:rsidRPr="00F71C70">
                <w:rPr>
                  <w:rFonts w:ascii="Calibri" w:hAnsi="Calibri" w:cs="Calibri"/>
                  <w:i/>
                  <w:iCs/>
                  <w:sz w:val="22"/>
                  <w:szCs w:val="22"/>
                  <w:rPrChange w:id="1122" w:author="Manuel Raul Livano Luna" w:date="2023-07-05T18:44:00Z">
                    <w:rPr>
                      <w:rFonts w:ascii="Calibri" w:hAnsi="Calibri" w:cs="Calibri"/>
                      <w:sz w:val="22"/>
                      <w:szCs w:val="22"/>
                    </w:rPr>
                  </w:rPrChange>
                </w:rPr>
                <w:t xml:space="preserve">01 USB 3.1 tipo C </w:t>
              </w:r>
            </w:ins>
          </w:p>
          <w:p w14:paraId="6C48B0A5" w14:textId="77777777" w:rsidR="00F71C70" w:rsidRPr="00F71C70" w:rsidRDefault="00F71C70" w:rsidP="00F71C70">
            <w:pPr>
              <w:numPr>
                <w:ilvl w:val="0"/>
                <w:numId w:val="22"/>
              </w:numPr>
              <w:shd w:val="clear" w:color="auto" w:fill="FFFFFF"/>
              <w:spacing w:after="200" w:line="276" w:lineRule="auto"/>
              <w:contextualSpacing/>
              <w:jc w:val="both"/>
              <w:rPr>
                <w:ins w:id="1123" w:author="Manuel Raul Livano Luna" w:date="2023-07-05T18:43:00Z"/>
                <w:rFonts w:ascii="Calibri" w:hAnsi="Calibri" w:cs="Calibri"/>
                <w:i/>
                <w:iCs/>
                <w:sz w:val="22"/>
                <w:szCs w:val="22"/>
                <w:rPrChange w:id="1124" w:author="Manuel Raul Livano Luna" w:date="2023-07-05T18:44:00Z">
                  <w:rPr>
                    <w:ins w:id="1125" w:author="Manuel Raul Livano Luna" w:date="2023-07-05T18:43:00Z"/>
                    <w:rFonts w:ascii="Calibri" w:hAnsi="Calibri" w:cs="Calibri"/>
                    <w:sz w:val="22"/>
                    <w:szCs w:val="22"/>
                  </w:rPr>
                </w:rPrChange>
              </w:rPr>
            </w:pPr>
            <w:ins w:id="1126" w:author="Manuel Raul Livano Luna" w:date="2023-07-05T18:43:00Z">
              <w:r w:rsidRPr="00F71C70">
                <w:rPr>
                  <w:rFonts w:ascii="Calibri" w:hAnsi="Calibri" w:cs="Calibri"/>
                  <w:i/>
                  <w:iCs/>
                  <w:sz w:val="22"/>
                  <w:szCs w:val="22"/>
                  <w:rPrChange w:id="1127" w:author="Manuel Raul Livano Luna" w:date="2023-07-05T18:44:00Z">
                    <w:rPr>
                      <w:rFonts w:ascii="Calibri" w:hAnsi="Calibri" w:cs="Calibri"/>
                      <w:sz w:val="22"/>
                      <w:szCs w:val="22"/>
                    </w:rPr>
                  </w:rPrChange>
                </w:rPr>
                <w:t xml:space="preserve">02 USB 3.0 </w:t>
              </w:r>
            </w:ins>
          </w:p>
          <w:p w14:paraId="3BADA007" w14:textId="77777777" w:rsidR="00F71C70" w:rsidRPr="00F71C70" w:rsidRDefault="00F71C70" w:rsidP="00F71C70">
            <w:pPr>
              <w:numPr>
                <w:ilvl w:val="0"/>
                <w:numId w:val="22"/>
              </w:numPr>
              <w:shd w:val="clear" w:color="auto" w:fill="FFFFFF"/>
              <w:spacing w:after="200" w:line="276" w:lineRule="auto"/>
              <w:contextualSpacing/>
              <w:jc w:val="both"/>
              <w:rPr>
                <w:ins w:id="1128" w:author="Manuel Raul Livano Luna" w:date="2023-07-05T18:43:00Z"/>
                <w:rFonts w:ascii="Calibri" w:hAnsi="Calibri" w:cs="Calibri"/>
                <w:i/>
                <w:iCs/>
                <w:sz w:val="22"/>
                <w:szCs w:val="22"/>
                <w:rPrChange w:id="1129" w:author="Manuel Raul Livano Luna" w:date="2023-07-05T18:44:00Z">
                  <w:rPr>
                    <w:ins w:id="1130" w:author="Manuel Raul Livano Luna" w:date="2023-07-05T18:43:00Z"/>
                    <w:rFonts w:ascii="Calibri" w:hAnsi="Calibri" w:cs="Calibri"/>
                    <w:sz w:val="22"/>
                    <w:szCs w:val="22"/>
                  </w:rPr>
                </w:rPrChange>
              </w:rPr>
            </w:pPr>
            <w:ins w:id="1131" w:author="Manuel Raul Livano Luna" w:date="2023-07-05T18:43:00Z">
              <w:r w:rsidRPr="00F71C70">
                <w:rPr>
                  <w:rFonts w:ascii="Calibri" w:hAnsi="Calibri" w:cs="Calibri"/>
                  <w:i/>
                  <w:iCs/>
                  <w:sz w:val="22"/>
                  <w:szCs w:val="22"/>
                  <w:rPrChange w:id="1132" w:author="Manuel Raul Livano Luna" w:date="2023-07-05T18:44:00Z">
                    <w:rPr>
                      <w:rFonts w:ascii="Calibri" w:hAnsi="Calibri" w:cs="Calibri"/>
                      <w:sz w:val="22"/>
                      <w:szCs w:val="22"/>
                    </w:rPr>
                  </w:rPrChange>
                </w:rPr>
                <w:t xml:space="preserve">01 RJ45 LAN </w:t>
              </w:r>
            </w:ins>
          </w:p>
          <w:p w14:paraId="0EE11093" w14:textId="77777777" w:rsidR="00F71C70" w:rsidRPr="00F71C70" w:rsidRDefault="00F71C70" w:rsidP="00F71C70">
            <w:pPr>
              <w:numPr>
                <w:ilvl w:val="0"/>
                <w:numId w:val="22"/>
              </w:numPr>
              <w:shd w:val="clear" w:color="auto" w:fill="FFFFFF"/>
              <w:spacing w:after="200" w:line="276" w:lineRule="auto"/>
              <w:contextualSpacing/>
              <w:jc w:val="both"/>
              <w:rPr>
                <w:ins w:id="1133" w:author="Manuel Raul Livano Luna" w:date="2023-07-05T18:43:00Z"/>
                <w:rFonts w:ascii="Calibri" w:hAnsi="Calibri" w:cs="Calibri"/>
                <w:i/>
                <w:iCs/>
                <w:sz w:val="22"/>
                <w:szCs w:val="22"/>
                <w:rPrChange w:id="1134" w:author="Manuel Raul Livano Luna" w:date="2023-07-05T18:44:00Z">
                  <w:rPr>
                    <w:ins w:id="1135" w:author="Manuel Raul Livano Luna" w:date="2023-07-05T18:43:00Z"/>
                    <w:rFonts w:ascii="Calibri" w:hAnsi="Calibri" w:cs="Calibri"/>
                    <w:sz w:val="22"/>
                    <w:szCs w:val="22"/>
                  </w:rPr>
                </w:rPrChange>
              </w:rPr>
            </w:pPr>
            <w:ins w:id="1136" w:author="Manuel Raul Livano Luna" w:date="2023-07-05T18:43:00Z">
              <w:r w:rsidRPr="00F71C70">
                <w:rPr>
                  <w:rFonts w:ascii="Calibri" w:hAnsi="Calibri" w:cs="Calibri"/>
                  <w:i/>
                  <w:iCs/>
                  <w:sz w:val="22"/>
                  <w:szCs w:val="22"/>
                  <w:rPrChange w:id="1137" w:author="Manuel Raul Livano Luna" w:date="2023-07-05T18:44:00Z">
                    <w:rPr>
                      <w:rFonts w:ascii="Calibri" w:hAnsi="Calibri" w:cs="Calibri"/>
                      <w:sz w:val="22"/>
                      <w:szCs w:val="22"/>
                    </w:rPr>
                  </w:rPrChange>
                </w:rPr>
                <w:t xml:space="preserve">01 x Audio combo Jack </w:t>
              </w:r>
            </w:ins>
          </w:p>
          <w:p w14:paraId="6B459DAF" w14:textId="77777777" w:rsidR="00F71C70" w:rsidRPr="00F71C70" w:rsidRDefault="00F71C70" w:rsidP="00F71C70">
            <w:pPr>
              <w:numPr>
                <w:ilvl w:val="0"/>
                <w:numId w:val="22"/>
              </w:numPr>
              <w:shd w:val="clear" w:color="auto" w:fill="FFFFFF"/>
              <w:spacing w:after="200" w:line="276" w:lineRule="auto"/>
              <w:contextualSpacing/>
              <w:jc w:val="both"/>
              <w:rPr>
                <w:ins w:id="1138" w:author="Manuel Raul Livano Luna" w:date="2023-07-05T18:43:00Z"/>
                <w:rFonts w:ascii="Calibri" w:hAnsi="Calibri" w:cs="Calibri"/>
                <w:i/>
                <w:iCs/>
                <w:sz w:val="22"/>
                <w:szCs w:val="22"/>
                <w:rPrChange w:id="1139" w:author="Manuel Raul Livano Luna" w:date="2023-07-05T18:44:00Z">
                  <w:rPr>
                    <w:ins w:id="1140" w:author="Manuel Raul Livano Luna" w:date="2023-07-05T18:43:00Z"/>
                    <w:rFonts w:ascii="Calibri" w:hAnsi="Calibri" w:cs="Calibri"/>
                    <w:sz w:val="22"/>
                    <w:szCs w:val="22"/>
                  </w:rPr>
                </w:rPrChange>
              </w:rPr>
            </w:pPr>
            <w:ins w:id="1141" w:author="Manuel Raul Livano Luna" w:date="2023-07-05T18:43:00Z">
              <w:r w:rsidRPr="00F71C70">
                <w:rPr>
                  <w:rFonts w:ascii="Calibri" w:hAnsi="Calibri" w:cs="Calibri"/>
                  <w:i/>
                  <w:iCs/>
                  <w:sz w:val="22"/>
                  <w:szCs w:val="22"/>
                  <w:rPrChange w:id="1142" w:author="Manuel Raul Livano Luna" w:date="2023-07-05T18:44:00Z">
                    <w:rPr>
                      <w:rFonts w:ascii="Calibri" w:hAnsi="Calibri" w:cs="Calibri"/>
                      <w:sz w:val="22"/>
                      <w:szCs w:val="22"/>
                    </w:rPr>
                  </w:rPrChange>
                </w:rPr>
                <w:t xml:space="preserve">01 Micro SD Card  </w:t>
              </w:r>
            </w:ins>
          </w:p>
          <w:p w14:paraId="68BF2AF2" w14:textId="77777777" w:rsidR="00F71C70" w:rsidRPr="00F71C70" w:rsidRDefault="00F71C70" w:rsidP="00F71C70">
            <w:pPr>
              <w:numPr>
                <w:ilvl w:val="0"/>
                <w:numId w:val="22"/>
              </w:numPr>
              <w:shd w:val="clear" w:color="auto" w:fill="FFFFFF"/>
              <w:spacing w:after="200" w:line="276" w:lineRule="auto"/>
              <w:contextualSpacing/>
              <w:jc w:val="both"/>
              <w:rPr>
                <w:ins w:id="1143" w:author="Manuel Raul Livano Luna" w:date="2023-07-05T18:43:00Z"/>
                <w:rFonts w:ascii="Calibri" w:hAnsi="Calibri" w:cs="Calibri"/>
                <w:i/>
                <w:iCs/>
                <w:sz w:val="22"/>
                <w:szCs w:val="22"/>
                <w:rPrChange w:id="1144" w:author="Manuel Raul Livano Luna" w:date="2023-07-05T18:44:00Z">
                  <w:rPr>
                    <w:ins w:id="1145" w:author="Manuel Raul Livano Luna" w:date="2023-07-05T18:43:00Z"/>
                    <w:rFonts w:ascii="Calibri" w:hAnsi="Calibri" w:cs="Calibri"/>
                    <w:sz w:val="22"/>
                    <w:szCs w:val="22"/>
                  </w:rPr>
                </w:rPrChange>
              </w:rPr>
            </w:pPr>
            <w:ins w:id="1146" w:author="Manuel Raul Livano Luna" w:date="2023-07-05T18:43:00Z">
              <w:r w:rsidRPr="00F71C70">
                <w:rPr>
                  <w:rFonts w:ascii="Calibri" w:hAnsi="Calibri" w:cs="Calibri"/>
                  <w:i/>
                  <w:iCs/>
                  <w:sz w:val="22"/>
                  <w:szCs w:val="22"/>
                  <w:rPrChange w:id="1147" w:author="Manuel Raul Livano Luna" w:date="2023-07-05T18:44:00Z">
                    <w:rPr>
                      <w:rFonts w:ascii="Calibri" w:hAnsi="Calibri" w:cs="Calibri"/>
                      <w:sz w:val="22"/>
                      <w:szCs w:val="22"/>
                    </w:rPr>
                  </w:rPrChange>
                </w:rPr>
                <w:t xml:space="preserve">01 DC-In Jack  </w:t>
              </w:r>
            </w:ins>
          </w:p>
          <w:p w14:paraId="08DF872B" w14:textId="77777777" w:rsidR="00F71C70" w:rsidRPr="00F71C70" w:rsidRDefault="00F71C70" w:rsidP="00F71C70">
            <w:pPr>
              <w:numPr>
                <w:ilvl w:val="0"/>
                <w:numId w:val="22"/>
              </w:numPr>
              <w:shd w:val="clear" w:color="auto" w:fill="FFFFFF"/>
              <w:spacing w:after="200" w:line="276" w:lineRule="auto"/>
              <w:contextualSpacing/>
              <w:jc w:val="both"/>
              <w:rPr>
                <w:ins w:id="1148" w:author="Manuel Raul Livano Luna" w:date="2023-07-05T18:43:00Z"/>
                <w:rFonts w:ascii="Calibri" w:hAnsi="Calibri" w:cs="Calibri"/>
                <w:i/>
                <w:iCs/>
                <w:sz w:val="22"/>
                <w:szCs w:val="22"/>
                <w:rPrChange w:id="1149" w:author="Manuel Raul Livano Luna" w:date="2023-07-05T18:44:00Z">
                  <w:rPr>
                    <w:ins w:id="1150" w:author="Manuel Raul Livano Luna" w:date="2023-07-05T18:43:00Z"/>
                    <w:rFonts w:ascii="Calibri" w:hAnsi="Calibri" w:cs="Calibri"/>
                    <w:sz w:val="22"/>
                    <w:szCs w:val="22"/>
                  </w:rPr>
                </w:rPrChange>
              </w:rPr>
            </w:pPr>
            <w:ins w:id="1151" w:author="Manuel Raul Livano Luna" w:date="2023-07-05T18:43:00Z">
              <w:r w:rsidRPr="00F71C70">
                <w:rPr>
                  <w:rFonts w:ascii="Calibri" w:hAnsi="Calibri" w:cs="Calibri"/>
                  <w:i/>
                  <w:iCs/>
                  <w:sz w:val="22"/>
                  <w:szCs w:val="22"/>
                  <w:rPrChange w:id="1152" w:author="Manuel Raul Livano Luna" w:date="2023-07-05T18:44:00Z">
                    <w:rPr>
                      <w:rFonts w:ascii="Calibri" w:hAnsi="Calibri" w:cs="Calibri"/>
                      <w:sz w:val="22"/>
                      <w:szCs w:val="22"/>
                    </w:rPr>
                  </w:rPrChange>
                </w:rPr>
                <w:t>01 Kensington Loc</w:t>
              </w:r>
            </w:ins>
          </w:p>
        </w:tc>
      </w:tr>
      <w:tr w:rsidR="00F71C70" w:rsidRPr="00F71C70" w14:paraId="448AD917" w14:textId="77777777" w:rsidTr="00F71C70">
        <w:trPr>
          <w:trHeight w:val="110"/>
          <w:ins w:id="1153" w:author="Manuel Raul Livano Luna" w:date="2023-07-05T18:43:00Z"/>
          <w:trPrChange w:id="1154" w:author="Manuel Raul Livano Luna" w:date="2023-07-05T18:44:00Z">
            <w:trPr>
              <w:gridAfter w:val="0"/>
              <w:trHeight w:val="110"/>
            </w:trPr>
          </w:trPrChange>
        </w:trPr>
        <w:tc>
          <w:tcPr>
            <w:tcW w:w="1196" w:type="pct"/>
            <w:noWrap/>
            <w:vAlign w:val="center"/>
            <w:tcPrChange w:id="1155" w:author="Manuel Raul Livano Luna" w:date="2023-07-05T18:44:00Z">
              <w:tcPr>
                <w:tcW w:w="1196" w:type="pct"/>
                <w:gridSpan w:val="2"/>
                <w:noWrap/>
                <w:vAlign w:val="center"/>
              </w:tcPr>
            </w:tcPrChange>
          </w:tcPr>
          <w:p w14:paraId="0194CAE7" w14:textId="77777777" w:rsidR="00F71C70" w:rsidRPr="00F71C70" w:rsidRDefault="00F71C70" w:rsidP="00F71C70">
            <w:pPr>
              <w:keepNext/>
              <w:keepLines/>
              <w:shd w:val="clear" w:color="auto" w:fill="FFFFFF"/>
              <w:spacing w:line="276" w:lineRule="auto"/>
              <w:jc w:val="center"/>
              <w:outlineLvl w:val="3"/>
              <w:rPr>
                <w:ins w:id="1156" w:author="Manuel Raul Livano Luna" w:date="2023-07-05T18:43:00Z"/>
                <w:rFonts w:ascii="Calibri" w:hAnsi="Calibri" w:cs="Calibri"/>
                <w:i/>
                <w:iCs/>
                <w:sz w:val="22"/>
                <w:szCs w:val="22"/>
                <w:rPrChange w:id="1157" w:author="Manuel Raul Livano Luna" w:date="2023-07-05T18:44:00Z">
                  <w:rPr>
                    <w:ins w:id="1158" w:author="Manuel Raul Livano Luna" w:date="2023-07-05T18:43:00Z"/>
                    <w:rFonts w:ascii="Calibri" w:hAnsi="Calibri" w:cs="Calibri"/>
                    <w:sz w:val="22"/>
                    <w:szCs w:val="22"/>
                  </w:rPr>
                </w:rPrChange>
              </w:rPr>
            </w:pPr>
            <w:ins w:id="1159" w:author="Manuel Raul Livano Luna" w:date="2023-07-05T18:43:00Z">
              <w:r w:rsidRPr="00F71C70">
                <w:rPr>
                  <w:rFonts w:ascii="Calibri" w:hAnsi="Calibri" w:cs="Calibri"/>
                  <w:i/>
                  <w:iCs/>
                  <w:sz w:val="22"/>
                  <w:szCs w:val="22"/>
                  <w:rPrChange w:id="1160" w:author="Manuel Raul Livano Luna" w:date="2023-07-05T18:44:00Z">
                    <w:rPr>
                      <w:rFonts w:ascii="Calibri" w:hAnsi="Calibri" w:cs="Calibri"/>
                      <w:sz w:val="22"/>
                      <w:szCs w:val="22"/>
                    </w:rPr>
                  </w:rPrChange>
                </w:rPr>
                <w:t>Conectividad</w:t>
              </w:r>
            </w:ins>
          </w:p>
        </w:tc>
        <w:tc>
          <w:tcPr>
            <w:tcW w:w="3804" w:type="pct"/>
            <w:noWrap/>
            <w:vAlign w:val="center"/>
            <w:tcPrChange w:id="1161" w:author="Manuel Raul Livano Luna" w:date="2023-07-05T18:44:00Z">
              <w:tcPr>
                <w:tcW w:w="3804" w:type="pct"/>
                <w:noWrap/>
                <w:vAlign w:val="center"/>
              </w:tcPr>
            </w:tcPrChange>
          </w:tcPr>
          <w:p w14:paraId="4438AD07" w14:textId="77777777" w:rsidR="00F71C70" w:rsidRPr="00F71C70" w:rsidRDefault="00F71C70" w:rsidP="00F71C70">
            <w:pPr>
              <w:numPr>
                <w:ilvl w:val="0"/>
                <w:numId w:val="22"/>
              </w:numPr>
              <w:shd w:val="clear" w:color="auto" w:fill="FFFFFF"/>
              <w:spacing w:after="200" w:line="276" w:lineRule="auto"/>
              <w:contextualSpacing/>
              <w:jc w:val="both"/>
              <w:rPr>
                <w:ins w:id="1162" w:author="Manuel Raul Livano Luna" w:date="2023-07-05T18:43:00Z"/>
                <w:rFonts w:ascii="Calibri" w:hAnsi="Calibri" w:cs="Calibri"/>
                <w:i/>
                <w:iCs/>
                <w:sz w:val="22"/>
                <w:szCs w:val="22"/>
                <w:rPrChange w:id="1163" w:author="Manuel Raul Livano Luna" w:date="2023-07-05T18:44:00Z">
                  <w:rPr>
                    <w:ins w:id="1164" w:author="Manuel Raul Livano Luna" w:date="2023-07-05T18:43:00Z"/>
                    <w:rFonts w:ascii="Calibri" w:hAnsi="Calibri" w:cs="Calibri"/>
                    <w:sz w:val="22"/>
                    <w:szCs w:val="22"/>
                  </w:rPr>
                </w:rPrChange>
              </w:rPr>
            </w:pPr>
            <w:ins w:id="1165" w:author="Manuel Raul Livano Luna" w:date="2023-07-05T18:43:00Z">
              <w:r w:rsidRPr="00F71C70">
                <w:rPr>
                  <w:rFonts w:ascii="Calibri" w:hAnsi="Calibri" w:cs="Calibri"/>
                  <w:i/>
                  <w:iCs/>
                  <w:sz w:val="22"/>
                  <w:szCs w:val="22"/>
                  <w:rPrChange w:id="1166" w:author="Manuel Raul Livano Luna" w:date="2023-07-05T18:44:00Z">
                    <w:rPr>
                      <w:rFonts w:ascii="Calibri" w:hAnsi="Calibri" w:cs="Calibri"/>
                      <w:sz w:val="22"/>
                      <w:szCs w:val="22"/>
                    </w:rPr>
                  </w:rPrChange>
                </w:rPr>
                <w:t xml:space="preserve">10/100 Mb Ethernet  </w:t>
              </w:r>
            </w:ins>
          </w:p>
          <w:p w14:paraId="4D52BD5A" w14:textId="77777777" w:rsidR="00F71C70" w:rsidRPr="00F71C70" w:rsidRDefault="00F71C70" w:rsidP="00F71C70">
            <w:pPr>
              <w:numPr>
                <w:ilvl w:val="0"/>
                <w:numId w:val="22"/>
              </w:numPr>
              <w:shd w:val="clear" w:color="auto" w:fill="FFFFFF"/>
              <w:spacing w:after="200" w:line="276" w:lineRule="auto"/>
              <w:contextualSpacing/>
              <w:jc w:val="both"/>
              <w:rPr>
                <w:ins w:id="1167" w:author="Manuel Raul Livano Luna" w:date="2023-07-05T18:43:00Z"/>
                <w:rFonts w:ascii="Calibri" w:hAnsi="Calibri" w:cs="Calibri"/>
                <w:i/>
                <w:iCs/>
                <w:sz w:val="22"/>
                <w:szCs w:val="22"/>
                <w:lang w:val="en-US"/>
                <w:rPrChange w:id="1168" w:author="Manuel Raul Livano Luna" w:date="2023-07-05T18:44:00Z">
                  <w:rPr>
                    <w:ins w:id="1169" w:author="Manuel Raul Livano Luna" w:date="2023-07-05T18:43:00Z"/>
                    <w:rFonts w:ascii="Calibri" w:hAnsi="Calibri" w:cs="Calibri"/>
                    <w:sz w:val="22"/>
                    <w:szCs w:val="22"/>
                  </w:rPr>
                </w:rPrChange>
              </w:rPr>
            </w:pPr>
            <w:ins w:id="1170" w:author="Manuel Raul Livano Luna" w:date="2023-07-05T18:43:00Z">
              <w:r w:rsidRPr="00F71C70">
                <w:rPr>
                  <w:rFonts w:ascii="Calibri" w:hAnsi="Calibri" w:cs="Calibri"/>
                  <w:i/>
                  <w:iCs/>
                  <w:sz w:val="22"/>
                  <w:szCs w:val="22"/>
                  <w:lang w:val="en-US"/>
                  <w:rPrChange w:id="1171" w:author="Manuel Raul Livano Luna" w:date="2023-07-05T18:44:00Z">
                    <w:rPr>
                      <w:rFonts w:ascii="Calibri" w:hAnsi="Calibri" w:cs="Calibri"/>
                      <w:sz w:val="22"/>
                      <w:szCs w:val="22"/>
                    </w:rPr>
                  </w:rPrChange>
                </w:rPr>
                <w:t xml:space="preserve">Wi-Fi 802.11 a / b / g / n / ac 2x2  </w:t>
              </w:r>
            </w:ins>
          </w:p>
          <w:p w14:paraId="7A370E4B" w14:textId="77777777" w:rsidR="00F71C70" w:rsidRPr="00F71C70" w:rsidRDefault="00F71C70" w:rsidP="00F71C70">
            <w:pPr>
              <w:numPr>
                <w:ilvl w:val="0"/>
                <w:numId w:val="22"/>
              </w:numPr>
              <w:shd w:val="clear" w:color="auto" w:fill="FFFFFF"/>
              <w:spacing w:after="200" w:line="276" w:lineRule="auto"/>
              <w:contextualSpacing/>
              <w:jc w:val="both"/>
              <w:rPr>
                <w:ins w:id="1172" w:author="Manuel Raul Livano Luna" w:date="2023-07-05T18:43:00Z"/>
                <w:rFonts w:ascii="Calibri" w:hAnsi="Calibri" w:cs="Calibri"/>
                <w:i/>
                <w:iCs/>
                <w:sz w:val="22"/>
                <w:szCs w:val="22"/>
                <w:rPrChange w:id="1173" w:author="Manuel Raul Livano Luna" w:date="2023-07-05T18:44:00Z">
                  <w:rPr>
                    <w:ins w:id="1174" w:author="Manuel Raul Livano Luna" w:date="2023-07-05T18:43:00Z"/>
                    <w:rFonts w:ascii="Calibri" w:hAnsi="Calibri" w:cs="Calibri"/>
                    <w:sz w:val="22"/>
                    <w:szCs w:val="22"/>
                  </w:rPr>
                </w:rPrChange>
              </w:rPr>
            </w:pPr>
            <w:ins w:id="1175" w:author="Manuel Raul Livano Luna" w:date="2023-07-05T18:43:00Z">
              <w:r w:rsidRPr="00F71C70">
                <w:rPr>
                  <w:rFonts w:ascii="Calibri" w:hAnsi="Calibri" w:cs="Calibri"/>
                  <w:i/>
                  <w:iCs/>
                  <w:sz w:val="22"/>
                  <w:szCs w:val="22"/>
                  <w:rPrChange w:id="1176" w:author="Manuel Raul Livano Luna" w:date="2023-07-05T18:44:00Z">
                    <w:rPr>
                      <w:rFonts w:ascii="Calibri" w:hAnsi="Calibri" w:cs="Calibri"/>
                      <w:sz w:val="22"/>
                      <w:szCs w:val="22"/>
                    </w:rPr>
                  </w:rPrChange>
                </w:rPr>
                <w:t xml:space="preserve">Bluetooth 4.0 </w:t>
              </w:r>
            </w:ins>
          </w:p>
          <w:p w14:paraId="2D2C42F7" w14:textId="77777777" w:rsidR="00F71C70" w:rsidRPr="00F71C70" w:rsidRDefault="00F71C70" w:rsidP="00F71C70">
            <w:pPr>
              <w:numPr>
                <w:ilvl w:val="0"/>
                <w:numId w:val="22"/>
              </w:numPr>
              <w:shd w:val="clear" w:color="auto" w:fill="FFFFFF"/>
              <w:spacing w:after="200" w:line="276" w:lineRule="auto"/>
              <w:contextualSpacing/>
              <w:jc w:val="both"/>
              <w:rPr>
                <w:ins w:id="1177" w:author="Manuel Raul Livano Luna" w:date="2023-07-05T18:43:00Z"/>
                <w:rFonts w:ascii="Calibri" w:hAnsi="Calibri" w:cs="Calibri"/>
                <w:i/>
                <w:iCs/>
                <w:sz w:val="22"/>
                <w:szCs w:val="22"/>
                <w:rPrChange w:id="1178" w:author="Manuel Raul Livano Luna" w:date="2023-07-05T18:44:00Z">
                  <w:rPr>
                    <w:ins w:id="1179" w:author="Manuel Raul Livano Luna" w:date="2023-07-05T18:43:00Z"/>
                    <w:rFonts w:ascii="Calibri" w:hAnsi="Calibri" w:cs="Calibri"/>
                    <w:sz w:val="22"/>
                    <w:szCs w:val="22"/>
                  </w:rPr>
                </w:rPrChange>
              </w:rPr>
            </w:pPr>
            <w:ins w:id="1180" w:author="Manuel Raul Livano Luna" w:date="2023-07-05T18:43:00Z">
              <w:r w:rsidRPr="00F71C70">
                <w:rPr>
                  <w:rFonts w:ascii="Calibri" w:hAnsi="Calibri" w:cs="Calibri"/>
                  <w:i/>
                  <w:iCs/>
                  <w:sz w:val="22"/>
                  <w:szCs w:val="22"/>
                  <w:rPrChange w:id="1181" w:author="Manuel Raul Livano Luna" w:date="2023-07-05T18:44:00Z">
                    <w:rPr>
                      <w:rFonts w:ascii="Calibri" w:hAnsi="Calibri" w:cs="Calibri"/>
                      <w:sz w:val="22"/>
                      <w:szCs w:val="22"/>
                    </w:rPr>
                  </w:rPrChange>
                </w:rPr>
                <w:t xml:space="preserve">Soporte 3G (opcional) </w:t>
              </w:r>
            </w:ins>
          </w:p>
          <w:p w14:paraId="1611D0FB" w14:textId="77777777" w:rsidR="00F71C70" w:rsidRPr="00F71C70" w:rsidRDefault="00F71C70" w:rsidP="00F71C70">
            <w:pPr>
              <w:numPr>
                <w:ilvl w:val="0"/>
                <w:numId w:val="22"/>
              </w:numPr>
              <w:shd w:val="clear" w:color="auto" w:fill="FFFFFF"/>
              <w:spacing w:after="200" w:line="276" w:lineRule="auto"/>
              <w:contextualSpacing/>
              <w:jc w:val="both"/>
              <w:rPr>
                <w:ins w:id="1182" w:author="Manuel Raul Livano Luna" w:date="2023-07-05T18:43:00Z"/>
                <w:rFonts w:ascii="Calibri" w:hAnsi="Calibri" w:cs="Calibri"/>
                <w:i/>
                <w:iCs/>
                <w:sz w:val="22"/>
                <w:szCs w:val="22"/>
                <w:rPrChange w:id="1183" w:author="Manuel Raul Livano Luna" w:date="2023-07-05T18:44:00Z">
                  <w:rPr>
                    <w:ins w:id="1184" w:author="Manuel Raul Livano Luna" w:date="2023-07-05T18:43:00Z"/>
                    <w:rFonts w:ascii="Calibri" w:hAnsi="Calibri" w:cs="Calibri"/>
                    <w:sz w:val="22"/>
                    <w:szCs w:val="22"/>
                  </w:rPr>
                </w:rPrChange>
              </w:rPr>
            </w:pPr>
            <w:ins w:id="1185" w:author="Manuel Raul Livano Luna" w:date="2023-07-05T18:43:00Z">
              <w:r w:rsidRPr="00F71C70">
                <w:rPr>
                  <w:rFonts w:ascii="Calibri" w:hAnsi="Calibri" w:cs="Calibri"/>
                  <w:i/>
                  <w:iCs/>
                  <w:sz w:val="22"/>
                  <w:szCs w:val="22"/>
                  <w:rPrChange w:id="1186" w:author="Manuel Raul Livano Luna" w:date="2023-07-05T18:44:00Z">
                    <w:rPr>
                      <w:rFonts w:ascii="Calibri" w:hAnsi="Calibri" w:cs="Calibri"/>
                      <w:sz w:val="22"/>
                      <w:szCs w:val="22"/>
                    </w:rPr>
                  </w:rPrChange>
                </w:rPr>
                <w:t>HDMI</w:t>
              </w:r>
            </w:ins>
          </w:p>
        </w:tc>
      </w:tr>
      <w:tr w:rsidR="00F71C70" w:rsidRPr="00F71C70" w14:paraId="7697026B" w14:textId="77777777" w:rsidTr="00F71C70">
        <w:trPr>
          <w:trHeight w:val="110"/>
          <w:ins w:id="1187" w:author="Manuel Raul Livano Luna" w:date="2023-07-05T18:43:00Z"/>
          <w:trPrChange w:id="1188" w:author="Manuel Raul Livano Luna" w:date="2023-07-05T18:44:00Z">
            <w:trPr>
              <w:gridAfter w:val="0"/>
              <w:trHeight w:val="110"/>
            </w:trPr>
          </w:trPrChange>
        </w:trPr>
        <w:tc>
          <w:tcPr>
            <w:tcW w:w="1196" w:type="pct"/>
            <w:noWrap/>
            <w:vAlign w:val="center"/>
            <w:tcPrChange w:id="1189" w:author="Manuel Raul Livano Luna" w:date="2023-07-05T18:44:00Z">
              <w:tcPr>
                <w:tcW w:w="1196" w:type="pct"/>
                <w:gridSpan w:val="2"/>
                <w:noWrap/>
                <w:vAlign w:val="center"/>
              </w:tcPr>
            </w:tcPrChange>
          </w:tcPr>
          <w:p w14:paraId="1DB73221" w14:textId="77777777" w:rsidR="00F71C70" w:rsidRPr="00F71C70" w:rsidRDefault="00F71C70" w:rsidP="00F71C70">
            <w:pPr>
              <w:shd w:val="clear" w:color="auto" w:fill="FFFFFF"/>
              <w:spacing w:after="200" w:line="276" w:lineRule="auto"/>
              <w:jc w:val="center"/>
              <w:rPr>
                <w:ins w:id="1190" w:author="Manuel Raul Livano Luna" w:date="2023-07-05T18:43:00Z"/>
                <w:rFonts w:ascii="Calibri" w:hAnsi="Calibri" w:cs="Calibri"/>
                <w:i/>
                <w:iCs/>
                <w:sz w:val="22"/>
                <w:szCs w:val="22"/>
                <w:rPrChange w:id="1191" w:author="Manuel Raul Livano Luna" w:date="2023-07-05T18:44:00Z">
                  <w:rPr>
                    <w:ins w:id="1192" w:author="Manuel Raul Livano Luna" w:date="2023-07-05T18:43:00Z"/>
                    <w:rFonts w:ascii="Calibri" w:hAnsi="Calibri" w:cs="Calibri"/>
                    <w:sz w:val="22"/>
                    <w:szCs w:val="22"/>
                  </w:rPr>
                </w:rPrChange>
              </w:rPr>
            </w:pPr>
            <w:ins w:id="1193" w:author="Manuel Raul Livano Luna" w:date="2023-07-05T18:43:00Z">
              <w:r w:rsidRPr="00F71C70">
                <w:rPr>
                  <w:rFonts w:ascii="Calibri" w:hAnsi="Calibri" w:cs="Calibri"/>
                  <w:i/>
                  <w:iCs/>
                  <w:sz w:val="22"/>
                  <w:szCs w:val="22"/>
                  <w:rPrChange w:id="1194" w:author="Manuel Raul Livano Luna" w:date="2023-07-05T18:44:00Z">
                    <w:rPr>
                      <w:rFonts w:ascii="Calibri" w:hAnsi="Calibri" w:cs="Calibri"/>
                      <w:sz w:val="22"/>
                      <w:szCs w:val="22"/>
                    </w:rPr>
                  </w:rPrChange>
                </w:rPr>
                <w:lastRenderedPageBreak/>
                <w:t>Condiciones ambientales</w:t>
              </w:r>
            </w:ins>
          </w:p>
        </w:tc>
        <w:tc>
          <w:tcPr>
            <w:tcW w:w="3804" w:type="pct"/>
            <w:noWrap/>
            <w:vAlign w:val="center"/>
            <w:tcPrChange w:id="1195" w:author="Manuel Raul Livano Luna" w:date="2023-07-05T18:44:00Z">
              <w:tcPr>
                <w:tcW w:w="3804" w:type="pct"/>
                <w:noWrap/>
                <w:vAlign w:val="center"/>
              </w:tcPr>
            </w:tcPrChange>
          </w:tcPr>
          <w:p w14:paraId="180AEF9C" w14:textId="77777777" w:rsidR="00F71C70" w:rsidRPr="00F71C70" w:rsidRDefault="00F71C70" w:rsidP="00F71C70">
            <w:pPr>
              <w:numPr>
                <w:ilvl w:val="0"/>
                <w:numId w:val="23"/>
              </w:numPr>
              <w:shd w:val="clear" w:color="auto" w:fill="FFFFFF"/>
              <w:spacing w:after="200" w:line="276" w:lineRule="auto"/>
              <w:contextualSpacing/>
              <w:jc w:val="both"/>
              <w:rPr>
                <w:ins w:id="1196" w:author="Manuel Raul Livano Luna" w:date="2023-07-05T18:43:00Z"/>
                <w:rFonts w:ascii="Calibri" w:hAnsi="Calibri" w:cs="Calibri"/>
                <w:i/>
                <w:iCs/>
                <w:sz w:val="22"/>
                <w:szCs w:val="22"/>
                <w:rPrChange w:id="1197" w:author="Manuel Raul Livano Luna" w:date="2023-07-05T18:44:00Z">
                  <w:rPr>
                    <w:ins w:id="1198" w:author="Manuel Raul Livano Luna" w:date="2023-07-05T18:43:00Z"/>
                    <w:rFonts w:ascii="Calibri" w:hAnsi="Calibri" w:cs="Calibri"/>
                    <w:sz w:val="22"/>
                    <w:szCs w:val="22"/>
                  </w:rPr>
                </w:rPrChange>
              </w:rPr>
            </w:pPr>
            <w:ins w:id="1199" w:author="Manuel Raul Livano Luna" w:date="2023-07-05T18:43:00Z">
              <w:r w:rsidRPr="00F71C70">
                <w:rPr>
                  <w:rFonts w:ascii="Calibri" w:hAnsi="Calibri" w:cs="Calibri"/>
                  <w:i/>
                  <w:iCs/>
                  <w:sz w:val="22"/>
                  <w:szCs w:val="22"/>
                  <w:rPrChange w:id="1200" w:author="Manuel Raul Livano Luna" w:date="2023-07-05T18:44:00Z">
                    <w:rPr>
                      <w:rFonts w:ascii="Calibri" w:hAnsi="Calibri" w:cs="Calibri"/>
                      <w:sz w:val="22"/>
                      <w:szCs w:val="22"/>
                    </w:rPr>
                  </w:rPrChange>
                </w:rPr>
                <w:t>Temperatura ambiental: 0°C a 40°C</w:t>
              </w:r>
            </w:ins>
          </w:p>
        </w:tc>
      </w:tr>
      <w:tr w:rsidR="00F71C70" w:rsidRPr="00F71C70" w14:paraId="088F38E5" w14:textId="77777777" w:rsidTr="00F71C70">
        <w:trPr>
          <w:trHeight w:val="110"/>
          <w:ins w:id="1201" w:author="Manuel Raul Livano Luna" w:date="2023-07-05T18:43:00Z"/>
          <w:trPrChange w:id="1202" w:author="Manuel Raul Livano Luna" w:date="2023-07-05T18:44:00Z">
            <w:trPr>
              <w:gridAfter w:val="0"/>
              <w:trHeight w:val="110"/>
            </w:trPr>
          </w:trPrChange>
        </w:trPr>
        <w:tc>
          <w:tcPr>
            <w:tcW w:w="1196" w:type="pct"/>
            <w:noWrap/>
            <w:vAlign w:val="center"/>
            <w:tcPrChange w:id="1203" w:author="Manuel Raul Livano Luna" w:date="2023-07-05T18:44:00Z">
              <w:tcPr>
                <w:tcW w:w="1196" w:type="pct"/>
                <w:gridSpan w:val="2"/>
                <w:noWrap/>
                <w:vAlign w:val="center"/>
              </w:tcPr>
            </w:tcPrChange>
          </w:tcPr>
          <w:p w14:paraId="1A44BF68" w14:textId="77777777" w:rsidR="00F71C70" w:rsidRPr="00F71C70" w:rsidRDefault="00F71C70" w:rsidP="00F71C70">
            <w:pPr>
              <w:spacing w:after="200" w:line="276" w:lineRule="auto"/>
              <w:ind w:left="14"/>
              <w:jc w:val="center"/>
              <w:rPr>
                <w:ins w:id="1204" w:author="Manuel Raul Livano Luna" w:date="2023-07-05T18:43:00Z"/>
                <w:rFonts w:ascii="Calibri" w:hAnsi="Calibri" w:cs="Calibri"/>
                <w:i/>
                <w:iCs/>
                <w:sz w:val="22"/>
                <w:szCs w:val="22"/>
                <w:lang w:eastAsia="it-IT"/>
                <w:rPrChange w:id="1205" w:author="Manuel Raul Livano Luna" w:date="2023-07-05T18:44:00Z">
                  <w:rPr>
                    <w:ins w:id="1206" w:author="Manuel Raul Livano Luna" w:date="2023-07-05T18:43:00Z"/>
                    <w:rFonts w:ascii="Calibri" w:hAnsi="Calibri" w:cs="Calibri"/>
                    <w:sz w:val="22"/>
                    <w:szCs w:val="22"/>
                    <w:lang w:eastAsia="it-IT"/>
                  </w:rPr>
                </w:rPrChange>
              </w:rPr>
            </w:pPr>
            <w:ins w:id="1207" w:author="Manuel Raul Livano Luna" w:date="2023-07-05T18:43:00Z">
              <w:r w:rsidRPr="00F71C70">
                <w:rPr>
                  <w:rFonts w:ascii="Calibri" w:hAnsi="Calibri" w:cs="Calibri"/>
                  <w:i/>
                  <w:iCs/>
                  <w:sz w:val="22"/>
                  <w:szCs w:val="22"/>
                  <w:lang w:eastAsia="it-IT"/>
                  <w:rPrChange w:id="1208" w:author="Manuel Raul Livano Luna" w:date="2023-07-05T18:44:00Z">
                    <w:rPr>
                      <w:rFonts w:ascii="Calibri" w:hAnsi="Calibri" w:cs="Calibri"/>
                      <w:sz w:val="22"/>
                      <w:szCs w:val="22"/>
                      <w:lang w:eastAsia="it-IT"/>
                    </w:rPr>
                  </w:rPrChange>
                </w:rPr>
                <w:t>Batería</w:t>
              </w:r>
            </w:ins>
          </w:p>
        </w:tc>
        <w:tc>
          <w:tcPr>
            <w:tcW w:w="3804" w:type="pct"/>
            <w:noWrap/>
            <w:vAlign w:val="center"/>
            <w:tcPrChange w:id="1209" w:author="Manuel Raul Livano Luna" w:date="2023-07-05T18:44:00Z">
              <w:tcPr>
                <w:tcW w:w="3804" w:type="pct"/>
                <w:noWrap/>
                <w:vAlign w:val="center"/>
              </w:tcPr>
            </w:tcPrChange>
          </w:tcPr>
          <w:p w14:paraId="5A6FA80F" w14:textId="77777777" w:rsidR="00F71C70" w:rsidRPr="00F71C70" w:rsidRDefault="00F71C70" w:rsidP="00F71C70">
            <w:pPr>
              <w:numPr>
                <w:ilvl w:val="0"/>
                <w:numId w:val="23"/>
              </w:numPr>
              <w:spacing w:after="200" w:line="276" w:lineRule="auto"/>
              <w:contextualSpacing/>
              <w:jc w:val="both"/>
              <w:rPr>
                <w:ins w:id="1210" w:author="Manuel Raul Livano Luna" w:date="2023-07-05T18:43:00Z"/>
                <w:rFonts w:ascii="Calibri" w:hAnsi="Calibri" w:cs="Calibri"/>
                <w:i/>
                <w:iCs/>
                <w:sz w:val="22"/>
                <w:szCs w:val="22"/>
                <w:lang w:eastAsia="it-IT"/>
                <w:rPrChange w:id="1211" w:author="Manuel Raul Livano Luna" w:date="2023-07-05T18:44:00Z">
                  <w:rPr>
                    <w:ins w:id="1212" w:author="Manuel Raul Livano Luna" w:date="2023-07-05T18:43:00Z"/>
                    <w:rFonts w:ascii="Calibri" w:hAnsi="Calibri" w:cs="Calibri"/>
                    <w:sz w:val="22"/>
                    <w:szCs w:val="22"/>
                    <w:lang w:eastAsia="it-IT"/>
                  </w:rPr>
                </w:rPrChange>
              </w:rPr>
            </w:pPr>
            <w:ins w:id="1213" w:author="Manuel Raul Livano Luna" w:date="2023-07-05T18:43:00Z">
              <w:r w:rsidRPr="00F71C70">
                <w:rPr>
                  <w:rFonts w:ascii="Calibri" w:hAnsi="Calibri" w:cs="Calibri"/>
                  <w:i/>
                  <w:iCs/>
                  <w:sz w:val="22"/>
                  <w:szCs w:val="22"/>
                  <w:lang w:eastAsia="it-IT"/>
                  <w:rPrChange w:id="1214" w:author="Manuel Raul Livano Luna" w:date="2023-07-05T18:44:00Z">
                    <w:rPr>
                      <w:rFonts w:ascii="Calibri" w:hAnsi="Calibri" w:cs="Calibri"/>
                      <w:sz w:val="22"/>
                      <w:szCs w:val="22"/>
                      <w:lang w:eastAsia="it-IT"/>
                    </w:rPr>
                  </w:rPrChange>
                </w:rPr>
                <w:t>Polímero 2 Celdas (5000 mAh) duración 8 horas.</w:t>
              </w:r>
            </w:ins>
          </w:p>
        </w:tc>
      </w:tr>
      <w:tr w:rsidR="00F71C70" w:rsidRPr="00F71C70" w14:paraId="19BC4359" w14:textId="77777777" w:rsidTr="00F71C70">
        <w:trPr>
          <w:trHeight w:val="110"/>
          <w:ins w:id="1215" w:author="Manuel Raul Livano Luna" w:date="2023-07-05T18:43:00Z"/>
          <w:trPrChange w:id="1216" w:author="Manuel Raul Livano Luna" w:date="2023-07-05T18:44:00Z">
            <w:trPr>
              <w:gridAfter w:val="0"/>
              <w:trHeight w:val="110"/>
            </w:trPr>
          </w:trPrChange>
        </w:trPr>
        <w:tc>
          <w:tcPr>
            <w:tcW w:w="1196" w:type="pct"/>
            <w:noWrap/>
            <w:vAlign w:val="center"/>
            <w:tcPrChange w:id="1217" w:author="Manuel Raul Livano Luna" w:date="2023-07-05T18:44:00Z">
              <w:tcPr>
                <w:tcW w:w="1196" w:type="pct"/>
                <w:gridSpan w:val="2"/>
                <w:noWrap/>
                <w:vAlign w:val="center"/>
              </w:tcPr>
            </w:tcPrChange>
          </w:tcPr>
          <w:p w14:paraId="79865CD0" w14:textId="77777777" w:rsidR="00F71C70" w:rsidRPr="00F71C70" w:rsidRDefault="00F71C70" w:rsidP="00F71C70">
            <w:pPr>
              <w:spacing w:after="200" w:line="276" w:lineRule="auto"/>
              <w:ind w:left="14"/>
              <w:jc w:val="center"/>
              <w:rPr>
                <w:ins w:id="1218" w:author="Manuel Raul Livano Luna" w:date="2023-07-05T18:43:00Z"/>
                <w:rFonts w:ascii="Calibri" w:hAnsi="Calibri" w:cs="Calibri"/>
                <w:i/>
                <w:iCs/>
                <w:sz w:val="22"/>
                <w:szCs w:val="22"/>
                <w:lang w:eastAsia="it-IT"/>
                <w:rPrChange w:id="1219" w:author="Manuel Raul Livano Luna" w:date="2023-07-05T18:44:00Z">
                  <w:rPr>
                    <w:ins w:id="1220" w:author="Manuel Raul Livano Luna" w:date="2023-07-05T18:43:00Z"/>
                    <w:rFonts w:ascii="Calibri" w:hAnsi="Calibri" w:cs="Calibri"/>
                    <w:sz w:val="22"/>
                    <w:szCs w:val="22"/>
                    <w:lang w:eastAsia="it-IT"/>
                  </w:rPr>
                </w:rPrChange>
              </w:rPr>
            </w:pPr>
            <w:ins w:id="1221" w:author="Manuel Raul Livano Luna" w:date="2023-07-05T18:43:00Z">
              <w:r w:rsidRPr="00F71C70">
                <w:rPr>
                  <w:rFonts w:ascii="Calibri" w:hAnsi="Calibri" w:cs="Calibri"/>
                  <w:i/>
                  <w:iCs/>
                  <w:sz w:val="22"/>
                  <w:szCs w:val="22"/>
                  <w:lang w:eastAsia="it-IT"/>
                  <w:rPrChange w:id="1222" w:author="Manuel Raul Livano Luna" w:date="2023-07-05T18:44:00Z">
                    <w:rPr>
                      <w:rFonts w:ascii="Calibri" w:hAnsi="Calibri" w:cs="Calibri"/>
                      <w:sz w:val="22"/>
                      <w:szCs w:val="22"/>
                      <w:lang w:eastAsia="it-IT"/>
                    </w:rPr>
                  </w:rPrChange>
                </w:rPr>
                <w:t>Sonido</w:t>
              </w:r>
            </w:ins>
          </w:p>
        </w:tc>
        <w:tc>
          <w:tcPr>
            <w:tcW w:w="3804" w:type="pct"/>
            <w:noWrap/>
            <w:vAlign w:val="center"/>
            <w:tcPrChange w:id="1223" w:author="Manuel Raul Livano Luna" w:date="2023-07-05T18:44:00Z">
              <w:tcPr>
                <w:tcW w:w="3804" w:type="pct"/>
                <w:noWrap/>
                <w:vAlign w:val="center"/>
              </w:tcPr>
            </w:tcPrChange>
          </w:tcPr>
          <w:p w14:paraId="32A39D89" w14:textId="77777777" w:rsidR="00F71C70" w:rsidRPr="00F71C70" w:rsidRDefault="00F71C70" w:rsidP="00F71C70">
            <w:pPr>
              <w:numPr>
                <w:ilvl w:val="0"/>
                <w:numId w:val="23"/>
              </w:numPr>
              <w:spacing w:after="200" w:line="276" w:lineRule="auto"/>
              <w:contextualSpacing/>
              <w:jc w:val="both"/>
              <w:rPr>
                <w:ins w:id="1224" w:author="Manuel Raul Livano Luna" w:date="2023-07-05T18:43:00Z"/>
                <w:rFonts w:ascii="Calibri" w:hAnsi="Calibri" w:cs="Calibri"/>
                <w:i/>
                <w:iCs/>
                <w:sz w:val="22"/>
                <w:szCs w:val="22"/>
                <w:lang w:eastAsia="it-IT"/>
                <w:rPrChange w:id="1225" w:author="Manuel Raul Livano Luna" w:date="2023-07-05T18:44:00Z">
                  <w:rPr>
                    <w:ins w:id="1226" w:author="Manuel Raul Livano Luna" w:date="2023-07-05T18:43:00Z"/>
                    <w:rFonts w:ascii="Calibri" w:hAnsi="Calibri" w:cs="Calibri"/>
                    <w:sz w:val="22"/>
                    <w:szCs w:val="22"/>
                    <w:lang w:eastAsia="it-IT"/>
                  </w:rPr>
                </w:rPrChange>
              </w:rPr>
            </w:pPr>
            <w:ins w:id="1227" w:author="Manuel Raul Livano Luna" w:date="2023-07-05T18:43:00Z">
              <w:r w:rsidRPr="00F71C70">
                <w:rPr>
                  <w:rFonts w:ascii="Calibri" w:hAnsi="Calibri" w:cs="Calibri"/>
                  <w:i/>
                  <w:iCs/>
                  <w:sz w:val="22"/>
                  <w:szCs w:val="22"/>
                  <w:lang w:eastAsia="it-IT"/>
                  <w:rPrChange w:id="1228" w:author="Manuel Raul Livano Luna" w:date="2023-07-05T18:44:00Z">
                    <w:rPr>
                      <w:rFonts w:ascii="Calibri" w:hAnsi="Calibri" w:cs="Calibri"/>
                      <w:sz w:val="22"/>
                      <w:szCs w:val="22"/>
                      <w:lang w:eastAsia="it-IT"/>
                    </w:rPr>
                  </w:rPrChange>
                </w:rPr>
                <w:t xml:space="preserve">Integrado, Altavoz incorporado y micrófono. </w:t>
              </w:r>
            </w:ins>
          </w:p>
          <w:p w14:paraId="49DF61EB" w14:textId="77777777" w:rsidR="00F71C70" w:rsidRPr="00F71C70" w:rsidRDefault="00F71C70" w:rsidP="00F71C70">
            <w:pPr>
              <w:numPr>
                <w:ilvl w:val="0"/>
                <w:numId w:val="23"/>
              </w:numPr>
              <w:spacing w:after="200" w:line="276" w:lineRule="auto"/>
              <w:contextualSpacing/>
              <w:jc w:val="both"/>
              <w:rPr>
                <w:ins w:id="1229" w:author="Manuel Raul Livano Luna" w:date="2023-07-05T18:43:00Z"/>
                <w:rFonts w:ascii="Calibri" w:hAnsi="Calibri" w:cs="Calibri"/>
                <w:i/>
                <w:iCs/>
                <w:sz w:val="22"/>
                <w:szCs w:val="22"/>
                <w:lang w:eastAsia="it-IT"/>
                <w:rPrChange w:id="1230" w:author="Manuel Raul Livano Luna" w:date="2023-07-05T18:44:00Z">
                  <w:rPr>
                    <w:ins w:id="1231" w:author="Manuel Raul Livano Luna" w:date="2023-07-05T18:43:00Z"/>
                    <w:rFonts w:ascii="Calibri" w:hAnsi="Calibri" w:cs="Calibri"/>
                    <w:sz w:val="22"/>
                    <w:szCs w:val="22"/>
                    <w:lang w:eastAsia="it-IT"/>
                  </w:rPr>
                </w:rPrChange>
              </w:rPr>
            </w:pPr>
            <w:ins w:id="1232" w:author="Manuel Raul Livano Luna" w:date="2023-07-05T18:43:00Z">
              <w:r w:rsidRPr="00F71C70">
                <w:rPr>
                  <w:rFonts w:ascii="Calibri" w:hAnsi="Calibri" w:cs="Calibri"/>
                  <w:i/>
                  <w:iCs/>
                  <w:sz w:val="22"/>
                  <w:szCs w:val="22"/>
                  <w:lang w:eastAsia="it-IT"/>
                  <w:rPrChange w:id="1233" w:author="Manuel Raul Livano Luna" w:date="2023-07-05T18:44:00Z">
                    <w:rPr>
                      <w:rFonts w:ascii="Calibri" w:hAnsi="Calibri" w:cs="Calibri"/>
                      <w:sz w:val="22"/>
                      <w:szCs w:val="22"/>
                      <w:lang w:eastAsia="it-IT"/>
                    </w:rPr>
                  </w:rPrChange>
                </w:rPr>
                <w:t>Conector para salida externa de audio y entrada de micrófono.</w:t>
              </w:r>
            </w:ins>
          </w:p>
        </w:tc>
      </w:tr>
      <w:tr w:rsidR="00F71C70" w:rsidRPr="00F71C70" w14:paraId="143D8542" w14:textId="77777777" w:rsidTr="00F71C70">
        <w:trPr>
          <w:trHeight w:val="110"/>
          <w:ins w:id="1234" w:author="Manuel Raul Livano Luna" w:date="2023-07-05T18:43:00Z"/>
          <w:trPrChange w:id="1235" w:author="Manuel Raul Livano Luna" w:date="2023-07-05T18:44:00Z">
            <w:trPr>
              <w:gridAfter w:val="0"/>
              <w:trHeight w:val="110"/>
            </w:trPr>
          </w:trPrChange>
        </w:trPr>
        <w:tc>
          <w:tcPr>
            <w:tcW w:w="1196" w:type="pct"/>
            <w:noWrap/>
            <w:vAlign w:val="center"/>
            <w:tcPrChange w:id="1236" w:author="Manuel Raul Livano Luna" w:date="2023-07-05T18:44:00Z">
              <w:tcPr>
                <w:tcW w:w="1196" w:type="pct"/>
                <w:gridSpan w:val="2"/>
                <w:noWrap/>
                <w:vAlign w:val="center"/>
              </w:tcPr>
            </w:tcPrChange>
          </w:tcPr>
          <w:p w14:paraId="6670720A" w14:textId="77777777" w:rsidR="00F71C70" w:rsidRPr="00F71C70" w:rsidRDefault="00F71C70" w:rsidP="00F71C70">
            <w:pPr>
              <w:spacing w:after="200" w:line="276" w:lineRule="auto"/>
              <w:ind w:left="14"/>
              <w:jc w:val="center"/>
              <w:rPr>
                <w:ins w:id="1237" w:author="Manuel Raul Livano Luna" w:date="2023-07-05T18:43:00Z"/>
                <w:rFonts w:ascii="Calibri" w:hAnsi="Calibri" w:cs="Calibri"/>
                <w:i/>
                <w:iCs/>
                <w:sz w:val="22"/>
                <w:szCs w:val="22"/>
                <w:lang w:eastAsia="it-IT"/>
                <w:rPrChange w:id="1238" w:author="Manuel Raul Livano Luna" w:date="2023-07-05T18:44:00Z">
                  <w:rPr>
                    <w:ins w:id="1239" w:author="Manuel Raul Livano Luna" w:date="2023-07-05T18:43:00Z"/>
                    <w:rFonts w:ascii="Calibri" w:hAnsi="Calibri" w:cs="Calibri"/>
                    <w:sz w:val="22"/>
                    <w:szCs w:val="22"/>
                    <w:lang w:eastAsia="it-IT"/>
                  </w:rPr>
                </w:rPrChange>
              </w:rPr>
            </w:pPr>
            <w:ins w:id="1240" w:author="Manuel Raul Livano Luna" w:date="2023-07-05T18:43:00Z">
              <w:r w:rsidRPr="00F71C70">
                <w:rPr>
                  <w:rFonts w:ascii="Calibri" w:hAnsi="Calibri" w:cs="Calibri"/>
                  <w:i/>
                  <w:iCs/>
                  <w:sz w:val="22"/>
                  <w:szCs w:val="22"/>
                  <w:lang w:eastAsia="it-IT"/>
                  <w:rPrChange w:id="1241" w:author="Manuel Raul Livano Luna" w:date="2023-07-05T18:44:00Z">
                    <w:rPr>
                      <w:rFonts w:ascii="Calibri" w:hAnsi="Calibri" w:cs="Calibri"/>
                      <w:sz w:val="22"/>
                      <w:szCs w:val="22"/>
                      <w:lang w:eastAsia="it-IT"/>
                    </w:rPr>
                  </w:rPrChange>
                </w:rPr>
                <w:t>Parlantes integrados</w:t>
              </w:r>
            </w:ins>
          </w:p>
        </w:tc>
        <w:tc>
          <w:tcPr>
            <w:tcW w:w="3804" w:type="pct"/>
            <w:noWrap/>
            <w:vAlign w:val="center"/>
            <w:tcPrChange w:id="1242" w:author="Manuel Raul Livano Luna" w:date="2023-07-05T18:44:00Z">
              <w:tcPr>
                <w:tcW w:w="3804" w:type="pct"/>
                <w:noWrap/>
                <w:vAlign w:val="center"/>
              </w:tcPr>
            </w:tcPrChange>
          </w:tcPr>
          <w:p w14:paraId="02D3D921" w14:textId="77777777" w:rsidR="00F71C70" w:rsidRPr="00F71C70" w:rsidRDefault="00F71C70" w:rsidP="00F71C70">
            <w:pPr>
              <w:numPr>
                <w:ilvl w:val="0"/>
                <w:numId w:val="24"/>
              </w:numPr>
              <w:spacing w:after="200" w:line="276" w:lineRule="auto"/>
              <w:contextualSpacing/>
              <w:jc w:val="both"/>
              <w:rPr>
                <w:ins w:id="1243" w:author="Manuel Raul Livano Luna" w:date="2023-07-05T18:43:00Z"/>
                <w:rFonts w:ascii="Calibri" w:hAnsi="Calibri" w:cs="Calibri"/>
                <w:i/>
                <w:iCs/>
                <w:sz w:val="22"/>
                <w:szCs w:val="22"/>
                <w:lang w:eastAsia="it-IT"/>
                <w:rPrChange w:id="1244" w:author="Manuel Raul Livano Luna" w:date="2023-07-05T18:44:00Z">
                  <w:rPr>
                    <w:ins w:id="1245" w:author="Manuel Raul Livano Luna" w:date="2023-07-05T18:43:00Z"/>
                    <w:rFonts w:ascii="Calibri" w:hAnsi="Calibri" w:cs="Calibri"/>
                    <w:sz w:val="22"/>
                    <w:szCs w:val="22"/>
                    <w:lang w:eastAsia="it-IT"/>
                  </w:rPr>
                </w:rPrChange>
              </w:rPr>
            </w:pPr>
            <w:ins w:id="1246" w:author="Manuel Raul Livano Luna" w:date="2023-07-05T18:43:00Z">
              <w:r w:rsidRPr="00F71C70">
                <w:rPr>
                  <w:rFonts w:ascii="Calibri" w:hAnsi="Calibri" w:cs="Calibri"/>
                  <w:i/>
                  <w:iCs/>
                  <w:sz w:val="22"/>
                  <w:szCs w:val="22"/>
                  <w:lang w:eastAsia="it-IT"/>
                  <w:rPrChange w:id="1247" w:author="Manuel Raul Livano Luna" w:date="2023-07-05T18:44:00Z">
                    <w:rPr>
                      <w:rFonts w:ascii="Calibri" w:hAnsi="Calibri" w:cs="Calibri"/>
                      <w:sz w:val="22"/>
                      <w:szCs w:val="22"/>
                      <w:lang w:eastAsia="it-IT"/>
                    </w:rPr>
                  </w:rPrChange>
                </w:rPr>
                <w:t xml:space="preserve">2 x 1w  </w:t>
              </w:r>
            </w:ins>
          </w:p>
        </w:tc>
      </w:tr>
      <w:tr w:rsidR="00F71C70" w:rsidRPr="00F71C70" w14:paraId="25822D6C" w14:textId="77777777" w:rsidTr="00F71C70">
        <w:trPr>
          <w:trHeight w:val="110"/>
          <w:ins w:id="1248" w:author="Manuel Raul Livano Luna" w:date="2023-07-05T18:43:00Z"/>
          <w:trPrChange w:id="1249" w:author="Manuel Raul Livano Luna" w:date="2023-07-05T18:44:00Z">
            <w:trPr>
              <w:gridAfter w:val="0"/>
              <w:trHeight w:val="110"/>
            </w:trPr>
          </w:trPrChange>
        </w:trPr>
        <w:tc>
          <w:tcPr>
            <w:tcW w:w="1196" w:type="pct"/>
            <w:noWrap/>
            <w:vAlign w:val="center"/>
            <w:tcPrChange w:id="1250" w:author="Manuel Raul Livano Luna" w:date="2023-07-05T18:44:00Z">
              <w:tcPr>
                <w:tcW w:w="1196" w:type="pct"/>
                <w:gridSpan w:val="2"/>
                <w:noWrap/>
                <w:vAlign w:val="center"/>
              </w:tcPr>
            </w:tcPrChange>
          </w:tcPr>
          <w:p w14:paraId="172DE649" w14:textId="77777777" w:rsidR="00F71C70" w:rsidRPr="00F71C70" w:rsidRDefault="00F71C70" w:rsidP="00F71C70">
            <w:pPr>
              <w:spacing w:after="200" w:line="276" w:lineRule="auto"/>
              <w:ind w:left="14"/>
              <w:jc w:val="center"/>
              <w:rPr>
                <w:ins w:id="1251" w:author="Manuel Raul Livano Luna" w:date="2023-07-05T18:43:00Z"/>
                <w:rFonts w:ascii="Calibri" w:hAnsi="Calibri" w:cs="Calibri"/>
                <w:i/>
                <w:iCs/>
                <w:sz w:val="22"/>
                <w:szCs w:val="22"/>
                <w:lang w:eastAsia="it-IT"/>
                <w:rPrChange w:id="1252" w:author="Manuel Raul Livano Luna" w:date="2023-07-05T18:44:00Z">
                  <w:rPr>
                    <w:ins w:id="1253" w:author="Manuel Raul Livano Luna" w:date="2023-07-05T18:43:00Z"/>
                    <w:rFonts w:ascii="Calibri" w:hAnsi="Calibri" w:cs="Calibri"/>
                    <w:sz w:val="22"/>
                    <w:szCs w:val="22"/>
                    <w:lang w:eastAsia="it-IT"/>
                  </w:rPr>
                </w:rPrChange>
              </w:rPr>
            </w:pPr>
            <w:ins w:id="1254" w:author="Manuel Raul Livano Luna" w:date="2023-07-05T18:43:00Z">
              <w:r w:rsidRPr="00F71C70">
                <w:rPr>
                  <w:rFonts w:ascii="Calibri" w:hAnsi="Calibri" w:cs="Calibri"/>
                  <w:i/>
                  <w:iCs/>
                  <w:sz w:val="22"/>
                  <w:szCs w:val="22"/>
                  <w:lang w:eastAsia="it-IT"/>
                  <w:rPrChange w:id="1255" w:author="Manuel Raul Livano Luna" w:date="2023-07-05T18:44:00Z">
                    <w:rPr>
                      <w:rFonts w:ascii="Calibri" w:hAnsi="Calibri" w:cs="Calibri"/>
                      <w:sz w:val="22"/>
                      <w:szCs w:val="22"/>
                      <w:lang w:eastAsia="it-IT"/>
                    </w:rPr>
                  </w:rPrChange>
                </w:rPr>
                <w:t>Cámara</w:t>
              </w:r>
            </w:ins>
          </w:p>
        </w:tc>
        <w:tc>
          <w:tcPr>
            <w:tcW w:w="3804" w:type="pct"/>
            <w:noWrap/>
            <w:vAlign w:val="center"/>
            <w:tcPrChange w:id="1256" w:author="Manuel Raul Livano Luna" w:date="2023-07-05T18:44:00Z">
              <w:tcPr>
                <w:tcW w:w="3804" w:type="pct"/>
                <w:noWrap/>
                <w:vAlign w:val="center"/>
              </w:tcPr>
            </w:tcPrChange>
          </w:tcPr>
          <w:p w14:paraId="56E83691" w14:textId="77777777" w:rsidR="00F71C70" w:rsidRPr="00F71C70" w:rsidRDefault="00F71C70" w:rsidP="00F71C70">
            <w:pPr>
              <w:numPr>
                <w:ilvl w:val="0"/>
                <w:numId w:val="24"/>
              </w:numPr>
              <w:spacing w:after="200" w:line="276" w:lineRule="auto"/>
              <w:contextualSpacing/>
              <w:jc w:val="both"/>
              <w:rPr>
                <w:ins w:id="1257" w:author="Manuel Raul Livano Luna" w:date="2023-07-05T18:43:00Z"/>
                <w:rFonts w:ascii="Calibri" w:hAnsi="Calibri" w:cs="Calibri"/>
                <w:i/>
                <w:iCs/>
                <w:sz w:val="22"/>
                <w:szCs w:val="22"/>
                <w:lang w:eastAsia="it-IT"/>
                <w:rPrChange w:id="1258" w:author="Manuel Raul Livano Luna" w:date="2023-07-05T18:44:00Z">
                  <w:rPr>
                    <w:ins w:id="1259" w:author="Manuel Raul Livano Luna" w:date="2023-07-05T18:43:00Z"/>
                    <w:rFonts w:ascii="Calibri" w:hAnsi="Calibri" w:cs="Calibri"/>
                    <w:sz w:val="22"/>
                    <w:szCs w:val="22"/>
                    <w:lang w:eastAsia="it-IT"/>
                  </w:rPr>
                </w:rPrChange>
              </w:rPr>
            </w:pPr>
            <w:ins w:id="1260" w:author="Manuel Raul Livano Luna" w:date="2023-07-05T18:43:00Z">
              <w:r w:rsidRPr="00F71C70">
                <w:rPr>
                  <w:rFonts w:ascii="Calibri" w:hAnsi="Calibri" w:cs="Calibri"/>
                  <w:i/>
                  <w:iCs/>
                  <w:sz w:val="22"/>
                  <w:szCs w:val="22"/>
                  <w:lang w:eastAsia="it-IT"/>
                  <w:rPrChange w:id="1261" w:author="Manuel Raul Livano Luna" w:date="2023-07-05T18:44:00Z">
                    <w:rPr>
                      <w:rFonts w:ascii="Calibri" w:hAnsi="Calibri" w:cs="Calibri"/>
                      <w:sz w:val="22"/>
                      <w:szCs w:val="22"/>
                      <w:lang w:eastAsia="it-IT"/>
                    </w:rPr>
                  </w:rPrChange>
                </w:rPr>
                <w:t>1 MP</w:t>
              </w:r>
            </w:ins>
          </w:p>
        </w:tc>
      </w:tr>
      <w:tr w:rsidR="00F71C70" w:rsidRPr="00F71C70" w14:paraId="3BB60A64" w14:textId="77777777" w:rsidTr="00F71C70">
        <w:trPr>
          <w:trHeight w:val="110"/>
          <w:ins w:id="1262" w:author="Manuel Raul Livano Luna" w:date="2023-07-05T18:43:00Z"/>
          <w:trPrChange w:id="1263" w:author="Manuel Raul Livano Luna" w:date="2023-07-05T18:44:00Z">
            <w:trPr>
              <w:gridAfter w:val="0"/>
              <w:trHeight w:val="110"/>
            </w:trPr>
          </w:trPrChange>
        </w:trPr>
        <w:tc>
          <w:tcPr>
            <w:tcW w:w="1196" w:type="pct"/>
            <w:noWrap/>
            <w:vAlign w:val="center"/>
            <w:tcPrChange w:id="1264" w:author="Manuel Raul Livano Luna" w:date="2023-07-05T18:44:00Z">
              <w:tcPr>
                <w:tcW w:w="1196" w:type="pct"/>
                <w:gridSpan w:val="2"/>
                <w:noWrap/>
                <w:vAlign w:val="center"/>
              </w:tcPr>
            </w:tcPrChange>
          </w:tcPr>
          <w:p w14:paraId="0E154C6C" w14:textId="77777777" w:rsidR="00F71C70" w:rsidRPr="00F71C70" w:rsidRDefault="00F71C70" w:rsidP="00F71C70">
            <w:pPr>
              <w:spacing w:after="200" w:line="276" w:lineRule="auto"/>
              <w:ind w:left="14"/>
              <w:jc w:val="center"/>
              <w:rPr>
                <w:ins w:id="1265" w:author="Manuel Raul Livano Luna" w:date="2023-07-05T18:43:00Z"/>
                <w:rFonts w:ascii="Calibri" w:hAnsi="Calibri" w:cs="Calibri"/>
                <w:i/>
                <w:iCs/>
                <w:sz w:val="22"/>
                <w:szCs w:val="22"/>
                <w:lang w:eastAsia="it-IT"/>
                <w:rPrChange w:id="1266" w:author="Manuel Raul Livano Luna" w:date="2023-07-05T18:44:00Z">
                  <w:rPr>
                    <w:ins w:id="1267" w:author="Manuel Raul Livano Luna" w:date="2023-07-05T18:43:00Z"/>
                    <w:rFonts w:ascii="Calibri" w:hAnsi="Calibri" w:cs="Calibri"/>
                    <w:sz w:val="22"/>
                    <w:szCs w:val="22"/>
                    <w:lang w:eastAsia="it-IT"/>
                  </w:rPr>
                </w:rPrChange>
              </w:rPr>
            </w:pPr>
            <w:ins w:id="1268" w:author="Manuel Raul Livano Luna" w:date="2023-07-05T18:43:00Z">
              <w:r w:rsidRPr="00F71C70">
                <w:rPr>
                  <w:rFonts w:ascii="Calibri" w:hAnsi="Calibri" w:cs="Calibri"/>
                  <w:i/>
                  <w:iCs/>
                  <w:sz w:val="22"/>
                  <w:szCs w:val="22"/>
                  <w:lang w:eastAsia="it-IT"/>
                  <w:rPrChange w:id="1269" w:author="Manuel Raul Livano Luna" w:date="2023-07-05T18:44:00Z">
                    <w:rPr>
                      <w:rFonts w:ascii="Calibri" w:hAnsi="Calibri" w:cs="Calibri"/>
                      <w:sz w:val="22"/>
                      <w:szCs w:val="22"/>
                      <w:lang w:eastAsia="it-IT"/>
                    </w:rPr>
                  </w:rPrChange>
                </w:rPr>
                <w:t>Adaptador Energía</w:t>
              </w:r>
            </w:ins>
          </w:p>
        </w:tc>
        <w:tc>
          <w:tcPr>
            <w:tcW w:w="3804" w:type="pct"/>
            <w:noWrap/>
            <w:vAlign w:val="center"/>
            <w:tcPrChange w:id="1270" w:author="Manuel Raul Livano Luna" w:date="2023-07-05T18:44:00Z">
              <w:tcPr>
                <w:tcW w:w="3804" w:type="pct"/>
                <w:noWrap/>
                <w:vAlign w:val="center"/>
              </w:tcPr>
            </w:tcPrChange>
          </w:tcPr>
          <w:p w14:paraId="622189F3" w14:textId="77777777" w:rsidR="00F71C70" w:rsidRPr="00F71C70" w:rsidRDefault="00F71C70" w:rsidP="00F71C70">
            <w:pPr>
              <w:numPr>
                <w:ilvl w:val="0"/>
                <w:numId w:val="24"/>
              </w:numPr>
              <w:spacing w:after="200" w:line="276" w:lineRule="auto"/>
              <w:contextualSpacing/>
              <w:jc w:val="both"/>
              <w:rPr>
                <w:ins w:id="1271" w:author="Manuel Raul Livano Luna" w:date="2023-07-05T18:43:00Z"/>
                <w:rFonts w:ascii="Calibri" w:hAnsi="Calibri" w:cs="Calibri"/>
                <w:i/>
                <w:iCs/>
                <w:sz w:val="22"/>
                <w:szCs w:val="22"/>
                <w:lang w:eastAsia="it-IT"/>
                <w:rPrChange w:id="1272" w:author="Manuel Raul Livano Luna" w:date="2023-07-05T18:44:00Z">
                  <w:rPr>
                    <w:ins w:id="1273" w:author="Manuel Raul Livano Luna" w:date="2023-07-05T18:43:00Z"/>
                    <w:rFonts w:ascii="Calibri" w:hAnsi="Calibri" w:cs="Calibri"/>
                    <w:sz w:val="22"/>
                    <w:szCs w:val="22"/>
                    <w:lang w:eastAsia="it-IT"/>
                  </w:rPr>
                </w:rPrChange>
              </w:rPr>
            </w:pPr>
            <w:ins w:id="1274" w:author="Manuel Raul Livano Luna" w:date="2023-07-05T18:43:00Z">
              <w:r w:rsidRPr="00F71C70">
                <w:rPr>
                  <w:rFonts w:ascii="Calibri" w:hAnsi="Calibri" w:cs="Calibri"/>
                  <w:i/>
                  <w:iCs/>
                  <w:sz w:val="22"/>
                  <w:szCs w:val="22"/>
                  <w:lang w:eastAsia="it-IT"/>
                  <w:rPrChange w:id="1275" w:author="Manuel Raul Livano Luna" w:date="2023-07-05T18:44:00Z">
                    <w:rPr>
                      <w:rFonts w:ascii="Calibri" w:hAnsi="Calibri" w:cs="Calibri"/>
                      <w:sz w:val="22"/>
                      <w:szCs w:val="22"/>
                      <w:lang w:eastAsia="it-IT"/>
                    </w:rPr>
                  </w:rPrChange>
                </w:rPr>
                <w:t>01 adaptador, Autoswitch 100/240V 50-60Hz</w:t>
              </w:r>
            </w:ins>
          </w:p>
        </w:tc>
      </w:tr>
      <w:tr w:rsidR="00F71C70" w:rsidRPr="00F71C70" w14:paraId="5BA62CA2" w14:textId="77777777" w:rsidTr="00F71C70">
        <w:trPr>
          <w:trHeight w:val="110"/>
          <w:ins w:id="1276" w:author="Manuel Raul Livano Luna" w:date="2023-07-05T18:43:00Z"/>
          <w:trPrChange w:id="1277" w:author="Manuel Raul Livano Luna" w:date="2023-07-05T18:44:00Z">
            <w:trPr>
              <w:gridAfter w:val="0"/>
              <w:trHeight w:val="110"/>
            </w:trPr>
          </w:trPrChange>
        </w:trPr>
        <w:tc>
          <w:tcPr>
            <w:tcW w:w="1196" w:type="pct"/>
            <w:noWrap/>
            <w:vAlign w:val="center"/>
            <w:tcPrChange w:id="1278" w:author="Manuel Raul Livano Luna" w:date="2023-07-05T18:44:00Z">
              <w:tcPr>
                <w:tcW w:w="1196" w:type="pct"/>
                <w:gridSpan w:val="2"/>
                <w:noWrap/>
                <w:vAlign w:val="center"/>
              </w:tcPr>
            </w:tcPrChange>
          </w:tcPr>
          <w:p w14:paraId="51B9735F" w14:textId="77777777" w:rsidR="00F71C70" w:rsidRPr="00F71C70" w:rsidRDefault="00F71C70" w:rsidP="00F71C70">
            <w:pPr>
              <w:spacing w:after="200" w:line="276" w:lineRule="auto"/>
              <w:ind w:left="14"/>
              <w:jc w:val="center"/>
              <w:rPr>
                <w:ins w:id="1279" w:author="Manuel Raul Livano Luna" w:date="2023-07-05T18:43:00Z"/>
                <w:rFonts w:ascii="Calibri" w:hAnsi="Calibri" w:cs="Calibri"/>
                <w:i/>
                <w:iCs/>
                <w:sz w:val="22"/>
                <w:szCs w:val="22"/>
                <w:lang w:eastAsia="it-IT"/>
                <w:rPrChange w:id="1280" w:author="Manuel Raul Livano Luna" w:date="2023-07-05T18:44:00Z">
                  <w:rPr>
                    <w:ins w:id="1281" w:author="Manuel Raul Livano Luna" w:date="2023-07-05T18:43:00Z"/>
                    <w:rFonts w:ascii="Calibri" w:hAnsi="Calibri" w:cs="Calibri"/>
                    <w:sz w:val="22"/>
                    <w:szCs w:val="22"/>
                    <w:lang w:eastAsia="it-IT"/>
                  </w:rPr>
                </w:rPrChange>
              </w:rPr>
            </w:pPr>
            <w:ins w:id="1282" w:author="Manuel Raul Livano Luna" w:date="2023-07-05T18:43:00Z">
              <w:r w:rsidRPr="00F71C70">
                <w:rPr>
                  <w:rFonts w:ascii="Calibri" w:hAnsi="Calibri" w:cs="Calibri"/>
                  <w:i/>
                  <w:iCs/>
                  <w:sz w:val="22"/>
                  <w:szCs w:val="22"/>
                  <w:lang w:eastAsia="it-IT"/>
                  <w:rPrChange w:id="1283" w:author="Manuel Raul Livano Luna" w:date="2023-07-05T18:44:00Z">
                    <w:rPr>
                      <w:rFonts w:ascii="Calibri" w:hAnsi="Calibri" w:cs="Calibri"/>
                      <w:sz w:val="22"/>
                      <w:szCs w:val="22"/>
                      <w:lang w:eastAsia="it-IT"/>
                    </w:rPr>
                  </w:rPrChange>
                </w:rPr>
                <w:t>Seguridad</w:t>
              </w:r>
            </w:ins>
          </w:p>
        </w:tc>
        <w:tc>
          <w:tcPr>
            <w:tcW w:w="3804" w:type="pct"/>
            <w:noWrap/>
            <w:vAlign w:val="center"/>
            <w:tcPrChange w:id="1284" w:author="Manuel Raul Livano Luna" w:date="2023-07-05T18:44:00Z">
              <w:tcPr>
                <w:tcW w:w="3804" w:type="pct"/>
                <w:noWrap/>
                <w:vAlign w:val="center"/>
              </w:tcPr>
            </w:tcPrChange>
          </w:tcPr>
          <w:p w14:paraId="528BE392" w14:textId="77777777" w:rsidR="00F71C70" w:rsidRPr="00F71C70" w:rsidRDefault="00F71C70" w:rsidP="00F71C70">
            <w:pPr>
              <w:numPr>
                <w:ilvl w:val="0"/>
                <w:numId w:val="24"/>
              </w:numPr>
              <w:spacing w:after="200" w:line="276" w:lineRule="auto"/>
              <w:contextualSpacing/>
              <w:jc w:val="both"/>
              <w:rPr>
                <w:ins w:id="1285" w:author="Manuel Raul Livano Luna" w:date="2023-07-05T18:43:00Z"/>
                <w:rFonts w:ascii="Calibri" w:hAnsi="Calibri" w:cs="Calibri"/>
                <w:i/>
                <w:iCs/>
                <w:sz w:val="22"/>
                <w:szCs w:val="22"/>
                <w:lang w:eastAsia="it-IT"/>
                <w:rPrChange w:id="1286" w:author="Manuel Raul Livano Luna" w:date="2023-07-05T18:44:00Z">
                  <w:rPr>
                    <w:ins w:id="1287" w:author="Manuel Raul Livano Luna" w:date="2023-07-05T18:43:00Z"/>
                    <w:rFonts w:ascii="Calibri" w:hAnsi="Calibri" w:cs="Calibri"/>
                    <w:sz w:val="22"/>
                    <w:szCs w:val="22"/>
                    <w:lang w:eastAsia="it-IT"/>
                  </w:rPr>
                </w:rPrChange>
              </w:rPr>
            </w:pPr>
            <w:ins w:id="1288" w:author="Manuel Raul Livano Luna" w:date="2023-07-05T18:43:00Z">
              <w:r w:rsidRPr="00F71C70">
                <w:rPr>
                  <w:rFonts w:ascii="Calibri" w:hAnsi="Calibri" w:cs="Calibri"/>
                  <w:i/>
                  <w:iCs/>
                  <w:sz w:val="22"/>
                  <w:szCs w:val="22"/>
                  <w:lang w:eastAsia="it-IT"/>
                  <w:rPrChange w:id="1289" w:author="Manuel Raul Livano Luna" w:date="2023-07-05T18:44:00Z">
                    <w:rPr>
                      <w:rFonts w:ascii="Calibri" w:hAnsi="Calibri" w:cs="Calibri"/>
                      <w:sz w:val="22"/>
                      <w:szCs w:val="22"/>
                      <w:lang w:eastAsia="it-IT"/>
                    </w:rPr>
                  </w:rPrChange>
                </w:rPr>
                <w:t xml:space="preserve">TPM tecnología antirrobo  </w:t>
              </w:r>
            </w:ins>
          </w:p>
        </w:tc>
      </w:tr>
      <w:tr w:rsidR="00F71C70" w:rsidRPr="00F71C70" w14:paraId="38F90ECD" w14:textId="77777777" w:rsidTr="00F71C70">
        <w:trPr>
          <w:trHeight w:val="110"/>
          <w:ins w:id="1290" w:author="Manuel Raul Livano Luna" w:date="2023-07-05T18:43:00Z"/>
          <w:trPrChange w:id="1291" w:author="Manuel Raul Livano Luna" w:date="2023-07-05T18:44:00Z">
            <w:trPr>
              <w:gridAfter w:val="0"/>
              <w:trHeight w:val="110"/>
            </w:trPr>
          </w:trPrChange>
        </w:trPr>
        <w:tc>
          <w:tcPr>
            <w:tcW w:w="1196" w:type="pct"/>
            <w:noWrap/>
            <w:vAlign w:val="center"/>
            <w:tcPrChange w:id="1292" w:author="Manuel Raul Livano Luna" w:date="2023-07-05T18:44:00Z">
              <w:tcPr>
                <w:tcW w:w="1196" w:type="pct"/>
                <w:gridSpan w:val="2"/>
                <w:noWrap/>
                <w:vAlign w:val="center"/>
              </w:tcPr>
            </w:tcPrChange>
          </w:tcPr>
          <w:p w14:paraId="110B1F77" w14:textId="77777777" w:rsidR="00F71C70" w:rsidRPr="00F71C70" w:rsidRDefault="00F71C70" w:rsidP="00F71C70">
            <w:pPr>
              <w:spacing w:after="200" w:line="276" w:lineRule="auto"/>
              <w:ind w:left="14"/>
              <w:jc w:val="center"/>
              <w:rPr>
                <w:ins w:id="1293" w:author="Manuel Raul Livano Luna" w:date="2023-07-05T18:43:00Z"/>
                <w:rFonts w:ascii="Calibri" w:hAnsi="Calibri" w:cs="Calibri"/>
                <w:i/>
                <w:iCs/>
                <w:sz w:val="22"/>
                <w:szCs w:val="22"/>
                <w:lang w:eastAsia="it-IT"/>
                <w:rPrChange w:id="1294" w:author="Manuel Raul Livano Luna" w:date="2023-07-05T18:44:00Z">
                  <w:rPr>
                    <w:ins w:id="1295" w:author="Manuel Raul Livano Luna" w:date="2023-07-05T18:43:00Z"/>
                    <w:rFonts w:ascii="Calibri" w:hAnsi="Calibri" w:cs="Calibri"/>
                    <w:sz w:val="22"/>
                    <w:szCs w:val="22"/>
                    <w:lang w:eastAsia="it-IT"/>
                  </w:rPr>
                </w:rPrChange>
              </w:rPr>
            </w:pPr>
            <w:ins w:id="1296" w:author="Manuel Raul Livano Luna" w:date="2023-07-05T18:43:00Z">
              <w:r w:rsidRPr="00F71C70">
                <w:rPr>
                  <w:rFonts w:ascii="Calibri" w:hAnsi="Calibri" w:cs="Calibri"/>
                  <w:i/>
                  <w:iCs/>
                  <w:sz w:val="22"/>
                  <w:szCs w:val="22"/>
                  <w:lang w:eastAsia="it-IT"/>
                  <w:rPrChange w:id="1297" w:author="Manuel Raul Livano Luna" w:date="2023-07-05T18:44:00Z">
                    <w:rPr>
                      <w:rFonts w:ascii="Calibri" w:hAnsi="Calibri" w:cs="Calibri"/>
                      <w:sz w:val="22"/>
                      <w:szCs w:val="22"/>
                      <w:lang w:eastAsia="it-IT"/>
                    </w:rPr>
                  </w:rPrChange>
                </w:rPr>
                <w:t>Garantía</w:t>
              </w:r>
            </w:ins>
          </w:p>
        </w:tc>
        <w:tc>
          <w:tcPr>
            <w:tcW w:w="3804" w:type="pct"/>
            <w:noWrap/>
            <w:vAlign w:val="center"/>
            <w:tcPrChange w:id="1298" w:author="Manuel Raul Livano Luna" w:date="2023-07-05T18:44:00Z">
              <w:tcPr>
                <w:tcW w:w="3804" w:type="pct"/>
                <w:noWrap/>
                <w:vAlign w:val="center"/>
              </w:tcPr>
            </w:tcPrChange>
          </w:tcPr>
          <w:p w14:paraId="72C2DF2F" w14:textId="77777777" w:rsidR="00F71C70" w:rsidRPr="00F71C70" w:rsidRDefault="00F71C70" w:rsidP="00F71C70">
            <w:pPr>
              <w:numPr>
                <w:ilvl w:val="0"/>
                <w:numId w:val="24"/>
              </w:numPr>
              <w:spacing w:after="200" w:line="276" w:lineRule="auto"/>
              <w:contextualSpacing/>
              <w:jc w:val="both"/>
              <w:rPr>
                <w:ins w:id="1299" w:author="Manuel Raul Livano Luna" w:date="2023-07-05T18:43:00Z"/>
                <w:rFonts w:ascii="Calibri" w:hAnsi="Calibri" w:cs="Calibri"/>
                <w:i/>
                <w:iCs/>
                <w:sz w:val="22"/>
                <w:szCs w:val="22"/>
                <w:lang w:eastAsia="it-IT"/>
                <w:rPrChange w:id="1300" w:author="Manuel Raul Livano Luna" w:date="2023-07-05T18:44:00Z">
                  <w:rPr>
                    <w:ins w:id="1301" w:author="Manuel Raul Livano Luna" w:date="2023-07-05T18:43:00Z"/>
                    <w:rFonts w:ascii="Calibri" w:hAnsi="Calibri" w:cs="Calibri"/>
                    <w:sz w:val="22"/>
                    <w:szCs w:val="22"/>
                    <w:lang w:eastAsia="it-IT"/>
                  </w:rPr>
                </w:rPrChange>
              </w:rPr>
            </w:pPr>
            <w:ins w:id="1302" w:author="Manuel Raul Livano Luna" w:date="2023-07-05T18:43:00Z">
              <w:r w:rsidRPr="00F71C70">
                <w:rPr>
                  <w:rFonts w:ascii="Calibri" w:hAnsi="Calibri" w:cs="Calibri"/>
                  <w:i/>
                  <w:iCs/>
                  <w:sz w:val="22"/>
                  <w:szCs w:val="22"/>
                  <w:lang w:eastAsia="it-IT"/>
                  <w:rPrChange w:id="1303" w:author="Manuel Raul Livano Luna" w:date="2023-07-05T18:44:00Z">
                    <w:rPr>
                      <w:rFonts w:ascii="Calibri" w:hAnsi="Calibri" w:cs="Calibri"/>
                      <w:sz w:val="22"/>
                      <w:szCs w:val="22"/>
                      <w:lang w:eastAsia="it-IT"/>
                    </w:rPr>
                  </w:rPrChange>
                </w:rPr>
                <w:t xml:space="preserve">1 años contra defectos de fabricación  </w:t>
              </w:r>
            </w:ins>
          </w:p>
        </w:tc>
      </w:tr>
      <w:tr w:rsidR="00F71C70" w:rsidRPr="00F71C70" w14:paraId="7ED6D298" w14:textId="77777777" w:rsidTr="00F71C70">
        <w:trPr>
          <w:trHeight w:val="110"/>
          <w:ins w:id="1304" w:author="Manuel Raul Livano Luna" w:date="2023-07-05T18:43:00Z"/>
          <w:trPrChange w:id="1305" w:author="Manuel Raul Livano Luna" w:date="2023-07-05T18:44:00Z">
            <w:trPr>
              <w:gridAfter w:val="0"/>
              <w:trHeight w:val="110"/>
            </w:trPr>
          </w:trPrChange>
        </w:trPr>
        <w:tc>
          <w:tcPr>
            <w:tcW w:w="5000" w:type="pct"/>
            <w:gridSpan w:val="2"/>
            <w:noWrap/>
            <w:vAlign w:val="center"/>
            <w:tcPrChange w:id="1306" w:author="Manuel Raul Livano Luna" w:date="2023-07-05T18:44:00Z">
              <w:tcPr>
                <w:tcW w:w="5000" w:type="pct"/>
                <w:gridSpan w:val="3"/>
                <w:noWrap/>
                <w:vAlign w:val="center"/>
              </w:tcPr>
            </w:tcPrChange>
          </w:tcPr>
          <w:p w14:paraId="45B9AAB6" w14:textId="77777777" w:rsidR="00F71C70" w:rsidRPr="00F71C70" w:rsidRDefault="00F71C70" w:rsidP="00F71C70">
            <w:pPr>
              <w:spacing w:after="200" w:line="276" w:lineRule="auto"/>
              <w:jc w:val="both"/>
              <w:rPr>
                <w:ins w:id="1307" w:author="Manuel Raul Livano Luna" w:date="2023-07-05T18:43:00Z"/>
                <w:rFonts w:ascii="Calibri" w:hAnsi="Calibri" w:cs="Calibri"/>
                <w:i/>
                <w:iCs/>
                <w:sz w:val="22"/>
                <w:szCs w:val="22"/>
                <w:lang w:eastAsia="it-IT"/>
                <w:rPrChange w:id="1308" w:author="Manuel Raul Livano Luna" w:date="2023-07-05T18:44:00Z">
                  <w:rPr>
                    <w:ins w:id="1309" w:author="Manuel Raul Livano Luna" w:date="2023-07-05T18:43:00Z"/>
                    <w:rFonts w:ascii="Calibri" w:hAnsi="Calibri" w:cs="Calibri"/>
                    <w:sz w:val="22"/>
                    <w:szCs w:val="22"/>
                    <w:lang w:eastAsia="it-IT"/>
                  </w:rPr>
                </w:rPrChange>
              </w:rPr>
            </w:pPr>
            <w:ins w:id="1310" w:author="Manuel Raul Livano Luna" w:date="2023-07-05T18:43:00Z">
              <w:r w:rsidRPr="00F71C70">
                <w:rPr>
                  <w:rFonts w:ascii="Calibri" w:hAnsi="Calibri" w:cs="Calibri"/>
                  <w:i/>
                  <w:iCs/>
                  <w:sz w:val="22"/>
                  <w:szCs w:val="22"/>
                  <w:lang w:eastAsia="it-IT"/>
                  <w:rPrChange w:id="1311" w:author="Manuel Raul Livano Luna" w:date="2023-07-05T18:44:00Z">
                    <w:rPr>
                      <w:rFonts w:ascii="Calibri" w:hAnsi="Calibri" w:cs="Calibri"/>
                      <w:sz w:val="22"/>
                      <w:szCs w:val="22"/>
                      <w:lang w:eastAsia="it-IT"/>
                    </w:rPr>
                  </w:rPrChange>
                </w:rPr>
                <w:t>SOFTWARE</w:t>
              </w:r>
            </w:ins>
          </w:p>
        </w:tc>
      </w:tr>
      <w:tr w:rsidR="00F71C70" w:rsidRPr="00F71C70" w14:paraId="45BCB3B0" w14:textId="77777777" w:rsidTr="00F71C70">
        <w:trPr>
          <w:trHeight w:val="110"/>
          <w:ins w:id="1312" w:author="Manuel Raul Livano Luna" w:date="2023-07-05T18:43:00Z"/>
          <w:trPrChange w:id="1313" w:author="Manuel Raul Livano Luna" w:date="2023-07-05T18:44:00Z">
            <w:trPr>
              <w:gridAfter w:val="0"/>
              <w:trHeight w:val="110"/>
            </w:trPr>
          </w:trPrChange>
        </w:trPr>
        <w:tc>
          <w:tcPr>
            <w:tcW w:w="1196" w:type="pct"/>
            <w:noWrap/>
            <w:vAlign w:val="center"/>
            <w:tcPrChange w:id="1314" w:author="Manuel Raul Livano Luna" w:date="2023-07-05T18:44:00Z">
              <w:tcPr>
                <w:tcW w:w="1196" w:type="pct"/>
                <w:gridSpan w:val="2"/>
                <w:noWrap/>
                <w:vAlign w:val="center"/>
              </w:tcPr>
            </w:tcPrChange>
          </w:tcPr>
          <w:p w14:paraId="125A0031" w14:textId="77777777" w:rsidR="00F71C70" w:rsidRPr="00F71C70" w:rsidRDefault="00F71C70" w:rsidP="00F71C70">
            <w:pPr>
              <w:spacing w:after="200" w:line="276" w:lineRule="auto"/>
              <w:ind w:left="14"/>
              <w:jc w:val="center"/>
              <w:rPr>
                <w:ins w:id="1315" w:author="Manuel Raul Livano Luna" w:date="2023-07-05T18:43:00Z"/>
                <w:rFonts w:ascii="Calibri" w:hAnsi="Calibri" w:cs="Calibri"/>
                <w:i/>
                <w:iCs/>
                <w:sz w:val="22"/>
                <w:szCs w:val="22"/>
                <w:lang w:eastAsia="it-IT"/>
                <w:rPrChange w:id="1316" w:author="Manuel Raul Livano Luna" w:date="2023-07-05T18:44:00Z">
                  <w:rPr>
                    <w:ins w:id="1317" w:author="Manuel Raul Livano Luna" w:date="2023-07-05T18:43:00Z"/>
                    <w:rFonts w:ascii="Calibri" w:hAnsi="Calibri" w:cs="Calibri"/>
                    <w:sz w:val="22"/>
                    <w:szCs w:val="22"/>
                    <w:lang w:eastAsia="it-IT"/>
                  </w:rPr>
                </w:rPrChange>
              </w:rPr>
            </w:pPr>
            <w:ins w:id="1318" w:author="Manuel Raul Livano Luna" w:date="2023-07-05T18:43:00Z">
              <w:r w:rsidRPr="00F71C70">
                <w:rPr>
                  <w:rFonts w:ascii="Calibri" w:hAnsi="Calibri" w:cs="Calibri"/>
                  <w:i/>
                  <w:iCs/>
                  <w:sz w:val="22"/>
                  <w:szCs w:val="22"/>
                  <w:lang w:eastAsia="it-IT"/>
                  <w:rPrChange w:id="1319" w:author="Manuel Raul Livano Luna" w:date="2023-07-05T18:44:00Z">
                    <w:rPr>
                      <w:rFonts w:ascii="Calibri" w:hAnsi="Calibri" w:cs="Calibri"/>
                      <w:sz w:val="22"/>
                      <w:szCs w:val="22"/>
                      <w:lang w:eastAsia="it-IT"/>
                    </w:rPr>
                  </w:rPrChange>
                </w:rPr>
                <w:t>Sistema Operativo</w:t>
              </w:r>
            </w:ins>
          </w:p>
        </w:tc>
        <w:tc>
          <w:tcPr>
            <w:tcW w:w="3804" w:type="pct"/>
            <w:noWrap/>
            <w:vAlign w:val="center"/>
            <w:tcPrChange w:id="1320" w:author="Manuel Raul Livano Luna" w:date="2023-07-05T18:44:00Z">
              <w:tcPr>
                <w:tcW w:w="3804" w:type="pct"/>
                <w:noWrap/>
                <w:vAlign w:val="center"/>
              </w:tcPr>
            </w:tcPrChange>
          </w:tcPr>
          <w:p w14:paraId="21C60BBA" w14:textId="77777777" w:rsidR="00F71C70" w:rsidRPr="00F71C70" w:rsidRDefault="00F71C70" w:rsidP="00F71C70">
            <w:pPr>
              <w:numPr>
                <w:ilvl w:val="0"/>
                <w:numId w:val="24"/>
              </w:numPr>
              <w:spacing w:after="200" w:line="276" w:lineRule="auto"/>
              <w:contextualSpacing/>
              <w:jc w:val="both"/>
              <w:rPr>
                <w:ins w:id="1321" w:author="Manuel Raul Livano Luna" w:date="2023-07-05T18:43:00Z"/>
                <w:rFonts w:ascii="Calibri" w:hAnsi="Calibri" w:cs="Calibri"/>
                <w:b/>
                <w:bCs/>
                <w:i/>
                <w:iCs/>
                <w:sz w:val="22"/>
                <w:szCs w:val="22"/>
                <w:lang w:eastAsia="it-IT"/>
                <w:rPrChange w:id="1322" w:author="Manuel Raul Livano Luna" w:date="2023-07-05T18:46:00Z">
                  <w:rPr>
                    <w:ins w:id="1323" w:author="Manuel Raul Livano Luna" w:date="2023-07-05T18:43:00Z"/>
                    <w:rFonts w:ascii="Calibri" w:hAnsi="Calibri" w:cs="Calibri"/>
                    <w:sz w:val="22"/>
                    <w:szCs w:val="22"/>
                    <w:lang w:eastAsia="it-IT"/>
                  </w:rPr>
                </w:rPrChange>
              </w:rPr>
            </w:pPr>
            <w:ins w:id="1324" w:author="Manuel Raul Livano Luna" w:date="2023-07-05T18:43:00Z">
              <w:r w:rsidRPr="00F71C70">
                <w:rPr>
                  <w:rFonts w:ascii="Calibri" w:hAnsi="Calibri" w:cs="Calibri"/>
                  <w:b/>
                  <w:bCs/>
                  <w:i/>
                  <w:iCs/>
                  <w:sz w:val="22"/>
                  <w:szCs w:val="22"/>
                  <w:lang w:eastAsia="it-IT"/>
                  <w:rPrChange w:id="1325" w:author="Manuel Raul Livano Luna" w:date="2023-07-05T18:46:00Z">
                    <w:rPr>
                      <w:rFonts w:ascii="Calibri" w:hAnsi="Calibri" w:cs="Calibri"/>
                      <w:sz w:val="22"/>
                      <w:szCs w:val="22"/>
                      <w:lang w:eastAsia="it-IT"/>
                    </w:rPr>
                  </w:rPrChange>
                </w:rPr>
                <w:t>MS Windows 10 32/64 Bits  Español con licencia perpetua</w:t>
              </w:r>
            </w:ins>
          </w:p>
        </w:tc>
      </w:tr>
      <w:tr w:rsidR="00F71C70" w:rsidRPr="00F71C70" w14:paraId="3DB22107" w14:textId="77777777" w:rsidTr="00F71C70">
        <w:trPr>
          <w:trHeight w:val="110"/>
          <w:ins w:id="1326" w:author="Manuel Raul Livano Luna" w:date="2023-07-05T18:43:00Z"/>
          <w:trPrChange w:id="1327" w:author="Manuel Raul Livano Luna" w:date="2023-07-05T18:44:00Z">
            <w:trPr>
              <w:gridAfter w:val="0"/>
              <w:trHeight w:val="110"/>
            </w:trPr>
          </w:trPrChange>
        </w:trPr>
        <w:tc>
          <w:tcPr>
            <w:tcW w:w="1196" w:type="pct"/>
            <w:noWrap/>
            <w:vAlign w:val="center"/>
            <w:tcPrChange w:id="1328" w:author="Manuel Raul Livano Luna" w:date="2023-07-05T18:44:00Z">
              <w:tcPr>
                <w:tcW w:w="1196" w:type="pct"/>
                <w:gridSpan w:val="2"/>
                <w:noWrap/>
                <w:vAlign w:val="center"/>
              </w:tcPr>
            </w:tcPrChange>
          </w:tcPr>
          <w:p w14:paraId="73464DF6" w14:textId="77777777" w:rsidR="00F71C70" w:rsidRPr="00F71C70" w:rsidRDefault="00F71C70" w:rsidP="00F71C70">
            <w:pPr>
              <w:spacing w:after="200" w:line="276" w:lineRule="auto"/>
              <w:ind w:left="14"/>
              <w:jc w:val="center"/>
              <w:rPr>
                <w:ins w:id="1329" w:author="Manuel Raul Livano Luna" w:date="2023-07-05T18:43:00Z"/>
                <w:rFonts w:ascii="Calibri" w:hAnsi="Calibri" w:cs="Calibri"/>
                <w:i/>
                <w:iCs/>
                <w:sz w:val="22"/>
                <w:szCs w:val="22"/>
                <w:lang w:eastAsia="it-IT"/>
                <w:rPrChange w:id="1330" w:author="Manuel Raul Livano Luna" w:date="2023-07-05T18:44:00Z">
                  <w:rPr>
                    <w:ins w:id="1331" w:author="Manuel Raul Livano Luna" w:date="2023-07-05T18:43:00Z"/>
                    <w:rFonts w:ascii="Calibri" w:hAnsi="Calibri" w:cs="Calibri"/>
                    <w:sz w:val="22"/>
                    <w:szCs w:val="22"/>
                    <w:lang w:eastAsia="it-IT"/>
                  </w:rPr>
                </w:rPrChange>
              </w:rPr>
            </w:pPr>
            <w:ins w:id="1332" w:author="Manuel Raul Livano Luna" w:date="2023-07-05T18:43:00Z">
              <w:r w:rsidRPr="00F71C70">
                <w:rPr>
                  <w:rFonts w:ascii="Calibri" w:hAnsi="Calibri" w:cs="Calibri"/>
                  <w:i/>
                  <w:iCs/>
                  <w:sz w:val="22"/>
                  <w:szCs w:val="22"/>
                  <w:lang w:eastAsia="it-IT"/>
                  <w:rPrChange w:id="1333" w:author="Manuel Raul Livano Luna" w:date="2023-07-05T18:44:00Z">
                    <w:rPr>
                      <w:rFonts w:ascii="Calibri" w:hAnsi="Calibri" w:cs="Calibri"/>
                      <w:sz w:val="22"/>
                      <w:szCs w:val="22"/>
                      <w:lang w:eastAsia="it-IT"/>
                    </w:rPr>
                  </w:rPrChange>
                </w:rPr>
                <w:t>Programa de Ofimática</w:t>
              </w:r>
            </w:ins>
          </w:p>
        </w:tc>
        <w:tc>
          <w:tcPr>
            <w:tcW w:w="3804" w:type="pct"/>
            <w:noWrap/>
            <w:vAlign w:val="center"/>
            <w:tcPrChange w:id="1334" w:author="Manuel Raul Livano Luna" w:date="2023-07-05T18:44:00Z">
              <w:tcPr>
                <w:tcW w:w="3804" w:type="pct"/>
                <w:noWrap/>
                <w:vAlign w:val="center"/>
              </w:tcPr>
            </w:tcPrChange>
          </w:tcPr>
          <w:p w14:paraId="6B29CD33" w14:textId="77777777" w:rsidR="00F71C70" w:rsidRPr="00F71C70" w:rsidRDefault="00F71C70" w:rsidP="00F71C70">
            <w:pPr>
              <w:numPr>
                <w:ilvl w:val="0"/>
                <w:numId w:val="24"/>
              </w:numPr>
              <w:spacing w:after="200" w:line="276" w:lineRule="auto"/>
              <w:contextualSpacing/>
              <w:jc w:val="both"/>
              <w:rPr>
                <w:ins w:id="1335" w:author="Manuel Raul Livano Luna" w:date="2023-07-05T18:43:00Z"/>
                <w:rFonts w:ascii="Calibri" w:hAnsi="Calibri" w:cs="Calibri"/>
                <w:i/>
                <w:iCs/>
                <w:sz w:val="22"/>
                <w:szCs w:val="22"/>
                <w:lang w:eastAsia="it-IT"/>
                <w:rPrChange w:id="1336" w:author="Manuel Raul Livano Luna" w:date="2023-07-05T18:44:00Z">
                  <w:rPr>
                    <w:ins w:id="1337" w:author="Manuel Raul Livano Luna" w:date="2023-07-05T18:43:00Z"/>
                    <w:rFonts w:ascii="Calibri" w:hAnsi="Calibri" w:cs="Calibri"/>
                    <w:sz w:val="22"/>
                    <w:szCs w:val="22"/>
                    <w:lang w:eastAsia="it-IT"/>
                  </w:rPr>
                </w:rPrChange>
              </w:rPr>
            </w:pPr>
            <w:ins w:id="1338" w:author="Manuel Raul Livano Luna" w:date="2023-07-05T18:43:00Z">
              <w:r w:rsidRPr="00F71C70">
                <w:rPr>
                  <w:rFonts w:ascii="Calibri" w:hAnsi="Calibri" w:cs="Calibri"/>
                  <w:i/>
                  <w:iCs/>
                  <w:sz w:val="22"/>
                  <w:szCs w:val="22"/>
                  <w:lang w:eastAsia="it-IT"/>
                  <w:rPrChange w:id="1339" w:author="Manuel Raul Livano Luna" w:date="2023-07-05T18:44:00Z">
                    <w:rPr>
                      <w:rFonts w:ascii="Calibri" w:hAnsi="Calibri" w:cs="Calibri"/>
                      <w:sz w:val="22"/>
                      <w:szCs w:val="22"/>
                      <w:lang w:eastAsia="it-IT"/>
                    </w:rPr>
                  </w:rPrChange>
                </w:rPr>
                <w:t xml:space="preserve">Aplicaciones y herramientas en español- Software Libre  </w:t>
              </w:r>
            </w:ins>
          </w:p>
        </w:tc>
      </w:tr>
      <w:tr w:rsidR="00F71C70" w:rsidRPr="00F71C70" w14:paraId="76671B36" w14:textId="77777777" w:rsidTr="00F71C70">
        <w:trPr>
          <w:trHeight w:val="110"/>
          <w:ins w:id="1340" w:author="Manuel Raul Livano Luna" w:date="2023-07-05T18:43:00Z"/>
          <w:trPrChange w:id="1341" w:author="Manuel Raul Livano Luna" w:date="2023-07-05T18:44:00Z">
            <w:trPr>
              <w:gridAfter w:val="0"/>
              <w:trHeight w:val="110"/>
            </w:trPr>
          </w:trPrChange>
        </w:trPr>
        <w:tc>
          <w:tcPr>
            <w:tcW w:w="1196" w:type="pct"/>
            <w:noWrap/>
            <w:vAlign w:val="center"/>
            <w:tcPrChange w:id="1342" w:author="Manuel Raul Livano Luna" w:date="2023-07-05T18:44:00Z">
              <w:tcPr>
                <w:tcW w:w="1196" w:type="pct"/>
                <w:gridSpan w:val="2"/>
                <w:noWrap/>
                <w:vAlign w:val="center"/>
              </w:tcPr>
            </w:tcPrChange>
          </w:tcPr>
          <w:p w14:paraId="75A9DAFD" w14:textId="77777777" w:rsidR="00F71C70" w:rsidRPr="00F71C70" w:rsidRDefault="00F71C70" w:rsidP="00F71C70">
            <w:pPr>
              <w:spacing w:after="200" w:line="276" w:lineRule="auto"/>
              <w:ind w:left="14"/>
              <w:jc w:val="center"/>
              <w:rPr>
                <w:ins w:id="1343" w:author="Manuel Raul Livano Luna" w:date="2023-07-05T18:43:00Z"/>
                <w:rFonts w:ascii="Calibri" w:hAnsi="Calibri" w:cs="Calibri"/>
                <w:i/>
                <w:iCs/>
                <w:sz w:val="22"/>
                <w:szCs w:val="22"/>
                <w:lang w:eastAsia="it-IT"/>
                <w:rPrChange w:id="1344" w:author="Manuel Raul Livano Luna" w:date="2023-07-05T18:44:00Z">
                  <w:rPr>
                    <w:ins w:id="1345" w:author="Manuel Raul Livano Luna" w:date="2023-07-05T18:43:00Z"/>
                    <w:rFonts w:ascii="Calibri" w:hAnsi="Calibri" w:cs="Calibri"/>
                    <w:sz w:val="22"/>
                    <w:szCs w:val="22"/>
                    <w:lang w:eastAsia="it-IT"/>
                  </w:rPr>
                </w:rPrChange>
              </w:rPr>
            </w:pPr>
            <w:ins w:id="1346" w:author="Manuel Raul Livano Luna" w:date="2023-07-05T18:43:00Z">
              <w:r w:rsidRPr="00F71C70">
                <w:rPr>
                  <w:rFonts w:ascii="Calibri" w:hAnsi="Calibri" w:cs="Calibri"/>
                  <w:i/>
                  <w:iCs/>
                  <w:sz w:val="22"/>
                  <w:szCs w:val="22"/>
                  <w:lang w:eastAsia="it-IT"/>
                  <w:rPrChange w:id="1347" w:author="Manuel Raul Livano Luna" w:date="2023-07-05T18:44:00Z">
                    <w:rPr>
                      <w:rFonts w:ascii="Calibri" w:hAnsi="Calibri" w:cs="Calibri"/>
                      <w:sz w:val="22"/>
                      <w:szCs w:val="22"/>
                      <w:lang w:eastAsia="it-IT"/>
                    </w:rPr>
                  </w:rPrChange>
                </w:rPr>
                <w:t>Antivirus</w:t>
              </w:r>
            </w:ins>
          </w:p>
        </w:tc>
        <w:tc>
          <w:tcPr>
            <w:tcW w:w="3804" w:type="pct"/>
            <w:noWrap/>
            <w:vAlign w:val="center"/>
            <w:tcPrChange w:id="1348" w:author="Manuel Raul Livano Luna" w:date="2023-07-05T18:44:00Z">
              <w:tcPr>
                <w:tcW w:w="3804" w:type="pct"/>
                <w:noWrap/>
                <w:vAlign w:val="center"/>
              </w:tcPr>
            </w:tcPrChange>
          </w:tcPr>
          <w:p w14:paraId="104306C3" w14:textId="77777777" w:rsidR="00F71C70" w:rsidRPr="00F71C70" w:rsidRDefault="00F71C70" w:rsidP="00F71C70">
            <w:pPr>
              <w:numPr>
                <w:ilvl w:val="0"/>
                <w:numId w:val="24"/>
              </w:numPr>
              <w:spacing w:after="200" w:line="276" w:lineRule="auto"/>
              <w:contextualSpacing/>
              <w:jc w:val="both"/>
              <w:rPr>
                <w:ins w:id="1349" w:author="Manuel Raul Livano Luna" w:date="2023-07-05T18:43:00Z"/>
                <w:rFonts w:ascii="Calibri" w:hAnsi="Calibri" w:cs="Calibri"/>
                <w:b/>
                <w:bCs/>
                <w:i/>
                <w:iCs/>
                <w:sz w:val="22"/>
                <w:szCs w:val="22"/>
                <w:lang w:eastAsia="it-IT"/>
                <w:rPrChange w:id="1350" w:author="Manuel Raul Livano Luna" w:date="2023-07-05T18:46:00Z">
                  <w:rPr>
                    <w:ins w:id="1351" w:author="Manuel Raul Livano Luna" w:date="2023-07-05T18:43:00Z"/>
                    <w:rFonts w:ascii="Calibri" w:hAnsi="Calibri" w:cs="Calibri"/>
                    <w:sz w:val="22"/>
                    <w:szCs w:val="22"/>
                    <w:lang w:eastAsia="it-IT"/>
                  </w:rPr>
                </w:rPrChange>
              </w:rPr>
            </w:pPr>
            <w:ins w:id="1352" w:author="Manuel Raul Livano Luna" w:date="2023-07-05T18:43:00Z">
              <w:r w:rsidRPr="00F71C70">
                <w:rPr>
                  <w:rFonts w:ascii="Calibri" w:hAnsi="Calibri" w:cs="Calibri"/>
                  <w:b/>
                  <w:bCs/>
                  <w:i/>
                  <w:iCs/>
                  <w:sz w:val="22"/>
                  <w:szCs w:val="22"/>
                  <w:lang w:eastAsia="it-IT"/>
                  <w:rPrChange w:id="1353" w:author="Manuel Raul Livano Luna" w:date="2023-07-05T18:46:00Z">
                    <w:rPr>
                      <w:rFonts w:ascii="Calibri" w:hAnsi="Calibri" w:cs="Calibri"/>
                      <w:sz w:val="22"/>
                      <w:szCs w:val="22"/>
                      <w:lang w:eastAsia="it-IT"/>
                    </w:rPr>
                  </w:rPrChange>
                </w:rPr>
                <w:t>Antivirus, para MS Windows  con licencia perpetua con actualizaciones de versiones de forma gratuita durante el periodo de garantía  del equipo</w:t>
              </w:r>
            </w:ins>
          </w:p>
        </w:tc>
      </w:tr>
      <w:tr w:rsidR="00F71C70" w:rsidRPr="00F71C70" w14:paraId="571C896E" w14:textId="77777777" w:rsidTr="00F71C70">
        <w:trPr>
          <w:trHeight w:val="110"/>
          <w:ins w:id="1354" w:author="Manuel Raul Livano Luna" w:date="2023-07-05T18:43:00Z"/>
          <w:trPrChange w:id="1355" w:author="Manuel Raul Livano Luna" w:date="2023-07-05T18:44:00Z">
            <w:trPr>
              <w:gridAfter w:val="0"/>
              <w:trHeight w:val="110"/>
            </w:trPr>
          </w:trPrChange>
        </w:trPr>
        <w:tc>
          <w:tcPr>
            <w:tcW w:w="1196" w:type="pct"/>
            <w:noWrap/>
            <w:vAlign w:val="center"/>
            <w:tcPrChange w:id="1356" w:author="Manuel Raul Livano Luna" w:date="2023-07-05T18:44:00Z">
              <w:tcPr>
                <w:tcW w:w="1196" w:type="pct"/>
                <w:gridSpan w:val="2"/>
                <w:noWrap/>
                <w:vAlign w:val="center"/>
              </w:tcPr>
            </w:tcPrChange>
          </w:tcPr>
          <w:p w14:paraId="6C8BE58B" w14:textId="77777777" w:rsidR="00F71C70" w:rsidRPr="00F71C70" w:rsidRDefault="00F71C70" w:rsidP="00F71C70">
            <w:pPr>
              <w:spacing w:after="200" w:line="276" w:lineRule="auto"/>
              <w:ind w:left="14"/>
              <w:jc w:val="center"/>
              <w:rPr>
                <w:ins w:id="1357" w:author="Manuel Raul Livano Luna" w:date="2023-07-05T18:43:00Z"/>
                <w:rFonts w:ascii="Calibri" w:hAnsi="Calibri" w:cs="Calibri"/>
                <w:i/>
                <w:iCs/>
                <w:sz w:val="22"/>
                <w:szCs w:val="22"/>
                <w:lang w:eastAsia="it-IT"/>
                <w:rPrChange w:id="1358" w:author="Manuel Raul Livano Luna" w:date="2023-07-05T18:44:00Z">
                  <w:rPr>
                    <w:ins w:id="1359" w:author="Manuel Raul Livano Luna" w:date="2023-07-05T18:43:00Z"/>
                    <w:rFonts w:ascii="Calibri" w:hAnsi="Calibri" w:cs="Calibri"/>
                    <w:sz w:val="22"/>
                    <w:szCs w:val="22"/>
                    <w:lang w:eastAsia="it-IT"/>
                  </w:rPr>
                </w:rPrChange>
              </w:rPr>
            </w:pPr>
            <w:ins w:id="1360" w:author="Manuel Raul Livano Luna" w:date="2023-07-05T18:43:00Z">
              <w:r w:rsidRPr="00F71C70">
                <w:rPr>
                  <w:rFonts w:ascii="Calibri" w:hAnsi="Calibri" w:cs="Calibri"/>
                  <w:i/>
                  <w:iCs/>
                  <w:sz w:val="22"/>
                  <w:szCs w:val="22"/>
                  <w:lang w:eastAsia="it-IT"/>
                  <w:rPrChange w:id="1361" w:author="Manuel Raul Livano Luna" w:date="2023-07-05T18:44:00Z">
                    <w:rPr>
                      <w:rFonts w:ascii="Calibri" w:hAnsi="Calibri" w:cs="Calibri"/>
                      <w:sz w:val="22"/>
                      <w:szCs w:val="22"/>
                      <w:lang w:eastAsia="it-IT"/>
                    </w:rPr>
                  </w:rPrChange>
                </w:rPr>
                <w:t>Software de Administración</w:t>
              </w:r>
            </w:ins>
          </w:p>
        </w:tc>
        <w:tc>
          <w:tcPr>
            <w:tcW w:w="3804" w:type="pct"/>
            <w:noWrap/>
            <w:vAlign w:val="center"/>
            <w:tcPrChange w:id="1362" w:author="Manuel Raul Livano Luna" w:date="2023-07-05T18:44:00Z">
              <w:tcPr>
                <w:tcW w:w="3804" w:type="pct"/>
                <w:noWrap/>
                <w:vAlign w:val="center"/>
              </w:tcPr>
            </w:tcPrChange>
          </w:tcPr>
          <w:p w14:paraId="4DF1FA4F" w14:textId="77777777" w:rsidR="00F71C70" w:rsidRPr="00F71C70" w:rsidRDefault="00F71C70" w:rsidP="00F71C70">
            <w:pPr>
              <w:numPr>
                <w:ilvl w:val="0"/>
                <w:numId w:val="24"/>
              </w:numPr>
              <w:spacing w:after="200" w:line="276" w:lineRule="auto"/>
              <w:contextualSpacing/>
              <w:jc w:val="both"/>
              <w:rPr>
                <w:ins w:id="1363" w:author="Manuel Raul Livano Luna" w:date="2023-07-05T18:43:00Z"/>
                <w:rFonts w:ascii="Calibri" w:hAnsi="Calibri" w:cs="Calibri"/>
                <w:i/>
                <w:iCs/>
                <w:sz w:val="22"/>
                <w:szCs w:val="22"/>
                <w:lang w:eastAsia="it-IT"/>
                <w:rPrChange w:id="1364" w:author="Manuel Raul Livano Luna" w:date="2023-07-05T18:44:00Z">
                  <w:rPr>
                    <w:ins w:id="1365" w:author="Manuel Raul Livano Luna" w:date="2023-07-05T18:43:00Z"/>
                    <w:rFonts w:ascii="Calibri" w:hAnsi="Calibri" w:cs="Calibri"/>
                    <w:sz w:val="22"/>
                    <w:szCs w:val="22"/>
                    <w:lang w:eastAsia="it-IT"/>
                  </w:rPr>
                </w:rPrChange>
              </w:rPr>
            </w:pPr>
            <w:ins w:id="1366" w:author="Manuel Raul Livano Luna" w:date="2023-07-05T18:43:00Z">
              <w:r w:rsidRPr="00F71C70">
                <w:rPr>
                  <w:rFonts w:ascii="Calibri" w:hAnsi="Calibri" w:cs="Calibri"/>
                  <w:i/>
                  <w:iCs/>
                  <w:sz w:val="22"/>
                  <w:szCs w:val="22"/>
                  <w:lang w:eastAsia="it-IT"/>
                  <w:rPrChange w:id="1367" w:author="Manuel Raul Livano Luna" w:date="2023-07-05T18:44:00Z">
                    <w:rPr>
                      <w:rFonts w:ascii="Calibri" w:hAnsi="Calibri" w:cs="Calibri"/>
                      <w:sz w:val="22"/>
                      <w:szCs w:val="22"/>
                      <w:lang w:eastAsia="it-IT"/>
                    </w:rPr>
                  </w:rPrChange>
                </w:rPr>
                <w:t xml:space="preserve">Administración, Control y seguridad de la computadora portátil  </w:t>
              </w:r>
            </w:ins>
          </w:p>
        </w:tc>
      </w:tr>
      <w:tr w:rsidR="00F71C70" w:rsidRPr="00F71C70" w14:paraId="7FDAFB2A" w14:textId="77777777" w:rsidTr="00F71C70">
        <w:trPr>
          <w:trHeight w:val="110"/>
          <w:ins w:id="1368" w:author="Manuel Raul Livano Luna" w:date="2023-07-05T18:43:00Z"/>
          <w:trPrChange w:id="1369" w:author="Manuel Raul Livano Luna" w:date="2023-07-05T18:44:00Z">
            <w:trPr>
              <w:gridAfter w:val="0"/>
              <w:trHeight w:val="110"/>
            </w:trPr>
          </w:trPrChange>
        </w:trPr>
        <w:tc>
          <w:tcPr>
            <w:tcW w:w="5000" w:type="pct"/>
            <w:gridSpan w:val="2"/>
            <w:noWrap/>
            <w:vAlign w:val="center"/>
            <w:tcPrChange w:id="1370" w:author="Manuel Raul Livano Luna" w:date="2023-07-05T18:44:00Z">
              <w:tcPr>
                <w:tcW w:w="5000" w:type="pct"/>
                <w:gridSpan w:val="3"/>
                <w:noWrap/>
                <w:vAlign w:val="center"/>
              </w:tcPr>
            </w:tcPrChange>
          </w:tcPr>
          <w:p w14:paraId="7CD12DE7" w14:textId="77777777" w:rsidR="00F71C70" w:rsidRPr="00F71C70" w:rsidRDefault="00F71C70" w:rsidP="00F71C70">
            <w:pPr>
              <w:spacing w:after="200" w:line="276" w:lineRule="auto"/>
              <w:jc w:val="both"/>
              <w:rPr>
                <w:ins w:id="1371" w:author="Manuel Raul Livano Luna" w:date="2023-07-05T18:43:00Z"/>
                <w:rFonts w:ascii="Calibri" w:hAnsi="Calibri" w:cs="Calibri"/>
                <w:i/>
                <w:iCs/>
                <w:sz w:val="22"/>
                <w:szCs w:val="22"/>
                <w:lang w:eastAsia="it-IT"/>
                <w:rPrChange w:id="1372" w:author="Manuel Raul Livano Luna" w:date="2023-07-05T18:44:00Z">
                  <w:rPr>
                    <w:ins w:id="1373" w:author="Manuel Raul Livano Luna" w:date="2023-07-05T18:43:00Z"/>
                    <w:rFonts w:ascii="Calibri" w:hAnsi="Calibri" w:cs="Calibri"/>
                    <w:sz w:val="22"/>
                    <w:szCs w:val="22"/>
                    <w:lang w:eastAsia="it-IT"/>
                  </w:rPr>
                </w:rPrChange>
              </w:rPr>
            </w:pPr>
            <w:ins w:id="1374" w:author="Manuel Raul Livano Luna" w:date="2023-07-05T18:43:00Z">
              <w:r w:rsidRPr="00F71C70">
                <w:rPr>
                  <w:rFonts w:ascii="Calibri" w:hAnsi="Calibri" w:cs="Calibri"/>
                  <w:i/>
                  <w:iCs/>
                  <w:sz w:val="22"/>
                  <w:szCs w:val="22"/>
                  <w:lang w:eastAsia="it-IT"/>
                  <w:rPrChange w:id="1375" w:author="Manuel Raul Livano Luna" w:date="2023-07-05T18:44:00Z">
                    <w:rPr>
                      <w:rFonts w:ascii="Calibri" w:hAnsi="Calibri" w:cs="Calibri"/>
                      <w:sz w:val="22"/>
                      <w:szCs w:val="22"/>
                      <w:lang w:eastAsia="it-IT"/>
                    </w:rPr>
                  </w:rPrChange>
                </w:rPr>
                <w:t>ACCESORIOS Y APLICATIVOS COMPLEMENTARIOS</w:t>
              </w:r>
            </w:ins>
          </w:p>
        </w:tc>
      </w:tr>
      <w:tr w:rsidR="00F71C70" w:rsidRPr="00F71C70" w14:paraId="29737BEB" w14:textId="77777777" w:rsidTr="00F71C70">
        <w:trPr>
          <w:trHeight w:val="110"/>
          <w:ins w:id="1376" w:author="Manuel Raul Livano Luna" w:date="2023-07-05T18:43:00Z"/>
          <w:trPrChange w:id="1377" w:author="Manuel Raul Livano Luna" w:date="2023-07-05T18:44:00Z">
            <w:trPr>
              <w:gridAfter w:val="0"/>
              <w:trHeight w:val="110"/>
            </w:trPr>
          </w:trPrChange>
        </w:trPr>
        <w:tc>
          <w:tcPr>
            <w:tcW w:w="1196" w:type="pct"/>
            <w:noWrap/>
            <w:vAlign w:val="center"/>
            <w:tcPrChange w:id="1378" w:author="Manuel Raul Livano Luna" w:date="2023-07-05T18:44:00Z">
              <w:tcPr>
                <w:tcW w:w="1196" w:type="pct"/>
                <w:gridSpan w:val="2"/>
                <w:noWrap/>
                <w:vAlign w:val="center"/>
              </w:tcPr>
            </w:tcPrChange>
          </w:tcPr>
          <w:p w14:paraId="0EE26B07" w14:textId="77777777" w:rsidR="00F71C70" w:rsidRPr="00F71C70" w:rsidRDefault="00F71C70" w:rsidP="00F71C70">
            <w:pPr>
              <w:spacing w:after="200" w:line="276" w:lineRule="auto"/>
              <w:ind w:left="14"/>
              <w:jc w:val="center"/>
              <w:rPr>
                <w:ins w:id="1379" w:author="Manuel Raul Livano Luna" w:date="2023-07-05T18:43:00Z"/>
                <w:rFonts w:ascii="Calibri" w:hAnsi="Calibri" w:cs="Calibri"/>
                <w:i/>
                <w:iCs/>
                <w:sz w:val="22"/>
                <w:szCs w:val="22"/>
                <w:lang w:eastAsia="it-IT"/>
                <w:rPrChange w:id="1380" w:author="Manuel Raul Livano Luna" w:date="2023-07-05T18:44:00Z">
                  <w:rPr>
                    <w:ins w:id="1381" w:author="Manuel Raul Livano Luna" w:date="2023-07-05T18:43:00Z"/>
                    <w:rFonts w:ascii="Calibri" w:hAnsi="Calibri" w:cs="Calibri"/>
                    <w:sz w:val="22"/>
                    <w:szCs w:val="22"/>
                    <w:lang w:eastAsia="it-IT"/>
                  </w:rPr>
                </w:rPrChange>
              </w:rPr>
            </w:pPr>
            <w:ins w:id="1382" w:author="Manuel Raul Livano Luna" w:date="2023-07-05T18:43:00Z">
              <w:r w:rsidRPr="00F71C70">
                <w:rPr>
                  <w:rFonts w:ascii="Calibri" w:hAnsi="Calibri" w:cs="Calibri"/>
                  <w:i/>
                  <w:iCs/>
                  <w:sz w:val="22"/>
                  <w:szCs w:val="22"/>
                  <w:lang w:eastAsia="it-IT"/>
                  <w:rPrChange w:id="1383" w:author="Manuel Raul Livano Luna" w:date="2023-07-05T18:44:00Z">
                    <w:rPr>
                      <w:rFonts w:ascii="Calibri" w:hAnsi="Calibri" w:cs="Calibri"/>
                      <w:sz w:val="22"/>
                      <w:szCs w:val="22"/>
                      <w:lang w:eastAsia="it-IT"/>
                    </w:rPr>
                  </w:rPrChange>
                </w:rPr>
                <w:t>Logotipo</w:t>
              </w:r>
            </w:ins>
          </w:p>
        </w:tc>
        <w:tc>
          <w:tcPr>
            <w:tcW w:w="3804" w:type="pct"/>
            <w:noWrap/>
            <w:vAlign w:val="center"/>
            <w:tcPrChange w:id="1384" w:author="Manuel Raul Livano Luna" w:date="2023-07-05T18:44:00Z">
              <w:tcPr>
                <w:tcW w:w="3804" w:type="pct"/>
                <w:noWrap/>
                <w:vAlign w:val="center"/>
              </w:tcPr>
            </w:tcPrChange>
          </w:tcPr>
          <w:p w14:paraId="1F30AD42" w14:textId="77777777" w:rsidR="00F71C70" w:rsidRPr="00F71C70" w:rsidRDefault="00F71C70" w:rsidP="00F71C70">
            <w:pPr>
              <w:numPr>
                <w:ilvl w:val="0"/>
                <w:numId w:val="24"/>
              </w:numPr>
              <w:spacing w:after="200" w:line="276" w:lineRule="auto"/>
              <w:contextualSpacing/>
              <w:jc w:val="both"/>
              <w:rPr>
                <w:ins w:id="1385" w:author="Manuel Raul Livano Luna" w:date="2023-07-05T18:43:00Z"/>
                <w:rFonts w:ascii="Calibri" w:hAnsi="Calibri" w:cs="Calibri"/>
                <w:i/>
                <w:iCs/>
                <w:sz w:val="22"/>
                <w:szCs w:val="22"/>
                <w:lang w:eastAsia="it-IT"/>
                <w:rPrChange w:id="1386" w:author="Manuel Raul Livano Luna" w:date="2023-07-05T18:44:00Z">
                  <w:rPr>
                    <w:ins w:id="1387" w:author="Manuel Raul Livano Luna" w:date="2023-07-05T18:43:00Z"/>
                    <w:rFonts w:ascii="Calibri" w:hAnsi="Calibri" w:cs="Calibri"/>
                    <w:sz w:val="22"/>
                    <w:szCs w:val="22"/>
                    <w:lang w:eastAsia="it-IT"/>
                  </w:rPr>
                </w:rPrChange>
              </w:rPr>
            </w:pPr>
            <w:ins w:id="1388" w:author="Manuel Raul Livano Luna" w:date="2023-07-05T18:43:00Z">
              <w:r w:rsidRPr="00F71C70">
                <w:rPr>
                  <w:rFonts w:ascii="Calibri" w:hAnsi="Calibri" w:cs="Calibri"/>
                  <w:i/>
                  <w:iCs/>
                  <w:sz w:val="22"/>
                  <w:szCs w:val="22"/>
                  <w:lang w:eastAsia="it-IT"/>
                  <w:rPrChange w:id="1389" w:author="Manuel Raul Livano Luna" w:date="2023-07-05T18:44:00Z">
                    <w:rPr>
                      <w:rFonts w:ascii="Calibri" w:hAnsi="Calibri" w:cs="Calibri"/>
                      <w:sz w:val="22"/>
                      <w:szCs w:val="22"/>
                      <w:lang w:eastAsia="it-IT"/>
                    </w:rPr>
                  </w:rPrChange>
                </w:rPr>
                <w:t>El equipo llevara impreso en forma indeleble en una posición visible para el usuario el Logotipo del Gobierno Regional de Apurímac, acompañado de la inscripción  “Equipo del Gobierno Regional de Apurímac – UGEL Chincheros”</w:t>
              </w:r>
            </w:ins>
          </w:p>
        </w:tc>
      </w:tr>
    </w:tbl>
    <w:p w14:paraId="4E65B006" w14:textId="77777777" w:rsidR="00F71C70" w:rsidRPr="00F71C70" w:rsidRDefault="00F71C70">
      <w:pPr>
        <w:spacing w:line="276" w:lineRule="auto"/>
        <w:ind w:left="1767"/>
        <w:contextualSpacing/>
        <w:jc w:val="both"/>
        <w:rPr>
          <w:ins w:id="1390" w:author="Manuel Raul Livano Luna" w:date="2023-07-05T18:43:00Z"/>
          <w:rFonts w:ascii="Calibri" w:hAnsi="Calibri" w:cs="Calibri"/>
          <w:b/>
          <w:i/>
          <w:iCs/>
          <w:color w:val="000000"/>
          <w:sz w:val="21"/>
          <w:szCs w:val="21"/>
          <w:lang w:eastAsia="it-IT"/>
          <w:rPrChange w:id="1391" w:author="Manuel Raul Livano Luna" w:date="2023-07-05T18:44:00Z">
            <w:rPr>
              <w:ins w:id="1392" w:author="Manuel Raul Livano Luna" w:date="2023-07-05T18:43:00Z"/>
              <w:rFonts w:ascii="Calibri" w:hAnsi="Calibri" w:cs="Calibri"/>
              <w:b/>
              <w:color w:val="000000"/>
              <w:sz w:val="21"/>
              <w:szCs w:val="21"/>
              <w:lang w:eastAsia="it-IT"/>
            </w:rPr>
          </w:rPrChange>
        </w:rPr>
        <w:pPrChange w:id="1393" w:author="Manuel Raul Livano Luna" w:date="2023-07-05T18:44:00Z">
          <w:pPr>
            <w:spacing w:line="276" w:lineRule="auto"/>
            <w:contextualSpacing/>
            <w:jc w:val="both"/>
          </w:pPr>
        </w:pPrChange>
      </w:pPr>
      <w:ins w:id="1394" w:author="Manuel Raul Livano Luna" w:date="2023-07-05T18:43:00Z">
        <w:r w:rsidRPr="00F71C70">
          <w:rPr>
            <w:rFonts w:ascii="Calibri" w:hAnsi="Calibri" w:cs="Calibri"/>
            <w:b/>
            <w:i/>
            <w:iCs/>
            <w:color w:val="000000"/>
            <w:sz w:val="21"/>
            <w:szCs w:val="21"/>
            <w:lang w:eastAsia="it-IT"/>
            <w:rPrChange w:id="1395" w:author="Manuel Raul Livano Luna" w:date="2023-07-05T18:44:00Z">
              <w:rPr>
                <w:rFonts w:ascii="Calibri" w:hAnsi="Calibri" w:cs="Calibri"/>
                <w:b/>
                <w:color w:val="000000"/>
                <w:sz w:val="21"/>
                <w:szCs w:val="21"/>
                <w:lang w:eastAsia="it-IT"/>
              </w:rPr>
            </w:rPrChange>
          </w:rPr>
          <w:t>Consideraciones</w:t>
        </w:r>
      </w:ins>
    </w:p>
    <w:p w14:paraId="2E1EC53A" w14:textId="77777777" w:rsidR="00F71C70" w:rsidRPr="00F71C70" w:rsidRDefault="00F71C70">
      <w:pPr>
        <w:spacing w:line="276" w:lineRule="auto"/>
        <w:ind w:left="1767"/>
        <w:jc w:val="both"/>
        <w:rPr>
          <w:ins w:id="1396" w:author="Manuel Raul Livano Luna" w:date="2023-07-05T18:43:00Z"/>
          <w:rFonts w:ascii="Calibri" w:hAnsi="Calibri" w:cs="Calibri"/>
          <w:i/>
          <w:iCs/>
          <w:sz w:val="22"/>
          <w:szCs w:val="22"/>
          <w:lang w:val="es-AR" w:eastAsia="es-AR"/>
          <w:rPrChange w:id="1397" w:author="Manuel Raul Livano Luna" w:date="2023-07-05T18:44:00Z">
            <w:rPr>
              <w:ins w:id="1398" w:author="Manuel Raul Livano Luna" w:date="2023-07-05T18:43:00Z"/>
              <w:rFonts w:ascii="Calibri" w:hAnsi="Calibri" w:cs="Calibri"/>
              <w:sz w:val="22"/>
              <w:szCs w:val="22"/>
              <w:lang w:val="es-AR" w:eastAsia="es-AR"/>
            </w:rPr>
          </w:rPrChange>
        </w:rPr>
        <w:pPrChange w:id="1399" w:author="Manuel Raul Livano Luna" w:date="2023-07-05T18:44:00Z">
          <w:pPr>
            <w:spacing w:line="276" w:lineRule="auto"/>
            <w:jc w:val="both"/>
          </w:pPr>
        </w:pPrChange>
      </w:pPr>
      <w:ins w:id="1400" w:author="Manuel Raul Livano Luna" w:date="2023-07-05T18:43:00Z">
        <w:r w:rsidRPr="00F71C70">
          <w:rPr>
            <w:rFonts w:ascii="Calibri" w:hAnsi="Calibri" w:cs="Calibri"/>
            <w:i/>
            <w:iCs/>
            <w:sz w:val="22"/>
            <w:szCs w:val="22"/>
            <w:lang w:val="es-AR" w:eastAsia="es-AR"/>
            <w:rPrChange w:id="1401" w:author="Manuel Raul Livano Luna" w:date="2023-07-05T18:44:00Z">
              <w:rPr>
                <w:rFonts w:ascii="Calibri" w:hAnsi="Calibri" w:cs="Calibri"/>
                <w:sz w:val="22"/>
                <w:szCs w:val="22"/>
                <w:lang w:val="es-AR" w:eastAsia="es-AR"/>
              </w:rPr>
            </w:rPrChange>
          </w:rPr>
          <w:t>La empresa proveedora de los equipos deberá presentar compromiso de recojo de residuos tecnológicos al cabo de 5 años y un plan de tratamiento de sustancias químicas y componentes electrónicos que afecten al medio ambiente y/o a la salud de acuerdo a las recomendaciones de la normatividad vigente del sector ambiente y salud.</w:t>
        </w:r>
      </w:ins>
    </w:p>
    <w:p w14:paraId="6D80FCE3" w14:textId="77777777" w:rsidR="00F71C70" w:rsidRPr="00F71C70" w:rsidRDefault="00F71C70">
      <w:pPr>
        <w:spacing w:line="276" w:lineRule="auto"/>
        <w:ind w:left="1767"/>
        <w:jc w:val="both"/>
        <w:rPr>
          <w:ins w:id="1402" w:author="Manuel Raul Livano Luna" w:date="2023-07-05T18:43:00Z"/>
          <w:rFonts w:ascii="Calibri" w:hAnsi="Calibri" w:cs="Calibri"/>
          <w:i/>
          <w:iCs/>
          <w:sz w:val="22"/>
          <w:szCs w:val="22"/>
          <w:lang w:val="es-AR" w:eastAsia="es-AR"/>
          <w:rPrChange w:id="1403" w:author="Manuel Raul Livano Luna" w:date="2023-07-05T18:44:00Z">
            <w:rPr>
              <w:ins w:id="1404" w:author="Manuel Raul Livano Luna" w:date="2023-07-05T18:43:00Z"/>
              <w:rFonts w:ascii="Calibri" w:hAnsi="Calibri" w:cs="Calibri"/>
              <w:sz w:val="22"/>
              <w:szCs w:val="22"/>
              <w:lang w:val="es-AR" w:eastAsia="es-AR"/>
            </w:rPr>
          </w:rPrChange>
        </w:rPr>
        <w:pPrChange w:id="1405" w:author="Manuel Raul Livano Luna" w:date="2023-07-05T18:44:00Z">
          <w:pPr>
            <w:spacing w:line="276" w:lineRule="auto"/>
            <w:jc w:val="both"/>
          </w:pPr>
        </w:pPrChange>
      </w:pPr>
    </w:p>
    <w:p w14:paraId="1E5B5CE0" w14:textId="1FF72F64" w:rsidR="00BE545A" w:rsidRPr="00F71C70" w:rsidDel="00F71C70" w:rsidRDefault="00F034D6">
      <w:pPr>
        <w:tabs>
          <w:tab w:val="left" w:pos="142"/>
          <w:tab w:val="left" w:pos="1276"/>
        </w:tabs>
        <w:autoSpaceDE w:val="0"/>
        <w:autoSpaceDN w:val="0"/>
        <w:adjustRightInd w:val="0"/>
        <w:ind w:left="3043"/>
        <w:jc w:val="both"/>
        <w:rPr>
          <w:ins w:id="1406" w:author="GRAPURIMAC" w:date="2023-07-05T17:34:00Z"/>
          <w:del w:id="1407" w:author="Manuel Raul Livano Luna" w:date="2023-07-05T18:43:00Z"/>
          <w:rFonts w:ascii="Arial Narrow" w:hAnsi="Arial Narrow" w:cs="Arial"/>
          <w:bCs/>
          <w:i/>
          <w:iCs/>
          <w:sz w:val="22"/>
          <w:szCs w:val="22"/>
        </w:rPr>
        <w:pPrChange w:id="1408" w:author="Manuel Raul Livano Luna" w:date="2023-07-05T18:44:00Z">
          <w:pPr>
            <w:tabs>
              <w:tab w:val="left" w:pos="142"/>
              <w:tab w:val="left" w:pos="1276"/>
            </w:tabs>
            <w:autoSpaceDE w:val="0"/>
            <w:autoSpaceDN w:val="0"/>
            <w:adjustRightInd w:val="0"/>
            <w:ind w:left="1276"/>
            <w:jc w:val="both"/>
          </w:pPr>
        </w:pPrChange>
      </w:pPr>
      <w:ins w:id="1409" w:author="GRAPURIMAC" w:date="2023-07-05T17:42:00Z">
        <w:del w:id="1410" w:author="Manuel Raul Livano Luna" w:date="2023-07-05T18:43:00Z">
          <w:r w:rsidRPr="00F71C70" w:rsidDel="00F71C70">
            <w:rPr>
              <w:rFonts w:ascii="Arial Narrow" w:hAnsi="Arial Narrow" w:cs="Arial"/>
              <w:bCs/>
              <w:i/>
              <w:iCs/>
              <w:color w:val="FF0000"/>
              <w:sz w:val="22"/>
              <w:szCs w:val="22"/>
            </w:rPr>
            <w:delText>LICENCIAS</w:delText>
          </w:r>
        </w:del>
      </w:ins>
      <w:ins w:id="1411" w:author="GRAPURIMAC" w:date="2023-07-05T17:34:00Z">
        <w:del w:id="1412" w:author="Manuel Raul Livano Luna" w:date="2023-07-05T18:43:00Z">
          <w:r w:rsidR="00BE545A" w:rsidRPr="00F71C70" w:rsidDel="00F71C70">
            <w:rPr>
              <w:rFonts w:ascii="Arial Narrow" w:hAnsi="Arial Narrow" w:cs="Arial"/>
              <w:bCs/>
              <w:i/>
              <w:iCs/>
              <w:color w:val="FF0000"/>
              <w:sz w:val="22"/>
              <w:szCs w:val="22"/>
              <w:rPrChange w:id="1413" w:author="Manuel Raul Livano Luna" w:date="2023-07-05T18:44:00Z">
                <w:rPr>
                  <w:rFonts w:ascii="Arial Narrow" w:hAnsi="Arial Narrow" w:cs="Arial"/>
                  <w:bCs/>
                  <w:i/>
                  <w:iCs/>
                  <w:sz w:val="22"/>
                  <w:szCs w:val="22"/>
                </w:rPr>
              </w:rPrChange>
            </w:rPr>
            <w:delText xml:space="preserve"> </w:delText>
          </w:r>
        </w:del>
      </w:ins>
    </w:p>
    <w:p w14:paraId="13CD4C69" w14:textId="77777777" w:rsidR="00F034D6" w:rsidRPr="00F71C70" w:rsidRDefault="00F034D6">
      <w:pPr>
        <w:tabs>
          <w:tab w:val="left" w:pos="142"/>
          <w:tab w:val="left" w:pos="1276"/>
        </w:tabs>
        <w:autoSpaceDE w:val="0"/>
        <w:autoSpaceDN w:val="0"/>
        <w:adjustRightInd w:val="0"/>
        <w:ind w:left="2476"/>
        <w:jc w:val="both"/>
        <w:rPr>
          <w:ins w:id="1414" w:author="GRAPURIMAC" w:date="2023-07-05T17:42:00Z"/>
          <w:rFonts w:ascii="Arial Narrow" w:hAnsi="Arial Narrow" w:cs="Arial"/>
          <w:bCs/>
          <w:i/>
          <w:iCs/>
          <w:sz w:val="22"/>
          <w:szCs w:val="22"/>
        </w:rPr>
        <w:pPrChange w:id="1415" w:author="Manuel Raul Livano Luna" w:date="2023-07-05T18:44:00Z">
          <w:pPr>
            <w:tabs>
              <w:tab w:val="left" w:pos="142"/>
              <w:tab w:val="left" w:pos="1276"/>
            </w:tabs>
            <w:autoSpaceDE w:val="0"/>
            <w:autoSpaceDN w:val="0"/>
            <w:adjustRightInd w:val="0"/>
            <w:ind w:left="709"/>
            <w:jc w:val="both"/>
          </w:pPr>
        </w:pPrChange>
      </w:pPr>
    </w:p>
    <w:p w14:paraId="75C9B6B6" w14:textId="77777777" w:rsidR="00F034D6" w:rsidRDefault="00F034D6" w:rsidP="00AE74BE">
      <w:pPr>
        <w:tabs>
          <w:tab w:val="left" w:pos="142"/>
          <w:tab w:val="left" w:pos="1276"/>
        </w:tabs>
        <w:autoSpaceDE w:val="0"/>
        <w:autoSpaceDN w:val="0"/>
        <w:adjustRightInd w:val="0"/>
        <w:ind w:left="709"/>
        <w:jc w:val="both"/>
        <w:rPr>
          <w:ins w:id="1416" w:author="GRAPURIMAC" w:date="2023-07-05T17:42:00Z"/>
          <w:rFonts w:ascii="Arial Narrow" w:hAnsi="Arial Narrow" w:cs="Arial"/>
          <w:bCs/>
          <w:i/>
          <w:iCs/>
          <w:sz w:val="22"/>
          <w:szCs w:val="22"/>
        </w:rPr>
      </w:pPr>
    </w:p>
    <w:p w14:paraId="2BA245D7" w14:textId="3207F188" w:rsidR="00986133" w:rsidRPr="00BF63EF" w:rsidDel="00F034D6" w:rsidRDefault="00986133" w:rsidP="00AE74BE">
      <w:pPr>
        <w:tabs>
          <w:tab w:val="left" w:pos="142"/>
          <w:tab w:val="left" w:pos="1276"/>
        </w:tabs>
        <w:autoSpaceDE w:val="0"/>
        <w:autoSpaceDN w:val="0"/>
        <w:adjustRightInd w:val="0"/>
        <w:ind w:left="1276"/>
        <w:jc w:val="both"/>
        <w:rPr>
          <w:del w:id="1417" w:author="GRAPURIMAC" w:date="2023-07-05T17:42:00Z"/>
          <w:rFonts w:ascii="Arial Narrow" w:hAnsi="Arial Narrow" w:cs="Arial"/>
          <w:bCs/>
          <w:i/>
          <w:iCs/>
          <w:sz w:val="22"/>
          <w:szCs w:val="22"/>
        </w:rPr>
      </w:pPr>
      <w:del w:id="1418" w:author="GRAPURIMAC" w:date="2023-07-05T17:42:00Z">
        <w:r w:rsidRPr="00BF63EF" w:rsidDel="00F034D6">
          <w:rPr>
            <w:rFonts w:ascii="Arial Narrow" w:hAnsi="Arial Narrow" w:cs="Arial"/>
            <w:bCs/>
            <w:i/>
            <w:iCs/>
            <w:sz w:val="22"/>
            <w:szCs w:val="22"/>
          </w:rPr>
          <w:lastRenderedPageBreak/>
          <w:delText>(…)</w:delText>
        </w:r>
      </w:del>
    </w:p>
    <w:p w14:paraId="7595375A" w14:textId="4971A191" w:rsidR="00986133" w:rsidRPr="0047771E" w:rsidDel="00F034D6" w:rsidRDefault="00986133" w:rsidP="0047771E">
      <w:pPr>
        <w:ind w:left="1276" w:right="-567" w:firstLine="425"/>
        <w:jc w:val="both"/>
        <w:rPr>
          <w:del w:id="1419" w:author="GRAPURIMAC" w:date="2023-07-05T17:42:00Z"/>
          <w:rFonts w:ascii="Arial Narrow" w:hAnsi="Arial Narrow" w:cstheme="minorHAnsi"/>
          <w:bCs/>
          <w:i/>
          <w:iCs/>
          <w:sz w:val="22"/>
          <w:szCs w:val="22"/>
        </w:rPr>
      </w:pPr>
      <w:del w:id="1420" w:author="GRAPURIMAC" w:date="2023-07-05T17:42:00Z">
        <w:r w:rsidRPr="0047771E" w:rsidDel="00F034D6">
          <w:rPr>
            <w:rFonts w:ascii="Arial Narrow" w:eastAsiaTheme="minorHAnsi" w:hAnsi="Arial Narrow" w:cstheme="minorHAnsi"/>
            <w:bCs/>
            <w:i/>
            <w:iCs/>
            <w:sz w:val="22"/>
            <w:szCs w:val="22"/>
          </w:rPr>
          <w:delText>Características</w:delText>
        </w:r>
        <w:r w:rsidRPr="0047771E" w:rsidDel="00F034D6">
          <w:rPr>
            <w:rFonts w:ascii="Arial Narrow" w:hAnsi="Arial Narrow" w:cstheme="minorHAnsi"/>
            <w:bCs/>
            <w:i/>
            <w:iCs/>
            <w:sz w:val="22"/>
            <w:szCs w:val="22"/>
          </w:rPr>
          <w:delText xml:space="preserve"> de la OLPC</w:delText>
        </w:r>
      </w:del>
    </w:p>
    <w:p w14:paraId="78797E6A" w14:textId="27501DE1" w:rsidR="00986133" w:rsidRPr="0047771E" w:rsidDel="00F034D6" w:rsidRDefault="00986133" w:rsidP="0047771E">
      <w:pPr>
        <w:ind w:left="1276" w:right="-567" w:firstLine="425"/>
        <w:jc w:val="both"/>
        <w:rPr>
          <w:del w:id="1421" w:author="GRAPURIMAC" w:date="2023-07-05T17:42:00Z"/>
          <w:rFonts w:ascii="Arial Narrow" w:hAnsi="Arial Narrow" w:cstheme="minorHAnsi"/>
          <w:bCs/>
          <w:i/>
          <w:iCs/>
          <w:sz w:val="22"/>
          <w:szCs w:val="22"/>
        </w:rPr>
      </w:pPr>
      <w:bookmarkStart w:id="1422" w:name="Caracter.C3.ADsticas"/>
      <w:bookmarkEnd w:id="1422"/>
    </w:p>
    <w:p w14:paraId="67F3991F" w14:textId="097F017A" w:rsidR="00986133" w:rsidRPr="0047771E" w:rsidDel="00F034D6" w:rsidRDefault="00986133" w:rsidP="0047771E">
      <w:pPr>
        <w:ind w:left="1276" w:firstLine="425"/>
        <w:jc w:val="both"/>
        <w:rPr>
          <w:del w:id="1423" w:author="GRAPURIMAC" w:date="2023-07-05T17:42:00Z"/>
          <w:rFonts w:ascii="Arial Narrow" w:hAnsi="Arial Narrow" w:cstheme="minorHAnsi"/>
          <w:bCs/>
          <w:i/>
          <w:iCs/>
          <w:sz w:val="22"/>
          <w:szCs w:val="22"/>
        </w:rPr>
      </w:pPr>
      <w:del w:id="1424" w:author="GRAPURIMAC" w:date="2023-07-05T17:42:00Z">
        <w:r w:rsidRPr="0047771E" w:rsidDel="00F034D6">
          <w:rPr>
            <w:rFonts w:ascii="Arial Narrow" w:hAnsi="Arial Narrow" w:cstheme="minorHAnsi"/>
            <w:bCs/>
            <w:i/>
            <w:iCs/>
            <w:sz w:val="22"/>
            <w:szCs w:val="22"/>
          </w:rPr>
          <w:delText>Los niños necesitan más—no menos—funcionalidades que una laptop de alto rendimiento. Puntualmente necesitan tres cosas únicas a su condición: bajo consumo, legibilidad bajo el sol y conectividad automática.</w:delText>
        </w:r>
      </w:del>
    </w:p>
    <w:p w14:paraId="07463AC4" w14:textId="686864A2" w:rsidR="00986133" w:rsidRPr="0047771E" w:rsidDel="00F034D6" w:rsidRDefault="00986133" w:rsidP="0047771E">
      <w:pPr>
        <w:ind w:left="1276" w:right="-567"/>
        <w:jc w:val="both"/>
        <w:rPr>
          <w:del w:id="1425" w:author="GRAPURIMAC" w:date="2023-07-05T17:42:00Z"/>
          <w:rFonts w:ascii="Arial Narrow" w:hAnsi="Arial Narrow" w:cstheme="minorHAnsi"/>
          <w:bCs/>
          <w:i/>
          <w:iCs/>
        </w:rPr>
      </w:pPr>
    </w:p>
    <w:p w14:paraId="2C493863" w14:textId="24FA3BC6" w:rsidR="00986133" w:rsidRPr="0047771E" w:rsidDel="00F034D6" w:rsidRDefault="00986133" w:rsidP="0047771E">
      <w:pPr>
        <w:pStyle w:val="Prrafodelista"/>
        <w:numPr>
          <w:ilvl w:val="0"/>
          <w:numId w:val="12"/>
        </w:numPr>
        <w:spacing w:after="0" w:line="240" w:lineRule="auto"/>
        <w:ind w:left="1996"/>
        <w:jc w:val="both"/>
        <w:rPr>
          <w:del w:id="1426" w:author="GRAPURIMAC" w:date="2023-07-05T17:42:00Z"/>
          <w:rFonts w:ascii="Arial Narrow" w:hAnsi="Arial Narrow" w:cstheme="minorHAnsi"/>
          <w:bCs/>
          <w:i/>
          <w:iCs/>
        </w:rPr>
      </w:pPr>
      <w:del w:id="1427" w:author="GRAPURIMAC" w:date="2023-07-05T17:42:00Z">
        <w:r w:rsidRPr="0047771E" w:rsidDel="00F034D6">
          <w:rPr>
            <w:rFonts w:ascii="Arial Narrow" w:hAnsi="Arial Narrow" w:cstheme="minorHAnsi"/>
            <w:bCs/>
            <w:i/>
            <w:iCs/>
          </w:rPr>
          <w:delText xml:space="preserve">El bajo consumo es fundamental. Muchas familias no tienen electricidad en sus hogares. Por lo tanto, una laptop deber poder funcionar tanto con energía humana como con baterías de larga vida. La generación de energía humana, ya sea moviendo una manivela o gesto similar, debe poder suministrar energía en una proporción de 1-a-10: un minuto de movimiento debe proveer diez minutos de uso. En el caso de las baterías, 10 horas de batería son necesarias. </w:delText>
        </w:r>
      </w:del>
    </w:p>
    <w:p w14:paraId="1004F6E0" w14:textId="1003CD8D" w:rsidR="00986133" w:rsidRPr="0047771E" w:rsidDel="00F034D6" w:rsidRDefault="00986133" w:rsidP="0047771E">
      <w:pPr>
        <w:pStyle w:val="Prrafodelista"/>
        <w:numPr>
          <w:ilvl w:val="0"/>
          <w:numId w:val="12"/>
        </w:numPr>
        <w:spacing w:after="0" w:line="240" w:lineRule="auto"/>
        <w:ind w:left="1996"/>
        <w:jc w:val="both"/>
        <w:rPr>
          <w:del w:id="1428" w:author="GRAPURIMAC" w:date="2023-07-05T17:42:00Z"/>
          <w:rFonts w:ascii="Arial Narrow" w:hAnsi="Arial Narrow" w:cstheme="minorHAnsi"/>
          <w:bCs/>
          <w:i/>
          <w:iCs/>
        </w:rPr>
      </w:pPr>
      <w:del w:id="1429" w:author="GRAPURIMAC" w:date="2023-07-05T17:42:00Z">
        <w:r w:rsidRPr="0047771E" w:rsidDel="00F034D6">
          <w:rPr>
            <w:rFonts w:ascii="Arial Narrow" w:hAnsi="Arial Narrow" w:cstheme="minorHAnsi"/>
            <w:bCs/>
            <w:i/>
            <w:iCs/>
          </w:rPr>
          <w:delText>Las laptops no pueden enchufarse a los pupitres en las aulas. Aun las escuelas más ricas no pueden proveer energía a cada pupitre.</w:delText>
        </w:r>
      </w:del>
    </w:p>
    <w:p w14:paraId="297F98BD" w14:textId="4EF40C92" w:rsidR="00986133" w:rsidRPr="0047771E" w:rsidDel="00F034D6" w:rsidRDefault="00986133" w:rsidP="0047771E">
      <w:pPr>
        <w:pStyle w:val="Prrafodelista"/>
        <w:numPr>
          <w:ilvl w:val="0"/>
          <w:numId w:val="12"/>
        </w:numPr>
        <w:spacing w:after="0" w:line="240" w:lineRule="auto"/>
        <w:ind w:left="1996"/>
        <w:jc w:val="both"/>
        <w:rPr>
          <w:del w:id="1430" w:author="GRAPURIMAC" w:date="2023-07-05T17:42:00Z"/>
          <w:rFonts w:ascii="Arial Narrow" w:hAnsi="Arial Narrow" w:cstheme="minorHAnsi"/>
          <w:bCs/>
          <w:i/>
          <w:iCs/>
        </w:rPr>
      </w:pPr>
      <w:del w:id="1431" w:author="GRAPURIMAC" w:date="2023-07-05T17:42:00Z">
        <w:r w:rsidRPr="0047771E" w:rsidDel="00F034D6">
          <w:rPr>
            <w:rFonts w:ascii="Arial Narrow" w:hAnsi="Arial Narrow" w:cstheme="minorHAnsi"/>
            <w:bCs/>
            <w:i/>
            <w:iCs/>
          </w:rPr>
          <w:delText>Tienen pantallas capaces de ser leídas bajo la luz solar directa, son importantes para su uso al aire libre, así como ahorro de energía. Esto debe ser logrado como opción a la tradicional iluminación de fondo, no como un remplazo. Ambas son necesarias. Aún más, durante la noche, la laptop en sí debe ser una fuente de luz ambiental.</w:delText>
        </w:r>
      </w:del>
    </w:p>
    <w:p w14:paraId="1F134854" w14:textId="037D6D4B" w:rsidR="00986133" w:rsidRPr="0047771E" w:rsidDel="00F034D6" w:rsidRDefault="00986133" w:rsidP="0047771E">
      <w:pPr>
        <w:pStyle w:val="Prrafodelista"/>
        <w:numPr>
          <w:ilvl w:val="0"/>
          <w:numId w:val="12"/>
        </w:numPr>
        <w:spacing w:after="0" w:line="240" w:lineRule="auto"/>
        <w:ind w:left="1996"/>
        <w:jc w:val="both"/>
        <w:rPr>
          <w:del w:id="1432" w:author="GRAPURIMAC" w:date="2023-07-05T17:42:00Z"/>
          <w:rFonts w:ascii="Arial Narrow" w:hAnsi="Arial Narrow" w:cstheme="minorHAnsi"/>
          <w:b/>
          <w:i/>
          <w:iCs/>
          <w:u w:val="single"/>
        </w:rPr>
      </w:pPr>
      <w:del w:id="1433" w:author="GRAPURIMAC" w:date="2023-07-05T17:42:00Z">
        <w:r w:rsidRPr="0047771E" w:rsidDel="00F034D6">
          <w:rPr>
            <w:rFonts w:ascii="Arial Narrow" w:hAnsi="Arial Narrow" w:cstheme="minorHAnsi"/>
            <w:b/>
            <w:i/>
            <w:iCs/>
            <w:u w:val="single"/>
          </w:rPr>
          <w:delText>La conectividad no puede suponer DSL, hotspots, WiFi o similares. Las laptops deben ser capaces de generar una red de manera automática y colectiva, sin necesidad de la intervención de los chicos o sus maestros. Unas 500 personas aproximadamente deberían ser capaces de compartir un único punto de acceso a la Internet. Si bien este punto de acceso puede ser modesto en su capacidad, entre las laptops y el servidor escolar deberán poder gozar de un buen ancho de banda.</w:delText>
        </w:r>
      </w:del>
    </w:p>
    <w:p w14:paraId="41CA84CC" w14:textId="2CD29455" w:rsidR="00986133" w:rsidRPr="0047771E" w:rsidDel="00F034D6" w:rsidRDefault="00986133" w:rsidP="0047771E">
      <w:pPr>
        <w:pStyle w:val="Prrafodelista"/>
        <w:numPr>
          <w:ilvl w:val="0"/>
          <w:numId w:val="12"/>
        </w:numPr>
        <w:spacing w:after="0" w:line="240" w:lineRule="auto"/>
        <w:ind w:left="1996"/>
        <w:jc w:val="both"/>
        <w:rPr>
          <w:del w:id="1434" w:author="GRAPURIMAC" w:date="2023-07-05T17:42:00Z"/>
          <w:rFonts w:ascii="Arial Narrow" w:hAnsi="Arial Narrow" w:cstheme="minorHAnsi"/>
          <w:bCs/>
          <w:i/>
          <w:iCs/>
        </w:rPr>
      </w:pPr>
      <w:del w:id="1435" w:author="GRAPURIMAC" w:date="2023-07-05T17:42:00Z">
        <w:r w:rsidRPr="0047771E" w:rsidDel="00F034D6">
          <w:rPr>
            <w:rFonts w:ascii="Arial Narrow" w:hAnsi="Arial Narrow" w:cstheme="minorHAnsi"/>
            <w:bCs/>
            <w:i/>
            <w:iCs/>
          </w:rPr>
          <w:delText>Una meta ulterior del esfuerzo de la OLPC es lograr que los gigantes del software y hardware se despierten y cobren conciencia sobre las necesidades de los niños en los países en vías de desarrollo y reconsideren sus estrategias acordemente.</w:delText>
        </w:r>
      </w:del>
    </w:p>
    <w:p w14:paraId="11556E7D" w14:textId="54F30F46" w:rsidR="00986133" w:rsidRPr="0047771E" w:rsidDel="00F034D6" w:rsidRDefault="00986133" w:rsidP="0047771E">
      <w:pPr>
        <w:pStyle w:val="Prrafodelista"/>
        <w:numPr>
          <w:ilvl w:val="0"/>
          <w:numId w:val="12"/>
        </w:numPr>
        <w:spacing w:after="0" w:line="240" w:lineRule="auto"/>
        <w:ind w:left="1996"/>
        <w:jc w:val="both"/>
        <w:rPr>
          <w:del w:id="1436" w:author="GRAPURIMAC" w:date="2023-07-05T17:42:00Z"/>
          <w:rFonts w:ascii="Arial Narrow" w:hAnsi="Arial Narrow" w:cstheme="minorHAnsi"/>
          <w:bCs/>
          <w:i/>
          <w:iCs/>
        </w:rPr>
      </w:pPr>
      <w:del w:id="1437" w:author="GRAPURIMAC" w:date="2023-07-05T17:42:00Z">
        <w:r w:rsidRPr="0047771E" w:rsidDel="00F034D6">
          <w:rPr>
            <w:rFonts w:ascii="Arial Narrow" w:hAnsi="Arial Narrow" w:cstheme="minorHAnsi"/>
            <w:bCs/>
            <w:i/>
            <w:iCs/>
          </w:rPr>
          <w:delText>Si bien estos ensayos en teoría son bastante alentadores en la práctica el programa no se ha masificado como originalmente se quiso y la cobertura no ha llegado al 100% de la población de los niños.</w:delText>
        </w:r>
      </w:del>
    </w:p>
    <w:p w14:paraId="15C31D4F"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3B96F6CF"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w:t>
      </w:r>
      <w:r w:rsidR="00FE09A4" w:rsidRPr="005132B3">
        <w:rPr>
          <w:rFonts w:ascii="Arial Narrow" w:hAnsi="Arial Narrow" w:cs="Arial"/>
          <w:bCs/>
          <w:sz w:val="22"/>
          <w:szCs w:val="22"/>
        </w:rPr>
        <w:t xml:space="preserve">genera el riesgo de que los equipos al no ser utilizados para la finalidad que fueron adquiridos, </w:t>
      </w:r>
      <w:r w:rsidR="00FB4D19" w:rsidRPr="005132B3">
        <w:rPr>
          <w:rFonts w:ascii="Arial Narrow" w:hAnsi="Arial Narrow" w:cs="Arial"/>
          <w:bCs/>
          <w:sz w:val="22"/>
          <w:szCs w:val="22"/>
        </w:rPr>
        <w:t>podrían</w:t>
      </w:r>
      <w:r w:rsidR="0012111D" w:rsidRPr="005132B3">
        <w:rPr>
          <w:rFonts w:ascii="Arial Narrow" w:hAnsi="Arial Narrow" w:cs="Arial"/>
          <w:bCs/>
          <w:sz w:val="22"/>
          <w:szCs w:val="22"/>
        </w:rPr>
        <w:t xml:space="preserve"> dañarse o deteriorarse y, con ello,</w:t>
      </w:r>
      <w:r w:rsidR="00FE09A4" w:rsidRPr="005132B3">
        <w:rPr>
          <w:rFonts w:ascii="Arial Narrow" w:hAnsi="Arial Narrow" w:cs="Arial"/>
          <w:bCs/>
          <w:sz w:val="22"/>
          <w:szCs w:val="22"/>
        </w:rPr>
        <w:t xml:space="preserve"> no</w:t>
      </w:r>
      <w:r w:rsidR="0012111D" w:rsidRPr="005132B3">
        <w:rPr>
          <w:rFonts w:ascii="Arial Narrow" w:hAnsi="Arial Narrow" w:cs="Arial"/>
          <w:bCs/>
          <w:sz w:val="22"/>
          <w:szCs w:val="22"/>
        </w:rPr>
        <w:t xml:space="preserve"> se</w:t>
      </w:r>
      <w:r w:rsidR="00FE09A4" w:rsidRPr="005132B3">
        <w:rPr>
          <w:rFonts w:ascii="Arial Narrow" w:hAnsi="Arial Narrow" w:cs="Arial"/>
          <w:bCs/>
          <w:sz w:val="22"/>
          <w:szCs w:val="22"/>
        </w:rPr>
        <w:t xml:space="preserve"> cerrar</w:t>
      </w:r>
      <w:r w:rsidR="0012111D" w:rsidRPr="005132B3">
        <w:rPr>
          <w:rFonts w:ascii="Arial Narrow" w:hAnsi="Arial Narrow" w:cs="Arial"/>
          <w:bCs/>
          <w:sz w:val="22"/>
          <w:szCs w:val="22"/>
        </w:rPr>
        <w:t>ía</w:t>
      </w:r>
      <w:r w:rsidR="00FE09A4" w:rsidRPr="005132B3">
        <w:rPr>
          <w:rFonts w:ascii="Arial Narrow" w:hAnsi="Arial Narrow" w:cs="Arial"/>
          <w:bCs/>
          <w:sz w:val="22"/>
          <w:szCs w:val="22"/>
        </w:rPr>
        <w:t xml:space="preserve"> la brecha de acceso a las tecnologías</w:t>
      </w:r>
      <w:r w:rsidR="0012111D" w:rsidRPr="005132B3">
        <w:rPr>
          <w:rFonts w:ascii="Arial Narrow" w:hAnsi="Arial Narrow" w:cs="Arial"/>
          <w:bCs/>
          <w:sz w:val="22"/>
          <w:szCs w:val="22"/>
        </w:rPr>
        <w:t>.</w:t>
      </w:r>
    </w:p>
    <w:p w14:paraId="4E00D29B" w14:textId="77777777" w:rsidR="009F1F32" w:rsidRPr="005132B3" w:rsidDel="00F034D6" w:rsidRDefault="009F1F32" w:rsidP="00AE74BE">
      <w:pPr>
        <w:tabs>
          <w:tab w:val="left" w:pos="142"/>
          <w:tab w:val="left" w:pos="1276"/>
        </w:tabs>
        <w:autoSpaceDE w:val="0"/>
        <w:autoSpaceDN w:val="0"/>
        <w:adjustRightInd w:val="0"/>
        <w:ind w:left="709"/>
        <w:jc w:val="both"/>
        <w:rPr>
          <w:del w:id="1438" w:author="GRAPURIMAC" w:date="2023-07-05T17:42:00Z"/>
          <w:rFonts w:ascii="Arial Narrow" w:hAnsi="Arial Narrow" w:cs="Arial"/>
          <w:bCs/>
          <w:sz w:val="22"/>
          <w:szCs w:val="22"/>
        </w:rPr>
      </w:pPr>
    </w:p>
    <w:p w14:paraId="173D75A6" w14:textId="77777777"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3FBB42E9" w:rsidR="00FE09A4" w:rsidRPr="00F034D6" w:rsidRDefault="00F011E3">
      <w:pPr>
        <w:pStyle w:val="Prrafodelista"/>
        <w:numPr>
          <w:ilvl w:val="0"/>
          <w:numId w:val="25"/>
        </w:numPr>
        <w:spacing w:line="240" w:lineRule="auto"/>
        <w:jc w:val="both"/>
        <w:outlineLvl w:val="1"/>
        <w:rPr>
          <w:rFonts w:ascii="Arial Narrow" w:hAnsi="Arial Narrow" w:cs="Arial"/>
          <w:b/>
          <w:bCs/>
          <w:rPrChange w:id="1439" w:author="GRAPURIMAC" w:date="2023-07-05T17:44:00Z">
            <w:rPr>
              <w:rFonts w:cs="Arial"/>
            </w:rPr>
          </w:rPrChange>
        </w:rPr>
        <w:pPrChange w:id="1440" w:author="Manuel Raul Livano Luna" w:date="2023-07-05T19:03:00Z">
          <w:pPr>
            <w:pStyle w:val="Prrafodelista"/>
            <w:numPr>
              <w:numId w:val="8"/>
            </w:numPr>
            <w:spacing w:line="240" w:lineRule="auto"/>
            <w:ind w:left="709" w:hanging="360"/>
            <w:jc w:val="both"/>
            <w:outlineLvl w:val="1"/>
          </w:pPr>
        </w:pPrChange>
      </w:pPr>
      <w:bookmarkStart w:id="1441" w:name="_Toc139476480"/>
      <w:r w:rsidRPr="005132B3">
        <w:rPr>
          <w:rFonts w:ascii="Arial Narrow" w:hAnsi="Arial Narrow"/>
          <w:b/>
          <w:bCs/>
        </w:rPr>
        <w:t xml:space="preserve">SISTEMAS DE PROTECCIÓN ELÉCTRICA </w:t>
      </w:r>
      <w:r w:rsidR="00FB4D19">
        <w:rPr>
          <w:rFonts w:ascii="Arial Narrow" w:hAnsi="Arial Narrow"/>
          <w:b/>
          <w:bCs/>
        </w:rPr>
        <w:t>(</w:t>
      </w:r>
      <w:r w:rsidRPr="005132B3">
        <w:rPr>
          <w:rFonts w:ascii="Arial Narrow" w:hAnsi="Arial Narrow"/>
          <w:b/>
          <w:bCs/>
        </w:rPr>
        <w:t>PARARRAYOS</w:t>
      </w:r>
      <w:r w:rsidR="00FB4D19">
        <w:rPr>
          <w:rFonts w:ascii="Arial Narrow" w:hAnsi="Arial Narrow"/>
          <w:b/>
          <w:bCs/>
        </w:rPr>
        <w:t>)</w:t>
      </w:r>
      <w:r w:rsidRPr="005132B3">
        <w:rPr>
          <w:rFonts w:ascii="Arial Narrow" w:hAnsi="Arial Narrow"/>
          <w:b/>
          <w:bCs/>
        </w:rPr>
        <w:t xml:space="preserve"> IMPLEMENTADOS POR EL PROYECTO NO ESTARÍAN CUMPLIENDO CON LA FINALIDAD PARA LAS QUE FUERON INSTALADAS YA QUE SE ENCONTRARON SERVIDORES DAÑADOS POR TORMENTAS </w:t>
      </w:r>
      <w:r w:rsidR="0094167C" w:rsidRPr="005132B3">
        <w:rPr>
          <w:rFonts w:ascii="Arial Narrow" w:hAnsi="Arial Narrow"/>
          <w:b/>
          <w:bCs/>
        </w:rPr>
        <w:t>ELÉCTRICAS</w:t>
      </w:r>
      <w:r w:rsidR="0012111D" w:rsidRPr="005132B3">
        <w:rPr>
          <w:rFonts w:ascii="Arial Narrow" w:hAnsi="Arial Narrow"/>
          <w:b/>
          <w:bCs/>
        </w:rPr>
        <w:t>,</w:t>
      </w:r>
      <w:r w:rsidR="0094167C" w:rsidRPr="005132B3">
        <w:rPr>
          <w:rFonts w:ascii="Arial Narrow" w:hAnsi="Arial Narrow"/>
          <w:b/>
          <w:bCs/>
        </w:rPr>
        <w:t xml:space="preserve"> </w:t>
      </w:r>
      <w:r w:rsidRPr="005132B3">
        <w:rPr>
          <w:rFonts w:ascii="Arial Narrow" w:hAnsi="Arial Narrow"/>
          <w:b/>
          <w:bCs/>
        </w:rPr>
        <w:t xml:space="preserve">LO QUE PONDRÍA EN RIESGO </w:t>
      </w:r>
      <w:ins w:id="1442" w:author="GRAPURIMAC" w:date="2023-07-05T17:43:00Z">
        <w:r w:rsidR="00F034D6">
          <w:rPr>
            <w:rFonts w:ascii="Arial Narrow" w:hAnsi="Arial Narrow"/>
            <w:b/>
            <w:bCs/>
          </w:rPr>
          <w:t xml:space="preserve">LAS </w:t>
        </w:r>
      </w:ins>
      <w:del w:id="1443" w:author="GRAPURIMAC" w:date="2023-07-05T17:43:00Z">
        <w:r w:rsidRPr="005132B3" w:rsidDel="00F034D6">
          <w:rPr>
            <w:rFonts w:ascii="Arial Narrow" w:hAnsi="Arial Narrow"/>
            <w:b/>
            <w:bCs/>
          </w:rPr>
          <w:delText>LOS EQUIPOS</w:delText>
        </w:r>
      </w:del>
      <w:ins w:id="1444" w:author="GRAPURIMAC" w:date="2023-07-05T17:43:00Z">
        <w:r w:rsidR="00F034D6">
          <w:rPr>
            <w:rFonts w:ascii="Arial Narrow" w:hAnsi="Arial Narrow"/>
            <w:b/>
            <w:bCs/>
          </w:rPr>
          <w:t>LAPTOPS</w:t>
        </w:r>
      </w:ins>
      <w:r w:rsidRPr="005132B3">
        <w:rPr>
          <w:rFonts w:ascii="Arial Narrow" w:hAnsi="Arial Narrow"/>
          <w:b/>
          <w:bCs/>
        </w:rPr>
        <w:t xml:space="preserve"> ENTREGAD</w:t>
      </w:r>
      <w:ins w:id="1445" w:author="GRAPURIMAC" w:date="2023-07-05T17:44:00Z">
        <w:r w:rsidR="00F034D6">
          <w:rPr>
            <w:rFonts w:ascii="Arial Narrow" w:hAnsi="Arial Narrow"/>
            <w:b/>
            <w:bCs/>
          </w:rPr>
          <w:t>A</w:t>
        </w:r>
      </w:ins>
      <w:del w:id="1446" w:author="GRAPURIMAC" w:date="2023-07-05T17:44:00Z">
        <w:r w:rsidRPr="005132B3" w:rsidDel="00F034D6">
          <w:rPr>
            <w:rFonts w:ascii="Arial Narrow" w:hAnsi="Arial Narrow"/>
            <w:b/>
            <w:bCs/>
          </w:rPr>
          <w:delText>O</w:delText>
        </w:r>
      </w:del>
      <w:r w:rsidRPr="005132B3">
        <w:rPr>
          <w:rFonts w:ascii="Arial Narrow" w:hAnsi="Arial Narrow"/>
          <w:b/>
          <w:bCs/>
        </w:rPr>
        <w:t>S</w:t>
      </w:r>
      <w:r w:rsidRPr="00F034D6">
        <w:rPr>
          <w:rFonts w:ascii="Arial Narrow" w:hAnsi="Arial Narrow"/>
          <w:b/>
          <w:bCs/>
          <w:rPrChange w:id="1447" w:author="GRAPURIMAC" w:date="2023-07-05T17:44:00Z">
            <w:rPr/>
          </w:rPrChange>
        </w:rPr>
        <w:t xml:space="preserve"> RECIENTEMENTE</w:t>
      </w:r>
      <w:r w:rsidR="004343FC" w:rsidRPr="00F034D6">
        <w:rPr>
          <w:rFonts w:ascii="Arial Narrow" w:hAnsi="Arial Narrow"/>
          <w:b/>
          <w:bCs/>
          <w:rPrChange w:id="1448" w:author="GRAPURIMAC" w:date="2023-07-05T17:44:00Z">
            <w:rPr/>
          </w:rPrChange>
        </w:rPr>
        <w:t>.</w:t>
      </w:r>
      <w:bookmarkEnd w:id="1441"/>
    </w:p>
    <w:p w14:paraId="746A9827" w14:textId="57B5A637" w:rsidR="00FE09A4" w:rsidRPr="005132B3" w:rsidRDefault="0094167C"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Al respecto</w:t>
      </w:r>
      <w:r w:rsidR="00F043EA" w:rsidRPr="005132B3">
        <w:rPr>
          <w:rFonts w:ascii="Arial Narrow" w:hAnsi="Arial Narrow" w:cs="Arial"/>
          <w:bCs/>
          <w:sz w:val="22"/>
          <w:szCs w:val="22"/>
        </w:rPr>
        <w:t>,</w:t>
      </w:r>
      <w:r w:rsidRPr="005132B3">
        <w:rPr>
          <w:rFonts w:ascii="Arial Narrow" w:hAnsi="Arial Narrow" w:cs="Arial"/>
          <w:bCs/>
          <w:sz w:val="22"/>
          <w:szCs w:val="22"/>
        </w:rPr>
        <w:t xml:space="preserve"> de la revisión de</w:t>
      </w:r>
      <w:r w:rsidR="00FE09A4" w:rsidRPr="005132B3">
        <w:rPr>
          <w:rFonts w:ascii="Arial Narrow" w:hAnsi="Arial Narrow" w:cs="Arial"/>
          <w:bCs/>
          <w:sz w:val="22"/>
          <w:szCs w:val="22"/>
        </w:rPr>
        <w:t xml:space="preserve"> la documentación proporcionada por el área usuaria</w:t>
      </w:r>
      <w:ins w:id="1449" w:author="GRAPURIMAC" w:date="2023-07-05T17:44:00Z">
        <w:r w:rsidR="00F034D6">
          <w:rPr>
            <w:rFonts w:ascii="Arial Narrow" w:hAnsi="Arial Narrow" w:cs="Arial"/>
            <w:bCs/>
            <w:sz w:val="22"/>
            <w:szCs w:val="22"/>
          </w:rPr>
          <w:t>, mediante</w:t>
        </w:r>
      </w:ins>
      <w:del w:id="1450" w:author="GRAPURIMAC" w:date="2023-07-05T17:44:00Z">
        <w:r w:rsidR="00FE09A4" w:rsidRPr="005132B3" w:rsidDel="00F034D6">
          <w:rPr>
            <w:rFonts w:ascii="Arial Narrow" w:hAnsi="Arial Narrow" w:cs="Arial"/>
            <w:bCs/>
            <w:sz w:val="22"/>
            <w:szCs w:val="22"/>
          </w:rPr>
          <w:delText xml:space="preserve"> en</w:delText>
        </w:r>
      </w:del>
      <w:r w:rsidR="00FE09A4" w:rsidRPr="005132B3">
        <w:rPr>
          <w:rFonts w:ascii="Arial Narrow" w:hAnsi="Arial Narrow" w:cs="Arial"/>
          <w:bCs/>
          <w:sz w:val="22"/>
          <w:szCs w:val="22"/>
        </w:rPr>
        <w:t xml:space="preserve"> </w:t>
      </w:r>
      <w:r w:rsidR="00BB6304" w:rsidRPr="005132B3">
        <w:rPr>
          <w:rFonts w:ascii="Arial Narrow" w:hAnsi="Arial Narrow" w:cs="Arial"/>
          <w:bCs/>
          <w:sz w:val="22"/>
          <w:szCs w:val="22"/>
        </w:rPr>
        <w:br/>
      </w:r>
      <w:r w:rsidR="00FB4D19" w:rsidRPr="005132B3">
        <w:rPr>
          <w:rFonts w:ascii="Arial Narrow" w:hAnsi="Arial Narrow" w:cs="Arial"/>
          <w:bCs/>
          <w:sz w:val="22"/>
          <w:szCs w:val="22"/>
        </w:rPr>
        <w:t xml:space="preserve">oficio </w:t>
      </w:r>
      <w:r w:rsidR="00FB4D19">
        <w:rPr>
          <w:rFonts w:ascii="Arial Narrow" w:hAnsi="Arial Narrow" w:cs="Arial"/>
          <w:bCs/>
          <w:sz w:val="22"/>
          <w:szCs w:val="22"/>
        </w:rPr>
        <w:t>n.</w:t>
      </w:r>
      <w:r w:rsidR="00FE09A4" w:rsidRPr="005132B3">
        <w:rPr>
          <w:rFonts w:ascii="Arial Narrow" w:hAnsi="Arial Narrow" w:cs="Arial"/>
          <w:bCs/>
          <w:sz w:val="22"/>
          <w:szCs w:val="22"/>
        </w:rPr>
        <w:t xml:space="preserve">° </w:t>
      </w:r>
      <w:r w:rsidR="00F011E3" w:rsidRPr="005132B3">
        <w:rPr>
          <w:rFonts w:ascii="Arial Narrow" w:hAnsi="Arial Narrow" w:cs="Arial"/>
          <w:bCs/>
          <w:sz w:val="22"/>
          <w:szCs w:val="22"/>
        </w:rPr>
        <w:t>123</w:t>
      </w:r>
      <w:r w:rsidR="00FE09A4" w:rsidRPr="005132B3">
        <w:rPr>
          <w:rFonts w:ascii="Arial Narrow" w:hAnsi="Arial Narrow" w:cs="Arial"/>
          <w:bCs/>
          <w:sz w:val="22"/>
          <w:szCs w:val="22"/>
        </w:rPr>
        <w:t xml:space="preserve">-2023-GRAP/11/GRDS de </w:t>
      </w:r>
      <w:r w:rsidR="00F011E3" w:rsidRPr="005132B3">
        <w:rPr>
          <w:rFonts w:ascii="Arial Narrow" w:hAnsi="Arial Narrow" w:cs="Arial"/>
          <w:bCs/>
          <w:sz w:val="22"/>
          <w:szCs w:val="22"/>
        </w:rPr>
        <w:t>4</w:t>
      </w:r>
      <w:r w:rsidR="00FE09A4" w:rsidRPr="005132B3">
        <w:rPr>
          <w:rFonts w:ascii="Arial Narrow" w:hAnsi="Arial Narrow" w:cs="Arial"/>
          <w:bCs/>
          <w:sz w:val="22"/>
          <w:szCs w:val="22"/>
        </w:rPr>
        <w:t xml:space="preserve"> de </w:t>
      </w:r>
      <w:r w:rsidR="00F011E3" w:rsidRPr="005132B3">
        <w:rPr>
          <w:rFonts w:ascii="Arial Narrow" w:hAnsi="Arial Narrow" w:cs="Arial"/>
          <w:bCs/>
          <w:sz w:val="22"/>
          <w:szCs w:val="22"/>
        </w:rPr>
        <w:t>abril</w:t>
      </w:r>
      <w:r w:rsidR="00FE09A4" w:rsidRPr="005132B3">
        <w:rPr>
          <w:rFonts w:ascii="Arial Narrow" w:hAnsi="Arial Narrow" w:cs="Arial"/>
          <w:bCs/>
          <w:sz w:val="22"/>
          <w:szCs w:val="22"/>
        </w:rPr>
        <w:t xml:space="preserve"> del 2023</w:t>
      </w:r>
      <w:r w:rsidR="00FB4D19">
        <w:rPr>
          <w:rFonts w:ascii="Arial Narrow" w:hAnsi="Arial Narrow" w:cs="Arial"/>
          <w:bCs/>
          <w:sz w:val="22"/>
          <w:szCs w:val="22"/>
        </w:rPr>
        <w:t>,</w:t>
      </w:r>
      <w:r w:rsidR="00FE09A4" w:rsidRPr="005132B3">
        <w:rPr>
          <w:rFonts w:ascii="Arial Narrow" w:hAnsi="Arial Narrow" w:cs="Arial"/>
          <w:bCs/>
          <w:sz w:val="22"/>
          <w:szCs w:val="22"/>
        </w:rPr>
        <w:t xml:space="preserve"> se</w:t>
      </w:r>
      <w:r w:rsidR="00FB4D19">
        <w:rPr>
          <w:rFonts w:ascii="Arial Narrow" w:hAnsi="Arial Narrow" w:cs="Arial"/>
          <w:bCs/>
          <w:sz w:val="22"/>
          <w:szCs w:val="22"/>
        </w:rPr>
        <w:t xml:space="preserve"> evidenció que la entidad entr</w:t>
      </w:r>
      <w:r w:rsidR="00F043EA" w:rsidRPr="005132B3">
        <w:rPr>
          <w:rFonts w:ascii="Arial Narrow" w:hAnsi="Arial Narrow" w:cs="Arial"/>
          <w:bCs/>
          <w:sz w:val="22"/>
          <w:szCs w:val="22"/>
        </w:rPr>
        <w:t xml:space="preserve">egó </w:t>
      </w:r>
      <w:r w:rsidR="00F011E3" w:rsidRPr="005132B3">
        <w:rPr>
          <w:rFonts w:ascii="Arial Narrow" w:hAnsi="Arial Narrow" w:cs="Arial"/>
          <w:bCs/>
          <w:sz w:val="22"/>
          <w:szCs w:val="22"/>
        </w:rPr>
        <w:t xml:space="preserve">la relación de instituciones educativas a las cuales se les </w:t>
      </w:r>
      <w:r w:rsidR="00FB4D19">
        <w:rPr>
          <w:rFonts w:ascii="Arial Narrow" w:hAnsi="Arial Narrow" w:cs="Arial"/>
          <w:bCs/>
          <w:sz w:val="22"/>
          <w:szCs w:val="22"/>
        </w:rPr>
        <w:t>adjudicará</w:t>
      </w:r>
      <w:r w:rsidR="00F011E3" w:rsidRPr="005132B3">
        <w:rPr>
          <w:rFonts w:ascii="Arial Narrow" w:hAnsi="Arial Narrow" w:cs="Arial"/>
          <w:bCs/>
          <w:sz w:val="22"/>
          <w:szCs w:val="22"/>
        </w:rPr>
        <w:t xml:space="preserve"> laptops para estudiantes y docentes</w:t>
      </w:r>
      <w:r w:rsidR="00F043EA" w:rsidRPr="005132B3">
        <w:rPr>
          <w:rFonts w:ascii="Arial Narrow" w:hAnsi="Arial Narrow" w:cs="Arial"/>
          <w:bCs/>
          <w:sz w:val="22"/>
          <w:szCs w:val="22"/>
        </w:rPr>
        <w:t>,</w:t>
      </w:r>
      <w:r w:rsidRPr="005132B3">
        <w:rPr>
          <w:rFonts w:ascii="Arial Narrow" w:hAnsi="Arial Narrow" w:cs="Arial"/>
          <w:bCs/>
          <w:sz w:val="22"/>
          <w:szCs w:val="22"/>
        </w:rPr>
        <w:t xml:space="preserve"> tal como se muestra en el siguiente cuadro</w:t>
      </w:r>
      <w:r w:rsidR="00F011E3" w:rsidRPr="005132B3">
        <w:rPr>
          <w:rFonts w:ascii="Arial Narrow" w:hAnsi="Arial Narrow" w:cs="Arial"/>
          <w:bCs/>
          <w:sz w:val="22"/>
          <w:szCs w:val="22"/>
        </w:rPr>
        <w:t>.</w:t>
      </w:r>
      <w:r w:rsidR="00FE09A4" w:rsidRPr="005132B3">
        <w:rPr>
          <w:rFonts w:ascii="Arial Narrow" w:hAnsi="Arial Narrow" w:cs="Arial"/>
          <w:bCs/>
          <w:sz w:val="22"/>
          <w:szCs w:val="22"/>
        </w:rPr>
        <w:t xml:space="preserve"> </w:t>
      </w:r>
    </w:p>
    <w:p w14:paraId="32F45333" w14:textId="77777777" w:rsidR="00D4598E" w:rsidRPr="005132B3" w:rsidRDefault="00D4598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385C1637" w14:textId="3AA309FC" w:rsidR="00FE09A4" w:rsidRPr="00FB4D19" w:rsidRDefault="00665DE5" w:rsidP="00AE74BE">
      <w:pPr>
        <w:tabs>
          <w:tab w:val="left" w:pos="142"/>
          <w:tab w:val="left" w:pos="1276"/>
        </w:tabs>
        <w:autoSpaceDE w:val="0"/>
        <w:autoSpaceDN w:val="0"/>
        <w:adjustRightInd w:val="0"/>
        <w:ind w:left="709"/>
        <w:jc w:val="center"/>
        <w:rPr>
          <w:rFonts w:ascii="Arial Narrow" w:hAnsi="Arial Narrow" w:cs="Arial"/>
          <w:b/>
          <w:bCs/>
          <w:szCs w:val="22"/>
        </w:rPr>
      </w:pPr>
      <w:r w:rsidRPr="00FB4D19">
        <w:rPr>
          <w:rFonts w:ascii="Arial Narrow" w:hAnsi="Arial Narrow" w:cs="Arial"/>
          <w:b/>
          <w:bCs/>
          <w:szCs w:val="22"/>
        </w:rPr>
        <w:t>Cuadro n</w:t>
      </w:r>
      <w:r w:rsidR="00FB4D19" w:rsidRPr="00FB4D19">
        <w:rPr>
          <w:rFonts w:ascii="Arial Narrow" w:hAnsi="Arial Narrow" w:cs="Arial"/>
          <w:b/>
          <w:bCs/>
          <w:szCs w:val="22"/>
        </w:rPr>
        <w:t>.</w:t>
      </w:r>
      <w:r w:rsidRPr="00FB4D19">
        <w:rPr>
          <w:rFonts w:ascii="Arial Narrow" w:hAnsi="Arial Narrow" w:cs="Arial"/>
          <w:b/>
          <w:bCs/>
          <w:szCs w:val="22"/>
        </w:rPr>
        <w:t>º</w:t>
      </w:r>
      <w:r w:rsidR="00FB4D19" w:rsidRPr="00FB4D19">
        <w:rPr>
          <w:rFonts w:ascii="Arial Narrow" w:hAnsi="Arial Narrow" w:cs="Arial"/>
          <w:b/>
          <w:bCs/>
          <w:szCs w:val="22"/>
        </w:rPr>
        <w:t xml:space="preserve"> </w:t>
      </w:r>
      <w:r w:rsidR="00F41314">
        <w:rPr>
          <w:rFonts w:ascii="Arial Narrow" w:hAnsi="Arial Narrow" w:cs="Arial"/>
          <w:b/>
          <w:bCs/>
          <w:szCs w:val="22"/>
        </w:rPr>
        <w:t>5</w:t>
      </w:r>
    </w:p>
    <w:p w14:paraId="2E40FDDA" w14:textId="189BC406" w:rsidR="00BB6304" w:rsidRPr="00FB4D19" w:rsidRDefault="00BB6304" w:rsidP="00AE74BE">
      <w:pPr>
        <w:tabs>
          <w:tab w:val="left" w:pos="142"/>
          <w:tab w:val="left" w:pos="1276"/>
        </w:tabs>
        <w:autoSpaceDE w:val="0"/>
        <w:autoSpaceDN w:val="0"/>
        <w:adjustRightInd w:val="0"/>
        <w:ind w:left="709"/>
        <w:jc w:val="center"/>
        <w:rPr>
          <w:rFonts w:ascii="Arial Narrow" w:hAnsi="Arial Narrow" w:cs="Arial"/>
          <w:b/>
          <w:bCs/>
          <w:szCs w:val="22"/>
        </w:rPr>
      </w:pPr>
      <w:r w:rsidRPr="00FB4D19">
        <w:rPr>
          <w:rFonts w:ascii="Arial Narrow" w:hAnsi="Arial Narrow" w:cs="Arial"/>
          <w:b/>
          <w:bCs/>
          <w:szCs w:val="22"/>
        </w:rPr>
        <w:t>Cuadro de I.E. beneficiarias de laptops</w:t>
      </w:r>
      <w:r w:rsidR="00FB4D19" w:rsidRPr="00FB4D19">
        <w:rPr>
          <w:rFonts w:ascii="Arial Narrow" w:hAnsi="Arial Narrow" w:cs="Arial"/>
          <w:b/>
          <w:bCs/>
          <w:szCs w:val="22"/>
        </w:rPr>
        <w:t xml:space="preserve"> en el periodo </w:t>
      </w:r>
      <w:r w:rsidRPr="00FB4D19">
        <w:rPr>
          <w:rFonts w:ascii="Arial Narrow" w:hAnsi="Arial Narrow" w:cs="Arial"/>
          <w:b/>
          <w:bCs/>
          <w:szCs w:val="22"/>
        </w:rPr>
        <w:t>2023</w:t>
      </w:r>
      <w:r w:rsidR="00FB4D19" w:rsidRPr="00FB4D19">
        <w:rPr>
          <w:rFonts w:ascii="Arial Narrow" w:hAnsi="Arial Narrow" w:cs="Arial"/>
          <w:b/>
          <w:bCs/>
          <w:szCs w:val="22"/>
        </w:rPr>
        <w:t xml:space="preserve"> en el ámbito del proyecto</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1"/>
        <w:gridCol w:w="1383"/>
        <w:gridCol w:w="2680"/>
        <w:gridCol w:w="1057"/>
        <w:gridCol w:w="913"/>
      </w:tblGrid>
      <w:tr w:rsidR="005132B3" w:rsidRPr="005132B3" w14:paraId="46C5212D" w14:textId="77777777" w:rsidTr="00986133">
        <w:trPr>
          <w:trHeight w:val="37"/>
          <w:jc w:val="center"/>
        </w:trPr>
        <w:tc>
          <w:tcPr>
            <w:tcW w:w="1701" w:type="dxa"/>
            <w:shd w:val="clear" w:color="000000" w:fill="D0CECE"/>
            <w:noWrap/>
            <w:vAlign w:val="center"/>
            <w:hideMark/>
          </w:tcPr>
          <w:p w14:paraId="1C52C0D5"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DISTRITO</w:t>
            </w:r>
          </w:p>
        </w:tc>
        <w:tc>
          <w:tcPr>
            <w:tcW w:w="1383" w:type="dxa"/>
            <w:shd w:val="clear" w:color="000000" w:fill="D0CECE"/>
            <w:noWrap/>
            <w:vAlign w:val="center"/>
            <w:hideMark/>
          </w:tcPr>
          <w:p w14:paraId="2DBC7915"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LOCALIDAD</w:t>
            </w:r>
          </w:p>
        </w:tc>
        <w:tc>
          <w:tcPr>
            <w:tcW w:w="2680" w:type="dxa"/>
            <w:shd w:val="clear" w:color="000000" w:fill="D0CECE"/>
            <w:noWrap/>
            <w:vAlign w:val="center"/>
            <w:hideMark/>
          </w:tcPr>
          <w:p w14:paraId="216C7B8F"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II.EE</w:t>
            </w:r>
          </w:p>
        </w:tc>
        <w:tc>
          <w:tcPr>
            <w:tcW w:w="1057" w:type="dxa"/>
            <w:shd w:val="clear" w:color="000000" w:fill="D0CECE"/>
            <w:vAlign w:val="center"/>
            <w:hideMark/>
          </w:tcPr>
          <w:p w14:paraId="59CCD4D8"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Laptop para estudiantes</w:t>
            </w:r>
          </w:p>
        </w:tc>
        <w:tc>
          <w:tcPr>
            <w:tcW w:w="913" w:type="dxa"/>
            <w:shd w:val="clear" w:color="000000" w:fill="D0CECE"/>
            <w:vAlign w:val="center"/>
            <w:hideMark/>
          </w:tcPr>
          <w:p w14:paraId="220E4FA4" w14:textId="77777777" w:rsidR="00986133" w:rsidRPr="0047771E" w:rsidRDefault="00986133" w:rsidP="00AE74BE">
            <w:pPr>
              <w:jc w:val="center"/>
              <w:rPr>
                <w:rFonts w:ascii="Arial Narrow" w:hAnsi="Arial Narrow" w:cs="Calibri"/>
                <w:b/>
                <w:bCs/>
                <w:lang w:eastAsia="es-PE"/>
              </w:rPr>
            </w:pPr>
            <w:r w:rsidRPr="0047771E">
              <w:rPr>
                <w:rFonts w:ascii="Arial Narrow" w:hAnsi="Arial Narrow" w:cs="Calibri"/>
                <w:b/>
                <w:bCs/>
                <w:lang w:eastAsia="es-PE"/>
              </w:rPr>
              <w:t>Laptop para docentes</w:t>
            </w:r>
          </w:p>
        </w:tc>
      </w:tr>
      <w:tr w:rsidR="005132B3" w:rsidRPr="005132B3" w14:paraId="1D86D254" w14:textId="77777777" w:rsidTr="00986133">
        <w:trPr>
          <w:trHeight w:val="47"/>
          <w:jc w:val="center"/>
        </w:trPr>
        <w:tc>
          <w:tcPr>
            <w:tcW w:w="1701" w:type="dxa"/>
            <w:shd w:val="clear" w:color="auto" w:fill="auto"/>
            <w:noWrap/>
            <w:vAlign w:val="center"/>
            <w:hideMark/>
          </w:tcPr>
          <w:p w14:paraId="426FF1B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Anco-Huallo</w:t>
            </w:r>
          </w:p>
        </w:tc>
        <w:tc>
          <w:tcPr>
            <w:tcW w:w="1383" w:type="dxa"/>
            <w:shd w:val="clear" w:color="auto" w:fill="auto"/>
            <w:noWrap/>
            <w:vAlign w:val="center"/>
            <w:hideMark/>
          </w:tcPr>
          <w:p w14:paraId="5B97F57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Totorabamba</w:t>
            </w:r>
          </w:p>
        </w:tc>
        <w:tc>
          <w:tcPr>
            <w:tcW w:w="2680" w:type="dxa"/>
            <w:shd w:val="clear" w:color="auto" w:fill="auto"/>
            <w:noWrap/>
            <w:vAlign w:val="center"/>
            <w:hideMark/>
          </w:tcPr>
          <w:p w14:paraId="5C953C00"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Daniel Alcides Carrión</w:t>
            </w:r>
          </w:p>
        </w:tc>
        <w:tc>
          <w:tcPr>
            <w:tcW w:w="1057" w:type="dxa"/>
            <w:shd w:val="clear" w:color="auto" w:fill="auto"/>
            <w:noWrap/>
            <w:vAlign w:val="center"/>
            <w:hideMark/>
          </w:tcPr>
          <w:p w14:paraId="642BC3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913" w:type="dxa"/>
            <w:shd w:val="clear" w:color="auto" w:fill="auto"/>
            <w:noWrap/>
            <w:vAlign w:val="center"/>
            <w:hideMark/>
          </w:tcPr>
          <w:p w14:paraId="7E03C70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10</w:t>
            </w:r>
          </w:p>
        </w:tc>
      </w:tr>
      <w:tr w:rsidR="005132B3" w:rsidRPr="005132B3" w14:paraId="6972ED3F" w14:textId="77777777" w:rsidTr="00986133">
        <w:trPr>
          <w:trHeight w:val="47"/>
          <w:jc w:val="center"/>
        </w:trPr>
        <w:tc>
          <w:tcPr>
            <w:tcW w:w="1701" w:type="dxa"/>
            <w:shd w:val="clear" w:color="auto" w:fill="auto"/>
            <w:noWrap/>
            <w:vAlign w:val="center"/>
            <w:hideMark/>
          </w:tcPr>
          <w:p w14:paraId="5009C1F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Anco-Huallo</w:t>
            </w:r>
          </w:p>
        </w:tc>
        <w:tc>
          <w:tcPr>
            <w:tcW w:w="1383" w:type="dxa"/>
            <w:shd w:val="clear" w:color="auto" w:fill="auto"/>
            <w:noWrap/>
            <w:vAlign w:val="center"/>
            <w:hideMark/>
          </w:tcPr>
          <w:p w14:paraId="216397C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Chalhuani</w:t>
            </w:r>
          </w:p>
        </w:tc>
        <w:tc>
          <w:tcPr>
            <w:tcW w:w="2680" w:type="dxa"/>
            <w:shd w:val="clear" w:color="auto" w:fill="auto"/>
            <w:noWrap/>
            <w:vAlign w:val="center"/>
            <w:hideMark/>
          </w:tcPr>
          <w:p w14:paraId="2986E21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Las Américas</w:t>
            </w:r>
          </w:p>
        </w:tc>
        <w:tc>
          <w:tcPr>
            <w:tcW w:w="1057" w:type="dxa"/>
            <w:shd w:val="clear" w:color="auto" w:fill="auto"/>
            <w:noWrap/>
            <w:vAlign w:val="center"/>
            <w:hideMark/>
          </w:tcPr>
          <w:p w14:paraId="369D79D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45</w:t>
            </w:r>
          </w:p>
        </w:tc>
        <w:tc>
          <w:tcPr>
            <w:tcW w:w="913" w:type="dxa"/>
            <w:shd w:val="clear" w:color="auto" w:fill="auto"/>
            <w:noWrap/>
            <w:vAlign w:val="center"/>
            <w:hideMark/>
          </w:tcPr>
          <w:p w14:paraId="5258A20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BC41125" w14:textId="77777777" w:rsidTr="00986133">
        <w:trPr>
          <w:trHeight w:val="47"/>
          <w:jc w:val="center"/>
        </w:trPr>
        <w:tc>
          <w:tcPr>
            <w:tcW w:w="1701" w:type="dxa"/>
            <w:shd w:val="clear" w:color="auto" w:fill="auto"/>
            <w:noWrap/>
            <w:vAlign w:val="center"/>
            <w:hideMark/>
          </w:tcPr>
          <w:p w14:paraId="0FFCE48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000000" w:fill="FFFFFF"/>
            <w:noWrap/>
            <w:vAlign w:val="center"/>
            <w:hideMark/>
          </w:tcPr>
          <w:p w14:paraId="73D8F20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2680" w:type="dxa"/>
            <w:shd w:val="clear" w:color="auto" w:fill="auto"/>
            <w:noWrap/>
            <w:vAlign w:val="center"/>
            <w:hideMark/>
          </w:tcPr>
          <w:p w14:paraId="53511B73"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Javier Heraud Pérez</w:t>
            </w:r>
          </w:p>
        </w:tc>
        <w:tc>
          <w:tcPr>
            <w:tcW w:w="1057" w:type="dxa"/>
            <w:shd w:val="clear" w:color="auto" w:fill="auto"/>
            <w:noWrap/>
            <w:vAlign w:val="center"/>
            <w:hideMark/>
          </w:tcPr>
          <w:p w14:paraId="6996F57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87</w:t>
            </w:r>
          </w:p>
        </w:tc>
        <w:tc>
          <w:tcPr>
            <w:tcW w:w="913" w:type="dxa"/>
            <w:shd w:val="clear" w:color="auto" w:fill="auto"/>
            <w:noWrap/>
            <w:vAlign w:val="center"/>
            <w:hideMark/>
          </w:tcPr>
          <w:p w14:paraId="5F5415F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11</w:t>
            </w:r>
          </w:p>
        </w:tc>
      </w:tr>
      <w:tr w:rsidR="005132B3" w:rsidRPr="005132B3" w14:paraId="521824B6" w14:textId="77777777" w:rsidTr="00986133">
        <w:trPr>
          <w:trHeight w:val="47"/>
          <w:jc w:val="center"/>
        </w:trPr>
        <w:tc>
          <w:tcPr>
            <w:tcW w:w="1701" w:type="dxa"/>
            <w:shd w:val="clear" w:color="auto" w:fill="auto"/>
            <w:noWrap/>
            <w:vAlign w:val="center"/>
            <w:hideMark/>
          </w:tcPr>
          <w:p w14:paraId="0507A05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Cocharcas</w:t>
            </w:r>
          </w:p>
        </w:tc>
        <w:tc>
          <w:tcPr>
            <w:tcW w:w="1383" w:type="dxa"/>
            <w:shd w:val="clear" w:color="auto" w:fill="auto"/>
            <w:noWrap/>
            <w:vAlign w:val="center"/>
            <w:hideMark/>
          </w:tcPr>
          <w:p w14:paraId="109DCFB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Urucancha</w:t>
            </w:r>
          </w:p>
        </w:tc>
        <w:tc>
          <w:tcPr>
            <w:tcW w:w="2680" w:type="dxa"/>
            <w:shd w:val="clear" w:color="auto" w:fill="auto"/>
            <w:noWrap/>
            <w:vAlign w:val="center"/>
            <w:hideMark/>
          </w:tcPr>
          <w:p w14:paraId="70A29E6D"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Urucancha</w:t>
            </w:r>
          </w:p>
        </w:tc>
        <w:tc>
          <w:tcPr>
            <w:tcW w:w="1057" w:type="dxa"/>
            <w:shd w:val="clear" w:color="auto" w:fill="auto"/>
            <w:noWrap/>
            <w:vAlign w:val="center"/>
            <w:hideMark/>
          </w:tcPr>
          <w:p w14:paraId="29A4AC1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24</w:t>
            </w:r>
          </w:p>
        </w:tc>
        <w:tc>
          <w:tcPr>
            <w:tcW w:w="913" w:type="dxa"/>
            <w:shd w:val="clear" w:color="auto" w:fill="auto"/>
            <w:noWrap/>
            <w:vAlign w:val="center"/>
            <w:hideMark/>
          </w:tcPr>
          <w:p w14:paraId="2D69D461"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w:t>
            </w:r>
          </w:p>
        </w:tc>
      </w:tr>
      <w:tr w:rsidR="005132B3" w:rsidRPr="005132B3" w14:paraId="2A65250F" w14:textId="77777777" w:rsidTr="00986133">
        <w:trPr>
          <w:trHeight w:val="47"/>
          <w:jc w:val="center"/>
        </w:trPr>
        <w:tc>
          <w:tcPr>
            <w:tcW w:w="1701" w:type="dxa"/>
            <w:shd w:val="clear" w:color="auto" w:fill="auto"/>
            <w:noWrap/>
            <w:vAlign w:val="center"/>
            <w:hideMark/>
          </w:tcPr>
          <w:p w14:paraId="78C0AD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Los Chancas</w:t>
            </w:r>
          </w:p>
        </w:tc>
        <w:tc>
          <w:tcPr>
            <w:tcW w:w="1383" w:type="dxa"/>
            <w:shd w:val="clear" w:color="auto" w:fill="auto"/>
            <w:noWrap/>
            <w:vAlign w:val="center"/>
            <w:hideMark/>
          </w:tcPr>
          <w:p w14:paraId="12DCC0C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Rio Blanco</w:t>
            </w:r>
          </w:p>
        </w:tc>
        <w:tc>
          <w:tcPr>
            <w:tcW w:w="2680" w:type="dxa"/>
            <w:shd w:val="clear" w:color="auto" w:fill="auto"/>
            <w:noWrap/>
            <w:vAlign w:val="center"/>
            <w:hideMark/>
          </w:tcPr>
          <w:p w14:paraId="5467517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Leoncio Prado</w:t>
            </w:r>
          </w:p>
        </w:tc>
        <w:tc>
          <w:tcPr>
            <w:tcW w:w="1057" w:type="dxa"/>
            <w:shd w:val="clear" w:color="auto" w:fill="auto"/>
            <w:noWrap/>
            <w:vAlign w:val="center"/>
            <w:hideMark/>
          </w:tcPr>
          <w:p w14:paraId="1AAD924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57</w:t>
            </w:r>
          </w:p>
        </w:tc>
        <w:tc>
          <w:tcPr>
            <w:tcW w:w="913" w:type="dxa"/>
            <w:shd w:val="clear" w:color="auto" w:fill="auto"/>
            <w:noWrap/>
            <w:vAlign w:val="center"/>
            <w:hideMark/>
          </w:tcPr>
          <w:p w14:paraId="0FD2A42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502FB987" w14:textId="77777777" w:rsidTr="00986133">
        <w:trPr>
          <w:trHeight w:val="47"/>
          <w:jc w:val="center"/>
        </w:trPr>
        <w:tc>
          <w:tcPr>
            <w:tcW w:w="1701" w:type="dxa"/>
            <w:shd w:val="clear" w:color="auto" w:fill="auto"/>
            <w:vAlign w:val="center"/>
            <w:hideMark/>
          </w:tcPr>
          <w:p w14:paraId="68B937E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Ocobamba</w:t>
            </w:r>
          </w:p>
        </w:tc>
        <w:tc>
          <w:tcPr>
            <w:tcW w:w="1383" w:type="dxa"/>
            <w:shd w:val="clear" w:color="auto" w:fill="auto"/>
            <w:noWrap/>
            <w:vAlign w:val="center"/>
            <w:hideMark/>
          </w:tcPr>
          <w:p w14:paraId="24A303A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Ocobamba</w:t>
            </w:r>
          </w:p>
        </w:tc>
        <w:tc>
          <w:tcPr>
            <w:tcW w:w="2680" w:type="dxa"/>
            <w:shd w:val="clear" w:color="auto" w:fill="auto"/>
            <w:vAlign w:val="center"/>
            <w:hideMark/>
          </w:tcPr>
          <w:p w14:paraId="08CBD9B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Benigno Samanez Ocampo</w:t>
            </w:r>
          </w:p>
        </w:tc>
        <w:tc>
          <w:tcPr>
            <w:tcW w:w="1057" w:type="dxa"/>
            <w:shd w:val="clear" w:color="auto" w:fill="auto"/>
            <w:noWrap/>
            <w:vAlign w:val="center"/>
            <w:hideMark/>
          </w:tcPr>
          <w:p w14:paraId="0F6CF18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617B18B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28</w:t>
            </w:r>
          </w:p>
        </w:tc>
      </w:tr>
      <w:tr w:rsidR="005132B3" w:rsidRPr="005132B3" w14:paraId="148F1B41" w14:textId="77777777" w:rsidTr="00986133">
        <w:trPr>
          <w:trHeight w:val="47"/>
          <w:jc w:val="center"/>
        </w:trPr>
        <w:tc>
          <w:tcPr>
            <w:tcW w:w="1701" w:type="dxa"/>
            <w:shd w:val="clear" w:color="000000" w:fill="FFFFFF"/>
            <w:noWrap/>
            <w:vAlign w:val="center"/>
            <w:hideMark/>
          </w:tcPr>
          <w:p w14:paraId="4A7B87E9"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 xml:space="preserve">Rocchac </w:t>
            </w:r>
          </w:p>
        </w:tc>
        <w:tc>
          <w:tcPr>
            <w:tcW w:w="1383" w:type="dxa"/>
            <w:shd w:val="clear" w:color="000000" w:fill="FFFFFF"/>
            <w:noWrap/>
            <w:vAlign w:val="center"/>
            <w:hideMark/>
          </w:tcPr>
          <w:p w14:paraId="0019D69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 xml:space="preserve">Rocchac </w:t>
            </w:r>
          </w:p>
        </w:tc>
        <w:tc>
          <w:tcPr>
            <w:tcW w:w="2680" w:type="dxa"/>
            <w:shd w:val="clear" w:color="auto" w:fill="auto"/>
            <w:noWrap/>
            <w:vAlign w:val="center"/>
            <w:hideMark/>
          </w:tcPr>
          <w:p w14:paraId="1DEC4CDA"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Víctor Raúl Haya de La Torre</w:t>
            </w:r>
          </w:p>
        </w:tc>
        <w:tc>
          <w:tcPr>
            <w:tcW w:w="1057" w:type="dxa"/>
            <w:shd w:val="clear" w:color="auto" w:fill="auto"/>
            <w:noWrap/>
            <w:vAlign w:val="center"/>
            <w:hideMark/>
          </w:tcPr>
          <w:p w14:paraId="0D4CFA13"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5D226B3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23</w:t>
            </w:r>
          </w:p>
        </w:tc>
      </w:tr>
      <w:tr w:rsidR="005132B3" w:rsidRPr="005132B3" w14:paraId="64DEB6B9" w14:textId="77777777" w:rsidTr="00986133">
        <w:trPr>
          <w:trHeight w:val="47"/>
          <w:jc w:val="center"/>
        </w:trPr>
        <w:tc>
          <w:tcPr>
            <w:tcW w:w="1701" w:type="dxa"/>
            <w:shd w:val="clear" w:color="auto" w:fill="auto"/>
            <w:noWrap/>
            <w:vAlign w:val="center"/>
            <w:hideMark/>
          </w:tcPr>
          <w:p w14:paraId="4DE5FF56"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Ranracancha</w:t>
            </w:r>
          </w:p>
        </w:tc>
        <w:tc>
          <w:tcPr>
            <w:tcW w:w="1383" w:type="dxa"/>
            <w:shd w:val="clear" w:color="000000" w:fill="FFFFFF"/>
            <w:noWrap/>
            <w:vAlign w:val="center"/>
            <w:hideMark/>
          </w:tcPr>
          <w:p w14:paraId="0B816E2C"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Ranracancha</w:t>
            </w:r>
          </w:p>
        </w:tc>
        <w:tc>
          <w:tcPr>
            <w:tcW w:w="2680" w:type="dxa"/>
            <w:shd w:val="clear" w:color="auto" w:fill="auto"/>
            <w:noWrap/>
            <w:vAlign w:val="center"/>
            <w:hideMark/>
          </w:tcPr>
          <w:p w14:paraId="76B941CE"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Los Libertadores</w:t>
            </w:r>
          </w:p>
        </w:tc>
        <w:tc>
          <w:tcPr>
            <w:tcW w:w="1057" w:type="dxa"/>
            <w:shd w:val="clear" w:color="auto" w:fill="auto"/>
            <w:noWrap/>
            <w:vAlign w:val="center"/>
            <w:hideMark/>
          </w:tcPr>
          <w:p w14:paraId="3C1E6A3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w:t>
            </w:r>
          </w:p>
        </w:tc>
        <w:tc>
          <w:tcPr>
            <w:tcW w:w="913" w:type="dxa"/>
            <w:shd w:val="clear" w:color="auto" w:fill="auto"/>
            <w:noWrap/>
            <w:vAlign w:val="center"/>
            <w:hideMark/>
          </w:tcPr>
          <w:p w14:paraId="75DD3C2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25</w:t>
            </w:r>
          </w:p>
        </w:tc>
      </w:tr>
      <w:tr w:rsidR="005132B3" w:rsidRPr="005132B3" w14:paraId="104130B4" w14:textId="77777777" w:rsidTr="00986133">
        <w:trPr>
          <w:trHeight w:val="47"/>
          <w:jc w:val="center"/>
        </w:trPr>
        <w:tc>
          <w:tcPr>
            <w:tcW w:w="1701" w:type="dxa"/>
            <w:shd w:val="clear" w:color="auto" w:fill="auto"/>
            <w:vAlign w:val="center"/>
            <w:hideMark/>
          </w:tcPr>
          <w:p w14:paraId="653F516D"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4923AF3E"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Culluni Izquierdo</w:t>
            </w:r>
          </w:p>
        </w:tc>
        <w:tc>
          <w:tcPr>
            <w:tcW w:w="2680" w:type="dxa"/>
            <w:shd w:val="clear" w:color="auto" w:fill="auto"/>
            <w:vAlign w:val="center"/>
            <w:hideMark/>
          </w:tcPr>
          <w:p w14:paraId="13E2E35F" w14:textId="506D6BB9" w:rsidR="00986133" w:rsidRPr="0047771E" w:rsidRDefault="00986133" w:rsidP="00AE74BE">
            <w:pPr>
              <w:rPr>
                <w:rFonts w:ascii="Arial Narrow" w:hAnsi="Arial Narrow" w:cs="Calibri"/>
                <w:lang w:eastAsia="es-PE"/>
              </w:rPr>
            </w:pPr>
            <w:del w:id="1451" w:author="GRAPURIMAC" w:date="2023-07-05T17:50:00Z">
              <w:r w:rsidRPr="0047771E" w:rsidDel="00CC450F">
                <w:rPr>
                  <w:rFonts w:ascii="Arial Narrow" w:hAnsi="Arial Narrow" w:cs="Calibri"/>
                  <w:lang w:eastAsia="es-PE"/>
                </w:rPr>
                <w:delText>Jesus</w:delText>
              </w:r>
            </w:del>
            <w:ins w:id="1452" w:author="GRAPURIMAC" w:date="2023-07-05T17:50:00Z">
              <w:r w:rsidR="00CC450F" w:rsidRPr="0047771E">
                <w:rPr>
                  <w:rFonts w:ascii="Arial Narrow" w:hAnsi="Arial Narrow" w:cs="Calibri"/>
                  <w:lang w:eastAsia="es-PE"/>
                </w:rPr>
                <w:t>Jesús</w:t>
              </w:r>
            </w:ins>
            <w:r w:rsidRPr="0047771E">
              <w:rPr>
                <w:rFonts w:ascii="Arial Narrow" w:hAnsi="Arial Narrow" w:cs="Calibri"/>
                <w:lang w:eastAsia="es-PE"/>
              </w:rPr>
              <w:t xml:space="preserve"> de Nazaret</w:t>
            </w:r>
          </w:p>
        </w:tc>
        <w:tc>
          <w:tcPr>
            <w:tcW w:w="1057" w:type="dxa"/>
            <w:shd w:val="clear" w:color="auto" w:fill="auto"/>
            <w:noWrap/>
            <w:vAlign w:val="center"/>
            <w:hideMark/>
          </w:tcPr>
          <w:p w14:paraId="02396C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30</w:t>
            </w:r>
          </w:p>
        </w:tc>
        <w:tc>
          <w:tcPr>
            <w:tcW w:w="913" w:type="dxa"/>
            <w:shd w:val="clear" w:color="auto" w:fill="auto"/>
            <w:noWrap/>
            <w:vAlign w:val="center"/>
            <w:hideMark/>
          </w:tcPr>
          <w:p w14:paraId="700B3FC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638AF9AA" w14:textId="77777777" w:rsidTr="00986133">
        <w:trPr>
          <w:trHeight w:val="47"/>
          <w:jc w:val="center"/>
        </w:trPr>
        <w:tc>
          <w:tcPr>
            <w:tcW w:w="1701" w:type="dxa"/>
            <w:shd w:val="clear" w:color="auto" w:fill="auto"/>
            <w:noWrap/>
            <w:vAlign w:val="center"/>
            <w:hideMark/>
          </w:tcPr>
          <w:p w14:paraId="72F0CCF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1AF396AB"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2680" w:type="dxa"/>
            <w:shd w:val="clear" w:color="auto" w:fill="auto"/>
            <w:noWrap/>
            <w:vAlign w:val="center"/>
            <w:hideMark/>
          </w:tcPr>
          <w:p w14:paraId="11832AB5"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Inca Garcilazo de La Vega</w:t>
            </w:r>
          </w:p>
        </w:tc>
        <w:tc>
          <w:tcPr>
            <w:tcW w:w="1057" w:type="dxa"/>
            <w:shd w:val="clear" w:color="auto" w:fill="auto"/>
            <w:noWrap/>
            <w:vAlign w:val="center"/>
            <w:hideMark/>
          </w:tcPr>
          <w:p w14:paraId="700A09B0"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33</w:t>
            </w:r>
          </w:p>
        </w:tc>
        <w:tc>
          <w:tcPr>
            <w:tcW w:w="913" w:type="dxa"/>
            <w:shd w:val="clear" w:color="auto" w:fill="auto"/>
            <w:noWrap/>
            <w:vAlign w:val="center"/>
            <w:hideMark/>
          </w:tcPr>
          <w:p w14:paraId="4C229E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477336D6" w14:textId="77777777" w:rsidTr="00986133">
        <w:trPr>
          <w:trHeight w:val="47"/>
          <w:jc w:val="center"/>
        </w:trPr>
        <w:tc>
          <w:tcPr>
            <w:tcW w:w="1701" w:type="dxa"/>
            <w:shd w:val="clear" w:color="auto" w:fill="auto"/>
            <w:noWrap/>
            <w:vAlign w:val="center"/>
            <w:hideMark/>
          </w:tcPr>
          <w:p w14:paraId="2EAE7E8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7738D20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2680" w:type="dxa"/>
            <w:shd w:val="clear" w:color="auto" w:fill="auto"/>
            <w:noWrap/>
            <w:vAlign w:val="center"/>
            <w:hideMark/>
          </w:tcPr>
          <w:p w14:paraId="4F3A7338"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José Carlos Mariátegui</w:t>
            </w:r>
          </w:p>
        </w:tc>
        <w:tc>
          <w:tcPr>
            <w:tcW w:w="1057" w:type="dxa"/>
            <w:shd w:val="clear" w:color="auto" w:fill="auto"/>
            <w:noWrap/>
            <w:vAlign w:val="center"/>
            <w:hideMark/>
          </w:tcPr>
          <w:p w14:paraId="10631A17"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51</w:t>
            </w:r>
          </w:p>
        </w:tc>
        <w:tc>
          <w:tcPr>
            <w:tcW w:w="913" w:type="dxa"/>
            <w:shd w:val="clear" w:color="auto" w:fill="auto"/>
            <w:noWrap/>
            <w:vAlign w:val="center"/>
            <w:hideMark/>
          </w:tcPr>
          <w:p w14:paraId="44ECA9AA"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8</w:t>
            </w:r>
          </w:p>
        </w:tc>
      </w:tr>
      <w:tr w:rsidR="005132B3" w:rsidRPr="005132B3" w14:paraId="2BDE8370" w14:textId="77777777" w:rsidTr="00986133">
        <w:trPr>
          <w:trHeight w:val="47"/>
          <w:jc w:val="center"/>
        </w:trPr>
        <w:tc>
          <w:tcPr>
            <w:tcW w:w="1701" w:type="dxa"/>
            <w:shd w:val="clear" w:color="auto" w:fill="auto"/>
            <w:noWrap/>
            <w:vAlign w:val="center"/>
            <w:hideMark/>
          </w:tcPr>
          <w:p w14:paraId="16117618"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Uranmarca</w:t>
            </w:r>
          </w:p>
        </w:tc>
        <w:tc>
          <w:tcPr>
            <w:tcW w:w="1383" w:type="dxa"/>
            <w:shd w:val="clear" w:color="auto" w:fill="auto"/>
            <w:noWrap/>
            <w:vAlign w:val="center"/>
            <w:hideMark/>
          </w:tcPr>
          <w:p w14:paraId="36EC2B05"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Tancayllo</w:t>
            </w:r>
          </w:p>
        </w:tc>
        <w:tc>
          <w:tcPr>
            <w:tcW w:w="2680" w:type="dxa"/>
            <w:shd w:val="clear" w:color="auto" w:fill="auto"/>
            <w:noWrap/>
            <w:vAlign w:val="center"/>
            <w:hideMark/>
          </w:tcPr>
          <w:p w14:paraId="02BD24EF" w14:textId="77777777" w:rsidR="00986133" w:rsidRPr="0047771E" w:rsidRDefault="00986133" w:rsidP="00AE74BE">
            <w:pPr>
              <w:rPr>
                <w:rFonts w:ascii="Arial Narrow" w:hAnsi="Arial Narrow" w:cs="Calibri"/>
                <w:lang w:eastAsia="es-PE"/>
              </w:rPr>
            </w:pPr>
            <w:r w:rsidRPr="0047771E">
              <w:rPr>
                <w:rFonts w:ascii="Arial Narrow" w:hAnsi="Arial Narrow" w:cs="Calibri"/>
                <w:lang w:eastAsia="es-PE"/>
              </w:rPr>
              <w:t>Lino Quintanilla</w:t>
            </w:r>
          </w:p>
        </w:tc>
        <w:tc>
          <w:tcPr>
            <w:tcW w:w="1057" w:type="dxa"/>
            <w:shd w:val="clear" w:color="auto" w:fill="auto"/>
            <w:noWrap/>
            <w:vAlign w:val="center"/>
            <w:hideMark/>
          </w:tcPr>
          <w:p w14:paraId="2D3E90CF"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48</w:t>
            </w:r>
          </w:p>
        </w:tc>
        <w:tc>
          <w:tcPr>
            <w:tcW w:w="913" w:type="dxa"/>
            <w:shd w:val="clear" w:color="auto" w:fill="auto"/>
            <w:noWrap/>
            <w:vAlign w:val="center"/>
            <w:hideMark/>
          </w:tcPr>
          <w:p w14:paraId="54462094" w14:textId="77777777" w:rsidR="00986133" w:rsidRPr="0047771E" w:rsidRDefault="00986133" w:rsidP="00AE74BE">
            <w:pPr>
              <w:jc w:val="center"/>
              <w:rPr>
                <w:rFonts w:ascii="Arial Narrow" w:hAnsi="Arial Narrow" w:cs="Calibri"/>
                <w:lang w:eastAsia="es-PE"/>
              </w:rPr>
            </w:pPr>
            <w:r w:rsidRPr="0047771E">
              <w:rPr>
                <w:rFonts w:ascii="Arial Narrow" w:hAnsi="Arial Narrow" w:cs="Calibri"/>
                <w:lang w:eastAsia="es-PE"/>
              </w:rPr>
              <w:t>7</w:t>
            </w:r>
          </w:p>
        </w:tc>
      </w:tr>
      <w:tr w:rsidR="00FB4D19" w:rsidRPr="002A7D6B" w14:paraId="43132518" w14:textId="77777777" w:rsidTr="0047771E">
        <w:trPr>
          <w:trHeight w:val="47"/>
          <w:jc w:val="center"/>
        </w:trPr>
        <w:tc>
          <w:tcPr>
            <w:tcW w:w="5764" w:type="dxa"/>
            <w:gridSpan w:val="3"/>
            <w:shd w:val="clear" w:color="auto" w:fill="auto"/>
            <w:noWrap/>
            <w:vAlign w:val="center"/>
          </w:tcPr>
          <w:p w14:paraId="33E895B6" w14:textId="48246B18" w:rsidR="00FB4D19" w:rsidRPr="0047771E" w:rsidRDefault="00FB4D19" w:rsidP="00AE74BE">
            <w:pPr>
              <w:rPr>
                <w:rFonts w:ascii="Arial Narrow" w:hAnsi="Arial Narrow" w:cs="Calibri"/>
                <w:b/>
                <w:lang w:eastAsia="es-PE"/>
              </w:rPr>
            </w:pPr>
            <w:r w:rsidRPr="002A7D6B">
              <w:rPr>
                <w:rFonts w:ascii="Arial Narrow" w:hAnsi="Arial Narrow" w:cs="Calibri"/>
                <w:b/>
                <w:lang w:eastAsia="es-PE"/>
              </w:rPr>
              <w:t>TOTAL</w:t>
            </w:r>
          </w:p>
        </w:tc>
        <w:tc>
          <w:tcPr>
            <w:tcW w:w="1057" w:type="dxa"/>
            <w:shd w:val="clear" w:color="auto" w:fill="auto"/>
            <w:noWrap/>
            <w:vAlign w:val="center"/>
          </w:tcPr>
          <w:p w14:paraId="7CC42501" w14:textId="43E53307"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423</w:t>
            </w:r>
          </w:p>
        </w:tc>
        <w:tc>
          <w:tcPr>
            <w:tcW w:w="913" w:type="dxa"/>
            <w:shd w:val="clear" w:color="auto" w:fill="auto"/>
            <w:noWrap/>
            <w:vAlign w:val="center"/>
          </w:tcPr>
          <w:p w14:paraId="0BCC98EB" w14:textId="4AE3765F" w:rsidR="00FB4D19" w:rsidRPr="0047771E" w:rsidRDefault="002A7D6B" w:rsidP="00AE74BE">
            <w:pPr>
              <w:jc w:val="center"/>
              <w:rPr>
                <w:rFonts w:ascii="Arial Narrow" w:hAnsi="Arial Narrow" w:cs="Calibri"/>
                <w:b/>
                <w:lang w:eastAsia="es-PE"/>
              </w:rPr>
            </w:pPr>
            <w:r w:rsidRPr="002A7D6B">
              <w:rPr>
                <w:rFonts w:ascii="Arial Narrow" w:hAnsi="Arial Narrow" w:cs="Calibri"/>
                <w:b/>
                <w:lang w:eastAsia="es-PE"/>
              </w:rPr>
              <w:t>148</w:t>
            </w:r>
          </w:p>
        </w:tc>
      </w:tr>
    </w:tbl>
    <w:p w14:paraId="67B454ED" w14:textId="589DB8A2" w:rsidR="00BB6304" w:rsidRPr="005132B3" w:rsidRDefault="00BB6304" w:rsidP="00CC450F">
      <w:pPr>
        <w:tabs>
          <w:tab w:val="left" w:pos="142"/>
          <w:tab w:val="left" w:pos="1276"/>
        </w:tabs>
        <w:autoSpaceDE w:val="0"/>
        <w:autoSpaceDN w:val="0"/>
        <w:adjustRightInd w:val="0"/>
        <w:ind w:left="426"/>
        <w:jc w:val="both"/>
        <w:rPr>
          <w:rFonts w:ascii="Arial Narrow" w:hAnsi="Arial Narrow" w:cs="Arial"/>
          <w:bCs/>
          <w:sz w:val="16"/>
          <w:szCs w:val="22"/>
        </w:rPr>
      </w:pPr>
      <w:r w:rsidRPr="005132B3">
        <w:rPr>
          <w:rFonts w:ascii="Arial Narrow" w:hAnsi="Arial Narrow" w:cs="Arial"/>
          <w:b/>
          <w:bCs/>
          <w:sz w:val="16"/>
          <w:szCs w:val="22"/>
        </w:rPr>
        <w:t>Fuente</w:t>
      </w:r>
      <w:r w:rsidRPr="005132B3">
        <w:rPr>
          <w:rFonts w:ascii="Arial Narrow" w:hAnsi="Arial Narrow" w:cs="Arial"/>
          <w:bCs/>
          <w:sz w:val="16"/>
          <w:szCs w:val="22"/>
        </w:rPr>
        <w:t xml:space="preserve">: </w:t>
      </w:r>
      <w:r w:rsidR="007D1D1A" w:rsidRPr="005132B3">
        <w:rPr>
          <w:rFonts w:ascii="Arial Narrow" w:hAnsi="Arial Narrow" w:cs="Arial"/>
          <w:bCs/>
          <w:sz w:val="16"/>
          <w:szCs w:val="22"/>
        </w:rPr>
        <w:t>Oficio n.</w:t>
      </w:r>
      <w:r w:rsidRPr="005132B3">
        <w:rPr>
          <w:rFonts w:ascii="Arial Narrow" w:hAnsi="Arial Narrow" w:cs="Arial"/>
          <w:bCs/>
          <w:sz w:val="16"/>
          <w:szCs w:val="22"/>
        </w:rPr>
        <w:t>° 123-2023-GRAP/11/GRDS</w:t>
      </w:r>
    </w:p>
    <w:p w14:paraId="35C0FC96" w14:textId="2F138BEB" w:rsidR="00F043EA" w:rsidRPr="005132B3" w:rsidRDefault="00F043EA" w:rsidP="00AE74BE">
      <w:pPr>
        <w:tabs>
          <w:tab w:val="left" w:pos="142"/>
          <w:tab w:val="left" w:pos="1276"/>
        </w:tabs>
        <w:autoSpaceDE w:val="0"/>
        <w:autoSpaceDN w:val="0"/>
        <w:adjustRightInd w:val="0"/>
        <w:ind w:left="709"/>
        <w:jc w:val="both"/>
        <w:rPr>
          <w:rFonts w:ascii="Arial Narrow" w:hAnsi="Arial Narrow" w:cs="Arial"/>
          <w:bCs/>
          <w:sz w:val="16"/>
          <w:szCs w:val="22"/>
        </w:rPr>
      </w:pPr>
    </w:p>
    <w:p w14:paraId="309238DA" w14:textId="3EBF489B" w:rsidR="009947F8" w:rsidRPr="00F71C70" w:rsidRDefault="009947F8">
      <w:pPr>
        <w:tabs>
          <w:tab w:val="left" w:pos="142"/>
          <w:tab w:val="left" w:pos="1276"/>
        </w:tabs>
        <w:autoSpaceDE w:val="0"/>
        <w:autoSpaceDN w:val="0"/>
        <w:adjustRightInd w:val="0"/>
        <w:jc w:val="both"/>
        <w:rPr>
          <w:ins w:id="1453" w:author="GRAPURIMAC" w:date="2023-07-05T18:03:00Z"/>
          <w:rFonts w:ascii="Arial Narrow" w:hAnsi="Arial Narrow" w:cs="Arial"/>
          <w:bCs/>
          <w:sz w:val="22"/>
          <w:szCs w:val="22"/>
          <w:rPrChange w:id="1454" w:author="Manuel Raul Livano Luna" w:date="2023-07-05T18:47:00Z">
            <w:rPr>
              <w:ins w:id="1455" w:author="GRAPURIMAC" w:date="2023-07-05T18:03:00Z"/>
              <w:rFonts w:ascii="Arial Narrow" w:hAnsi="Arial Narrow" w:cs="Arial"/>
              <w:bCs/>
              <w:color w:val="FF0000"/>
              <w:sz w:val="22"/>
              <w:szCs w:val="22"/>
            </w:rPr>
          </w:rPrChange>
        </w:rPr>
        <w:pPrChange w:id="1456" w:author="GRAPURIMAC" w:date="2023-07-05T18:03:00Z">
          <w:pPr>
            <w:tabs>
              <w:tab w:val="left" w:pos="142"/>
              <w:tab w:val="left" w:pos="1276"/>
            </w:tabs>
            <w:autoSpaceDE w:val="0"/>
            <w:autoSpaceDN w:val="0"/>
            <w:adjustRightInd w:val="0"/>
            <w:ind w:left="709"/>
            <w:jc w:val="both"/>
          </w:pPr>
        </w:pPrChange>
      </w:pPr>
      <w:ins w:id="1457" w:author="GRAPURIMAC" w:date="2023-07-05T18:03:00Z">
        <w:del w:id="1458" w:author="Manuel Raul Livano Luna" w:date="2023-07-05T18:47:00Z">
          <w:r w:rsidRPr="00F71C70" w:rsidDel="00F71C70">
            <w:rPr>
              <w:rFonts w:ascii="Arial Narrow" w:hAnsi="Arial Narrow" w:cs="Arial"/>
              <w:bCs/>
              <w:sz w:val="22"/>
              <w:szCs w:val="22"/>
              <w:rPrChange w:id="1459" w:author="Manuel Raul Livano Luna" w:date="2023-07-05T18:47:00Z">
                <w:rPr>
                  <w:rFonts w:ascii="Arial Narrow" w:hAnsi="Arial Narrow" w:cs="Arial"/>
                  <w:bCs/>
                  <w:color w:val="FF0000"/>
                  <w:sz w:val="22"/>
                  <w:szCs w:val="22"/>
                </w:rPr>
              </w:rPrChange>
            </w:rPr>
            <w:delText xml:space="preserve"> </w:delText>
          </w:r>
        </w:del>
        <w:r w:rsidRPr="00F71C70">
          <w:rPr>
            <w:rFonts w:ascii="Arial Narrow" w:hAnsi="Arial Narrow" w:cs="Arial"/>
            <w:bCs/>
            <w:sz w:val="22"/>
            <w:szCs w:val="22"/>
            <w:rPrChange w:id="1460" w:author="Manuel Raul Livano Luna" w:date="2023-07-05T18:47:00Z">
              <w:rPr>
                <w:rFonts w:ascii="Arial Narrow" w:hAnsi="Arial Narrow" w:cs="Arial"/>
                <w:bCs/>
                <w:color w:val="FF0000"/>
                <w:sz w:val="22"/>
                <w:szCs w:val="22"/>
              </w:rPr>
            </w:rPrChange>
          </w:rPr>
          <w:t>Sobre el particular, la Comisión de Control visitó la Institución Educativa José María Arguedas de Uripa</w:t>
        </w:r>
      </w:ins>
      <w:ins w:id="1461" w:author="GRAPURIMAC" w:date="2023-07-05T18:04:00Z">
        <w:r w:rsidR="0069535C" w:rsidRPr="00F71C70">
          <w:rPr>
            <w:rFonts w:ascii="Arial Narrow" w:hAnsi="Arial Narrow" w:cs="Arial"/>
            <w:bCs/>
            <w:sz w:val="22"/>
            <w:szCs w:val="22"/>
            <w:rPrChange w:id="1462" w:author="Manuel Raul Livano Luna" w:date="2023-07-05T18:47:00Z">
              <w:rPr>
                <w:rFonts w:ascii="Arial Narrow" w:hAnsi="Arial Narrow" w:cs="Arial"/>
                <w:bCs/>
                <w:color w:val="FF0000"/>
                <w:sz w:val="22"/>
                <w:szCs w:val="22"/>
              </w:rPr>
            </w:rPrChange>
          </w:rPr>
          <w:t xml:space="preserve"> conjuntamente con </w:t>
        </w:r>
        <w:r w:rsidRPr="00F71C70">
          <w:rPr>
            <w:rFonts w:ascii="Arial Narrow" w:hAnsi="Arial Narrow" w:cs="Arial"/>
            <w:bCs/>
            <w:sz w:val="22"/>
            <w:szCs w:val="22"/>
            <w:rPrChange w:id="1463" w:author="Manuel Raul Livano Luna" w:date="2023-07-05T18:47:00Z">
              <w:rPr>
                <w:rFonts w:ascii="Arial Narrow" w:hAnsi="Arial Narrow" w:cs="Arial"/>
                <w:bCs/>
                <w:color w:val="FF0000"/>
                <w:sz w:val="22"/>
                <w:szCs w:val="22"/>
              </w:rPr>
            </w:rPrChange>
          </w:rPr>
          <w:t>Ysnell Lancho Contreras, profesor innovación tecnol</w:t>
        </w:r>
        <w:r w:rsidR="0069535C" w:rsidRPr="00F71C70">
          <w:rPr>
            <w:rFonts w:ascii="Arial Narrow" w:hAnsi="Arial Narrow" w:cs="Arial"/>
            <w:bCs/>
            <w:sz w:val="22"/>
            <w:szCs w:val="22"/>
            <w:rPrChange w:id="1464" w:author="Manuel Raul Livano Luna" w:date="2023-07-05T18:47:00Z">
              <w:rPr>
                <w:rFonts w:ascii="Arial Narrow" w:hAnsi="Arial Narrow" w:cs="Arial"/>
                <w:bCs/>
                <w:color w:val="FF0000"/>
                <w:sz w:val="22"/>
                <w:szCs w:val="22"/>
              </w:rPr>
            </w:rPrChange>
          </w:rPr>
          <w:t>ógica</w:t>
        </w:r>
        <w:r w:rsidRPr="00F71C70">
          <w:rPr>
            <w:rFonts w:ascii="Arial Narrow" w:hAnsi="Arial Narrow" w:cs="Arial"/>
            <w:bCs/>
            <w:sz w:val="22"/>
            <w:szCs w:val="22"/>
            <w:rPrChange w:id="1465" w:author="Manuel Raul Livano Luna" w:date="2023-07-05T18:47:00Z">
              <w:rPr>
                <w:rFonts w:ascii="Arial Narrow" w:hAnsi="Arial Narrow" w:cs="Arial"/>
                <w:bCs/>
                <w:color w:val="FF0000"/>
                <w:sz w:val="22"/>
                <w:szCs w:val="22"/>
              </w:rPr>
            </w:rPrChange>
          </w:rPr>
          <w:t>, con DNI N° 31176998, producto de dicha visita se emiti</w:t>
        </w:r>
      </w:ins>
      <w:ins w:id="1466" w:author="GRAPURIMAC" w:date="2023-07-05T18:05:00Z">
        <w:r w:rsidRPr="00F71C70">
          <w:rPr>
            <w:rFonts w:ascii="Arial Narrow" w:hAnsi="Arial Narrow" w:cs="Arial"/>
            <w:bCs/>
            <w:sz w:val="22"/>
            <w:szCs w:val="22"/>
            <w:rPrChange w:id="1467" w:author="Manuel Raul Livano Luna" w:date="2023-07-05T18:47:00Z">
              <w:rPr>
                <w:rFonts w:ascii="Arial Narrow" w:hAnsi="Arial Narrow" w:cs="Arial"/>
                <w:bCs/>
                <w:color w:val="FF0000"/>
                <w:sz w:val="22"/>
                <w:szCs w:val="22"/>
              </w:rPr>
            </w:rPrChange>
          </w:rPr>
          <w:t xml:space="preserve">ó el acta de visita de control n.° 07-223-CG-OCI-GORE/APURÍMAC de </w:t>
        </w:r>
      </w:ins>
      <w:ins w:id="1468" w:author="GRAPURIMAC" w:date="2023-07-05T18:07:00Z">
        <w:r w:rsidR="0069535C" w:rsidRPr="00F71C70">
          <w:rPr>
            <w:rFonts w:ascii="Arial Narrow" w:hAnsi="Arial Narrow" w:cs="Arial"/>
            <w:bCs/>
            <w:sz w:val="22"/>
            <w:szCs w:val="22"/>
            <w:rPrChange w:id="1469" w:author="Manuel Raul Livano Luna" w:date="2023-07-05T18:47:00Z">
              <w:rPr>
                <w:rFonts w:ascii="Arial Narrow" w:hAnsi="Arial Narrow" w:cs="Arial"/>
                <w:bCs/>
                <w:color w:val="FF0000"/>
                <w:sz w:val="22"/>
                <w:szCs w:val="22"/>
              </w:rPr>
            </w:rPrChange>
          </w:rPr>
          <w:br/>
        </w:r>
      </w:ins>
      <w:ins w:id="1470" w:author="GRAPURIMAC" w:date="2023-07-05T18:05:00Z">
        <w:r w:rsidRPr="00F71C70">
          <w:rPr>
            <w:rFonts w:ascii="Arial Narrow" w:hAnsi="Arial Narrow" w:cs="Arial"/>
            <w:bCs/>
            <w:sz w:val="22"/>
            <w:szCs w:val="22"/>
            <w:rPrChange w:id="1471" w:author="Manuel Raul Livano Luna" w:date="2023-07-05T18:47:00Z">
              <w:rPr>
                <w:rFonts w:ascii="Arial Narrow" w:hAnsi="Arial Narrow" w:cs="Arial"/>
                <w:bCs/>
                <w:color w:val="FF0000"/>
                <w:sz w:val="22"/>
                <w:szCs w:val="22"/>
              </w:rPr>
            </w:rPrChange>
          </w:rPr>
          <w:t>12 de junio de 2023, en la que se señaló lo siguiente: “(…) pudo verificar que el servidor se encuentra inoperativo a consecuencia de rayo</w:t>
        </w:r>
      </w:ins>
      <w:ins w:id="1472" w:author="GRAPURIMAC" w:date="2023-07-05T18:06:00Z">
        <w:r w:rsidRPr="00F71C70">
          <w:rPr>
            <w:rFonts w:ascii="Arial Narrow" w:hAnsi="Arial Narrow" w:cs="Arial"/>
            <w:bCs/>
            <w:sz w:val="22"/>
            <w:szCs w:val="22"/>
            <w:rPrChange w:id="1473" w:author="Manuel Raul Livano Luna" w:date="2023-07-05T18:47:00Z">
              <w:rPr>
                <w:rFonts w:ascii="Arial Narrow" w:hAnsi="Arial Narrow" w:cs="Arial"/>
                <w:bCs/>
                <w:color w:val="FF0000"/>
                <w:sz w:val="22"/>
                <w:szCs w:val="22"/>
              </w:rPr>
            </w:rPrChange>
          </w:rPr>
          <w:t>,</w:t>
        </w:r>
      </w:ins>
      <w:ins w:id="1474" w:author="GRAPURIMAC" w:date="2023-07-05T18:05:00Z">
        <w:r w:rsidRPr="00F71C70">
          <w:rPr>
            <w:rFonts w:ascii="Arial Narrow" w:hAnsi="Arial Narrow" w:cs="Arial"/>
            <w:bCs/>
            <w:sz w:val="22"/>
            <w:szCs w:val="22"/>
            <w:rPrChange w:id="1475" w:author="Manuel Raul Livano Luna" w:date="2023-07-05T18:47:00Z">
              <w:rPr>
                <w:rFonts w:ascii="Arial Narrow" w:hAnsi="Arial Narrow" w:cs="Arial"/>
                <w:bCs/>
                <w:color w:val="FF0000"/>
                <w:sz w:val="22"/>
                <w:szCs w:val="22"/>
              </w:rPr>
            </w:rPrChange>
          </w:rPr>
          <w:t xml:space="preserve"> o tormenta el</w:t>
        </w:r>
      </w:ins>
      <w:ins w:id="1476" w:author="GRAPURIMAC" w:date="2023-07-05T18:06:00Z">
        <w:r w:rsidRPr="00F71C70">
          <w:rPr>
            <w:rFonts w:ascii="Arial Narrow" w:hAnsi="Arial Narrow" w:cs="Arial"/>
            <w:bCs/>
            <w:sz w:val="22"/>
            <w:szCs w:val="22"/>
            <w:rPrChange w:id="1477" w:author="Manuel Raul Livano Luna" w:date="2023-07-05T18:47:00Z">
              <w:rPr>
                <w:rFonts w:ascii="Arial Narrow" w:hAnsi="Arial Narrow" w:cs="Arial"/>
                <w:bCs/>
                <w:color w:val="FF0000"/>
                <w:sz w:val="22"/>
                <w:szCs w:val="22"/>
              </w:rPr>
            </w:rPrChange>
          </w:rPr>
          <w:t>éctrica</w:t>
        </w:r>
        <w:r w:rsidR="0069535C" w:rsidRPr="00F71C70">
          <w:rPr>
            <w:rFonts w:ascii="Arial Narrow" w:hAnsi="Arial Narrow" w:cs="Arial"/>
            <w:bCs/>
            <w:sz w:val="22"/>
            <w:szCs w:val="22"/>
            <w:rPrChange w:id="1478" w:author="Manuel Raul Livano Luna" w:date="2023-07-05T18:47:00Z">
              <w:rPr>
                <w:rFonts w:ascii="Arial Narrow" w:hAnsi="Arial Narrow" w:cs="Arial"/>
                <w:bCs/>
                <w:color w:val="FF0000"/>
                <w:sz w:val="22"/>
                <w:szCs w:val="22"/>
              </w:rPr>
            </w:rPrChange>
          </w:rPr>
          <w:t xml:space="preserve"> </w:t>
        </w:r>
      </w:ins>
      <w:ins w:id="1479" w:author="GRAPURIMAC" w:date="2023-07-05T18:07:00Z">
        <w:r w:rsidR="0069535C" w:rsidRPr="00F71C70">
          <w:rPr>
            <w:rFonts w:ascii="Arial Narrow" w:hAnsi="Arial Narrow" w:cs="Arial"/>
            <w:bCs/>
            <w:sz w:val="22"/>
            <w:szCs w:val="22"/>
            <w:rPrChange w:id="1480" w:author="Manuel Raul Livano Luna" w:date="2023-07-05T18:47:00Z">
              <w:rPr>
                <w:rFonts w:ascii="Arial Narrow" w:hAnsi="Arial Narrow" w:cs="Arial"/>
                <w:bCs/>
                <w:color w:val="FF0000"/>
                <w:sz w:val="22"/>
                <w:szCs w:val="22"/>
              </w:rPr>
            </w:rPrChange>
          </w:rPr>
          <w:t>(…)</w:t>
        </w:r>
      </w:ins>
      <w:ins w:id="1481" w:author="GRAPURIMAC" w:date="2023-07-05T18:08:00Z">
        <w:r w:rsidR="0069535C" w:rsidRPr="00F71C70">
          <w:rPr>
            <w:rFonts w:ascii="Arial Narrow" w:hAnsi="Arial Narrow" w:cs="Arial"/>
            <w:bCs/>
            <w:sz w:val="22"/>
            <w:szCs w:val="22"/>
            <w:rPrChange w:id="1482" w:author="Manuel Raul Livano Luna" w:date="2023-07-05T18:47:00Z">
              <w:rPr>
                <w:rFonts w:ascii="Arial Narrow" w:hAnsi="Arial Narrow" w:cs="Arial"/>
                <w:bCs/>
                <w:color w:val="FF0000"/>
                <w:sz w:val="22"/>
                <w:szCs w:val="22"/>
              </w:rPr>
            </w:rPrChange>
          </w:rPr>
          <w:t>”.</w:t>
        </w:r>
      </w:ins>
      <w:ins w:id="1483" w:author="GRAPURIMAC" w:date="2023-07-05T18:07:00Z">
        <w:r w:rsidR="0069535C" w:rsidRPr="00F71C70">
          <w:rPr>
            <w:rFonts w:ascii="Arial Narrow" w:hAnsi="Arial Narrow" w:cs="Arial"/>
            <w:bCs/>
            <w:sz w:val="22"/>
            <w:szCs w:val="22"/>
            <w:rPrChange w:id="1484" w:author="Manuel Raul Livano Luna" w:date="2023-07-05T18:47:00Z">
              <w:rPr>
                <w:rFonts w:ascii="Arial Narrow" w:hAnsi="Arial Narrow" w:cs="Arial"/>
                <w:bCs/>
                <w:color w:val="FF0000"/>
                <w:sz w:val="22"/>
                <w:szCs w:val="22"/>
              </w:rPr>
            </w:rPrChange>
          </w:rPr>
          <w:t xml:space="preserve"> </w:t>
        </w:r>
      </w:ins>
    </w:p>
    <w:p w14:paraId="42A28646" w14:textId="77777777" w:rsidR="009947F8" w:rsidRDefault="009947F8">
      <w:pPr>
        <w:tabs>
          <w:tab w:val="left" w:pos="142"/>
          <w:tab w:val="left" w:pos="1276"/>
        </w:tabs>
        <w:autoSpaceDE w:val="0"/>
        <w:autoSpaceDN w:val="0"/>
        <w:adjustRightInd w:val="0"/>
        <w:jc w:val="both"/>
        <w:rPr>
          <w:ins w:id="1485" w:author="GRAPURIMAC" w:date="2023-07-05T18:03:00Z"/>
          <w:rFonts w:ascii="Arial Narrow" w:hAnsi="Arial Narrow" w:cs="Arial"/>
          <w:bCs/>
          <w:color w:val="FF0000"/>
          <w:sz w:val="22"/>
          <w:szCs w:val="22"/>
        </w:rPr>
        <w:pPrChange w:id="1486" w:author="GRAPURIMAC" w:date="2023-07-05T18:03:00Z">
          <w:pPr>
            <w:tabs>
              <w:tab w:val="left" w:pos="142"/>
              <w:tab w:val="left" w:pos="1276"/>
            </w:tabs>
            <w:autoSpaceDE w:val="0"/>
            <w:autoSpaceDN w:val="0"/>
            <w:adjustRightInd w:val="0"/>
            <w:ind w:left="709"/>
            <w:jc w:val="both"/>
          </w:pPr>
        </w:pPrChange>
      </w:pPr>
    </w:p>
    <w:p w14:paraId="3726AC23" w14:textId="50647211" w:rsidR="00F71C70" w:rsidRPr="00F71C70" w:rsidRDefault="00FE09A4" w:rsidP="00F71C70">
      <w:pPr>
        <w:tabs>
          <w:tab w:val="left" w:pos="142"/>
          <w:tab w:val="left" w:pos="1276"/>
        </w:tabs>
        <w:autoSpaceDE w:val="0"/>
        <w:autoSpaceDN w:val="0"/>
        <w:adjustRightInd w:val="0"/>
        <w:jc w:val="both"/>
        <w:rPr>
          <w:ins w:id="1487" w:author="Manuel Raul Livano Luna" w:date="2023-07-05T18:47:00Z"/>
          <w:rFonts w:ascii="Arial Narrow" w:hAnsi="Arial Narrow" w:cs="Arial"/>
          <w:bCs/>
          <w:color w:val="FF0000"/>
          <w:sz w:val="22"/>
          <w:szCs w:val="22"/>
        </w:rPr>
      </w:pPr>
      <w:r w:rsidRPr="00CC450F">
        <w:rPr>
          <w:rFonts w:ascii="Arial Narrow" w:hAnsi="Arial Narrow" w:cs="Arial"/>
          <w:bCs/>
          <w:color w:val="FF0000"/>
          <w:sz w:val="22"/>
          <w:szCs w:val="22"/>
          <w:rPrChange w:id="1488" w:author="GRAPURIMAC" w:date="2023-07-05T17:51:00Z">
            <w:rPr>
              <w:rFonts w:ascii="Arial Narrow" w:hAnsi="Arial Narrow" w:cs="Arial"/>
              <w:bCs/>
              <w:sz w:val="22"/>
              <w:szCs w:val="22"/>
            </w:rPr>
          </w:rPrChange>
        </w:rPr>
        <w:t xml:space="preserve">Asimismo, </w:t>
      </w:r>
      <w:ins w:id="1489" w:author="Manuel Raul Livano Luna" w:date="2023-07-05T18:47:00Z">
        <w:r w:rsidR="00F71C70" w:rsidRPr="00F71C70">
          <w:rPr>
            <w:rFonts w:ascii="Arial Narrow" w:hAnsi="Arial Narrow" w:cs="Arial"/>
            <w:bCs/>
            <w:color w:val="FF0000"/>
            <w:sz w:val="22"/>
            <w:szCs w:val="22"/>
          </w:rPr>
          <w:t xml:space="preserve">la Comisión de Control visitó la Institución Educativa José María Arguedas de Uripa conjuntamente con Ysnell Lancho Contreras, profesor innovación tecnológica, con DNI N° 31176998, producto de dicha visita se emitió el acta de visita de control n.° 07-223-CG-OCI-GORE/APURÍMAC de </w:t>
        </w:r>
      </w:ins>
    </w:p>
    <w:p w14:paraId="240831AE" w14:textId="61A68FE8" w:rsidR="00F043EA" w:rsidRPr="00CC450F" w:rsidRDefault="00F71C70">
      <w:pPr>
        <w:tabs>
          <w:tab w:val="left" w:pos="142"/>
          <w:tab w:val="left" w:pos="1276"/>
        </w:tabs>
        <w:autoSpaceDE w:val="0"/>
        <w:autoSpaceDN w:val="0"/>
        <w:adjustRightInd w:val="0"/>
        <w:jc w:val="both"/>
        <w:rPr>
          <w:rFonts w:ascii="Arial Narrow" w:hAnsi="Arial Narrow" w:cs="Arial"/>
          <w:bCs/>
          <w:color w:val="FF0000"/>
          <w:sz w:val="22"/>
          <w:szCs w:val="22"/>
          <w:rPrChange w:id="1490" w:author="GRAPURIMAC" w:date="2023-07-05T17:51:00Z">
            <w:rPr>
              <w:rFonts w:ascii="Arial Narrow" w:hAnsi="Arial Narrow" w:cs="Arial"/>
              <w:bCs/>
              <w:sz w:val="22"/>
              <w:szCs w:val="22"/>
            </w:rPr>
          </w:rPrChange>
        </w:rPr>
        <w:pPrChange w:id="1491" w:author="GRAPURIMAC" w:date="2023-07-05T18:03:00Z">
          <w:pPr>
            <w:tabs>
              <w:tab w:val="left" w:pos="142"/>
              <w:tab w:val="left" w:pos="1276"/>
            </w:tabs>
            <w:autoSpaceDE w:val="0"/>
            <w:autoSpaceDN w:val="0"/>
            <w:adjustRightInd w:val="0"/>
            <w:ind w:left="709"/>
            <w:jc w:val="both"/>
          </w:pPr>
        </w:pPrChange>
      </w:pPr>
      <w:ins w:id="1492" w:author="Manuel Raul Livano Luna" w:date="2023-07-05T18:47:00Z">
        <w:r w:rsidRPr="00F71C70">
          <w:rPr>
            <w:rFonts w:ascii="Arial Narrow" w:hAnsi="Arial Narrow" w:cs="Arial"/>
            <w:bCs/>
            <w:color w:val="FF0000"/>
            <w:sz w:val="22"/>
            <w:szCs w:val="22"/>
          </w:rPr>
          <w:t xml:space="preserve">12 de junio de 2023, en la que se señaló lo siguiente: “(…) pudo verificar que el servidor se encuentra inoperativo a consecuencia de rayo, o tormenta eléctrica (…)”. </w:t>
        </w:r>
      </w:ins>
      <w:del w:id="1493" w:author="GRAPURIMAC" w:date="2023-07-05T18:08:00Z">
        <w:r w:rsidR="00FE09A4" w:rsidRPr="00CC450F" w:rsidDel="0069535C">
          <w:rPr>
            <w:rFonts w:ascii="Arial Narrow" w:hAnsi="Arial Narrow" w:cs="Arial"/>
            <w:bCs/>
            <w:color w:val="FF0000"/>
            <w:sz w:val="22"/>
            <w:szCs w:val="22"/>
            <w:rPrChange w:id="1494" w:author="GRAPURIMAC" w:date="2023-07-05T17:51:00Z">
              <w:rPr>
                <w:rFonts w:ascii="Arial Narrow" w:hAnsi="Arial Narrow" w:cs="Arial"/>
                <w:bCs/>
                <w:sz w:val="22"/>
                <w:szCs w:val="22"/>
              </w:rPr>
            </w:rPrChange>
          </w:rPr>
          <w:delText xml:space="preserve">de las visitas a campo realizadas por la comisión </w:delText>
        </w:r>
        <w:r w:rsidR="002A7D6B" w:rsidRPr="00CC450F" w:rsidDel="0069535C">
          <w:rPr>
            <w:rFonts w:ascii="Arial Narrow" w:hAnsi="Arial Narrow" w:cs="Arial"/>
            <w:bCs/>
            <w:color w:val="FF0000"/>
            <w:sz w:val="22"/>
            <w:szCs w:val="22"/>
            <w:rPrChange w:id="1495" w:author="GRAPURIMAC" w:date="2023-07-05T17:51:00Z">
              <w:rPr>
                <w:rFonts w:ascii="Arial Narrow" w:hAnsi="Arial Narrow" w:cs="Arial"/>
                <w:bCs/>
                <w:sz w:val="22"/>
                <w:szCs w:val="22"/>
              </w:rPr>
            </w:rPrChange>
          </w:rPr>
          <w:delText xml:space="preserve">entre los días </w:delText>
        </w:r>
        <w:r w:rsidR="00F556CA" w:rsidRPr="00CC450F" w:rsidDel="0069535C">
          <w:rPr>
            <w:rFonts w:ascii="Arial Narrow" w:hAnsi="Arial Narrow" w:cs="Arial"/>
            <w:bCs/>
            <w:color w:val="FF0000"/>
            <w:sz w:val="22"/>
            <w:szCs w:val="22"/>
            <w:rPrChange w:id="1496" w:author="GRAPURIMAC" w:date="2023-07-05T17:51:00Z">
              <w:rPr>
                <w:rFonts w:ascii="Arial Narrow" w:hAnsi="Arial Narrow" w:cs="Arial"/>
                <w:bCs/>
                <w:sz w:val="22"/>
                <w:szCs w:val="22"/>
              </w:rPr>
            </w:rPrChange>
          </w:rPr>
          <w:delText>1</w:delText>
        </w:r>
        <w:r w:rsidR="002A7D6B" w:rsidRPr="00CC450F" w:rsidDel="0069535C">
          <w:rPr>
            <w:rFonts w:ascii="Arial Narrow" w:hAnsi="Arial Narrow" w:cs="Arial"/>
            <w:bCs/>
            <w:color w:val="FF0000"/>
            <w:sz w:val="22"/>
            <w:szCs w:val="22"/>
            <w:rPrChange w:id="1497" w:author="GRAPURIMAC" w:date="2023-07-05T17:51:00Z">
              <w:rPr>
                <w:rFonts w:ascii="Arial Narrow" w:hAnsi="Arial Narrow" w:cs="Arial"/>
                <w:bCs/>
                <w:sz w:val="22"/>
                <w:szCs w:val="22"/>
              </w:rPr>
            </w:rPrChange>
          </w:rPr>
          <w:delText xml:space="preserve">2 al </w:delText>
        </w:r>
        <w:r w:rsidR="00F556CA" w:rsidRPr="00CC450F" w:rsidDel="0069535C">
          <w:rPr>
            <w:rFonts w:ascii="Arial Narrow" w:hAnsi="Arial Narrow" w:cs="Arial"/>
            <w:bCs/>
            <w:color w:val="FF0000"/>
            <w:sz w:val="22"/>
            <w:szCs w:val="22"/>
            <w:rPrChange w:id="1498" w:author="GRAPURIMAC" w:date="2023-07-05T17:51:00Z">
              <w:rPr>
                <w:rFonts w:ascii="Arial Narrow" w:hAnsi="Arial Narrow" w:cs="Arial"/>
                <w:bCs/>
                <w:sz w:val="22"/>
                <w:szCs w:val="22"/>
              </w:rPr>
            </w:rPrChange>
          </w:rPr>
          <w:delText>1</w:delText>
        </w:r>
        <w:r w:rsidR="002A7D6B" w:rsidRPr="00CC450F" w:rsidDel="0069535C">
          <w:rPr>
            <w:rFonts w:ascii="Arial Narrow" w:hAnsi="Arial Narrow" w:cs="Arial"/>
            <w:bCs/>
            <w:color w:val="FF0000"/>
            <w:sz w:val="22"/>
            <w:szCs w:val="22"/>
            <w:rPrChange w:id="1499" w:author="GRAPURIMAC" w:date="2023-07-05T17:51:00Z">
              <w:rPr>
                <w:rFonts w:ascii="Arial Narrow" w:hAnsi="Arial Narrow" w:cs="Arial"/>
                <w:bCs/>
                <w:sz w:val="22"/>
                <w:szCs w:val="22"/>
              </w:rPr>
            </w:rPrChange>
          </w:rPr>
          <w:delText xml:space="preserve">4 de junio de 2023, </w:delText>
        </w:r>
        <w:r w:rsidR="00FE09A4" w:rsidRPr="00CC450F" w:rsidDel="0069535C">
          <w:rPr>
            <w:rFonts w:ascii="Arial Narrow" w:hAnsi="Arial Narrow" w:cs="Arial"/>
            <w:bCs/>
            <w:color w:val="FF0000"/>
            <w:sz w:val="22"/>
            <w:szCs w:val="22"/>
            <w:rPrChange w:id="1500" w:author="GRAPURIMAC" w:date="2023-07-05T17:51:00Z">
              <w:rPr>
                <w:rFonts w:ascii="Arial Narrow" w:hAnsi="Arial Narrow" w:cs="Arial"/>
                <w:bCs/>
                <w:sz w:val="22"/>
                <w:szCs w:val="22"/>
              </w:rPr>
            </w:rPrChange>
          </w:rPr>
          <w:delText>se verific</w:delText>
        </w:r>
        <w:r w:rsidR="007D1D1A" w:rsidRPr="00CC450F" w:rsidDel="0069535C">
          <w:rPr>
            <w:rFonts w:ascii="Arial Narrow" w:hAnsi="Arial Narrow" w:cs="Arial"/>
            <w:bCs/>
            <w:color w:val="FF0000"/>
            <w:sz w:val="22"/>
            <w:szCs w:val="22"/>
            <w:rPrChange w:id="1501" w:author="GRAPURIMAC" w:date="2023-07-05T17:51:00Z">
              <w:rPr>
                <w:rFonts w:ascii="Arial Narrow" w:hAnsi="Arial Narrow" w:cs="Arial"/>
                <w:bCs/>
                <w:sz w:val="22"/>
                <w:szCs w:val="22"/>
              </w:rPr>
            </w:rPrChange>
          </w:rPr>
          <w:delText>ó</w:delText>
        </w:r>
        <w:r w:rsidR="00FE09A4" w:rsidRPr="00CC450F" w:rsidDel="0069535C">
          <w:rPr>
            <w:rFonts w:ascii="Arial Narrow" w:hAnsi="Arial Narrow" w:cs="Arial"/>
            <w:bCs/>
            <w:color w:val="FF0000"/>
            <w:sz w:val="22"/>
            <w:szCs w:val="22"/>
            <w:rPrChange w:id="1502" w:author="GRAPURIMAC" w:date="2023-07-05T17:51:00Z">
              <w:rPr>
                <w:rFonts w:ascii="Arial Narrow" w:hAnsi="Arial Narrow" w:cs="Arial"/>
                <w:bCs/>
                <w:sz w:val="22"/>
                <w:szCs w:val="22"/>
              </w:rPr>
            </w:rPrChange>
          </w:rPr>
          <w:delText xml:space="preserve"> que las instituciones educativas </w:delText>
        </w:r>
        <w:r w:rsidR="00BB6304" w:rsidRPr="00CC450F" w:rsidDel="0069535C">
          <w:rPr>
            <w:rFonts w:ascii="Arial Narrow" w:hAnsi="Arial Narrow" w:cs="Arial"/>
            <w:bCs/>
            <w:color w:val="FF0000"/>
            <w:sz w:val="22"/>
            <w:szCs w:val="22"/>
            <w:rPrChange w:id="1503" w:author="GRAPURIMAC" w:date="2023-07-05T17:51:00Z">
              <w:rPr>
                <w:rFonts w:ascii="Arial Narrow" w:hAnsi="Arial Narrow" w:cs="Arial"/>
                <w:bCs/>
                <w:sz w:val="22"/>
                <w:szCs w:val="22"/>
              </w:rPr>
            </w:rPrChange>
          </w:rPr>
          <w:delText>s</w:delText>
        </w:r>
        <w:r w:rsidR="002A7D6B" w:rsidRPr="00CC450F" w:rsidDel="0069535C">
          <w:rPr>
            <w:rFonts w:ascii="Arial Narrow" w:hAnsi="Arial Narrow" w:cs="Arial"/>
            <w:bCs/>
            <w:color w:val="FF0000"/>
            <w:sz w:val="22"/>
            <w:szCs w:val="22"/>
            <w:rPrChange w:id="1504" w:author="GRAPURIMAC" w:date="2023-07-05T17:51:00Z">
              <w:rPr>
                <w:rFonts w:ascii="Arial Narrow" w:hAnsi="Arial Narrow" w:cs="Arial"/>
                <w:bCs/>
                <w:sz w:val="22"/>
                <w:szCs w:val="22"/>
              </w:rPr>
            </w:rPrChange>
          </w:rPr>
          <w:delText>í</w:delText>
        </w:r>
        <w:r w:rsidR="00BB6304" w:rsidRPr="00CC450F" w:rsidDel="0069535C">
          <w:rPr>
            <w:rFonts w:ascii="Arial Narrow" w:hAnsi="Arial Narrow" w:cs="Arial"/>
            <w:bCs/>
            <w:color w:val="FF0000"/>
            <w:sz w:val="22"/>
            <w:szCs w:val="22"/>
            <w:rPrChange w:id="1505" w:author="GRAPURIMAC" w:date="2023-07-05T17:51:00Z">
              <w:rPr>
                <w:rFonts w:ascii="Arial Narrow" w:hAnsi="Arial Narrow" w:cs="Arial"/>
                <w:bCs/>
                <w:sz w:val="22"/>
                <w:szCs w:val="22"/>
              </w:rPr>
            </w:rPrChange>
          </w:rPr>
          <w:delText xml:space="preserve"> contaban con sistema de protección eléctrica</w:delText>
        </w:r>
        <w:r w:rsidR="002A7D6B" w:rsidRPr="00CC450F" w:rsidDel="0069535C">
          <w:rPr>
            <w:rFonts w:ascii="Arial Narrow" w:hAnsi="Arial Narrow" w:cs="Arial"/>
            <w:bCs/>
            <w:color w:val="FF0000"/>
            <w:sz w:val="22"/>
            <w:szCs w:val="22"/>
            <w:rPrChange w:id="1506" w:author="GRAPURIMAC" w:date="2023-07-05T17:51:00Z">
              <w:rPr>
                <w:rFonts w:ascii="Arial Narrow" w:hAnsi="Arial Narrow" w:cs="Arial"/>
                <w:bCs/>
                <w:sz w:val="22"/>
                <w:szCs w:val="22"/>
              </w:rPr>
            </w:rPrChange>
          </w:rPr>
          <w:delText xml:space="preserve"> de</w:delText>
        </w:r>
        <w:r w:rsidR="00BB6304" w:rsidRPr="00CC450F" w:rsidDel="0069535C">
          <w:rPr>
            <w:rFonts w:ascii="Arial Narrow" w:hAnsi="Arial Narrow" w:cs="Arial"/>
            <w:bCs/>
            <w:color w:val="FF0000"/>
            <w:sz w:val="22"/>
            <w:szCs w:val="22"/>
            <w:rPrChange w:id="1507" w:author="GRAPURIMAC" w:date="2023-07-05T17:51:00Z">
              <w:rPr>
                <w:rFonts w:ascii="Arial Narrow" w:hAnsi="Arial Narrow" w:cs="Arial"/>
                <w:bCs/>
                <w:sz w:val="22"/>
                <w:szCs w:val="22"/>
              </w:rPr>
            </w:rPrChange>
          </w:rPr>
          <w:delText xml:space="preserve"> para</w:delText>
        </w:r>
        <w:r w:rsidR="002A7D6B" w:rsidRPr="00CC450F" w:rsidDel="0069535C">
          <w:rPr>
            <w:rFonts w:ascii="Arial Narrow" w:hAnsi="Arial Narrow" w:cs="Arial"/>
            <w:bCs/>
            <w:color w:val="FF0000"/>
            <w:sz w:val="22"/>
            <w:szCs w:val="22"/>
            <w:rPrChange w:id="1508" w:author="GRAPURIMAC" w:date="2023-07-05T17:51:00Z">
              <w:rPr>
                <w:rFonts w:ascii="Arial Narrow" w:hAnsi="Arial Narrow" w:cs="Arial"/>
                <w:bCs/>
                <w:sz w:val="22"/>
                <w:szCs w:val="22"/>
              </w:rPr>
            </w:rPrChange>
          </w:rPr>
          <w:delText>r</w:delText>
        </w:r>
        <w:r w:rsidR="00BB6304" w:rsidRPr="00CC450F" w:rsidDel="0069535C">
          <w:rPr>
            <w:rFonts w:ascii="Arial Narrow" w:hAnsi="Arial Narrow" w:cs="Arial"/>
            <w:bCs/>
            <w:color w:val="FF0000"/>
            <w:sz w:val="22"/>
            <w:szCs w:val="22"/>
            <w:rPrChange w:id="1509" w:author="GRAPURIMAC" w:date="2023-07-05T17:51:00Z">
              <w:rPr>
                <w:rFonts w:ascii="Arial Narrow" w:hAnsi="Arial Narrow" w:cs="Arial"/>
                <w:bCs/>
                <w:sz w:val="22"/>
                <w:szCs w:val="22"/>
              </w:rPr>
            </w:rPrChange>
          </w:rPr>
          <w:delText>r</w:delText>
        </w:r>
        <w:r w:rsidR="007D1D1A" w:rsidRPr="00CC450F" w:rsidDel="0069535C">
          <w:rPr>
            <w:rFonts w:ascii="Arial Narrow" w:hAnsi="Arial Narrow" w:cs="Arial"/>
            <w:bCs/>
            <w:color w:val="FF0000"/>
            <w:sz w:val="22"/>
            <w:szCs w:val="22"/>
            <w:rPrChange w:id="1510" w:author="GRAPURIMAC" w:date="2023-07-05T17:51:00Z">
              <w:rPr>
                <w:rFonts w:ascii="Arial Narrow" w:hAnsi="Arial Narrow" w:cs="Arial"/>
                <w:bCs/>
                <w:sz w:val="22"/>
                <w:szCs w:val="22"/>
              </w:rPr>
            </w:rPrChange>
          </w:rPr>
          <w:delText>ayos con su respectivo poz</w:delText>
        </w:r>
        <w:r w:rsidR="00BB6304" w:rsidRPr="00CC450F" w:rsidDel="0069535C">
          <w:rPr>
            <w:rFonts w:ascii="Arial Narrow" w:hAnsi="Arial Narrow" w:cs="Arial"/>
            <w:bCs/>
            <w:color w:val="FF0000"/>
            <w:sz w:val="22"/>
            <w:szCs w:val="22"/>
            <w:rPrChange w:id="1511" w:author="GRAPURIMAC" w:date="2023-07-05T17:51:00Z">
              <w:rPr>
                <w:rFonts w:ascii="Arial Narrow" w:hAnsi="Arial Narrow" w:cs="Arial"/>
                <w:bCs/>
                <w:sz w:val="22"/>
                <w:szCs w:val="22"/>
              </w:rPr>
            </w:rPrChange>
          </w:rPr>
          <w:delText>o a tierra</w:delText>
        </w:r>
        <w:r w:rsidR="00F043EA" w:rsidRPr="00CC450F" w:rsidDel="0069535C">
          <w:rPr>
            <w:rFonts w:ascii="Arial Narrow" w:hAnsi="Arial Narrow" w:cs="Arial"/>
            <w:bCs/>
            <w:color w:val="FF0000"/>
            <w:sz w:val="22"/>
            <w:szCs w:val="22"/>
            <w:rPrChange w:id="1512" w:author="GRAPURIMAC" w:date="2023-07-05T17:51:00Z">
              <w:rPr>
                <w:rFonts w:ascii="Arial Narrow" w:hAnsi="Arial Narrow" w:cs="Arial"/>
                <w:bCs/>
                <w:sz w:val="22"/>
                <w:szCs w:val="22"/>
              </w:rPr>
            </w:rPrChange>
          </w:rPr>
          <w:delText>; sin embargo, según las actas de visita de control n.</w:delText>
        </w:r>
        <w:r w:rsidR="000A1822" w:rsidRPr="00CC450F" w:rsidDel="0069535C">
          <w:rPr>
            <w:rFonts w:ascii="Arial Narrow" w:hAnsi="Arial Narrow" w:cs="Arial"/>
            <w:bCs/>
            <w:color w:val="FF0000"/>
            <w:sz w:val="22"/>
            <w:szCs w:val="22"/>
            <w:rPrChange w:id="1513" w:author="GRAPURIMAC" w:date="2023-07-05T17:51:00Z">
              <w:rPr>
                <w:rFonts w:ascii="Arial Narrow" w:hAnsi="Arial Narrow" w:cs="Arial"/>
                <w:bCs/>
                <w:sz w:val="22"/>
                <w:szCs w:val="22"/>
              </w:rPr>
            </w:rPrChange>
          </w:rPr>
          <w:delText>° 7 y 8</w:delText>
        </w:r>
        <w:r w:rsidR="00F043EA" w:rsidRPr="00CC450F" w:rsidDel="0069535C">
          <w:rPr>
            <w:rFonts w:ascii="Arial Narrow" w:hAnsi="Arial Narrow" w:cs="Arial"/>
            <w:bCs/>
            <w:color w:val="FF0000"/>
            <w:sz w:val="22"/>
            <w:szCs w:val="22"/>
            <w:rPrChange w:id="1514" w:author="GRAPURIMAC" w:date="2023-07-05T17:51:00Z">
              <w:rPr>
                <w:rFonts w:ascii="Arial Narrow" w:hAnsi="Arial Narrow" w:cs="Arial"/>
                <w:bCs/>
                <w:sz w:val="22"/>
                <w:szCs w:val="22"/>
              </w:rPr>
            </w:rPrChange>
          </w:rPr>
          <w:delText xml:space="preserve">, </w:delText>
        </w:r>
        <w:r w:rsidR="00C262A3" w:rsidRPr="00CC450F" w:rsidDel="0069535C">
          <w:rPr>
            <w:rFonts w:ascii="Arial Narrow" w:hAnsi="Arial Narrow" w:cs="Arial"/>
            <w:bCs/>
            <w:color w:val="FF0000"/>
            <w:sz w:val="22"/>
            <w:szCs w:val="22"/>
            <w:rPrChange w:id="1515" w:author="GRAPURIMAC" w:date="2023-07-05T17:51:00Z">
              <w:rPr>
                <w:rFonts w:ascii="Arial Narrow" w:hAnsi="Arial Narrow" w:cs="Arial"/>
                <w:bCs/>
                <w:sz w:val="22"/>
                <w:szCs w:val="22"/>
              </w:rPr>
            </w:rPrChange>
          </w:rPr>
          <w:delText>Ysnell Lancho Contreras y Mauro Diaz Quispe</w:delText>
        </w:r>
        <w:r w:rsidR="002A7D6B" w:rsidRPr="00CC450F" w:rsidDel="0069535C">
          <w:rPr>
            <w:rFonts w:ascii="Arial Narrow" w:hAnsi="Arial Narrow" w:cs="Arial"/>
            <w:bCs/>
            <w:color w:val="FF0000"/>
            <w:sz w:val="22"/>
            <w:szCs w:val="22"/>
            <w:rPrChange w:id="1516" w:author="GRAPURIMAC" w:date="2023-07-05T17:51:00Z">
              <w:rPr>
                <w:rFonts w:ascii="Arial Narrow" w:hAnsi="Arial Narrow" w:cs="Arial"/>
                <w:bCs/>
                <w:sz w:val="22"/>
                <w:szCs w:val="22"/>
              </w:rPr>
            </w:rPrChange>
          </w:rPr>
          <w:delText xml:space="preserve">, directores de las I.E. José María Arguedas y San Pedro de Uripa, </w:delText>
        </w:r>
        <w:r w:rsidR="00C262A3" w:rsidRPr="00CC450F" w:rsidDel="0069535C">
          <w:rPr>
            <w:rFonts w:ascii="Arial Narrow" w:hAnsi="Arial Narrow" w:cs="Arial"/>
            <w:bCs/>
            <w:color w:val="FF0000"/>
            <w:sz w:val="22"/>
            <w:szCs w:val="22"/>
            <w:rPrChange w:id="1517" w:author="GRAPURIMAC" w:date="2023-07-05T17:51:00Z">
              <w:rPr>
                <w:rFonts w:ascii="Arial Narrow" w:hAnsi="Arial Narrow" w:cs="Arial"/>
                <w:bCs/>
                <w:sz w:val="22"/>
                <w:szCs w:val="22"/>
              </w:rPr>
            </w:rPrChange>
          </w:rPr>
          <w:delText>respectivamente</w:delText>
        </w:r>
        <w:r w:rsidR="002A7D6B" w:rsidRPr="00CC450F" w:rsidDel="0069535C">
          <w:rPr>
            <w:rFonts w:ascii="Arial Narrow" w:hAnsi="Arial Narrow" w:cs="Arial"/>
            <w:bCs/>
            <w:color w:val="FF0000"/>
            <w:sz w:val="22"/>
            <w:szCs w:val="22"/>
            <w:rPrChange w:id="1518" w:author="GRAPURIMAC" w:date="2023-07-05T17:51:00Z">
              <w:rPr>
                <w:rFonts w:ascii="Arial Narrow" w:hAnsi="Arial Narrow" w:cs="Arial"/>
                <w:bCs/>
                <w:sz w:val="22"/>
                <w:szCs w:val="22"/>
              </w:rPr>
            </w:rPrChange>
          </w:rPr>
          <w:delText>,</w:delText>
        </w:r>
        <w:r w:rsidR="00E61AED" w:rsidRPr="00CC450F" w:rsidDel="0069535C">
          <w:rPr>
            <w:rFonts w:ascii="Arial Narrow" w:hAnsi="Arial Narrow" w:cs="Arial"/>
            <w:bCs/>
            <w:color w:val="FF0000"/>
            <w:sz w:val="22"/>
            <w:szCs w:val="22"/>
            <w:rPrChange w:id="1519" w:author="GRAPURIMAC" w:date="2023-07-05T17:51:00Z">
              <w:rPr>
                <w:rFonts w:ascii="Arial Narrow" w:hAnsi="Arial Narrow" w:cs="Arial"/>
                <w:bCs/>
                <w:sz w:val="22"/>
                <w:szCs w:val="22"/>
              </w:rPr>
            </w:rPrChange>
          </w:rPr>
          <w:delText xml:space="preserve"> manifestaron </w:delText>
        </w:r>
        <w:r w:rsidR="00CC7465" w:rsidRPr="00CC450F" w:rsidDel="0069535C">
          <w:rPr>
            <w:rFonts w:ascii="Arial Narrow" w:hAnsi="Arial Narrow" w:cs="Arial"/>
            <w:bCs/>
            <w:color w:val="FF0000"/>
            <w:sz w:val="22"/>
            <w:szCs w:val="22"/>
            <w:rPrChange w:id="1520" w:author="GRAPURIMAC" w:date="2023-07-05T17:51:00Z">
              <w:rPr>
                <w:rFonts w:ascii="Arial Narrow" w:hAnsi="Arial Narrow" w:cs="Arial"/>
                <w:bCs/>
                <w:sz w:val="22"/>
                <w:szCs w:val="22"/>
              </w:rPr>
            </w:rPrChange>
          </w:rPr>
          <w:delText>“</w:delText>
        </w:r>
        <w:r w:rsidR="00F043EA" w:rsidRPr="00CC450F" w:rsidDel="0069535C">
          <w:rPr>
            <w:rFonts w:ascii="Arial Narrow" w:hAnsi="Arial Narrow" w:cs="Arial"/>
            <w:bCs/>
            <w:i/>
            <w:color w:val="FF0000"/>
            <w:sz w:val="22"/>
            <w:szCs w:val="22"/>
            <w:rPrChange w:id="1521" w:author="GRAPURIMAC" w:date="2023-07-05T17:51:00Z">
              <w:rPr>
                <w:rFonts w:ascii="Arial Narrow" w:hAnsi="Arial Narrow" w:cs="Arial"/>
                <w:bCs/>
                <w:i/>
                <w:sz w:val="22"/>
                <w:szCs w:val="22"/>
              </w:rPr>
            </w:rPrChange>
          </w:rPr>
          <w:delText>que los servidores o equipos informáticos se malograron por la mala implantación del pararrayo</w:delText>
        </w:r>
        <w:r w:rsidR="00E61AED" w:rsidRPr="00CC450F" w:rsidDel="0069535C">
          <w:rPr>
            <w:rFonts w:ascii="Arial Narrow" w:hAnsi="Arial Narrow" w:cs="Arial"/>
            <w:bCs/>
            <w:i/>
            <w:color w:val="FF0000"/>
            <w:sz w:val="22"/>
            <w:szCs w:val="22"/>
            <w:rPrChange w:id="1522" w:author="GRAPURIMAC" w:date="2023-07-05T17:51:00Z">
              <w:rPr>
                <w:rFonts w:ascii="Arial Narrow" w:hAnsi="Arial Narrow" w:cs="Arial"/>
                <w:bCs/>
                <w:i/>
                <w:sz w:val="22"/>
                <w:szCs w:val="22"/>
              </w:rPr>
            </w:rPrChange>
          </w:rPr>
          <w:delText xml:space="preserve"> </w:delText>
        </w:r>
        <w:r w:rsidR="002A7D6B" w:rsidRPr="00CC450F" w:rsidDel="0069535C">
          <w:rPr>
            <w:rFonts w:ascii="Arial Narrow" w:hAnsi="Arial Narrow" w:cs="Arial"/>
            <w:bCs/>
            <w:i/>
            <w:color w:val="FF0000"/>
            <w:sz w:val="22"/>
            <w:szCs w:val="22"/>
            <w:rPrChange w:id="1523" w:author="GRAPURIMAC" w:date="2023-07-05T17:51:00Z">
              <w:rPr>
                <w:rFonts w:ascii="Arial Narrow" w:hAnsi="Arial Narrow" w:cs="Arial"/>
                <w:bCs/>
                <w:i/>
                <w:sz w:val="22"/>
                <w:szCs w:val="22"/>
              </w:rPr>
            </w:rPrChange>
          </w:rPr>
          <w:delText>y</w:delText>
        </w:r>
        <w:r w:rsidR="00E61AED" w:rsidRPr="00CC450F" w:rsidDel="0069535C">
          <w:rPr>
            <w:rFonts w:ascii="Arial Narrow" w:hAnsi="Arial Narrow" w:cs="Arial"/>
            <w:bCs/>
            <w:i/>
            <w:color w:val="FF0000"/>
            <w:sz w:val="22"/>
            <w:szCs w:val="22"/>
            <w:rPrChange w:id="1524" w:author="GRAPURIMAC" w:date="2023-07-05T17:51:00Z">
              <w:rPr>
                <w:rFonts w:ascii="Arial Narrow" w:hAnsi="Arial Narrow" w:cs="Arial"/>
                <w:bCs/>
                <w:i/>
                <w:sz w:val="22"/>
                <w:szCs w:val="22"/>
              </w:rPr>
            </w:rPrChange>
          </w:rPr>
          <w:delText xml:space="preserve"> por las tormentas eléctricas</w:delText>
        </w:r>
        <w:r w:rsidR="002A7D6B" w:rsidRPr="00CC450F" w:rsidDel="0069535C">
          <w:rPr>
            <w:rFonts w:ascii="Arial Narrow" w:hAnsi="Arial Narrow" w:cs="Arial"/>
            <w:bCs/>
            <w:i/>
            <w:color w:val="FF0000"/>
            <w:sz w:val="22"/>
            <w:szCs w:val="22"/>
            <w:rPrChange w:id="1525" w:author="GRAPURIMAC" w:date="2023-07-05T17:51:00Z">
              <w:rPr>
                <w:rFonts w:ascii="Arial Narrow" w:hAnsi="Arial Narrow" w:cs="Arial"/>
                <w:bCs/>
                <w:i/>
                <w:sz w:val="22"/>
                <w:szCs w:val="22"/>
              </w:rPr>
            </w:rPrChange>
          </w:rPr>
          <w:delText xml:space="preserve">; no obstante que la función de estos equipos de seguridad era impedir el daño de los servidores </w:delText>
        </w:r>
        <w:r w:rsidR="00CC7465" w:rsidRPr="00CC450F" w:rsidDel="0069535C">
          <w:rPr>
            <w:rFonts w:ascii="Arial Narrow" w:hAnsi="Arial Narrow" w:cs="Arial"/>
            <w:bCs/>
            <w:i/>
            <w:color w:val="FF0000"/>
            <w:sz w:val="22"/>
            <w:szCs w:val="22"/>
            <w:rPrChange w:id="1526" w:author="GRAPURIMAC" w:date="2023-07-05T17:51:00Z">
              <w:rPr>
                <w:rFonts w:ascii="Arial Narrow" w:hAnsi="Arial Narrow" w:cs="Arial"/>
                <w:bCs/>
                <w:i/>
                <w:sz w:val="22"/>
                <w:szCs w:val="22"/>
              </w:rPr>
            </w:rPrChange>
          </w:rPr>
          <w:delText xml:space="preserve">en los centros de datos de las </w:delText>
        </w:r>
        <w:r w:rsidR="002A7D6B" w:rsidRPr="00CC450F" w:rsidDel="0069535C">
          <w:rPr>
            <w:rFonts w:ascii="Arial Narrow" w:hAnsi="Arial Narrow" w:cs="Arial"/>
            <w:bCs/>
            <w:i/>
            <w:color w:val="FF0000"/>
            <w:sz w:val="22"/>
            <w:szCs w:val="22"/>
            <w:rPrChange w:id="1527" w:author="GRAPURIMAC" w:date="2023-07-05T17:51:00Z">
              <w:rPr>
                <w:rFonts w:ascii="Arial Narrow" w:hAnsi="Arial Narrow" w:cs="Arial"/>
                <w:bCs/>
                <w:i/>
                <w:sz w:val="22"/>
                <w:szCs w:val="22"/>
              </w:rPr>
            </w:rPrChange>
          </w:rPr>
          <w:delText>Instituciones Educativas antes citadas</w:delText>
        </w:r>
        <w:r w:rsidR="00CC7465" w:rsidRPr="00CC450F" w:rsidDel="0069535C">
          <w:rPr>
            <w:rFonts w:ascii="Arial Narrow" w:hAnsi="Arial Narrow" w:cs="Arial"/>
            <w:bCs/>
            <w:i/>
            <w:color w:val="FF0000"/>
            <w:sz w:val="22"/>
            <w:szCs w:val="22"/>
            <w:rPrChange w:id="1528" w:author="GRAPURIMAC" w:date="2023-07-05T17:51:00Z">
              <w:rPr>
                <w:rFonts w:ascii="Arial Narrow" w:hAnsi="Arial Narrow" w:cs="Arial"/>
                <w:bCs/>
                <w:i/>
                <w:sz w:val="22"/>
                <w:szCs w:val="22"/>
              </w:rPr>
            </w:rPrChange>
          </w:rPr>
          <w:delText>”</w:delText>
        </w:r>
        <w:r w:rsidR="002A7D6B" w:rsidRPr="00CC450F" w:rsidDel="0069535C">
          <w:rPr>
            <w:rFonts w:ascii="Arial Narrow" w:hAnsi="Arial Narrow" w:cs="Arial"/>
            <w:bCs/>
            <w:color w:val="FF0000"/>
            <w:sz w:val="22"/>
            <w:szCs w:val="22"/>
            <w:rPrChange w:id="1529" w:author="GRAPURIMAC" w:date="2023-07-05T17:51:00Z">
              <w:rPr>
                <w:rFonts w:ascii="Arial Narrow" w:hAnsi="Arial Narrow" w:cs="Arial"/>
                <w:bCs/>
                <w:sz w:val="22"/>
                <w:szCs w:val="22"/>
              </w:rPr>
            </w:rPrChange>
          </w:rPr>
          <w:delText xml:space="preserve"> </w:delText>
        </w:r>
      </w:del>
    </w:p>
    <w:p w14:paraId="1EB2154E" w14:textId="77777777" w:rsidR="00F043EA" w:rsidRPr="008C4153"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41A1F19" w14:textId="77777777" w:rsidR="00CC7465" w:rsidRDefault="00F043EA"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Cabe precisar, que la </w:t>
      </w:r>
      <w:r w:rsidR="00343705" w:rsidRPr="005132B3">
        <w:rPr>
          <w:rFonts w:ascii="Arial Narrow" w:hAnsi="Arial Narrow" w:cs="Arial"/>
          <w:bCs/>
          <w:sz w:val="22"/>
          <w:szCs w:val="22"/>
        </w:rPr>
        <w:t>instalación de pararrayos está compuesta básicamente</w:t>
      </w:r>
      <w:r w:rsidRPr="005132B3">
        <w:rPr>
          <w:rFonts w:ascii="Arial Narrow" w:hAnsi="Arial Narrow" w:cs="Arial"/>
          <w:bCs/>
          <w:sz w:val="22"/>
          <w:szCs w:val="22"/>
        </w:rPr>
        <w:t xml:space="preserve"> por tres elementos: U</w:t>
      </w:r>
      <w:r w:rsidR="00343705" w:rsidRPr="005132B3">
        <w:rPr>
          <w:rFonts w:ascii="Arial Narrow" w:hAnsi="Arial Narrow" w:cs="Arial"/>
          <w:bCs/>
          <w:sz w:val="22"/>
          <w:szCs w:val="22"/>
        </w:rPr>
        <w:t xml:space="preserve">n electrodo captador (pararrayos), una toma de tierra eléctrica y un cable eléctrico para conducir la corriente del rayo, desde el pararrayos a la toma de tierra. </w:t>
      </w:r>
    </w:p>
    <w:p w14:paraId="591081EE" w14:textId="77777777" w:rsidR="00CC7465" w:rsidRDefault="00CC7465"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DA3C7C7" w14:textId="77777777" w:rsidR="009947F8" w:rsidRDefault="002A7D6B" w:rsidP="00AE74BE">
      <w:pPr>
        <w:tabs>
          <w:tab w:val="left" w:pos="142"/>
          <w:tab w:val="left" w:pos="1276"/>
        </w:tabs>
        <w:autoSpaceDE w:val="0"/>
        <w:autoSpaceDN w:val="0"/>
        <w:adjustRightInd w:val="0"/>
        <w:ind w:left="709"/>
        <w:jc w:val="both"/>
        <w:rPr>
          <w:ins w:id="1530" w:author="GRAPURIMAC" w:date="2023-07-05T17:57:00Z"/>
          <w:rFonts w:ascii="Arial Narrow" w:hAnsi="Arial Narrow"/>
          <w:iCs/>
          <w:sz w:val="22"/>
          <w:szCs w:val="22"/>
        </w:rPr>
      </w:pPr>
      <w:r>
        <w:rPr>
          <w:rFonts w:ascii="Arial Narrow" w:hAnsi="Arial Narrow" w:cs="Arial"/>
          <w:bCs/>
          <w:sz w:val="22"/>
          <w:szCs w:val="22"/>
        </w:rPr>
        <w:t xml:space="preserve">Asimismo, el expediente técnico precisa que, en las </w:t>
      </w:r>
      <w:r w:rsidRPr="002A7D6B">
        <w:rPr>
          <w:rFonts w:ascii="Arial Narrow" w:hAnsi="Arial Narrow" w:cs="Arial"/>
          <w:bCs/>
          <w:sz w:val="22"/>
          <w:szCs w:val="22"/>
        </w:rPr>
        <w:t xml:space="preserve">Instituciones Educativas se instalará </w:t>
      </w:r>
      <w:r w:rsidRPr="002A7D6B">
        <w:rPr>
          <w:rFonts w:ascii="Arial Narrow" w:hAnsi="Arial Narrow" w:cs="Arial"/>
          <w:bCs/>
          <w:i/>
          <w:sz w:val="22"/>
          <w:szCs w:val="22"/>
        </w:rPr>
        <w:t>“(…)</w:t>
      </w:r>
      <w:r w:rsidRPr="002A7D6B">
        <w:rPr>
          <w:rFonts w:ascii="Arial Narrow" w:hAnsi="Arial Narrow" w:cs="Arial"/>
          <w:bCs/>
          <w:sz w:val="22"/>
          <w:szCs w:val="22"/>
        </w:rPr>
        <w:t xml:space="preserve"> </w:t>
      </w:r>
      <w:r w:rsidRPr="002A7D6B">
        <w:rPr>
          <w:rFonts w:ascii="Arial Narrow" w:hAnsi="Arial Narrow"/>
          <w:i/>
          <w:iCs/>
          <w:sz w:val="22"/>
          <w:szCs w:val="22"/>
          <w:lang w:val="es-MX"/>
        </w:rPr>
        <w:t>un pararrayo Tipo Franklin para</w:t>
      </w:r>
      <w:r w:rsidRPr="002A7D6B">
        <w:rPr>
          <w:rFonts w:ascii="Arial Narrow" w:hAnsi="Arial Narrow"/>
          <w:i/>
          <w:iCs/>
          <w:sz w:val="22"/>
          <w:szCs w:val="22"/>
        </w:rPr>
        <w:t xml:space="preserve"> proteger la antena del Access Point Outdoor que se adosará a la </w:t>
      </w:r>
      <w:r w:rsidRPr="002A7D6B">
        <w:rPr>
          <w:rFonts w:ascii="Arial Narrow" w:hAnsi="Arial Narrow"/>
          <w:i/>
          <w:iCs/>
          <w:sz w:val="22"/>
          <w:szCs w:val="22"/>
        </w:rPr>
        <w:lastRenderedPageBreak/>
        <w:t>construcción existente, este pararrayos tendrá una estructura metálica de soporte para adosarlo a la pared de concreto y otro soporte para adosarlo a la pared de adobe</w:t>
      </w:r>
      <w:r>
        <w:rPr>
          <w:rFonts w:ascii="Arial Narrow" w:hAnsi="Arial Narrow"/>
          <w:i/>
          <w:iCs/>
          <w:sz w:val="22"/>
          <w:szCs w:val="22"/>
        </w:rPr>
        <w:t xml:space="preserve"> (…)</w:t>
      </w:r>
      <w:r w:rsidRPr="002A7D6B">
        <w:rPr>
          <w:rFonts w:ascii="Arial Narrow" w:hAnsi="Arial Narrow"/>
          <w:i/>
          <w:iCs/>
          <w:sz w:val="22"/>
          <w:szCs w:val="22"/>
        </w:rPr>
        <w:t>En su camino desde la pared hasta el pozo de tierra atravesara la vereda que rodea al pabellón, esta será cortada con amoladora y rotomartillo y se instalara en ducto de PVC SAP Ø de 25 mm que llegara al pozo a tierra y se resanara con concreto de F’c=210 Kg/cm2.</w:t>
      </w:r>
      <w:r>
        <w:rPr>
          <w:rFonts w:ascii="Arial Narrow" w:hAnsi="Arial Narrow"/>
          <w:i/>
          <w:iCs/>
          <w:sz w:val="22"/>
          <w:szCs w:val="22"/>
        </w:rPr>
        <w:t>”</w:t>
      </w:r>
      <w:r>
        <w:rPr>
          <w:rFonts w:ascii="Arial Narrow" w:hAnsi="Arial Narrow"/>
          <w:iCs/>
          <w:sz w:val="22"/>
          <w:szCs w:val="22"/>
        </w:rPr>
        <w:t xml:space="preserve">. </w:t>
      </w:r>
    </w:p>
    <w:p w14:paraId="43B9642C" w14:textId="77777777" w:rsidR="009947F8" w:rsidRDefault="009947F8" w:rsidP="00AE74BE">
      <w:pPr>
        <w:tabs>
          <w:tab w:val="left" w:pos="142"/>
          <w:tab w:val="left" w:pos="1276"/>
        </w:tabs>
        <w:autoSpaceDE w:val="0"/>
        <w:autoSpaceDN w:val="0"/>
        <w:adjustRightInd w:val="0"/>
        <w:ind w:left="709"/>
        <w:jc w:val="both"/>
        <w:rPr>
          <w:ins w:id="1531" w:author="GRAPURIMAC" w:date="2023-07-05T17:57:00Z"/>
          <w:rFonts w:ascii="Arial Narrow" w:hAnsi="Arial Narrow"/>
          <w:iCs/>
          <w:sz w:val="22"/>
          <w:szCs w:val="22"/>
        </w:rPr>
      </w:pPr>
    </w:p>
    <w:p w14:paraId="7E0D1C74" w14:textId="3F769831" w:rsidR="002A7D6B" w:rsidRDefault="002A7D6B" w:rsidP="00AE74BE">
      <w:pPr>
        <w:tabs>
          <w:tab w:val="left" w:pos="142"/>
          <w:tab w:val="left" w:pos="1276"/>
        </w:tabs>
        <w:autoSpaceDE w:val="0"/>
        <w:autoSpaceDN w:val="0"/>
        <w:adjustRightInd w:val="0"/>
        <w:ind w:left="709"/>
        <w:jc w:val="both"/>
        <w:rPr>
          <w:rFonts w:ascii="Arial Narrow" w:hAnsi="Arial Narrow"/>
          <w:iCs/>
          <w:sz w:val="22"/>
          <w:szCs w:val="22"/>
        </w:rPr>
      </w:pPr>
      <w:r>
        <w:rPr>
          <w:rFonts w:ascii="Arial Narrow" w:hAnsi="Arial Narrow"/>
          <w:iCs/>
          <w:sz w:val="22"/>
          <w:szCs w:val="22"/>
        </w:rPr>
        <w:t>Sin embargo, se evidenció</w:t>
      </w:r>
      <w:r w:rsidRPr="002A7D6B">
        <w:rPr>
          <w:rFonts w:ascii="Arial Narrow" w:hAnsi="Arial Narrow"/>
          <w:iCs/>
          <w:sz w:val="22"/>
          <w:szCs w:val="22"/>
        </w:rPr>
        <w:t xml:space="preserve"> que el sistema de pararrayos no cuenta con ningún tipo de protección y está expuesto a la humedad</w:t>
      </w:r>
      <w:r>
        <w:rPr>
          <w:rFonts w:ascii="Arial Narrow" w:hAnsi="Arial Narrow"/>
          <w:iCs/>
          <w:sz w:val="22"/>
          <w:szCs w:val="22"/>
        </w:rPr>
        <w:t>, hecho</w:t>
      </w:r>
      <w:r w:rsidRPr="002A7D6B">
        <w:rPr>
          <w:rFonts w:ascii="Arial Narrow" w:hAnsi="Arial Narrow"/>
          <w:iCs/>
          <w:sz w:val="22"/>
          <w:szCs w:val="22"/>
        </w:rPr>
        <w:t xml:space="preserve"> que dañaría el sistema de protección para el cual fue implementado, </w:t>
      </w:r>
      <w:r>
        <w:rPr>
          <w:rFonts w:ascii="Arial Narrow" w:hAnsi="Arial Narrow"/>
          <w:iCs/>
          <w:sz w:val="22"/>
          <w:szCs w:val="22"/>
        </w:rPr>
        <w:t>como se muestra en la imagen siguiente:</w:t>
      </w:r>
    </w:p>
    <w:p w14:paraId="6228921C" w14:textId="77777777" w:rsidR="00D4598E" w:rsidRDefault="00D4598E" w:rsidP="00AE74BE">
      <w:pPr>
        <w:tabs>
          <w:tab w:val="left" w:pos="142"/>
          <w:tab w:val="left" w:pos="1276"/>
        </w:tabs>
        <w:autoSpaceDE w:val="0"/>
        <w:autoSpaceDN w:val="0"/>
        <w:adjustRightInd w:val="0"/>
        <w:ind w:left="709"/>
        <w:jc w:val="both"/>
        <w:rPr>
          <w:rFonts w:ascii="Arial Narrow" w:hAnsi="Arial Narrow"/>
          <w:iCs/>
          <w:sz w:val="22"/>
          <w:szCs w:val="22"/>
        </w:rPr>
      </w:pPr>
    </w:p>
    <w:p w14:paraId="56056AA5" w14:textId="2D655B15" w:rsidR="002A7D6B" w:rsidRPr="007114A4" w:rsidRDefault="002A7D6B" w:rsidP="002A7D6B">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1532"/>
      <w:r w:rsidRPr="007114A4">
        <w:rPr>
          <w:rFonts w:ascii="Arial Narrow" w:hAnsi="Arial Narrow" w:cs="Arial"/>
          <w:b/>
          <w:bCs/>
          <w:sz w:val="20"/>
        </w:rPr>
        <w:t xml:space="preserve">Imagen n.° </w:t>
      </w:r>
      <w:r w:rsidR="005E1851" w:rsidRPr="007114A4">
        <w:rPr>
          <w:rFonts w:ascii="Arial Narrow" w:hAnsi="Arial Narrow" w:cs="Arial"/>
          <w:b/>
          <w:bCs/>
          <w:sz w:val="20"/>
        </w:rPr>
        <w:t>9</w:t>
      </w:r>
    </w:p>
    <w:p w14:paraId="60602884" w14:textId="18B0CDD8" w:rsidR="003C639A" w:rsidRPr="007114A4" w:rsidRDefault="003C639A" w:rsidP="003C639A">
      <w:pPr>
        <w:tabs>
          <w:tab w:val="left" w:pos="142"/>
          <w:tab w:val="left" w:pos="1276"/>
        </w:tabs>
        <w:autoSpaceDE w:val="0"/>
        <w:autoSpaceDN w:val="0"/>
        <w:adjustRightInd w:val="0"/>
        <w:ind w:left="709"/>
        <w:jc w:val="center"/>
        <w:rPr>
          <w:rFonts w:ascii="Arial Narrow" w:hAnsi="Arial Narrow" w:cs="Arial"/>
          <w:b/>
          <w:bCs/>
          <w:szCs w:val="22"/>
        </w:rPr>
      </w:pPr>
      <w:r w:rsidRPr="007114A4">
        <w:rPr>
          <w:rFonts w:ascii="Arial Narrow" w:hAnsi="Arial Narrow" w:cs="Arial"/>
          <w:b/>
          <w:bCs/>
          <w:szCs w:val="22"/>
        </w:rPr>
        <w:t>Pozo a tierra de la I.E. Daniel Alcides Carrión de Totorabamba, expuesta a la humedad del suelo</w:t>
      </w:r>
      <w:commentRangeEnd w:id="1532"/>
      <w:r w:rsidR="009947F8" w:rsidRPr="007114A4">
        <w:rPr>
          <w:rStyle w:val="Refdecomentario"/>
        </w:rPr>
        <w:commentReference w:id="1532"/>
      </w:r>
    </w:p>
    <w:p w14:paraId="22EA901F" w14:textId="63FF47E9" w:rsidR="00BE01EE" w:rsidRPr="005132B3" w:rsidRDefault="00BE01EE">
      <w:pPr>
        <w:tabs>
          <w:tab w:val="left" w:pos="142"/>
          <w:tab w:val="left" w:pos="1276"/>
        </w:tabs>
        <w:autoSpaceDE w:val="0"/>
        <w:autoSpaceDN w:val="0"/>
        <w:adjustRightInd w:val="0"/>
        <w:ind w:left="709" w:firstLine="142"/>
        <w:jc w:val="center"/>
        <w:rPr>
          <w:rFonts w:ascii="Arial Narrow" w:hAnsi="Arial Narrow" w:cs="Arial"/>
          <w:bCs/>
          <w:sz w:val="22"/>
          <w:szCs w:val="22"/>
        </w:rPr>
        <w:pPrChange w:id="1533" w:author="Manuel Raul Livano Luna" w:date="2023-07-05T18:54:00Z">
          <w:pPr>
            <w:tabs>
              <w:tab w:val="left" w:pos="142"/>
              <w:tab w:val="left" w:pos="1276"/>
            </w:tabs>
            <w:autoSpaceDE w:val="0"/>
            <w:autoSpaceDN w:val="0"/>
            <w:adjustRightInd w:val="0"/>
            <w:ind w:left="709"/>
            <w:jc w:val="center"/>
          </w:pPr>
        </w:pPrChange>
      </w:pPr>
      <w:r w:rsidRPr="005132B3">
        <w:rPr>
          <w:noProof/>
          <w:lang w:val="en-US" w:eastAsia="en-US"/>
        </w:rPr>
        <w:drawing>
          <wp:inline distT="0" distB="0" distL="0" distR="0" wp14:anchorId="0213B807" wp14:editId="6215D871">
            <wp:extent cx="4681185" cy="2322195"/>
            <wp:effectExtent l="76200" t="76200" r="139065" b="13525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3992" cy="2338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E84CC3" w14:textId="176E9853" w:rsidR="003C639A" w:rsidRPr="005132B3" w:rsidRDefault="007114A4">
      <w:pPr>
        <w:tabs>
          <w:tab w:val="left" w:pos="142"/>
          <w:tab w:val="left" w:pos="1560"/>
        </w:tabs>
        <w:autoSpaceDE w:val="0"/>
        <w:autoSpaceDN w:val="0"/>
        <w:adjustRightInd w:val="0"/>
        <w:ind w:left="1560" w:hanging="709"/>
        <w:jc w:val="both"/>
        <w:rPr>
          <w:rFonts w:ascii="Arial Narrow" w:hAnsi="Arial Narrow" w:cs="Arial"/>
          <w:bCs/>
          <w:sz w:val="22"/>
          <w:szCs w:val="22"/>
        </w:rPr>
        <w:pPrChange w:id="1534" w:author="Manuel Raul Livano Luna" w:date="2023-07-05T18:54:00Z">
          <w:pPr>
            <w:tabs>
              <w:tab w:val="left" w:pos="142"/>
              <w:tab w:val="left" w:pos="1701"/>
            </w:tabs>
            <w:autoSpaceDE w:val="0"/>
            <w:autoSpaceDN w:val="0"/>
            <w:adjustRightInd w:val="0"/>
            <w:ind w:left="1560"/>
            <w:jc w:val="both"/>
          </w:pPr>
        </w:pPrChange>
      </w:pPr>
      <w:ins w:id="1535" w:author="Manuel Raul Livano Luna" w:date="2023-07-05T18:52:00Z">
        <w:r>
          <w:rPr>
            <w:noProof/>
          </w:rPr>
          <w:drawing>
            <wp:inline distT="0" distB="0" distL="0" distR="0" wp14:anchorId="31325584" wp14:editId="31F137DD">
              <wp:extent cx="4719955" cy="2539195"/>
              <wp:effectExtent l="76200" t="76200" r="137795" b="128270"/>
              <wp:docPr id="1077307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41932" cy="2551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r w:rsidR="003C639A" w:rsidRPr="005132B3">
        <w:rPr>
          <w:rFonts w:ascii="Arial Narrow" w:hAnsi="Arial Narrow" w:cs="Arial"/>
          <w:b/>
          <w:bCs/>
          <w:sz w:val="16"/>
          <w:szCs w:val="22"/>
        </w:rPr>
        <w:t>Elaborado por:</w:t>
      </w:r>
      <w:r w:rsidR="003C639A" w:rsidRPr="005132B3">
        <w:rPr>
          <w:rFonts w:ascii="Arial Narrow" w:hAnsi="Arial Narrow" w:cs="Arial"/>
          <w:bCs/>
          <w:sz w:val="16"/>
          <w:szCs w:val="22"/>
        </w:rPr>
        <w:t xml:space="preserve"> Comisión de Control</w:t>
      </w:r>
      <w:r w:rsidR="003C639A" w:rsidRPr="005132B3">
        <w:rPr>
          <w:rFonts w:ascii="Arial Narrow" w:hAnsi="Arial Narrow" w:cs="Arial"/>
          <w:bCs/>
          <w:sz w:val="22"/>
          <w:szCs w:val="22"/>
        </w:rPr>
        <w:t>.</w:t>
      </w:r>
    </w:p>
    <w:p w14:paraId="42D3EBAA" w14:textId="77777777" w:rsidR="00BE01EE" w:rsidRPr="005132B3" w:rsidRDefault="00BE01E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006DEC88" w14:textId="51AD3477" w:rsidR="009947F8" w:rsidRDefault="003C639A" w:rsidP="00AE74BE">
      <w:pPr>
        <w:tabs>
          <w:tab w:val="left" w:pos="142"/>
          <w:tab w:val="left" w:pos="1276"/>
        </w:tabs>
        <w:autoSpaceDE w:val="0"/>
        <w:autoSpaceDN w:val="0"/>
        <w:adjustRightInd w:val="0"/>
        <w:ind w:left="709"/>
        <w:jc w:val="both"/>
        <w:rPr>
          <w:ins w:id="1536" w:author="GRAPURIMAC" w:date="2023-07-05T17:58:00Z"/>
          <w:rFonts w:ascii="Arial Narrow" w:hAnsi="Arial Narrow" w:cs="Arial"/>
          <w:bCs/>
          <w:sz w:val="22"/>
          <w:szCs w:val="22"/>
        </w:rPr>
      </w:pPr>
      <w:r>
        <w:rPr>
          <w:rFonts w:ascii="Arial Narrow" w:hAnsi="Arial Narrow" w:cs="Arial"/>
          <w:bCs/>
          <w:sz w:val="22"/>
          <w:szCs w:val="22"/>
        </w:rPr>
        <w:t>Por tanto</w:t>
      </w:r>
      <w:r w:rsidR="00E61AED" w:rsidRPr="005132B3">
        <w:rPr>
          <w:rFonts w:ascii="Arial Narrow" w:hAnsi="Arial Narrow" w:cs="Arial"/>
          <w:bCs/>
          <w:sz w:val="22"/>
          <w:szCs w:val="22"/>
        </w:rPr>
        <w:t>, l</w:t>
      </w:r>
      <w:r w:rsidR="007F2EED" w:rsidRPr="005132B3">
        <w:rPr>
          <w:rFonts w:ascii="Arial Narrow" w:hAnsi="Arial Narrow" w:cs="Arial"/>
          <w:bCs/>
          <w:sz w:val="22"/>
          <w:szCs w:val="22"/>
        </w:rPr>
        <w:t xml:space="preserve">os </w:t>
      </w:r>
      <w:r w:rsidR="00343705" w:rsidRPr="005132B3">
        <w:rPr>
          <w:rFonts w:ascii="Arial Narrow" w:hAnsi="Arial Narrow" w:cs="Arial"/>
          <w:bCs/>
          <w:sz w:val="22"/>
          <w:szCs w:val="22"/>
        </w:rPr>
        <w:t xml:space="preserve">sistemas </w:t>
      </w:r>
      <w:r>
        <w:rPr>
          <w:rFonts w:ascii="Arial Narrow" w:hAnsi="Arial Narrow" w:cs="Arial"/>
          <w:bCs/>
          <w:sz w:val="22"/>
          <w:szCs w:val="22"/>
        </w:rPr>
        <w:t xml:space="preserve">de protección eléctrica </w:t>
      </w:r>
      <w:r w:rsidR="00343705" w:rsidRPr="005132B3">
        <w:rPr>
          <w:rFonts w:ascii="Arial Narrow" w:hAnsi="Arial Narrow" w:cs="Arial"/>
          <w:bCs/>
          <w:sz w:val="22"/>
          <w:szCs w:val="22"/>
        </w:rPr>
        <w:t xml:space="preserve">pueden fallar debido al ingreso de humedad </w:t>
      </w:r>
      <w:r>
        <w:rPr>
          <w:rFonts w:ascii="Arial Narrow" w:hAnsi="Arial Narrow" w:cs="Arial"/>
          <w:bCs/>
          <w:sz w:val="22"/>
          <w:szCs w:val="22"/>
        </w:rPr>
        <w:t>disminuyendo a</w:t>
      </w:r>
      <w:r w:rsidR="00055842" w:rsidRPr="005132B3">
        <w:rPr>
          <w:rFonts w:ascii="Arial Narrow" w:hAnsi="Arial Narrow" w:cs="Arial"/>
          <w:bCs/>
          <w:sz w:val="22"/>
          <w:szCs w:val="22"/>
        </w:rPr>
        <w:t xml:space="preserve"> la resistencia de la corriente, esto ocasiona</w:t>
      </w:r>
      <w:ins w:id="1537" w:author="GRAPURIMAC" w:date="2023-07-05T18:01:00Z">
        <w:r w:rsidR="009947F8">
          <w:rPr>
            <w:rFonts w:ascii="Arial Narrow" w:hAnsi="Arial Narrow" w:cs="Arial"/>
            <w:bCs/>
            <w:sz w:val="22"/>
            <w:szCs w:val="22"/>
          </w:rPr>
          <w:t>ría</w:t>
        </w:r>
      </w:ins>
      <w:r w:rsidR="00055842" w:rsidRPr="005132B3">
        <w:rPr>
          <w:rFonts w:ascii="Arial Narrow" w:hAnsi="Arial Narrow" w:cs="Arial"/>
          <w:bCs/>
          <w:sz w:val="22"/>
          <w:szCs w:val="22"/>
        </w:rPr>
        <w:t xml:space="preserve"> que la descarga no fluya por el sitio previsto y se conduzca por otro camino con </w:t>
      </w:r>
      <w:r>
        <w:rPr>
          <w:rFonts w:ascii="Arial Narrow" w:hAnsi="Arial Narrow" w:cs="Arial"/>
          <w:bCs/>
          <w:sz w:val="22"/>
          <w:szCs w:val="22"/>
        </w:rPr>
        <w:t>menor</w:t>
      </w:r>
      <w:r w:rsidR="00055842" w:rsidRPr="005132B3">
        <w:rPr>
          <w:rFonts w:ascii="Arial Narrow" w:hAnsi="Arial Narrow" w:cs="Arial"/>
          <w:bCs/>
          <w:sz w:val="22"/>
          <w:szCs w:val="22"/>
        </w:rPr>
        <w:t xml:space="preserve"> resistencia a la considerada por el diseño del sistema</w:t>
      </w:r>
      <w:ins w:id="1538" w:author="GRAPURIMAC" w:date="2023-07-05T18:00:00Z">
        <w:r w:rsidR="009947F8">
          <w:rPr>
            <w:rFonts w:ascii="Arial Narrow" w:hAnsi="Arial Narrow" w:cs="Arial"/>
            <w:bCs/>
            <w:sz w:val="22"/>
            <w:szCs w:val="22"/>
          </w:rPr>
          <w:t xml:space="preserve">, </w:t>
        </w:r>
      </w:ins>
      <w:ins w:id="1539" w:author="GRAPURIMAC" w:date="2023-07-05T18:01:00Z">
        <w:r w:rsidR="009947F8">
          <w:rPr>
            <w:rFonts w:ascii="Arial Narrow" w:hAnsi="Arial Narrow" w:cs="Arial"/>
            <w:bCs/>
            <w:sz w:val="22"/>
            <w:szCs w:val="22"/>
          </w:rPr>
          <w:t xml:space="preserve"> lo que conllevaría a la  falta de protección de </w:t>
        </w:r>
      </w:ins>
      <w:ins w:id="1540" w:author="GRAPURIMAC" w:date="2023-07-05T18:00:00Z">
        <w:r w:rsidR="009947F8">
          <w:rPr>
            <w:rFonts w:ascii="Arial Narrow" w:hAnsi="Arial Narrow" w:cs="Arial"/>
            <w:bCs/>
            <w:sz w:val="22"/>
            <w:szCs w:val="22"/>
          </w:rPr>
          <w:t>los equipos (laptops, pantallas, entre otros) q</w:t>
        </w:r>
      </w:ins>
      <w:del w:id="1541" w:author="GRAPURIMAC" w:date="2023-07-05T18:00:00Z">
        <w:r w:rsidR="00055842" w:rsidRPr="005132B3" w:rsidDel="009947F8">
          <w:rPr>
            <w:rFonts w:ascii="Arial Narrow" w:hAnsi="Arial Narrow" w:cs="Arial"/>
            <w:bCs/>
            <w:sz w:val="22"/>
            <w:szCs w:val="22"/>
          </w:rPr>
          <w:delText>.</w:delText>
        </w:r>
      </w:del>
      <w:ins w:id="1542" w:author="GRAPURIMAC" w:date="2023-07-05T18:01:00Z">
        <w:r w:rsidR="009947F8">
          <w:rPr>
            <w:rFonts w:ascii="Arial Narrow" w:hAnsi="Arial Narrow" w:cs="Arial"/>
            <w:bCs/>
            <w:sz w:val="22"/>
            <w:szCs w:val="22"/>
          </w:rPr>
          <w:t xml:space="preserve">ue se han adquirido recientemente y los ya implementados. </w:t>
        </w:r>
      </w:ins>
      <w:del w:id="1543" w:author="GRAPURIMAC" w:date="2023-07-05T18:01:00Z">
        <w:r w:rsidR="00055842" w:rsidRPr="005132B3" w:rsidDel="009947F8">
          <w:rPr>
            <w:rFonts w:ascii="Arial Narrow" w:hAnsi="Arial Narrow" w:cs="Arial"/>
            <w:bCs/>
            <w:sz w:val="22"/>
            <w:szCs w:val="22"/>
          </w:rPr>
          <w:delText xml:space="preserve"> </w:delText>
        </w:r>
      </w:del>
    </w:p>
    <w:p w14:paraId="2D9C3474" w14:textId="68183376" w:rsidR="00343705" w:rsidRPr="005132B3" w:rsidDel="009947F8" w:rsidRDefault="00055842">
      <w:pPr>
        <w:tabs>
          <w:tab w:val="left" w:pos="142"/>
          <w:tab w:val="left" w:pos="1276"/>
        </w:tabs>
        <w:autoSpaceDE w:val="0"/>
        <w:autoSpaceDN w:val="0"/>
        <w:adjustRightInd w:val="0"/>
        <w:jc w:val="both"/>
        <w:rPr>
          <w:del w:id="1544" w:author="GRAPURIMAC" w:date="2023-07-05T18:02:00Z"/>
          <w:rFonts w:ascii="Arial Narrow" w:hAnsi="Arial Narrow" w:cs="Arial"/>
          <w:bCs/>
          <w:sz w:val="22"/>
          <w:szCs w:val="22"/>
        </w:rPr>
        <w:pPrChange w:id="1545" w:author="GRAPURIMAC" w:date="2023-07-05T18:02:00Z">
          <w:pPr>
            <w:tabs>
              <w:tab w:val="left" w:pos="142"/>
              <w:tab w:val="left" w:pos="1276"/>
            </w:tabs>
            <w:autoSpaceDE w:val="0"/>
            <w:autoSpaceDN w:val="0"/>
            <w:adjustRightInd w:val="0"/>
            <w:ind w:left="709"/>
            <w:jc w:val="both"/>
          </w:pPr>
        </w:pPrChange>
      </w:pPr>
      <w:del w:id="1546" w:author="GRAPURIMAC" w:date="2023-07-05T18:02:00Z">
        <w:r w:rsidRPr="005132B3" w:rsidDel="009947F8">
          <w:rPr>
            <w:rFonts w:ascii="Arial Narrow" w:hAnsi="Arial Narrow" w:cs="Arial"/>
            <w:bCs/>
            <w:sz w:val="22"/>
            <w:szCs w:val="22"/>
          </w:rPr>
          <w:lastRenderedPageBreak/>
          <w:delText>Esto ocasiona que la descarga eléctrica se conduzca por otras vías, desprotegiendo a los equipos para los que sirven de protección.</w:delText>
        </w:r>
      </w:del>
    </w:p>
    <w:p w14:paraId="077F7F2D" w14:textId="77777777" w:rsidR="00055842" w:rsidRPr="005132B3" w:rsidRDefault="00055842">
      <w:pPr>
        <w:tabs>
          <w:tab w:val="left" w:pos="142"/>
          <w:tab w:val="left" w:pos="1276"/>
        </w:tabs>
        <w:autoSpaceDE w:val="0"/>
        <w:autoSpaceDN w:val="0"/>
        <w:adjustRightInd w:val="0"/>
        <w:jc w:val="both"/>
        <w:rPr>
          <w:rFonts w:ascii="Arial Narrow" w:hAnsi="Arial Narrow" w:cs="Arial"/>
          <w:bCs/>
          <w:sz w:val="22"/>
          <w:szCs w:val="22"/>
        </w:rPr>
        <w:pPrChange w:id="1547" w:author="GRAPURIMAC" w:date="2023-07-05T18:02:00Z">
          <w:pPr>
            <w:tabs>
              <w:tab w:val="left" w:pos="142"/>
              <w:tab w:val="left" w:pos="1276"/>
            </w:tabs>
            <w:autoSpaceDE w:val="0"/>
            <w:autoSpaceDN w:val="0"/>
            <w:adjustRightInd w:val="0"/>
            <w:ind w:left="709"/>
            <w:jc w:val="both"/>
          </w:pPr>
        </w:pPrChange>
      </w:pPr>
    </w:p>
    <w:p w14:paraId="4F0389E5" w14:textId="6A8DD565" w:rsidR="005771F3" w:rsidDel="009947F8" w:rsidRDefault="00F556CA" w:rsidP="00AE74BE">
      <w:pPr>
        <w:tabs>
          <w:tab w:val="left" w:pos="142"/>
          <w:tab w:val="left" w:pos="1276"/>
        </w:tabs>
        <w:autoSpaceDE w:val="0"/>
        <w:autoSpaceDN w:val="0"/>
        <w:adjustRightInd w:val="0"/>
        <w:ind w:left="709"/>
        <w:jc w:val="both"/>
        <w:rPr>
          <w:del w:id="1548" w:author="GRAPURIMAC" w:date="2023-07-05T18:02:00Z"/>
          <w:rFonts w:ascii="Arial Narrow" w:hAnsi="Arial Narrow" w:cs="Arial"/>
          <w:bCs/>
          <w:sz w:val="22"/>
          <w:szCs w:val="22"/>
        </w:rPr>
      </w:pPr>
      <w:del w:id="1549" w:author="GRAPURIMAC" w:date="2023-07-05T18:02:00Z">
        <w:r w:rsidDel="009947F8">
          <w:rPr>
            <w:rFonts w:ascii="Arial Narrow" w:hAnsi="Arial Narrow" w:cs="Arial"/>
            <w:bCs/>
            <w:sz w:val="22"/>
            <w:szCs w:val="22"/>
          </w:rPr>
          <w:delText xml:space="preserve">Asimismo, </w:delText>
        </w:r>
        <w:r w:rsidRPr="005132B3" w:rsidDel="009947F8">
          <w:rPr>
            <w:rFonts w:ascii="Arial Narrow" w:hAnsi="Arial Narrow" w:cs="Arial"/>
            <w:bCs/>
            <w:sz w:val="22"/>
            <w:szCs w:val="22"/>
          </w:rPr>
          <w:delText>en</w:delText>
        </w:r>
        <w:r w:rsidR="00966AA9" w:rsidDel="009947F8">
          <w:rPr>
            <w:rFonts w:ascii="Arial Narrow" w:hAnsi="Arial Narrow" w:cs="Arial"/>
            <w:bCs/>
            <w:sz w:val="22"/>
            <w:szCs w:val="22"/>
          </w:rPr>
          <w:delText xml:space="preserve"> la</w:delText>
        </w:r>
        <w:r w:rsidRPr="005132B3" w:rsidDel="009947F8">
          <w:rPr>
            <w:rFonts w:ascii="Arial Narrow" w:hAnsi="Arial Narrow" w:cs="Arial"/>
            <w:bCs/>
            <w:sz w:val="22"/>
            <w:szCs w:val="22"/>
          </w:rPr>
          <w:delText xml:space="preserve"> acta</w:delText>
        </w:r>
        <w:r w:rsidR="00966AA9" w:rsidDel="009947F8">
          <w:rPr>
            <w:rFonts w:ascii="Arial Narrow" w:hAnsi="Arial Narrow" w:cs="Arial"/>
            <w:bCs/>
            <w:sz w:val="22"/>
            <w:szCs w:val="22"/>
          </w:rPr>
          <w:delText xml:space="preserve"> de visita</w:delText>
        </w:r>
        <w:r w:rsidRPr="005132B3" w:rsidDel="009947F8">
          <w:rPr>
            <w:rFonts w:ascii="Arial Narrow" w:hAnsi="Arial Narrow" w:cs="Arial"/>
            <w:bCs/>
            <w:sz w:val="22"/>
            <w:szCs w:val="22"/>
          </w:rPr>
          <w:delText xml:space="preserve"> n</w:delText>
        </w:r>
        <w:r w:rsidDel="009947F8">
          <w:rPr>
            <w:rFonts w:ascii="Arial Narrow" w:hAnsi="Arial Narrow" w:cs="Arial"/>
            <w:bCs/>
            <w:sz w:val="22"/>
            <w:szCs w:val="22"/>
          </w:rPr>
          <w:delText>.</w:delText>
        </w:r>
        <w:r w:rsidRPr="005132B3" w:rsidDel="009947F8">
          <w:rPr>
            <w:rFonts w:ascii="Arial Narrow" w:hAnsi="Arial Narrow" w:cs="Arial"/>
            <w:bCs/>
            <w:sz w:val="22"/>
            <w:szCs w:val="22"/>
          </w:rPr>
          <w:delText>º</w:delText>
        </w:r>
        <w:r w:rsidDel="009947F8">
          <w:rPr>
            <w:rFonts w:ascii="Arial Narrow" w:hAnsi="Arial Narrow" w:cs="Arial"/>
            <w:bCs/>
            <w:sz w:val="22"/>
            <w:szCs w:val="22"/>
          </w:rPr>
          <w:delText xml:space="preserve"> </w:delText>
        </w:r>
        <w:r w:rsidRPr="005132B3" w:rsidDel="009947F8">
          <w:rPr>
            <w:rFonts w:ascii="Arial Narrow" w:hAnsi="Arial Narrow" w:cs="Arial"/>
            <w:bCs/>
            <w:sz w:val="22"/>
            <w:szCs w:val="22"/>
          </w:rPr>
          <w:delText>8 de 13 de junio de 2023</w:delText>
        </w:r>
        <w:r w:rsidDel="009947F8">
          <w:rPr>
            <w:rFonts w:ascii="Arial Narrow" w:hAnsi="Arial Narrow" w:cs="Arial"/>
            <w:bCs/>
            <w:sz w:val="22"/>
            <w:szCs w:val="22"/>
          </w:rPr>
          <w:delText xml:space="preserve"> se consignó los resultados de la visita a la IE San Pedro</w:delText>
        </w:r>
        <w:r w:rsidR="005E1851" w:rsidDel="009947F8">
          <w:rPr>
            <w:rFonts w:ascii="Arial Narrow" w:hAnsi="Arial Narrow" w:cs="Arial"/>
            <w:bCs/>
            <w:sz w:val="22"/>
            <w:szCs w:val="22"/>
          </w:rPr>
          <w:delText xml:space="preserve"> de Uripa</w:delText>
        </w:r>
        <w:r w:rsidDel="009947F8">
          <w:rPr>
            <w:rFonts w:ascii="Arial Narrow" w:hAnsi="Arial Narrow" w:cs="Arial"/>
            <w:bCs/>
            <w:sz w:val="22"/>
            <w:szCs w:val="22"/>
          </w:rPr>
          <w:delText>, en donde se evidenció que el</w:delText>
        </w:r>
        <w:r w:rsidRPr="005132B3" w:rsidDel="009947F8">
          <w:rPr>
            <w:rFonts w:ascii="Arial Narrow" w:hAnsi="Arial Narrow" w:cs="Arial"/>
            <w:bCs/>
            <w:sz w:val="22"/>
            <w:szCs w:val="22"/>
          </w:rPr>
          <w:delText xml:space="preserve"> servidor no </w:delText>
        </w:r>
        <w:r w:rsidDel="009947F8">
          <w:rPr>
            <w:rFonts w:ascii="Arial Narrow" w:hAnsi="Arial Narrow" w:cs="Arial"/>
            <w:bCs/>
            <w:sz w:val="22"/>
            <w:szCs w:val="22"/>
          </w:rPr>
          <w:delText xml:space="preserve">se encuentra </w:delText>
        </w:r>
        <w:r w:rsidRPr="005132B3" w:rsidDel="009947F8">
          <w:rPr>
            <w:rFonts w:ascii="Arial Narrow" w:hAnsi="Arial Narrow" w:cs="Arial"/>
            <w:bCs/>
            <w:sz w:val="22"/>
            <w:szCs w:val="22"/>
          </w:rPr>
          <w:delText>operativo</w:delText>
        </w:r>
        <w:r w:rsidDel="009947F8">
          <w:rPr>
            <w:rFonts w:ascii="Arial Narrow" w:hAnsi="Arial Narrow" w:cs="Arial"/>
            <w:bCs/>
            <w:sz w:val="22"/>
            <w:szCs w:val="22"/>
          </w:rPr>
          <w:delText xml:space="preserve"> y que</w:delText>
        </w:r>
        <w:r w:rsidRPr="005132B3" w:rsidDel="009947F8">
          <w:rPr>
            <w:rFonts w:ascii="Arial Narrow" w:hAnsi="Arial Narrow" w:cs="Arial"/>
            <w:bCs/>
            <w:sz w:val="22"/>
            <w:szCs w:val="22"/>
          </w:rPr>
          <w:delText xml:space="preserve"> </w:delText>
        </w:r>
        <w:r w:rsidDel="009947F8">
          <w:rPr>
            <w:rFonts w:ascii="Arial Narrow" w:hAnsi="Arial Narrow" w:cs="Arial"/>
            <w:bCs/>
            <w:sz w:val="22"/>
            <w:szCs w:val="22"/>
          </w:rPr>
          <w:delText xml:space="preserve">fue </w:delText>
        </w:r>
        <w:r w:rsidRPr="005132B3" w:rsidDel="009947F8">
          <w:rPr>
            <w:rFonts w:ascii="Arial Narrow" w:hAnsi="Arial Narrow" w:cs="Arial"/>
            <w:bCs/>
            <w:sz w:val="22"/>
            <w:szCs w:val="22"/>
          </w:rPr>
          <w:delText>dañado por acción de una tormenta eléctrica tal como manifiesta el directo</w:delText>
        </w:r>
        <w:r w:rsidDel="009947F8">
          <w:rPr>
            <w:rFonts w:ascii="Arial Narrow" w:hAnsi="Arial Narrow" w:cs="Arial"/>
            <w:bCs/>
            <w:sz w:val="22"/>
            <w:szCs w:val="22"/>
          </w:rPr>
          <w:delText>r de la IE referida y cuya imagen se muestra a continuación:</w:delText>
        </w:r>
      </w:del>
    </w:p>
    <w:p w14:paraId="369FBDF8" w14:textId="77777777" w:rsidR="00D4598E" w:rsidRDefault="00D4598E" w:rsidP="00AE74BE">
      <w:pPr>
        <w:tabs>
          <w:tab w:val="left" w:pos="142"/>
          <w:tab w:val="left" w:pos="1276"/>
        </w:tabs>
        <w:autoSpaceDE w:val="0"/>
        <w:autoSpaceDN w:val="0"/>
        <w:adjustRightInd w:val="0"/>
        <w:ind w:left="709"/>
        <w:jc w:val="both"/>
        <w:rPr>
          <w:rFonts w:ascii="Arial Narrow" w:hAnsi="Arial Narrow" w:cs="Arial"/>
          <w:bCs/>
          <w:sz w:val="22"/>
          <w:szCs w:val="22"/>
        </w:rPr>
      </w:pPr>
    </w:p>
    <w:p w14:paraId="78A747F1" w14:textId="43645A35" w:rsidR="005E1851" w:rsidRPr="009947F8" w:rsidRDefault="005E1851" w:rsidP="005E1851">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color w:val="FF0000"/>
          <w:sz w:val="20"/>
          <w:highlight w:val="yellow"/>
          <w:rPrChange w:id="1550" w:author="GRAPURIMAC" w:date="2023-07-05T18:02:00Z">
            <w:rPr>
              <w:rFonts w:ascii="Arial Narrow" w:hAnsi="Arial Narrow" w:cs="Arial"/>
              <w:b/>
              <w:bCs/>
              <w:sz w:val="20"/>
            </w:rPr>
          </w:rPrChange>
        </w:rPr>
      </w:pPr>
      <w:r w:rsidRPr="009947F8">
        <w:rPr>
          <w:rFonts w:ascii="Arial Narrow" w:hAnsi="Arial Narrow" w:cs="Arial"/>
          <w:b/>
          <w:bCs/>
          <w:color w:val="FF0000"/>
          <w:sz w:val="20"/>
          <w:highlight w:val="yellow"/>
          <w:rPrChange w:id="1551" w:author="GRAPURIMAC" w:date="2023-07-05T18:02:00Z">
            <w:rPr>
              <w:rFonts w:ascii="Arial Narrow" w:hAnsi="Arial Narrow" w:cs="Arial"/>
              <w:b/>
              <w:bCs/>
              <w:sz w:val="20"/>
            </w:rPr>
          </w:rPrChange>
        </w:rPr>
        <w:t>Imagen n.° 10</w:t>
      </w:r>
    </w:p>
    <w:p w14:paraId="447FD7AB" w14:textId="6952309A" w:rsidR="005E1851" w:rsidRPr="009947F8" w:rsidRDefault="005E1851" w:rsidP="005E1851">
      <w:pPr>
        <w:tabs>
          <w:tab w:val="left" w:pos="142"/>
          <w:tab w:val="left" w:pos="1276"/>
        </w:tabs>
        <w:autoSpaceDE w:val="0"/>
        <w:autoSpaceDN w:val="0"/>
        <w:adjustRightInd w:val="0"/>
        <w:ind w:left="709"/>
        <w:jc w:val="center"/>
        <w:rPr>
          <w:rFonts w:ascii="Arial Narrow" w:hAnsi="Arial Narrow" w:cs="Arial"/>
          <w:b/>
          <w:bCs/>
          <w:color w:val="FF0000"/>
          <w:szCs w:val="22"/>
          <w:rPrChange w:id="1552" w:author="GRAPURIMAC" w:date="2023-07-05T18:02:00Z">
            <w:rPr>
              <w:rFonts w:ascii="Arial Narrow" w:hAnsi="Arial Narrow" w:cs="Arial"/>
              <w:b/>
              <w:bCs/>
              <w:szCs w:val="22"/>
            </w:rPr>
          </w:rPrChange>
        </w:rPr>
      </w:pPr>
      <w:r w:rsidRPr="009947F8">
        <w:rPr>
          <w:rFonts w:ascii="Arial Narrow" w:hAnsi="Arial Narrow" w:cs="Arial"/>
          <w:b/>
          <w:bCs/>
          <w:color w:val="FF0000"/>
          <w:szCs w:val="22"/>
          <w:highlight w:val="yellow"/>
          <w:rPrChange w:id="1553" w:author="GRAPURIMAC" w:date="2023-07-05T18:02:00Z">
            <w:rPr>
              <w:rFonts w:ascii="Arial Narrow" w:hAnsi="Arial Narrow" w:cs="Arial"/>
              <w:b/>
              <w:bCs/>
              <w:szCs w:val="22"/>
            </w:rPr>
          </w:rPrChange>
        </w:rPr>
        <w:t>Servidor deteriorado de la IE San Pedro de Uripa</w:t>
      </w:r>
    </w:p>
    <w:p w14:paraId="398BADCF" w14:textId="33B079A5" w:rsidR="00FE09A4" w:rsidRDefault="003E1081" w:rsidP="005E1851">
      <w:pPr>
        <w:tabs>
          <w:tab w:val="left" w:pos="142"/>
          <w:tab w:val="left" w:pos="1276"/>
        </w:tabs>
        <w:autoSpaceDE w:val="0"/>
        <w:autoSpaceDN w:val="0"/>
        <w:adjustRightInd w:val="0"/>
        <w:ind w:left="709"/>
        <w:jc w:val="center"/>
        <w:rPr>
          <w:ins w:id="1554" w:author="Manuel Raul Livano Luna" w:date="2023-07-05T19:11:00Z"/>
          <w:rFonts w:ascii="Arial Narrow" w:hAnsi="Arial Narrow" w:cs="Arial"/>
          <w:bCs/>
          <w:sz w:val="22"/>
          <w:szCs w:val="22"/>
        </w:rPr>
      </w:pPr>
      <w:r w:rsidRPr="005132B3">
        <w:rPr>
          <w:noProof/>
          <w:lang w:val="en-US" w:eastAsia="en-US"/>
        </w:rPr>
        <w:drawing>
          <wp:inline distT="0" distB="0" distL="0" distR="0" wp14:anchorId="330F829B" wp14:editId="21C7D5FF">
            <wp:extent cx="3210560" cy="3162781"/>
            <wp:effectExtent l="19050" t="19050" r="27940" b="1905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936" r="7928"/>
                    <a:stretch/>
                  </pic:blipFill>
                  <pic:spPr bwMode="auto">
                    <a:xfrm>
                      <a:off x="0" y="0"/>
                      <a:ext cx="3222873" cy="3174911"/>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789E55E9" w14:textId="3AA3CBD0" w:rsidR="00B73D0E" w:rsidRPr="005132B3" w:rsidRDefault="00B73D0E" w:rsidP="005E1851">
      <w:pPr>
        <w:tabs>
          <w:tab w:val="left" w:pos="142"/>
          <w:tab w:val="left" w:pos="1276"/>
        </w:tabs>
        <w:autoSpaceDE w:val="0"/>
        <w:autoSpaceDN w:val="0"/>
        <w:adjustRightInd w:val="0"/>
        <w:ind w:left="709"/>
        <w:jc w:val="center"/>
        <w:rPr>
          <w:rFonts w:ascii="Arial Narrow" w:hAnsi="Arial Narrow" w:cs="Arial"/>
          <w:bCs/>
          <w:sz w:val="22"/>
          <w:szCs w:val="22"/>
        </w:rPr>
      </w:pPr>
      <w:ins w:id="1555" w:author="Manuel Raul Livano Luna" w:date="2023-07-05T19:12:00Z">
        <w:r>
          <w:rPr>
            <w:noProof/>
          </w:rPr>
          <w:drawing>
            <wp:inline distT="0" distB="0" distL="0" distR="0" wp14:anchorId="743F709A" wp14:editId="77E97588">
              <wp:extent cx="3200400" cy="2400394"/>
              <wp:effectExtent l="0" t="0" r="0" b="0"/>
              <wp:docPr id="1268953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4664" cy="2411092"/>
                      </a:xfrm>
                      <a:prstGeom prst="rect">
                        <a:avLst/>
                      </a:prstGeom>
                      <a:noFill/>
                      <a:ln>
                        <a:noFill/>
                      </a:ln>
                    </pic:spPr>
                  </pic:pic>
                </a:graphicData>
              </a:graphic>
            </wp:inline>
          </w:drawing>
        </w:r>
      </w:ins>
    </w:p>
    <w:p w14:paraId="36EDA76B" w14:textId="77777777" w:rsidR="005E1851" w:rsidRPr="005132B3" w:rsidRDefault="005E1851" w:rsidP="008428CC">
      <w:pPr>
        <w:tabs>
          <w:tab w:val="left" w:pos="142"/>
          <w:tab w:val="left" w:pos="2127"/>
        </w:tabs>
        <w:autoSpaceDE w:val="0"/>
        <w:autoSpaceDN w:val="0"/>
        <w:adjustRightInd w:val="0"/>
        <w:ind w:left="1985"/>
        <w:jc w:val="both"/>
        <w:rPr>
          <w:rFonts w:ascii="Arial Narrow" w:hAnsi="Arial Narrow" w:cs="Arial"/>
          <w:bCs/>
          <w:sz w:val="22"/>
          <w:szCs w:val="22"/>
        </w:rPr>
      </w:pPr>
      <w:r w:rsidRPr="005132B3">
        <w:rPr>
          <w:rFonts w:ascii="Arial Narrow" w:hAnsi="Arial Narrow" w:cs="Arial"/>
          <w:b/>
          <w:bCs/>
          <w:sz w:val="16"/>
          <w:szCs w:val="22"/>
        </w:rPr>
        <w:t>Elaborado por:</w:t>
      </w:r>
      <w:r w:rsidRPr="005132B3">
        <w:rPr>
          <w:rFonts w:ascii="Arial Narrow" w:hAnsi="Arial Narrow" w:cs="Arial"/>
          <w:bCs/>
          <w:sz w:val="16"/>
          <w:szCs w:val="22"/>
        </w:rPr>
        <w:t xml:space="preserve"> Comisión de Control</w:t>
      </w:r>
      <w:r w:rsidRPr="005132B3">
        <w:rPr>
          <w:rFonts w:ascii="Arial Narrow" w:hAnsi="Arial Narrow" w:cs="Arial"/>
          <w:bCs/>
          <w:sz w:val="22"/>
          <w:szCs w:val="22"/>
        </w:rPr>
        <w:t>.</w:t>
      </w:r>
    </w:p>
    <w:p w14:paraId="384F4184" w14:textId="77777777" w:rsidR="003E1081" w:rsidRPr="005132B3" w:rsidRDefault="003E1081" w:rsidP="00AE74BE">
      <w:pPr>
        <w:tabs>
          <w:tab w:val="left" w:pos="142"/>
          <w:tab w:val="left" w:pos="1276"/>
        </w:tabs>
        <w:autoSpaceDE w:val="0"/>
        <w:autoSpaceDN w:val="0"/>
        <w:adjustRightInd w:val="0"/>
        <w:ind w:left="709"/>
        <w:rPr>
          <w:rFonts w:ascii="Arial Narrow" w:hAnsi="Arial Narrow" w:cs="Arial"/>
          <w:bCs/>
          <w:sz w:val="22"/>
          <w:szCs w:val="22"/>
        </w:rPr>
      </w:pPr>
    </w:p>
    <w:p w14:paraId="1755F4E3"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La situación antes descrita podría transgredir lo establecido en las normativas siguientes:</w:t>
      </w:r>
    </w:p>
    <w:p w14:paraId="29F0D632" w14:textId="77777777" w:rsidR="00246401" w:rsidRPr="005132B3" w:rsidRDefault="00246401" w:rsidP="00AE74BE">
      <w:pPr>
        <w:tabs>
          <w:tab w:val="left" w:pos="142"/>
          <w:tab w:val="left" w:pos="1276"/>
        </w:tabs>
        <w:autoSpaceDE w:val="0"/>
        <w:autoSpaceDN w:val="0"/>
        <w:adjustRightInd w:val="0"/>
        <w:ind w:left="709"/>
        <w:jc w:val="both"/>
        <w:rPr>
          <w:rFonts w:ascii="Arial Narrow" w:hAnsi="Arial Narrow" w:cs="Arial"/>
          <w:sz w:val="22"/>
          <w:szCs w:val="22"/>
        </w:rPr>
      </w:pPr>
    </w:p>
    <w:p w14:paraId="07F993EB" w14:textId="77777777" w:rsidR="007114A4" w:rsidRPr="007114A4" w:rsidRDefault="007114A4">
      <w:pPr>
        <w:numPr>
          <w:ilvl w:val="0"/>
          <w:numId w:val="6"/>
        </w:numPr>
        <w:tabs>
          <w:tab w:val="left" w:pos="142"/>
          <w:tab w:val="left" w:pos="1276"/>
        </w:tabs>
        <w:autoSpaceDE w:val="0"/>
        <w:autoSpaceDN w:val="0"/>
        <w:adjustRightInd w:val="0"/>
        <w:ind w:left="1134"/>
        <w:jc w:val="both"/>
        <w:rPr>
          <w:ins w:id="1556" w:author="Manuel Raul Livano Luna" w:date="2023-07-05T18:55:00Z"/>
          <w:rFonts w:ascii="Arial Narrow" w:hAnsi="Arial Narrow" w:cs="Arial"/>
          <w:b/>
          <w:bCs/>
          <w:i/>
          <w:iCs/>
          <w:sz w:val="22"/>
          <w:szCs w:val="22"/>
          <w:rPrChange w:id="1557" w:author="Manuel Raul Livano Luna" w:date="2023-07-05T18:56:00Z">
            <w:rPr>
              <w:ins w:id="1558" w:author="Manuel Raul Livano Luna" w:date="2023-07-05T18:55:00Z"/>
              <w:rFonts w:ascii="Arial Narrow" w:hAnsi="Arial Narrow" w:cs="Arial"/>
              <w:b/>
              <w:bCs/>
              <w:i/>
              <w:iCs/>
              <w:color w:val="FF0000"/>
              <w:sz w:val="22"/>
              <w:szCs w:val="22"/>
              <w:highlight w:val="yellow"/>
            </w:rPr>
          </w:rPrChange>
        </w:rPr>
        <w:pPrChange w:id="1559" w:author="Manuel Raul Livano Luna" w:date="2023-07-05T18:55:00Z">
          <w:pPr>
            <w:numPr>
              <w:numId w:val="6"/>
            </w:numPr>
            <w:tabs>
              <w:tab w:val="left" w:pos="142"/>
              <w:tab w:val="left" w:pos="1276"/>
            </w:tabs>
            <w:autoSpaceDE w:val="0"/>
            <w:autoSpaceDN w:val="0"/>
            <w:adjustRightInd w:val="0"/>
            <w:ind w:left="1854" w:hanging="360"/>
            <w:jc w:val="both"/>
          </w:pPr>
        </w:pPrChange>
      </w:pPr>
      <w:ins w:id="1560" w:author="Manuel Raul Livano Luna" w:date="2023-07-05T18:55:00Z">
        <w:r w:rsidRPr="007114A4">
          <w:rPr>
            <w:rFonts w:ascii="Arial Narrow" w:hAnsi="Arial Narrow" w:cs="Arial"/>
            <w:b/>
            <w:bCs/>
            <w:i/>
            <w:iCs/>
            <w:sz w:val="22"/>
            <w:szCs w:val="22"/>
            <w:rPrChange w:id="1561" w:author="Manuel Raul Livano Luna" w:date="2023-07-05T18:56:00Z">
              <w:rPr>
                <w:rFonts w:ascii="Arial Narrow" w:hAnsi="Arial Narrow" w:cs="Arial"/>
                <w:b/>
                <w:bCs/>
                <w:i/>
                <w:iCs/>
                <w:color w:val="FF0000"/>
                <w:sz w:val="22"/>
                <w:szCs w:val="22"/>
                <w:highlight w:val="yellow"/>
              </w:rPr>
            </w:rPrChange>
          </w:rPr>
          <w:t>AMPLIACION DE PLAZO N°04 APROBADO MEDIANTE RESOLUCIÓN GERENCIAL GENERAL REGIONAL DE DESARROLLO SOCIAL N°. 002-2023-GR.APURIMAC/GRDS, DE FECHA 23/03/2023</w:t>
        </w:r>
      </w:ins>
    </w:p>
    <w:p w14:paraId="2B264F3B" w14:textId="17D60139" w:rsidR="00BE01EE" w:rsidRPr="0069535C" w:rsidDel="007114A4" w:rsidRDefault="00A814E2" w:rsidP="00AE74BE">
      <w:pPr>
        <w:numPr>
          <w:ilvl w:val="0"/>
          <w:numId w:val="6"/>
        </w:numPr>
        <w:tabs>
          <w:tab w:val="left" w:pos="142"/>
          <w:tab w:val="left" w:pos="1276"/>
        </w:tabs>
        <w:autoSpaceDE w:val="0"/>
        <w:autoSpaceDN w:val="0"/>
        <w:adjustRightInd w:val="0"/>
        <w:ind w:left="1069"/>
        <w:jc w:val="both"/>
        <w:rPr>
          <w:del w:id="1562" w:author="Manuel Raul Livano Luna" w:date="2023-07-05T18:55:00Z"/>
          <w:rFonts w:ascii="Arial Narrow" w:hAnsi="Arial Narrow" w:cs="Arial"/>
          <w:b/>
          <w:color w:val="FF0000"/>
          <w:sz w:val="22"/>
          <w:szCs w:val="22"/>
          <w:rPrChange w:id="1563" w:author="GRAPURIMAC" w:date="2023-07-05T18:09:00Z">
            <w:rPr>
              <w:del w:id="1564" w:author="Manuel Raul Livano Luna" w:date="2023-07-05T18:55:00Z"/>
              <w:rFonts w:ascii="Arial Narrow" w:hAnsi="Arial Narrow" w:cs="Arial"/>
              <w:b/>
              <w:sz w:val="22"/>
              <w:szCs w:val="22"/>
            </w:rPr>
          </w:rPrChange>
        </w:rPr>
      </w:pPr>
      <w:del w:id="1565" w:author="Manuel Raul Livano Luna" w:date="2023-07-05T18:55:00Z">
        <w:r w:rsidRPr="0069535C" w:rsidDel="007114A4">
          <w:rPr>
            <w:rFonts w:ascii="Arial Narrow" w:hAnsi="Arial Narrow" w:cs="Arial"/>
            <w:b/>
            <w:color w:val="FF0000"/>
            <w:sz w:val="22"/>
            <w:szCs w:val="22"/>
            <w:highlight w:val="yellow"/>
            <w:rPrChange w:id="1566" w:author="GRAPURIMAC" w:date="2023-07-05T18:09:00Z">
              <w:rPr>
                <w:rFonts w:ascii="Arial Narrow" w:hAnsi="Arial Narrow" w:cs="Arial"/>
                <w:b/>
                <w:sz w:val="22"/>
                <w:szCs w:val="22"/>
              </w:rPr>
            </w:rPrChange>
          </w:rPr>
          <w:delText>EXPEDIENTE TÉCNICO</w:delText>
        </w:r>
      </w:del>
      <w:ins w:id="1567" w:author="GRAPURIMAC" w:date="2023-07-05T18:09:00Z">
        <w:del w:id="1568" w:author="Manuel Raul Livano Luna" w:date="2023-07-05T18:55:00Z">
          <w:r w:rsidR="0069535C" w:rsidRPr="0069535C" w:rsidDel="007114A4">
            <w:rPr>
              <w:rFonts w:ascii="Arial Narrow" w:hAnsi="Arial Narrow" w:cs="Arial"/>
              <w:b/>
              <w:color w:val="FF0000"/>
              <w:sz w:val="22"/>
              <w:szCs w:val="22"/>
              <w:highlight w:val="yellow"/>
              <w:rPrChange w:id="1569" w:author="GRAPURIMAC" w:date="2023-07-05T18:09:00Z">
                <w:rPr>
                  <w:rFonts w:ascii="Arial Narrow" w:hAnsi="Arial Narrow" w:cs="Arial"/>
                  <w:b/>
                  <w:sz w:val="22"/>
                  <w:szCs w:val="22"/>
                </w:rPr>
              </w:rPrChange>
            </w:rPr>
            <w:delText xml:space="preserve"> XYZ APROBADO MEDIANTE RESOLUCIÓN</w:delText>
          </w:r>
          <w:r w:rsidR="0069535C" w:rsidRPr="0069535C" w:rsidDel="007114A4">
            <w:rPr>
              <w:rFonts w:ascii="Arial Narrow" w:hAnsi="Arial Narrow" w:cs="Arial"/>
              <w:b/>
              <w:color w:val="FF0000"/>
              <w:sz w:val="22"/>
              <w:szCs w:val="22"/>
              <w:rPrChange w:id="1570" w:author="GRAPURIMAC" w:date="2023-07-05T18:09:00Z">
                <w:rPr>
                  <w:rFonts w:ascii="Arial Narrow" w:hAnsi="Arial Narrow" w:cs="Arial"/>
                  <w:b/>
                  <w:sz w:val="22"/>
                  <w:szCs w:val="22"/>
                </w:rPr>
              </w:rPrChange>
            </w:rPr>
            <w:delText xml:space="preserve"> </w:delText>
          </w:r>
        </w:del>
      </w:ins>
    </w:p>
    <w:p w14:paraId="0993B6EA" w14:textId="77777777" w:rsidR="00A814E2" w:rsidRPr="0069535C" w:rsidRDefault="00A814E2" w:rsidP="00AE74BE">
      <w:pPr>
        <w:tabs>
          <w:tab w:val="left" w:pos="142"/>
          <w:tab w:val="left" w:pos="1276"/>
        </w:tabs>
        <w:autoSpaceDE w:val="0"/>
        <w:autoSpaceDN w:val="0"/>
        <w:adjustRightInd w:val="0"/>
        <w:ind w:left="1069"/>
        <w:jc w:val="both"/>
        <w:rPr>
          <w:rFonts w:ascii="Arial Narrow" w:hAnsi="Arial Narrow" w:cs="Arial"/>
          <w:b/>
          <w:color w:val="FF0000"/>
          <w:sz w:val="22"/>
          <w:szCs w:val="22"/>
          <w:rPrChange w:id="1571" w:author="GRAPURIMAC" w:date="2023-07-05T18:09:00Z">
            <w:rPr>
              <w:rFonts w:ascii="Arial Narrow" w:hAnsi="Arial Narrow" w:cs="Arial"/>
              <w:b/>
              <w:sz w:val="22"/>
              <w:szCs w:val="22"/>
            </w:rPr>
          </w:rPrChange>
        </w:rPr>
      </w:pPr>
    </w:p>
    <w:p w14:paraId="3A736F6D" w14:textId="77777777" w:rsidR="00A814E2" w:rsidRPr="002A7D6B" w:rsidRDefault="00A814E2" w:rsidP="00AE74BE">
      <w:pPr>
        <w:ind w:left="1069"/>
        <w:jc w:val="both"/>
        <w:rPr>
          <w:rFonts w:ascii="Arial Narrow" w:hAnsi="Arial Narrow"/>
          <w:b/>
          <w:i/>
          <w:iCs/>
          <w:sz w:val="22"/>
          <w:szCs w:val="22"/>
          <w:lang w:val="es-MX"/>
        </w:rPr>
      </w:pPr>
      <w:r w:rsidRPr="002A7D6B">
        <w:rPr>
          <w:rFonts w:ascii="Arial Narrow" w:hAnsi="Arial Narrow"/>
          <w:b/>
          <w:i/>
          <w:iCs/>
          <w:sz w:val="22"/>
          <w:szCs w:val="22"/>
          <w:lang w:val="es-MX"/>
        </w:rPr>
        <w:t xml:space="preserve">INSTALACIÓN DE SISTEMA PARARRAYO </w:t>
      </w:r>
    </w:p>
    <w:p w14:paraId="79867818" w14:textId="77777777" w:rsidR="00A814E2" w:rsidRPr="002A7D6B" w:rsidRDefault="00A814E2" w:rsidP="00AE74BE">
      <w:pPr>
        <w:ind w:left="1069"/>
        <w:jc w:val="both"/>
        <w:rPr>
          <w:rFonts w:ascii="Arial Narrow" w:hAnsi="Arial Narrow"/>
          <w:b/>
          <w:i/>
          <w:iCs/>
          <w:sz w:val="22"/>
          <w:szCs w:val="22"/>
          <w:lang w:val="es-MX"/>
        </w:rPr>
      </w:pPr>
    </w:p>
    <w:p w14:paraId="36BA2635" w14:textId="77777777"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2A7D6B" w:rsidRDefault="00A814E2" w:rsidP="00AE74BE">
      <w:pPr>
        <w:ind w:left="1069"/>
        <w:jc w:val="both"/>
        <w:rPr>
          <w:rFonts w:ascii="Arial Narrow" w:hAnsi="Arial Narrow"/>
          <w:i/>
          <w:iCs/>
          <w:sz w:val="22"/>
          <w:szCs w:val="22"/>
          <w:lang w:val="es-MX"/>
        </w:rPr>
      </w:pPr>
    </w:p>
    <w:p w14:paraId="46E20BCE" w14:textId="7FC0C7F5" w:rsidR="00A814E2" w:rsidRPr="002A7D6B" w:rsidRDefault="00A814E2" w:rsidP="00AE74BE">
      <w:pPr>
        <w:ind w:left="1069"/>
        <w:jc w:val="both"/>
        <w:rPr>
          <w:rFonts w:ascii="Arial Narrow" w:hAnsi="Arial Narrow"/>
          <w:i/>
          <w:iCs/>
          <w:sz w:val="22"/>
          <w:szCs w:val="22"/>
          <w:lang w:val="es-MX"/>
        </w:rPr>
      </w:pPr>
      <w:r w:rsidRPr="002A7D6B">
        <w:rPr>
          <w:rFonts w:ascii="Arial Narrow" w:hAnsi="Arial Narrow"/>
          <w:i/>
          <w:iCs/>
          <w:sz w:val="22"/>
          <w:szCs w:val="22"/>
          <w:lang w:val="es-MX"/>
        </w:rPr>
        <w:t xml:space="preserve">Se </w:t>
      </w:r>
      <w:r w:rsidR="001C200C" w:rsidRPr="002A7D6B">
        <w:rPr>
          <w:rFonts w:ascii="Arial Narrow" w:hAnsi="Arial Narrow"/>
          <w:i/>
          <w:iCs/>
          <w:sz w:val="22"/>
          <w:szCs w:val="22"/>
          <w:lang w:val="es-MX"/>
        </w:rPr>
        <w:t>implementará</w:t>
      </w:r>
      <w:r w:rsidRPr="002A7D6B">
        <w:rPr>
          <w:rFonts w:ascii="Arial Narrow" w:hAnsi="Arial Narrow"/>
          <w:i/>
          <w:iCs/>
          <w:sz w:val="22"/>
          <w:szCs w:val="22"/>
          <w:lang w:val="es-MX"/>
        </w:rPr>
        <w:t xml:space="preserve"> un pararrayo Tipo Franklin para</w:t>
      </w:r>
      <w:r w:rsidRPr="002A7D6B">
        <w:rPr>
          <w:rFonts w:ascii="Arial Narrow" w:hAnsi="Arial Narrow"/>
          <w:i/>
          <w:iCs/>
          <w:sz w:val="22"/>
          <w:szCs w:val="22"/>
        </w:rPr>
        <w:t xml:space="preserve"> proteger la antena del Access Point Outdoor que se adosará a la construcción existente, este pararrayos tendrá una estructura metálica de soporte para adosarlo a la pared de concreto y otro soporte para adosarlo a la pared de adobe como se muestra en el </w:t>
      </w:r>
      <w:del w:id="1572" w:author="GRAPURIMAC" w:date="2023-07-05T18:09:00Z">
        <w:r w:rsidRPr="002A7D6B" w:rsidDel="0069535C">
          <w:rPr>
            <w:rFonts w:ascii="Arial Narrow" w:hAnsi="Arial Narrow"/>
            <w:i/>
            <w:iCs/>
            <w:sz w:val="22"/>
            <w:szCs w:val="22"/>
          </w:rPr>
          <w:delText>grafico</w:delText>
        </w:r>
      </w:del>
      <w:ins w:id="1573" w:author="GRAPURIMAC" w:date="2023-07-05T18:09:00Z">
        <w:r w:rsidR="0069535C" w:rsidRPr="002A7D6B">
          <w:rPr>
            <w:rFonts w:ascii="Arial Narrow" w:hAnsi="Arial Narrow"/>
            <w:i/>
            <w:iCs/>
            <w:sz w:val="22"/>
            <w:szCs w:val="22"/>
          </w:rPr>
          <w:t>gráfico</w:t>
        </w:r>
        <w:r w:rsidR="0069535C">
          <w:rPr>
            <w:rFonts w:ascii="Arial Narrow" w:hAnsi="Arial Narrow"/>
            <w:i/>
            <w:iCs/>
            <w:sz w:val="22"/>
            <w:szCs w:val="22"/>
          </w:rPr>
          <w:t>.</w:t>
        </w:r>
      </w:ins>
    </w:p>
    <w:p w14:paraId="68EBC336" w14:textId="77777777" w:rsidR="00A814E2" w:rsidRPr="002A7D6B" w:rsidRDefault="00A814E2" w:rsidP="00AE74BE">
      <w:pPr>
        <w:jc w:val="both"/>
        <w:rPr>
          <w:sz w:val="22"/>
          <w:szCs w:val="22"/>
        </w:rPr>
      </w:pPr>
    </w:p>
    <w:p w14:paraId="49A1D553"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El cable de bajada del pararrayo a su pozo de tierra será con conductor de 50 mm2 del tipo N2OXH y estará protegido por un ducto de PVC SAP de ø 25 mm2 (ø 1”).</w:t>
      </w:r>
    </w:p>
    <w:p w14:paraId="6081A093" w14:textId="77777777" w:rsidR="00A814E2" w:rsidRPr="002A7D6B" w:rsidRDefault="00A814E2" w:rsidP="00AE74BE">
      <w:pPr>
        <w:ind w:left="1069"/>
        <w:jc w:val="both"/>
        <w:rPr>
          <w:rFonts w:ascii="Arial Narrow" w:hAnsi="Arial Narrow"/>
          <w:i/>
          <w:iCs/>
          <w:sz w:val="22"/>
          <w:szCs w:val="22"/>
        </w:rPr>
      </w:pPr>
    </w:p>
    <w:p w14:paraId="67FA15EB"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Este ducto será soportado por abrazaderas tipo “U” en caso de pared de concreto o será empotrado en caso que la pared sea de adobe y se resanara con mortero de yeso y cemento (mezcla diablo)</w:t>
      </w:r>
    </w:p>
    <w:p w14:paraId="0027D581" w14:textId="77777777" w:rsidR="00A814E2" w:rsidRPr="002A7D6B" w:rsidRDefault="00A814E2" w:rsidP="00AE74BE">
      <w:pPr>
        <w:ind w:left="1069"/>
        <w:jc w:val="both"/>
        <w:rPr>
          <w:rFonts w:ascii="Arial Narrow" w:hAnsi="Arial Narrow"/>
          <w:i/>
          <w:iCs/>
          <w:sz w:val="22"/>
          <w:szCs w:val="22"/>
        </w:rPr>
      </w:pPr>
    </w:p>
    <w:p w14:paraId="13367661" w14:textId="77777777" w:rsidR="00A814E2" w:rsidRPr="002A7D6B" w:rsidRDefault="00A814E2" w:rsidP="00AE74BE">
      <w:pPr>
        <w:ind w:left="1069"/>
        <w:jc w:val="both"/>
        <w:rPr>
          <w:rFonts w:ascii="Arial Narrow" w:hAnsi="Arial Narrow"/>
          <w:i/>
          <w:iCs/>
          <w:sz w:val="22"/>
          <w:szCs w:val="22"/>
        </w:rPr>
      </w:pPr>
      <w:r w:rsidRPr="002A7D6B">
        <w:rPr>
          <w:rFonts w:ascii="Arial Narrow" w:hAnsi="Arial Narrow"/>
          <w:i/>
          <w:iCs/>
          <w:sz w:val="22"/>
          <w:szCs w:val="22"/>
        </w:rPr>
        <w:t>En su camino desde la pared hasta el pozo de tierra atravesara la vereda que rodea al pabellón, esta será cortada con amoladora y rotomartillo y se instalara en ducto de PVC SAP Ø de 25 mm que llegara al pozo a tierra y se resanara con concreto de F’c=210 Kg/cm2.</w:t>
      </w:r>
    </w:p>
    <w:p w14:paraId="4778BB6F" w14:textId="77777777" w:rsidR="00A814E2" w:rsidRPr="005132B3" w:rsidRDefault="00A814E2" w:rsidP="00AE74BE">
      <w:pPr>
        <w:tabs>
          <w:tab w:val="left" w:pos="142"/>
          <w:tab w:val="left" w:pos="1276"/>
        </w:tabs>
        <w:autoSpaceDE w:val="0"/>
        <w:autoSpaceDN w:val="0"/>
        <w:adjustRightInd w:val="0"/>
        <w:ind w:left="1069"/>
        <w:jc w:val="both"/>
        <w:rPr>
          <w:rFonts w:ascii="Arial Narrow" w:hAnsi="Arial Narrow" w:cs="Arial"/>
          <w:b/>
          <w:sz w:val="22"/>
          <w:szCs w:val="22"/>
        </w:rPr>
      </w:pPr>
    </w:p>
    <w:p w14:paraId="55ED8420" w14:textId="329B7BFC" w:rsidR="00A814E2" w:rsidRPr="005132B3" w:rsidRDefault="00A814E2" w:rsidP="0047771E">
      <w:pPr>
        <w:tabs>
          <w:tab w:val="left" w:pos="142"/>
          <w:tab w:val="left" w:pos="1276"/>
        </w:tabs>
        <w:autoSpaceDE w:val="0"/>
        <w:autoSpaceDN w:val="0"/>
        <w:adjustRightInd w:val="0"/>
        <w:ind w:left="1276"/>
        <w:jc w:val="center"/>
        <w:rPr>
          <w:rFonts w:ascii="Arial Narrow" w:hAnsi="Arial Narrow" w:cs="Arial"/>
          <w:b/>
          <w:bCs/>
          <w:sz w:val="22"/>
          <w:szCs w:val="22"/>
          <w:u w:val="single"/>
        </w:rPr>
      </w:pPr>
      <w:r w:rsidRPr="005132B3">
        <w:rPr>
          <w:noProof/>
          <w:lang w:val="en-US" w:eastAsia="en-US"/>
        </w:rPr>
        <w:drawing>
          <wp:inline distT="0" distB="0" distL="0" distR="0" wp14:anchorId="11F048DE" wp14:editId="02953346">
            <wp:extent cx="4721808" cy="366389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4304" cy="3689114"/>
                    </a:xfrm>
                    <a:prstGeom prst="rect">
                      <a:avLst/>
                    </a:prstGeom>
                    <a:noFill/>
                    <a:ln>
                      <a:noFill/>
                    </a:ln>
                  </pic:spPr>
                </pic:pic>
              </a:graphicData>
            </a:graphic>
          </wp:inline>
        </w:drawing>
      </w:r>
    </w:p>
    <w:p w14:paraId="48B4EFFA" w14:textId="77777777" w:rsidR="00A814E2" w:rsidRPr="005132B3" w:rsidRDefault="00A814E2" w:rsidP="00AE74BE">
      <w:pPr>
        <w:tabs>
          <w:tab w:val="left" w:pos="142"/>
          <w:tab w:val="left" w:pos="1276"/>
        </w:tabs>
        <w:autoSpaceDE w:val="0"/>
        <w:autoSpaceDN w:val="0"/>
        <w:adjustRightInd w:val="0"/>
        <w:ind w:left="709"/>
        <w:jc w:val="both"/>
        <w:rPr>
          <w:rFonts w:ascii="Arial Narrow" w:hAnsi="Arial Narrow" w:cs="Arial"/>
          <w:b/>
          <w:bCs/>
          <w:sz w:val="22"/>
          <w:szCs w:val="22"/>
          <w:u w:val="single"/>
        </w:rPr>
      </w:pPr>
    </w:p>
    <w:p w14:paraId="5C76E2AB" w14:textId="77777777" w:rsidR="00C262A3" w:rsidRPr="0047771E" w:rsidRDefault="00C262A3" w:rsidP="0047771E">
      <w:pPr>
        <w:pStyle w:val="Prrafodelista"/>
        <w:spacing w:line="240" w:lineRule="auto"/>
        <w:ind w:left="1418"/>
        <w:contextualSpacing w:val="0"/>
        <w:jc w:val="both"/>
        <w:rPr>
          <w:rFonts w:ascii="Arial Narrow" w:hAnsi="Arial Narrow" w:cs="Arial"/>
          <w:b/>
          <w:i/>
          <w:iCs/>
        </w:rPr>
      </w:pPr>
      <w:r w:rsidRPr="0047771E">
        <w:rPr>
          <w:rFonts w:ascii="Arial Narrow" w:hAnsi="Arial Narrow" w:cs="Arial"/>
          <w:b/>
          <w:i/>
          <w:iCs/>
          <w:lang w:val="es-ES"/>
        </w:rPr>
        <w:t xml:space="preserve">1.4 </w:t>
      </w:r>
      <w:r w:rsidRPr="0047771E">
        <w:rPr>
          <w:rFonts w:ascii="Arial Narrow" w:hAnsi="Arial Narrow" w:cs="Arial"/>
          <w:b/>
          <w:i/>
          <w:iCs/>
        </w:rPr>
        <w:t xml:space="preserve">PARARRAYO </w:t>
      </w:r>
    </w:p>
    <w:p w14:paraId="57E2B17B" w14:textId="77777777" w:rsidR="00C262A3" w:rsidRPr="0047771E" w:rsidRDefault="00C262A3" w:rsidP="0047771E">
      <w:pPr>
        <w:spacing w:before="120" w:after="120"/>
        <w:ind w:left="1418"/>
        <w:jc w:val="both"/>
        <w:rPr>
          <w:rFonts w:ascii="Arial Narrow" w:hAnsi="Arial Narrow" w:cs="Arial"/>
          <w:b/>
          <w:i/>
          <w:iCs/>
        </w:rPr>
      </w:pPr>
      <w:r w:rsidRPr="0047771E">
        <w:rPr>
          <w:rFonts w:ascii="Arial Narrow" w:hAnsi="Arial Narrow" w:cs="Arial"/>
          <w:b/>
          <w:i/>
          <w:iCs/>
        </w:rPr>
        <w:t>ÍTEM: 1.</w:t>
      </w:r>
      <w:r w:rsidRPr="0047771E">
        <w:rPr>
          <w:rFonts w:ascii="Arial Narrow" w:hAnsi="Arial Narrow" w:cs="Arial"/>
          <w:b/>
          <w:i/>
          <w:iCs/>
          <w:lang w:val="es-ES"/>
        </w:rPr>
        <w:t>4 ADQUISICIÓN E IMPLEMENTACIÓN DE SUMINISTROS ELÉCTRICOS Y OTROS</w:t>
      </w:r>
    </w:p>
    <w:p w14:paraId="2EBFA316" w14:textId="59BF54E1" w:rsidR="00C262A3" w:rsidRPr="0047771E" w:rsidRDefault="00C262A3" w:rsidP="0047771E">
      <w:pPr>
        <w:pStyle w:val="Prrafodelista"/>
        <w:tabs>
          <w:tab w:val="left" w:pos="7635"/>
        </w:tabs>
        <w:spacing w:line="240" w:lineRule="auto"/>
        <w:ind w:left="1418"/>
        <w:contextualSpacing w:val="0"/>
        <w:jc w:val="both"/>
        <w:rPr>
          <w:rFonts w:ascii="Arial Narrow" w:hAnsi="Arial Narrow" w:cs="Arial"/>
          <w:b/>
          <w:i/>
          <w:iCs/>
          <w:lang w:val="es-ES"/>
        </w:rPr>
      </w:pPr>
      <w:r w:rsidRPr="0047771E">
        <w:rPr>
          <w:rFonts w:ascii="Arial Narrow" w:hAnsi="Arial Narrow" w:cs="Arial"/>
          <w:b/>
          <w:i/>
          <w:iCs/>
        </w:rPr>
        <w:t>NOMBRE DE LA PARTIDA: 1.4.1 SUMINISTRO E INSTALAC</w:t>
      </w:r>
      <w:r w:rsidR="00D4598E">
        <w:rPr>
          <w:rFonts w:ascii="Arial Narrow" w:hAnsi="Arial Narrow" w:cs="Arial"/>
          <w:b/>
          <w:i/>
          <w:iCs/>
        </w:rPr>
        <w:t>IÓN DE PUESTA A TIERRA PARA PAR</w:t>
      </w:r>
      <w:r w:rsidRPr="0047771E">
        <w:rPr>
          <w:rFonts w:ascii="Arial Narrow" w:hAnsi="Arial Narrow" w:cs="Arial"/>
          <w:b/>
          <w:i/>
          <w:iCs/>
        </w:rPr>
        <w:t>AR</w:t>
      </w:r>
      <w:r w:rsidR="00D4598E">
        <w:rPr>
          <w:rFonts w:ascii="Arial Narrow" w:hAnsi="Arial Narrow" w:cs="Arial"/>
          <w:b/>
          <w:i/>
          <w:iCs/>
        </w:rPr>
        <w:t>R</w:t>
      </w:r>
      <w:r w:rsidRPr="0047771E">
        <w:rPr>
          <w:rFonts w:ascii="Arial Narrow" w:hAnsi="Arial Narrow" w:cs="Arial"/>
          <w:b/>
          <w:i/>
          <w:iCs/>
        </w:rPr>
        <w:t>AYOS.</w:t>
      </w:r>
    </w:p>
    <w:p w14:paraId="3467636D" w14:textId="77777777" w:rsidR="005771F3" w:rsidRPr="005132B3" w:rsidRDefault="00C262A3" w:rsidP="00AE74BE">
      <w:pPr>
        <w:ind w:left="1418"/>
        <w:jc w:val="both"/>
        <w:rPr>
          <w:rFonts w:ascii="Arial Narrow" w:hAnsi="Arial Narrow" w:cs="Arial"/>
          <w:i/>
          <w:iCs/>
        </w:rPr>
      </w:pPr>
      <w:r w:rsidRPr="0047771E">
        <w:rPr>
          <w:rFonts w:ascii="Arial Narrow" w:hAnsi="Arial Narrow" w:cs="Arial"/>
          <w:b/>
          <w:i/>
          <w:iCs/>
        </w:rPr>
        <w:t>DESCRIPCIÓN DE LA PARTIDA:</w:t>
      </w:r>
      <w:r w:rsidRPr="0047771E">
        <w:rPr>
          <w:rFonts w:ascii="Arial Narrow" w:hAnsi="Arial Narrow" w:cs="Arial"/>
          <w:i/>
          <w:iCs/>
        </w:rPr>
        <w:t xml:space="preserve"> </w:t>
      </w:r>
    </w:p>
    <w:p w14:paraId="08E04FF2" w14:textId="244CE12E" w:rsidR="00C262A3" w:rsidRPr="005132B3" w:rsidRDefault="00C262A3" w:rsidP="00AE74BE">
      <w:pPr>
        <w:ind w:left="1418"/>
        <w:jc w:val="both"/>
        <w:rPr>
          <w:rFonts w:ascii="Arial Narrow" w:hAnsi="Arial Narrow" w:cs="Arial"/>
          <w:i/>
          <w:iCs/>
        </w:rPr>
      </w:pPr>
      <w:r w:rsidRPr="0047771E">
        <w:rPr>
          <w:rFonts w:ascii="Arial Narrow" w:hAnsi="Arial Narrow" w:cs="Arial"/>
          <w:i/>
          <w:iCs/>
        </w:rPr>
        <w:t>El precio unitario de ésta partida, representa todos los equipos, maquinarias, herramientas, insumos y personal necesario para ejecutarla en su integridad, además deberá tomarse en cuenta la especificación particular de cada suministro:</w:t>
      </w:r>
    </w:p>
    <w:p w14:paraId="3CF7400D" w14:textId="77777777" w:rsidR="005771F3" w:rsidRPr="0047771E" w:rsidRDefault="005771F3" w:rsidP="0047771E">
      <w:pPr>
        <w:ind w:left="1418"/>
        <w:jc w:val="both"/>
        <w:rPr>
          <w:rFonts w:ascii="Arial Narrow" w:hAnsi="Arial Narrow" w:cs="Arial"/>
          <w:i/>
          <w:iCs/>
        </w:rPr>
      </w:pPr>
    </w:p>
    <w:p w14:paraId="5820AF7F" w14:textId="0CE9DA89" w:rsidR="005771F3" w:rsidRPr="005132B3" w:rsidDel="0069535C" w:rsidRDefault="0069535C">
      <w:pPr>
        <w:ind w:left="1418"/>
        <w:jc w:val="both"/>
        <w:rPr>
          <w:del w:id="1574" w:author="GRAPURIMAC" w:date="2023-07-05T18:12:00Z"/>
          <w:rFonts w:ascii="Arial Narrow" w:hAnsi="Arial Narrow" w:cs="Arial"/>
          <w:i/>
          <w:iCs/>
        </w:rPr>
      </w:pPr>
      <w:ins w:id="1575" w:author="GRAPURIMAC" w:date="2023-07-05T18:12:00Z">
        <w:r>
          <w:rPr>
            <w:rFonts w:ascii="Arial Narrow" w:hAnsi="Arial Narrow" w:cs="Arial"/>
            <w:b/>
            <w:i/>
            <w:iCs/>
          </w:rPr>
          <w:lastRenderedPageBreak/>
          <w:t>(…)</w:t>
        </w:r>
      </w:ins>
      <w:del w:id="1576" w:author="GRAPURIMAC" w:date="2023-07-05T18:12:00Z">
        <w:r w:rsidR="00C262A3" w:rsidRPr="0047771E" w:rsidDel="0069535C">
          <w:rPr>
            <w:rFonts w:ascii="Arial Narrow" w:hAnsi="Arial Narrow" w:cs="Arial"/>
            <w:b/>
            <w:i/>
            <w:iCs/>
          </w:rPr>
          <w:delText>UNIDAD DE MEDIDA:</w:delText>
        </w:r>
        <w:r w:rsidR="00C262A3" w:rsidRPr="0047771E" w:rsidDel="0069535C">
          <w:rPr>
            <w:rFonts w:ascii="Arial Narrow" w:hAnsi="Arial Narrow" w:cs="Arial"/>
            <w:i/>
            <w:iCs/>
          </w:rPr>
          <w:delText xml:space="preserve"> </w:delText>
        </w:r>
      </w:del>
    </w:p>
    <w:p w14:paraId="2067BF4C" w14:textId="52F3C401" w:rsidR="00C262A3" w:rsidRPr="0047771E" w:rsidDel="0069535C" w:rsidRDefault="00C262A3">
      <w:pPr>
        <w:ind w:left="1418"/>
        <w:jc w:val="both"/>
        <w:rPr>
          <w:del w:id="1577" w:author="GRAPURIMAC" w:date="2023-07-05T18:12:00Z"/>
          <w:rFonts w:ascii="Arial Narrow" w:hAnsi="Arial Narrow" w:cs="Arial"/>
          <w:i/>
          <w:iCs/>
        </w:rPr>
      </w:pPr>
      <w:del w:id="1578" w:author="GRAPURIMAC" w:date="2023-07-05T18:12:00Z">
        <w:r w:rsidRPr="0047771E" w:rsidDel="0069535C">
          <w:rPr>
            <w:rFonts w:ascii="Arial Narrow" w:hAnsi="Arial Narrow" w:cs="Arial"/>
            <w:i/>
            <w:iCs/>
          </w:rPr>
          <w:delText>Sé medirá por Glb/día que representa la adquisición e implementación d</w:delText>
        </w:r>
      </w:del>
    </w:p>
    <w:p w14:paraId="47228BEB" w14:textId="7EC4BAA9" w:rsidR="00C262A3" w:rsidRPr="005132B3" w:rsidDel="0069535C" w:rsidRDefault="00C262A3">
      <w:pPr>
        <w:ind w:left="1418"/>
        <w:jc w:val="both"/>
        <w:rPr>
          <w:del w:id="1579" w:author="GRAPURIMAC" w:date="2023-07-05T18:12:00Z"/>
          <w:rFonts w:ascii="Arial Narrow" w:hAnsi="Arial Narrow" w:cs="Arial"/>
          <w:i/>
          <w:iCs/>
        </w:rPr>
      </w:pPr>
      <w:del w:id="1580" w:author="GRAPURIMAC" w:date="2023-07-05T18:12:00Z">
        <w:r w:rsidRPr="0047771E" w:rsidDel="0069535C">
          <w:rPr>
            <w:rFonts w:ascii="Arial Narrow" w:hAnsi="Arial Narrow" w:cs="Arial"/>
            <w:b/>
            <w:i/>
            <w:iCs/>
          </w:rPr>
          <w:delText>CUADRILLA DE TRABAJO:</w:delText>
        </w:r>
        <w:r w:rsidRPr="0047771E" w:rsidDel="0069535C">
          <w:rPr>
            <w:rFonts w:ascii="Arial Narrow" w:hAnsi="Arial Narrow" w:cs="Arial"/>
            <w:i/>
            <w:iCs/>
          </w:rPr>
          <w:delText xml:space="preserve"> La cuadrilla está conformado por 01 operario especialista en  instalaciones de pararrayos y puesta a tierra y a su vez está conformado por 02 peón.</w:delText>
        </w:r>
      </w:del>
    </w:p>
    <w:p w14:paraId="29F064B5" w14:textId="5C39D76F" w:rsidR="00FF661E" w:rsidRPr="0047771E" w:rsidDel="0069535C" w:rsidRDefault="00FF661E">
      <w:pPr>
        <w:ind w:left="1418"/>
        <w:jc w:val="both"/>
        <w:rPr>
          <w:del w:id="1581" w:author="GRAPURIMAC" w:date="2023-07-05T18:12:00Z"/>
          <w:rFonts w:ascii="Arial Narrow" w:hAnsi="Arial Narrow" w:cs="Arial"/>
          <w:i/>
          <w:iCs/>
        </w:rPr>
      </w:pPr>
    </w:p>
    <w:p w14:paraId="39AB5DEF" w14:textId="34FEDD0C" w:rsidR="00FF661E" w:rsidRPr="005132B3" w:rsidDel="0069535C" w:rsidRDefault="00C262A3">
      <w:pPr>
        <w:ind w:left="1418"/>
        <w:jc w:val="both"/>
        <w:rPr>
          <w:del w:id="1582" w:author="GRAPURIMAC" w:date="2023-07-05T18:12:00Z"/>
          <w:rFonts w:ascii="Arial Narrow" w:hAnsi="Arial Narrow" w:cs="Arial"/>
          <w:i/>
          <w:iCs/>
        </w:rPr>
      </w:pPr>
      <w:del w:id="1583" w:author="GRAPURIMAC" w:date="2023-07-05T18:12:00Z">
        <w:r w:rsidRPr="0047771E" w:rsidDel="0069535C">
          <w:rPr>
            <w:rFonts w:ascii="Arial Narrow" w:hAnsi="Arial Narrow" w:cs="Arial"/>
            <w:b/>
            <w:i/>
            <w:iCs/>
          </w:rPr>
          <w:delText>RENDIMIENTO:</w:delText>
        </w:r>
        <w:r w:rsidRPr="0047771E" w:rsidDel="0069535C">
          <w:rPr>
            <w:rFonts w:ascii="Arial Narrow" w:hAnsi="Arial Narrow" w:cs="Arial"/>
            <w:i/>
            <w:iCs/>
          </w:rPr>
          <w:delText xml:space="preserve"> 5 unid. /día</w:delText>
        </w:r>
      </w:del>
    </w:p>
    <w:p w14:paraId="47A6917A" w14:textId="77777777" w:rsidR="00D4598E" w:rsidRDefault="00D4598E">
      <w:pPr>
        <w:ind w:left="1418"/>
        <w:jc w:val="both"/>
        <w:rPr>
          <w:rFonts w:ascii="Arial Narrow" w:hAnsi="Arial Narrow" w:cs="Arial"/>
          <w:b/>
          <w:i/>
          <w:iCs/>
        </w:rPr>
      </w:pPr>
    </w:p>
    <w:p w14:paraId="2DE91820" w14:textId="77777777" w:rsidR="00C262A3" w:rsidRPr="005132B3" w:rsidRDefault="00C262A3" w:rsidP="00AE74BE">
      <w:pPr>
        <w:ind w:left="1418"/>
        <w:jc w:val="both"/>
        <w:rPr>
          <w:rFonts w:ascii="Arial Narrow" w:hAnsi="Arial Narrow" w:cs="Arial"/>
          <w:b/>
          <w:i/>
          <w:iCs/>
        </w:rPr>
      </w:pPr>
      <w:r w:rsidRPr="0047771E">
        <w:rPr>
          <w:rFonts w:ascii="Arial Narrow" w:hAnsi="Arial Narrow" w:cs="Arial"/>
          <w:b/>
          <w:i/>
          <w:iCs/>
        </w:rPr>
        <w:t>EQUIPOS Y HERRAMIENTAS:</w:t>
      </w:r>
    </w:p>
    <w:p w14:paraId="77410C8A" w14:textId="77777777" w:rsidR="00C262A3" w:rsidRPr="0047771E" w:rsidRDefault="00C262A3" w:rsidP="0047771E">
      <w:pPr>
        <w:ind w:left="1418"/>
        <w:jc w:val="both"/>
        <w:rPr>
          <w:rFonts w:ascii="Arial Narrow" w:hAnsi="Arial Narrow" w:cs="Arial"/>
          <w:b/>
          <w:i/>
          <w:iCs/>
        </w:rPr>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680"/>
        <w:gridCol w:w="737"/>
      </w:tblGrid>
      <w:tr w:rsidR="005132B3" w:rsidRPr="00D4598E" w14:paraId="07E917BC" w14:textId="77777777" w:rsidTr="00C262A3">
        <w:trPr>
          <w:trHeight w:val="317"/>
          <w:jc w:val="center"/>
        </w:trPr>
        <w:tc>
          <w:tcPr>
            <w:tcW w:w="5382" w:type="dxa"/>
            <w:shd w:val="clear" w:color="auto" w:fill="92D050"/>
            <w:noWrap/>
            <w:vAlign w:val="center"/>
            <w:hideMark/>
          </w:tcPr>
          <w:p w14:paraId="624F5E49" w14:textId="77777777" w:rsidR="00C262A3" w:rsidRPr="00D4598E" w:rsidRDefault="00C262A3" w:rsidP="00AE74BE">
            <w:pPr>
              <w:jc w:val="center"/>
              <w:rPr>
                <w:rFonts w:ascii="Arial Narrow" w:hAnsi="Arial Narrow" w:cstheme="minorHAnsi"/>
                <w:b/>
                <w:bCs/>
                <w:i/>
                <w:iCs/>
                <w:sz w:val="16"/>
                <w:szCs w:val="16"/>
              </w:rPr>
            </w:pPr>
            <w:r w:rsidRPr="00D4598E">
              <w:rPr>
                <w:rFonts w:ascii="Arial Narrow" w:hAnsi="Arial Narrow" w:cstheme="minorHAnsi"/>
                <w:b/>
                <w:bCs/>
                <w:i/>
                <w:iCs/>
                <w:sz w:val="16"/>
                <w:szCs w:val="16"/>
              </w:rPr>
              <w:t>HERRAMIENTAS  NECESARIAS PARA  LA IMPLEMENTACIÓN ELÉCTRICA</w:t>
            </w:r>
          </w:p>
        </w:tc>
        <w:tc>
          <w:tcPr>
            <w:tcW w:w="680" w:type="dxa"/>
            <w:shd w:val="clear" w:color="auto" w:fill="92D050"/>
          </w:tcPr>
          <w:p w14:paraId="19E10E7B"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UNID.</w:t>
            </w:r>
          </w:p>
        </w:tc>
        <w:tc>
          <w:tcPr>
            <w:tcW w:w="737" w:type="dxa"/>
            <w:shd w:val="clear" w:color="auto" w:fill="92D050"/>
          </w:tcPr>
          <w:p w14:paraId="69F5571A" w14:textId="77777777" w:rsidR="00C262A3" w:rsidRPr="00D4598E" w:rsidRDefault="00C262A3" w:rsidP="00AE74BE">
            <w:pPr>
              <w:tabs>
                <w:tab w:val="left" w:pos="2310"/>
              </w:tabs>
              <w:jc w:val="center"/>
              <w:rPr>
                <w:rFonts w:ascii="Arial Narrow" w:hAnsi="Arial Narrow" w:cstheme="minorHAnsi"/>
                <w:b/>
                <w:bCs/>
                <w:i/>
                <w:iCs/>
                <w:sz w:val="16"/>
                <w:szCs w:val="16"/>
              </w:rPr>
            </w:pPr>
            <w:r w:rsidRPr="00D4598E">
              <w:rPr>
                <w:rFonts w:ascii="Arial Narrow" w:hAnsi="Arial Narrow" w:cstheme="minorHAnsi"/>
                <w:b/>
                <w:bCs/>
                <w:i/>
                <w:iCs/>
                <w:sz w:val="16"/>
                <w:szCs w:val="16"/>
              </w:rPr>
              <w:t>CANT.</w:t>
            </w:r>
          </w:p>
        </w:tc>
      </w:tr>
      <w:tr w:rsidR="005132B3" w:rsidRPr="00D4598E" w14:paraId="25D761D2" w14:textId="77777777" w:rsidTr="00C262A3">
        <w:trPr>
          <w:trHeight w:val="106"/>
          <w:jc w:val="center"/>
        </w:trPr>
        <w:tc>
          <w:tcPr>
            <w:tcW w:w="5382" w:type="dxa"/>
            <w:shd w:val="clear" w:color="auto" w:fill="auto"/>
            <w:noWrap/>
            <w:vAlign w:val="center"/>
            <w:hideMark/>
          </w:tcPr>
          <w:p w14:paraId="2D03BEE9"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Arcilla</w:t>
            </w:r>
          </w:p>
        </w:tc>
        <w:tc>
          <w:tcPr>
            <w:tcW w:w="680" w:type="dxa"/>
            <w:vAlign w:val="center"/>
          </w:tcPr>
          <w:p w14:paraId="03BFC02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hh</w:t>
            </w:r>
          </w:p>
        </w:tc>
        <w:tc>
          <w:tcPr>
            <w:tcW w:w="737" w:type="dxa"/>
            <w:vAlign w:val="center"/>
          </w:tcPr>
          <w:p w14:paraId="6E3B1A90"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16</w:t>
            </w:r>
          </w:p>
        </w:tc>
      </w:tr>
      <w:tr w:rsidR="005132B3" w:rsidRPr="00D4598E" w14:paraId="46A9754F" w14:textId="77777777" w:rsidTr="00D4598E">
        <w:trPr>
          <w:trHeight w:val="90"/>
          <w:jc w:val="center"/>
        </w:trPr>
        <w:tc>
          <w:tcPr>
            <w:tcW w:w="5382" w:type="dxa"/>
            <w:shd w:val="clear" w:color="auto" w:fill="auto"/>
            <w:noWrap/>
            <w:vAlign w:val="center"/>
            <w:hideMark/>
          </w:tcPr>
          <w:p w14:paraId="2C2DD41E"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YESO BOLSA 1 QUINTAL</w:t>
            </w:r>
          </w:p>
        </w:tc>
        <w:tc>
          <w:tcPr>
            <w:tcW w:w="680" w:type="dxa"/>
            <w:vAlign w:val="center"/>
          </w:tcPr>
          <w:p w14:paraId="752F48F4"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hh</w:t>
            </w:r>
          </w:p>
        </w:tc>
        <w:tc>
          <w:tcPr>
            <w:tcW w:w="737" w:type="dxa"/>
            <w:vAlign w:val="center"/>
          </w:tcPr>
          <w:p w14:paraId="320EB27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32</w:t>
            </w:r>
          </w:p>
        </w:tc>
      </w:tr>
      <w:tr w:rsidR="005132B3" w:rsidRPr="00D4598E" w14:paraId="7CB9E0D3" w14:textId="77777777" w:rsidTr="00D4598E">
        <w:trPr>
          <w:trHeight w:val="122"/>
          <w:jc w:val="center"/>
        </w:trPr>
        <w:tc>
          <w:tcPr>
            <w:tcW w:w="5382" w:type="dxa"/>
            <w:shd w:val="clear" w:color="auto" w:fill="auto"/>
            <w:noWrap/>
            <w:vAlign w:val="center"/>
            <w:hideMark/>
          </w:tcPr>
          <w:p w14:paraId="05A7BD82" w14:textId="5C27CF62" w:rsidR="00C262A3" w:rsidRPr="0069535C" w:rsidRDefault="00C262A3" w:rsidP="00D4598E">
            <w:pPr>
              <w:rPr>
                <w:rFonts w:ascii="Arial Narrow" w:hAnsi="Arial Narrow" w:cstheme="minorHAnsi"/>
                <w:b/>
                <w:i/>
                <w:iCs/>
                <w:sz w:val="16"/>
                <w:szCs w:val="16"/>
                <w:rPrChange w:id="1584" w:author="GRAPURIMAC" w:date="2023-07-05T18:10:00Z">
                  <w:rPr>
                    <w:rFonts w:ascii="Arial Narrow" w:hAnsi="Arial Narrow" w:cstheme="minorHAnsi"/>
                    <w:i/>
                    <w:iCs/>
                    <w:sz w:val="16"/>
                    <w:szCs w:val="16"/>
                  </w:rPr>
                </w:rPrChange>
              </w:rPr>
            </w:pPr>
            <w:r w:rsidRPr="0069535C">
              <w:rPr>
                <w:rFonts w:ascii="Arial Narrow" w:hAnsi="Arial Narrow" w:cstheme="minorHAnsi"/>
                <w:b/>
                <w:i/>
                <w:iCs/>
                <w:sz w:val="16"/>
                <w:szCs w:val="16"/>
                <w:rPrChange w:id="1585" w:author="GRAPURIMAC" w:date="2023-07-05T18:10:00Z">
                  <w:rPr>
                    <w:rFonts w:ascii="Arial Narrow" w:hAnsi="Arial Narrow" w:cstheme="minorHAnsi"/>
                    <w:i/>
                    <w:iCs/>
                    <w:sz w:val="16"/>
                    <w:szCs w:val="16"/>
                  </w:rPr>
                </w:rPrChange>
              </w:rPr>
              <w:t xml:space="preserve">Caja de registro de concreto de 400x400 mm, espesor de 50 mm </w:t>
            </w:r>
          </w:p>
        </w:tc>
        <w:tc>
          <w:tcPr>
            <w:tcW w:w="680" w:type="dxa"/>
            <w:vAlign w:val="center"/>
          </w:tcPr>
          <w:p w14:paraId="0F1DCA85" w14:textId="77777777" w:rsidR="00C262A3" w:rsidRPr="0069535C" w:rsidRDefault="00C262A3" w:rsidP="00AE74BE">
            <w:pPr>
              <w:jc w:val="center"/>
              <w:rPr>
                <w:rFonts w:ascii="Arial Narrow" w:hAnsi="Arial Narrow" w:cstheme="minorHAnsi"/>
                <w:b/>
                <w:i/>
                <w:iCs/>
                <w:sz w:val="16"/>
                <w:szCs w:val="16"/>
                <w:rPrChange w:id="1586" w:author="GRAPURIMAC" w:date="2023-07-05T18:10:00Z">
                  <w:rPr>
                    <w:rFonts w:ascii="Arial Narrow" w:hAnsi="Arial Narrow" w:cstheme="minorHAnsi"/>
                    <w:i/>
                    <w:iCs/>
                    <w:sz w:val="16"/>
                    <w:szCs w:val="16"/>
                  </w:rPr>
                </w:rPrChange>
              </w:rPr>
            </w:pPr>
            <w:r w:rsidRPr="0069535C">
              <w:rPr>
                <w:rFonts w:ascii="Arial Narrow" w:hAnsi="Arial Narrow" w:cstheme="minorHAnsi"/>
                <w:b/>
                <w:i/>
                <w:iCs/>
                <w:sz w:val="16"/>
                <w:szCs w:val="16"/>
                <w:rPrChange w:id="1587" w:author="GRAPURIMAC" w:date="2023-07-05T18:10:00Z">
                  <w:rPr>
                    <w:rFonts w:ascii="Arial Narrow" w:hAnsi="Arial Narrow" w:cstheme="minorHAnsi"/>
                    <w:i/>
                    <w:iCs/>
                    <w:sz w:val="16"/>
                    <w:szCs w:val="16"/>
                  </w:rPr>
                </w:rPrChange>
              </w:rPr>
              <w:t>m3</w:t>
            </w:r>
          </w:p>
        </w:tc>
        <w:tc>
          <w:tcPr>
            <w:tcW w:w="737" w:type="dxa"/>
            <w:vAlign w:val="center"/>
          </w:tcPr>
          <w:p w14:paraId="04EEFCD4" w14:textId="77777777" w:rsidR="00C262A3" w:rsidRPr="0069535C" w:rsidRDefault="00C262A3" w:rsidP="00AE74BE">
            <w:pPr>
              <w:jc w:val="center"/>
              <w:rPr>
                <w:rFonts w:ascii="Arial Narrow" w:hAnsi="Arial Narrow" w:cstheme="minorHAnsi"/>
                <w:b/>
                <w:i/>
                <w:iCs/>
                <w:sz w:val="16"/>
                <w:szCs w:val="16"/>
                <w:rPrChange w:id="1588" w:author="GRAPURIMAC" w:date="2023-07-05T18:10:00Z">
                  <w:rPr>
                    <w:rFonts w:ascii="Arial Narrow" w:hAnsi="Arial Narrow" w:cstheme="minorHAnsi"/>
                    <w:i/>
                    <w:iCs/>
                    <w:sz w:val="16"/>
                    <w:szCs w:val="16"/>
                  </w:rPr>
                </w:rPrChange>
              </w:rPr>
            </w:pPr>
            <w:r w:rsidRPr="0069535C">
              <w:rPr>
                <w:rFonts w:ascii="Arial Narrow" w:hAnsi="Arial Narrow" w:cstheme="minorHAnsi"/>
                <w:b/>
                <w:i/>
                <w:iCs/>
                <w:sz w:val="16"/>
                <w:szCs w:val="16"/>
                <w:rPrChange w:id="1589" w:author="GRAPURIMAC" w:date="2023-07-05T18:10:00Z">
                  <w:rPr>
                    <w:rFonts w:ascii="Arial Narrow" w:hAnsi="Arial Narrow" w:cstheme="minorHAnsi"/>
                    <w:i/>
                    <w:iCs/>
                    <w:sz w:val="16"/>
                    <w:szCs w:val="16"/>
                  </w:rPr>
                </w:rPrChange>
              </w:rPr>
              <w:t>2</w:t>
            </w:r>
          </w:p>
        </w:tc>
      </w:tr>
      <w:tr w:rsidR="005132B3" w:rsidRPr="00D4598E" w14:paraId="1CDD46DB" w14:textId="77777777" w:rsidTr="00D4598E">
        <w:trPr>
          <w:trHeight w:val="211"/>
          <w:jc w:val="center"/>
        </w:trPr>
        <w:tc>
          <w:tcPr>
            <w:tcW w:w="5382" w:type="dxa"/>
            <w:shd w:val="clear" w:color="auto" w:fill="auto"/>
            <w:noWrap/>
            <w:vAlign w:val="center"/>
            <w:hideMark/>
          </w:tcPr>
          <w:p w14:paraId="672BEE6D"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Electrodo principal varilla de cobre puro de  ¾” x 2.40 m.</w:t>
            </w:r>
          </w:p>
        </w:tc>
        <w:tc>
          <w:tcPr>
            <w:tcW w:w="680" w:type="dxa"/>
            <w:vAlign w:val="center"/>
          </w:tcPr>
          <w:p w14:paraId="1B66C3B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506ED71C"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64065AEC" w14:textId="77777777" w:rsidTr="00D4598E">
        <w:trPr>
          <w:trHeight w:val="184"/>
          <w:jc w:val="center"/>
        </w:trPr>
        <w:tc>
          <w:tcPr>
            <w:tcW w:w="5382" w:type="dxa"/>
            <w:shd w:val="clear" w:color="auto" w:fill="auto"/>
            <w:noWrap/>
            <w:vAlign w:val="center"/>
            <w:hideMark/>
          </w:tcPr>
          <w:p w14:paraId="602C88B4"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Bentonita bolsa de 30 kilos</w:t>
            </w:r>
          </w:p>
        </w:tc>
        <w:tc>
          <w:tcPr>
            <w:tcW w:w="680" w:type="dxa"/>
            <w:vAlign w:val="center"/>
          </w:tcPr>
          <w:p w14:paraId="27855036"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4062F3E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0D39501A" w14:textId="77777777" w:rsidTr="00C262A3">
        <w:trPr>
          <w:trHeight w:val="88"/>
          <w:jc w:val="center"/>
        </w:trPr>
        <w:tc>
          <w:tcPr>
            <w:tcW w:w="5382" w:type="dxa"/>
            <w:shd w:val="clear" w:color="auto" w:fill="auto"/>
            <w:noWrap/>
            <w:vAlign w:val="center"/>
            <w:hideMark/>
          </w:tcPr>
          <w:p w14:paraId="63263486"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Cemento conductivo bolsa de 25 kilos</w:t>
            </w:r>
          </w:p>
        </w:tc>
        <w:tc>
          <w:tcPr>
            <w:tcW w:w="680" w:type="dxa"/>
            <w:vAlign w:val="center"/>
          </w:tcPr>
          <w:p w14:paraId="4BB9F62F"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Unid</w:t>
            </w:r>
          </w:p>
        </w:tc>
        <w:tc>
          <w:tcPr>
            <w:tcW w:w="737" w:type="dxa"/>
            <w:vAlign w:val="center"/>
          </w:tcPr>
          <w:p w14:paraId="38264C6E"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1</w:t>
            </w:r>
          </w:p>
        </w:tc>
      </w:tr>
      <w:tr w:rsidR="005132B3" w:rsidRPr="00D4598E" w14:paraId="346FC6B8" w14:textId="77777777" w:rsidTr="00D4598E">
        <w:trPr>
          <w:trHeight w:val="126"/>
          <w:jc w:val="center"/>
        </w:trPr>
        <w:tc>
          <w:tcPr>
            <w:tcW w:w="5382" w:type="dxa"/>
            <w:shd w:val="clear" w:color="auto" w:fill="auto"/>
            <w:noWrap/>
            <w:vAlign w:val="center"/>
            <w:hideMark/>
          </w:tcPr>
          <w:p w14:paraId="5ECA60B7" w14:textId="4082CEFB" w:rsidR="00C262A3" w:rsidRPr="00D4598E" w:rsidRDefault="00C262A3" w:rsidP="00D4598E">
            <w:pPr>
              <w:rPr>
                <w:rFonts w:ascii="Arial Narrow" w:hAnsi="Arial Narrow" w:cstheme="minorHAnsi"/>
                <w:i/>
                <w:iCs/>
                <w:sz w:val="16"/>
                <w:szCs w:val="16"/>
              </w:rPr>
            </w:pPr>
            <w:r w:rsidRPr="00D4598E">
              <w:rPr>
                <w:rFonts w:ascii="Arial Narrow" w:hAnsi="Arial Narrow" w:cstheme="minorHAnsi"/>
                <w:i/>
                <w:iCs/>
                <w:sz w:val="16"/>
                <w:szCs w:val="16"/>
              </w:rPr>
              <w:t>Elemento protector antirrobo, pla</w:t>
            </w:r>
            <w:r w:rsidR="00D4598E">
              <w:rPr>
                <w:rFonts w:ascii="Arial Narrow" w:hAnsi="Arial Narrow" w:cstheme="minorHAnsi"/>
                <w:i/>
                <w:iCs/>
                <w:sz w:val="16"/>
                <w:szCs w:val="16"/>
              </w:rPr>
              <w:t>tina de bronce de 150x400x5 mm</w:t>
            </w:r>
          </w:p>
        </w:tc>
        <w:tc>
          <w:tcPr>
            <w:tcW w:w="680" w:type="dxa"/>
            <w:vAlign w:val="center"/>
          </w:tcPr>
          <w:p w14:paraId="14ED23ED"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6887ED99"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3</w:t>
            </w:r>
          </w:p>
        </w:tc>
      </w:tr>
      <w:tr w:rsidR="005132B3" w:rsidRPr="00D4598E" w14:paraId="20CC272D" w14:textId="77777777" w:rsidTr="00D4598E">
        <w:trPr>
          <w:trHeight w:val="71"/>
          <w:jc w:val="center"/>
        </w:trPr>
        <w:tc>
          <w:tcPr>
            <w:tcW w:w="5382" w:type="dxa"/>
            <w:shd w:val="clear" w:color="auto" w:fill="auto"/>
            <w:noWrap/>
            <w:vAlign w:val="center"/>
            <w:hideMark/>
          </w:tcPr>
          <w:p w14:paraId="08CB04B8" w14:textId="77777777" w:rsidR="00C262A3" w:rsidRPr="00D4598E" w:rsidRDefault="00C262A3" w:rsidP="00AE74BE">
            <w:pPr>
              <w:rPr>
                <w:rFonts w:ascii="Arial Narrow" w:hAnsi="Arial Narrow" w:cstheme="minorHAnsi"/>
                <w:i/>
                <w:iCs/>
                <w:sz w:val="16"/>
                <w:szCs w:val="16"/>
              </w:rPr>
            </w:pPr>
            <w:r w:rsidRPr="00D4598E">
              <w:rPr>
                <w:rFonts w:ascii="Arial Narrow" w:hAnsi="Arial Narrow" w:cstheme="minorHAnsi"/>
                <w:i/>
                <w:iCs/>
                <w:sz w:val="16"/>
                <w:szCs w:val="16"/>
              </w:rPr>
              <w:t>Conector Anderson de Cu tipo AB de ¾" o similar</w:t>
            </w:r>
          </w:p>
        </w:tc>
        <w:tc>
          <w:tcPr>
            <w:tcW w:w="680" w:type="dxa"/>
            <w:vAlign w:val="center"/>
          </w:tcPr>
          <w:p w14:paraId="6F80A9D5"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bol</w:t>
            </w:r>
          </w:p>
        </w:tc>
        <w:tc>
          <w:tcPr>
            <w:tcW w:w="737" w:type="dxa"/>
            <w:vAlign w:val="center"/>
          </w:tcPr>
          <w:p w14:paraId="360049EA" w14:textId="77777777" w:rsidR="00C262A3" w:rsidRPr="00D4598E" w:rsidRDefault="00C262A3" w:rsidP="00AE74BE">
            <w:pPr>
              <w:jc w:val="center"/>
              <w:rPr>
                <w:rFonts w:ascii="Arial Narrow" w:hAnsi="Arial Narrow" w:cstheme="minorHAnsi"/>
                <w:i/>
                <w:iCs/>
                <w:sz w:val="16"/>
                <w:szCs w:val="16"/>
              </w:rPr>
            </w:pPr>
            <w:r w:rsidRPr="00D4598E">
              <w:rPr>
                <w:rFonts w:ascii="Arial Narrow" w:hAnsi="Arial Narrow" w:cstheme="minorHAnsi"/>
                <w:i/>
                <w:iCs/>
                <w:sz w:val="16"/>
                <w:szCs w:val="16"/>
              </w:rPr>
              <w:t>2</w:t>
            </w:r>
          </w:p>
        </w:tc>
      </w:tr>
      <w:tr w:rsidR="005132B3" w:rsidRPr="00D4598E" w14:paraId="3E432D87" w14:textId="77777777" w:rsidTr="00D4598E">
        <w:trPr>
          <w:trHeight w:val="159"/>
          <w:jc w:val="center"/>
        </w:trPr>
        <w:tc>
          <w:tcPr>
            <w:tcW w:w="5382" w:type="dxa"/>
            <w:shd w:val="clear" w:color="auto" w:fill="auto"/>
            <w:noWrap/>
            <w:vAlign w:val="center"/>
          </w:tcPr>
          <w:p w14:paraId="2947C256" w14:textId="0673CD4B" w:rsidR="00C262A3" w:rsidRPr="00D4598E" w:rsidRDefault="00D4598E" w:rsidP="00AE74BE">
            <w:pPr>
              <w:rPr>
                <w:rFonts w:ascii="Arial Narrow" w:hAnsi="Arial Narrow" w:cstheme="minorHAnsi"/>
                <w:i/>
                <w:iCs/>
                <w:sz w:val="16"/>
                <w:szCs w:val="16"/>
              </w:rPr>
            </w:pPr>
            <w:r w:rsidRPr="00D4598E">
              <w:rPr>
                <w:rFonts w:ascii="Arial Narrow" w:hAnsi="Arial Narrow" w:cstheme="minorHAnsi"/>
                <w:i/>
                <w:iCs/>
                <w:sz w:val="16"/>
                <w:szCs w:val="16"/>
              </w:rPr>
              <w:t>(…)</w:t>
            </w:r>
          </w:p>
        </w:tc>
        <w:tc>
          <w:tcPr>
            <w:tcW w:w="680" w:type="dxa"/>
            <w:vAlign w:val="center"/>
          </w:tcPr>
          <w:p w14:paraId="40F7283F" w14:textId="0440DE8E" w:rsidR="00C262A3" w:rsidRPr="00D4598E" w:rsidRDefault="00C262A3" w:rsidP="00AE74BE">
            <w:pPr>
              <w:jc w:val="center"/>
              <w:rPr>
                <w:rFonts w:ascii="Arial Narrow" w:hAnsi="Arial Narrow" w:cstheme="minorHAnsi"/>
                <w:i/>
                <w:iCs/>
                <w:sz w:val="16"/>
                <w:szCs w:val="16"/>
              </w:rPr>
            </w:pPr>
          </w:p>
        </w:tc>
        <w:tc>
          <w:tcPr>
            <w:tcW w:w="737" w:type="dxa"/>
            <w:vAlign w:val="center"/>
          </w:tcPr>
          <w:p w14:paraId="64CFCBE8" w14:textId="239773C4" w:rsidR="00C262A3" w:rsidRPr="00D4598E" w:rsidRDefault="00C262A3" w:rsidP="00AE74BE">
            <w:pPr>
              <w:jc w:val="center"/>
              <w:rPr>
                <w:rFonts w:ascii="Arial Narrow" w:hAnsi="Arial Narrow" w:cstheme="minorHAnsi"/>
                <w:i/>
                <w:iCs/>
                <w:sz w:val="16"/>
                <w:szCs w:val="16"/>
              </w:rPr>
            </w:pPr>
          </w:p>
        </w:tc>
      </w:tr>
    </w:tbl>
    <w:p w14:paraId="6EB536EF" w14:textId="77777777" w:rsidR="00D4598E" w:rsidRDefault="00D4598E" w:rsidP="00D4598E">
      <w:pPr>
        <w:tabs>
          <w:tab w:val="left" w:pos="142"/>
          <w:tab w:val="left" w:pos="1276"/>
        </w:tabs>
        <w:autoSpaceDE w:val="0"/>
        <w:autoSpaceDN w:val="0"/>
        <w:adjustRightInd w:val="0"/>
        <w:ind w:left="1069"/>
        <w:jc w:val="both"/>
        <w:rPr>
          <w:rFonts w:ascii="Arial Narrow" w:hAnsi="Arial Narrow" w:cs="Arial"/>
          <w:b/>
          <w:sz w:val="22"/>
          <w:szCs w:val="22"/>
        </w:rPr>
      </w:pPr>
    </w:p>
    <w:p w14:paraId="2F0D82D7" w14:textId="3189F621" w:rsidR="00BE34EA" w:rsidRPr="005132B3" w:rsidRDefault="00BE34EA" w:rsidP="00AE74BE">
      <w:pPr>
        <w:numPr>
          <w:ilvl w:val="0"/>
          <w:numId w:val="6"/>
        </w:numPr>
        <w:tabs>
          <w:tab w:val="left" w:pos="142"/>
          <w:tab w:val="left" w:pos="1276"/>
        </w:tabs>
        <w:autoSpaceDE w:val="0"/>
        <w:autoSpaceDN w:val="0"/>
        <w:adjustRightInd w:val="0"/>
        <w:ind w:left="1069"/>
        <w:jc w:val="both"/>
        <w:rPr>
          <w:rFonts w:ascii="Arial Narrow" w:hAnsi="Arial Narrow" w:cs="Arial"/>
          <w:b/>
          <w:sz w:val="22"/>
          <w:szCs w:val="22"/>
        </w:rPr>
      </w:pPr>
      <w:r w:rsidRPr="005132B3">
        <w:rPr>
          <w:rFonts w:ascii="Arial Narrow" w:hAnsi="Arial Narrow" w:cs="Arial"/>
          <w:b/>
          <w:sz w:val="22"/>
          <w:szCs w:val="22"/>
        </w:rPr>
        <w:t>CÓDIGO NACIONAL DE ELECTRICIDAD – UTILIZACIÓN</w:t>
      </w:r>
      <w:r w:rsidR="007D1D1A" w:rsidRPr="005132B3">
        <w:rPr>
          <w:rFonts w:ascii="Arial Narrow" w:hAnsi="Arial Narrow" w:cs="Arial"/>
          <w:b/>
          <w:sz w:val="22"/>
          <w:szCs w:val="22"/>
        </w:rPr>
        <w:t xml:space="preserve"> </w:t>
      </w:r>
      <w:r w:rsidR="003E1081" w:rsidRPr="005132B3">
        <w:rPr>
          <w:rFonts w:ascii="Arial Narrow" w:hAnsi="Arial Narrow" w:cs="Arial"/>
          <w:b/>
          <w:bCs/>
          <w:sz w:val="22"/>
          <w:szCs w:val="22"/>
        </w:rPr>
        <w:t>de 29 de abril del 2011.</w:t>
      </w:r>
    </w:p>
    <w:p w14:paraId="7CC5DA33"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0F7F74A2" w14:textId="27AA0D95"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i/>
          <w:iCs/>
          <w:sz w:val="22"/>
          <w:szCs w:val="22"/>
        </w:rPr>
      </w:pPr>
      <w:r w:rsidRPr="005132B3">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5132B3">
        <w:rPr>
          <w:rFonts w:ascii="Arial Narrow" w:hAnsi="Arial Narrow" w:cs="Arial"/>
          <w:bCs/>
          <w:i/>
          <w:iCs/>
          <w:sz w:val="22"/>
          <w:szCs w:val="22"/>
        </w:rPr>
        <w:t>alguna parte</w:t>
      </w:r>
      <w:r w:rsidRPr="005132B3">
        <w:rPr>
          <w:rFonts w:ascii="Arial Narrow" w:hAnsi="Arial Narrow" w:cs="Arial"/>
          <w:bCs/>
          <w:i/>
          <w:iCs/>
          <w:sz w:val="22"/>
          <w:szCs w:val="22"/>
        </w:rPr>
        <w:t xml:space="preserve"> energizada (con tensión).</w:t>
      </w:r>
    </w:p>
    <w:p w14:paraId="32125A2F" w14:textId="77777777" w:rsidR="00BE34EA" w:rsidRPr="005132B3" w:rsidRDefault="00BE34EA"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7BF81B06" w14:textId="05078229" w:rsidR="00FE09A4" w:rsidRPr="005132B3" w:rsidRDefault="00445F22" w:rsidP="00AE74BE">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5132B3">
        <w:rPr>
          <w:rFonts w:ascii="Arial Narrow" w:hAnsi="Arial Narrow" w:cs="Arial"/>
          <w:b/>
          <w:bCs/>
          <w:sz w:val="22"/>
          <w:szCs w:val="22"/>
        </w:rPr>
        <w:t>Directiva n.</w:t>
      </w:r>
      <w:r w:rsidR="00FE09A4" w:rsidRPr="005132B3">
        <w:rPr>
          <w:rFonts w:ascii="Arial Narrow" w:hAnsi="Arial Narrow" w:cs="Arial"/>
          <w:b/>
          <w:bCs/>
          <w:sz w:val="22"/>
          <w:szCs w:val="22"/>
        </w:rPr>
        <w:t>°</w:t>
      </w:r>
      <w:r w:rsidRPr="005132B3">
        <w:rPr>
          <w:rFonts w:ascii="Arial Narrow" w:hAnsi="Arial Narrow" w:cs="Arial"/>
          <w:b/>
          <w:bCs/>
          <w:sz w:val="22"/>
          <w:szCs w:val="22"/>
        </w:rPr>
        <w:t xml:space="preserve"> </w:t>
      </w:r>
      <w:r w:rsidR="00FE09A4" w:rsidRPr="005132B3">
        <w:rPr>
          <w:rFonts w:ascii="Arial Narrow" w:hAnsi="Arial Narrow" w:cs="Arial"/>
          <w:b/>
          <w:bCs/>
          <w:sz w:val="22"/>
          <w:szCs w:val="22"/>
        </w:rPr>
        <w:t>001-2022-</w:t>
      </w:r>
      <w:r w:rsidR="00736AA9" w:rsidRPr="005132B3">
        <w:rPr>
          <w:rFonts w:ascii="Arial Narrow" w:hAnsi="Arial Narrow" w:cs="Arial"/>
          <w:b/>
          <w:bCs/>
          <w:sz w:val="22"/>
          <w:szCs w:val="22"/>
        </w:rPr>
        <w:t>GR. APURIMAC</w:t>
      </w:r>
      <w:r w:rsidR="00FE09A4" w:rsidRPr="005132B3">
        <w:rPr>
          <w:rFonts w:ascii="Arial Narrow" w:hAnsi="Arial Narrow" w:cs="Arial"/>
          <w:b/>
          <w:bCs/>
          <w:sz w:val="22"/>
          <w:szCs w:val="22"/>
        </w:rPr>
        <w:t xml:space="preserve">/GR </w:t>
      </w:r>
      <w:r w:rsidRPr="005132B3">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5132B3">
        <w:rPr>
          <w:rFonts w:ascii="Arial Narrow" w:hAnsi="Arial Narrow" w:cs="Arial"/>
          <w:b/>
          <w:bCs/>
          <w:sz w:val="22"/>
          <w:szCs w:val="22"/>
        </w:rPr>
        <w:t>.</w:t>
      </w:r>
      <w:r w:rsidR="003E1081" w:rsidRPr="005132B3">
        <w:rPr>
          <w:rFonts w:ascii="Arial Narrow" w:hAnsi="Arial Narrow" w:cs="Arial"/>
          <w:b/>
          <w:bCs/>
          <w:sz w:val="22"/>
          <w:szCs w:val="22"/>
        </w:rPr>
        <w:t xml:space="preserve"> </w:t>
      </w:r>
      <w:r w:rsidR="00BE01EE" w:rsidRPr="005132B3">
        <w:rPr>
          <w:rFonts w:ascii="Arial Narrow" w:hAnsi="Arial Narrow" w:cs="Arial"/>
          <w:b/>
          <w:bCs/>
          <w:sz w:val="22"/>
          <w:szCs w:val="22"/>
        </w:rPr>
        <w:t>aprobado con Resolución Ejecutiva Regional 467-2022-GR.APURIMAC/PR de 23 de diciembre del 2022..</w:t>
      </w:r>
    </w:p>
    <w:p w14:paraId="7831A079" w14:textId="77777777" w:rsidR="00FE09A4" w:rsidRPr="005132B3" w:rsidRDefault="00FE09A4" w:rsidP="00AE74BE">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   EJECUCIÓN DE INVERSIONES</w:t>
      </w:r>
    </w:p>
    <w:p w14:paraId="7725E965"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 DISPOSICIONES GENERALES DE LA EJECUCIÓN DE INVERSIONES</w:t>
      </w:r>
    </w:p>
    <w:p w14:paraId="0477CDD1"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8.3.1.1. OBJETIVO</w:t>
      </w:r>
    </w:p>
    <w:p w14:paraId="6B0FFDC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r w:rsidRPr="005132B3">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
          <w:i/>
          <w:iCs/>
          <w:sz w:val="22"/>
          <w:szCs w:val="22"/>
        </w:rPr>
      </w:pPr>
      <w:r w:rsidRPr="005132B3">
        <w:rPr>
          <w:rFonts w:ascii="Arial Narrow" w:hAnsi="Arial Narrow" w:cs="Arial"/>
          <w:b/>
          <w:i/>
          <w:iCs/>
          <w:sz w:val="22"/>
          <w:szCs w:val="22"/>
        </w:rPr>
        <w:t>8.3.1.2. FINALIDAD</w:t>
      </w:r>
    </w:p>
    <w:p w14:paraId="0E8D6C36" w14:textId="77777777" w:rsidR="00FE09A4" w:rsidRPr="005132B3" w:rsidRDefault="00FE09A4"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75407FF8" w:rsidR="00FE09A4" w:rsidRDefault="00FE09A4" w:rsidP="00AE74BE">
      <w:pPr>
        <w:tabs>
          <w:tab w:val="left" w:pos="142"/>
          <w:tab w:val="left" w:pos="1276"/>
        </w:tabs>
        <w:autoSpaceDE w:val="0"/>
        <w:autoSpaceDN w:val="0"/>
        <w:adjustRightInd w:val="0"/>
        <w:ind w:left="1276"/>
        <w:jc w:val="both"/>
        <w:rPr>
          <w:ins w:id="1590" w:author="GRAPURIMAC" w:date="2023-07-05T18:08:00Z"/>
          <w:rFonts w:ascii="Arial Narrow" w:hAnsi="Arial Narrow" w:cs="Arial"/>
          <w:bCs/>
          <w:i/>
          <w:iCs/>
          <w:sz w:val="22"/>
          <w:szCs w:val="22"/>
        </w:rPr>
      </w:pPr>
      <w:r w:rsidRPr="005132B3">
        <w:rPr>
          <w:rFonts w:ascii="Arial Narrow" w:hAnsi="Arial Narrow" w:cs="Arial"/>
          <w:bCs/>
          <w:i/>
          <w:iCs/>
          <w:sz w:val="22"/>
          <w:szCs w:val="22"/>
        </w:rPr>
        <w:t>Garantizar la calidad técnica en</w:t>
      </w:r>
      <w:r w:rsidR="001327DC">
        <w:rPr>
          <w:rFonts w:ascii="Arial Narrow" w:hAnsi="Arial Narrow" w:cs="Arial"/>
          <w:bCs/>
          <w:i/>
          <w:iCs/>
          <w:sz w:val="22"/>
          <w:szCs w:val="22"/>
        </w:rPr>
        <w:t xml:space="preserve"> los Expedientes Técnicos (ET) </w:t>
      </w:r>
      <w:r w:rsidRPr="005132B3">
        <w:rPr>
          <w:rFonts w:ascii="Arial Narrow" w:hAnsi="Arial Narrow" w:cs="Arial"/>
          <w:bCs/>
          <w:i/>
          <w:iCs/>
          <w:sz w:val="22"/>
          <w:szCs w:val="22"/>
        </w:rPr>
        <w:t xml:space="preserve">y/o </w:t>
      </w:r>
      <w:del w:id="1591" w:author="GRAPURIMAC" w:date="2023-07-05T18:13:00Z">
        <w:r w:rsidRPr="005132B3" w:rsidDel="0069535C">
          <w:rPr>
            <w:rFonts w:ascii="Arial Narrow" w:hAnsi="Arial Narrow" w:cs="Arial"/>
            <w:bCs/>
            <w:i/>
            <w:iCs/>
            <w:sz w:val="22"/>
            <w:szCs w:val="22"/>
          </w:rPr>
          <w:delText xml:space="preserve"> </w:delText>
        </w:r>
      </w:del>
      <w:r w:rsidRPr="005132B3">
        <w:rPr>
          <w:rFonts w:ascii="Arial Narrow" w:hAnsi="Arial Narrow" w:cs="Arial"/>
          <w:bCs/>
          <w:i/>
          <w:iCs/>
          <w:sz w:val="22"/>
          <w:szCs w:val="22"/>
        </w:rPr>
        <w:t>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467A47E7" w14:textId="77777777" w:rsidR="0069535C" w:rsidRPr="005132B3" w:rsidRDefault="0069535C" w:rsidP="00AE74BE">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52AC8864" w:rsidR="00FE09A4" w:rsidRPr="005132B3" w:rsidRDefault="00FE09A4" w:rsidP="00AE74BE">
      <w:pPr>
        <w:tabs>
          <w:tab w:val="left" w:pos="142"/>
          <w:tab w:val="left" w:pos="1276"/>
        </w:tabs>
        <w:autoSpaceDE w:val="0"/>
        <w:autoSpaceDN w:val="0"/>
        <w:adjustRightInd w:val="0"/>
        <w:ind w:left="709"/>
        <w:jc w:val="both"/>
        <w:rPr>
          <w:rFonts w:ascii="Arial Narrow" w:hAnsi="Arial Narrow" w:cs="Arial"/>
          <w:bCs/>
          <w:sz w:val="22"/>
          <w:szCs w:val="22"/>
        </w:rPr>
      </w:pPr>
      <w:r w:rsidRPr="005132B3">
        <w:rPr>
          <w:rFonts w:ascii="Arial Narrow" w:hAnsi="Arial Narrow" w:cs="Arial"/>
          <w:bCs/>
          <w:sz w:val="22"/>
          <w:szCs w:val="22"/>
        </w:rPr>
        <w:t xml:space="preserve">La situación adversa antes descrita, genera el riesgo </w:t>
      </w:r>
      <w:r w:rsidR="00BB6304" w:rsidRPr="005132B3">
        <w:rPr>
          <w:rFonts w:ascii="Arial Narrow" w:hAnsi="Arial Narrow" w:cs="Arial"/>
          <w:bCs/>
          <w:sz w:val="22"/>
          <w:szCs w:val="22"/>
        </w:rPr>
        <w:t xml:space="preserve">de que </w:t>
      </w:r>
      <w:r w:rsidR="0027169A" w:rsidRPr="005132B3">
        <w:rPr>
          <w:rFonts w:ascii="Arial Narrow" w:hAnsi="Arial Narrow" w:cs="Arial"/>
          <w:bCs/>
          <w:sz w:val="22"/>
          <w:szCs w:val="22"/>
        </w:rPr>
        <w:t>las nuevas laptops</w:t>
      </w:r>
      <w:ins w:id="1592" w:author="GRAPURIMAC" w:date="2023-07-05T18:13:00Z">
        <w:r w:rsidR="0069535C">
          <w:rPr>
            <w:rFonts w:ascii="Arial Narrow" w:hAnsi="Arial Narrow" w:cs="Arial"/>
            <w:bCs/>
            <w:sz w:val="22"/>
            <w:szCs w:val="22"/>
          </w:rPr>
          <w:t xml:space="preserve">  y las ya entregadas</w:t>
        </w:r>
      </w:ins>
      <w:r w:rsidR="00BB6304" w:rsidRPr="005132B3">
        <w:rPr>
          <w:rFonts w:ascii="Arial Narrow" w:hAnsi="Arial Narrow" w:cs="Arial"/>
          <w:bCs/>
          <w:sz w:val="22"/>
          <w:szCs w:val="22"/>
        </w:rPr>
        <w:t xml:space="preserve"> </w:t>
      </w:r>
      <w:del w:id="1593" w:author="GRAPURIMAC" w:date="2023-07-05T18:13:00Z">
        <w:r w:rsidR="00BB6304" w:rsidRPr="005132B3" w:rsidDel="0069535C">
          <w:rPr>
            <w:rFonts w:ascii="Arial Narrow" w:hAnsi="Arial Narrow" w:cs="Arial"/>
            <w:bCs/>
            <w:sz w:val="22"/>
            <w:szCs w:val="22"/>
          </w:rPr>
          <w:delText xml:space="preserve">entregado </w:delText>
        </w:r>
      </w:del>
      <w:r w:rsidR="00BB6304" w:rsidRPr="005132B3">
        <w:rPr>
          <w:rFonts w:ascii="Arial Narrow" w:hAnsi="Arial Narrow" w:cs="Arial"/>
          <w:bCs/>
          <w:sz w:val="22"/>
          <w:szCs w:val="22"/>
        </w:rPr>
        <w:t xml:space="preserve">corran el riesgo de daño </w:t>
      </w:r>
      <w:r w:rsidR="0027169A" w:rsidRPr="005132B3">
        <w:rPr>
          <w:rFonts w:ascii="Arial Narrow" w:hAnsi="Arial Narrow" w:cs="Arial"/>
          <w:bCs/>
          <w:sz w:val="22"/>
          <w:szCs w:val="22"/>
        </w:rPr>
        <w:t>por falta de un eficiente sistema de protección eléctrica</w:t>
      </w:r>
      <w:r w:rsidR="001C200C" w:rsidRPr="005132B3">
        <w:rPr>
          <w:rFonts w:ascii="Arial Narrow" w:hAnsi="Arial Narrow" w:cs="Arial"/>
          <w:bCs/>
          <w:sz w:val="22"/>
          <w:szCs w:val="22"/>
        </w:rPr>
        <w:t>.</w:t>
      </w:r>
      <w:r w:rsidR="0027169A" w:rsidRPr="005132B3">
        <w:rPr>
          <w:rFonts w:ascii="Arial Narrow" w:hAnsi="Arial Narrow" w:cs="Arial"/>
          <w:bCs/>
          <w:sz w:val="22"/>
          <w:szCs w:val="22"/>
        </w:rPr>
        <w:t xml:space="preserve"> </w:t>
      </w:r>
    </w:p>
    <w:p w14:paraId="563D1809" w14:textId="77777777" w:rsidR="009F1F32" w:rsidRPr="005132B3" w:rsidRDefault="009F1F32" w:rsidP="00AE74BE">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Pr="005132B3" w:rsidRDefault="00846256" w:rsidP="00AE74BE">
      <w:pPr>
        <w:pStyle w:val="Ttulo1"/>
        <w:numPr>
          <w:ilvl w:val="0"/>
          <w:numId w:val="3"/>
        </w:numPr>
        <w:spacing w:before="0"/>
        <w:rPr>
          <w:rStyle w:val="Textoennegrita"/>
          <w:rFonts w:ascii="Arial Narrow" w:hAnsi="Arial Narrow"/>
          <w:b/>
          <w:bCs/>
          <w:color w:val="auto"/>
          <w:sz w:val="22"/>
          <w:szCs w:val="22"/>
        </w:rPr>
      </w:pPr>
      <w:bookmarkStart w:id="1594" w:name="_Toc130468187"/>
      <w:bookmarkStart w:id="1595" w:name="_Toc130472988"/>
      <w:bookmarkStart w:id="1596" w:name="_Toc130480998"/>
      <w:bookmarkStart w:id="1597" w:name="_Toc130481071"/>
      <w:bookmarkStart w:id="1598" w:name="_Toc130481144"/>
      <w:bookmarkStart w:id="1599" w:name="_Toc130481217"/>
      <w:bookmarkStart w:id="1600" w:name="_Toc130481290"/>
      <w:bookmarkStart w:id="1601" w:name="_Toc130481363"/>
      <w:bookmarkStart w:id="1602" w:name="_Toc130481430"/>
      <w:bookmarkStart w:id="1603" w:name="_Toc130481503"/>
      <w:bookmarkStart w:id="1604" w:name="_Toc130481710"/>
      <w:bookmarkStart w:id="1605" w:name="_Toc130483002"/>
      <w:bookmarkStart w:id="1606" w:name="_Toc130468188"/>
      <w:bookmarkStart w:id="1607" w:name="_Toc130472989"/>
      <w:bookmarkStart w:id="1608" w:name="_Toc130480999"/>
      <w:bookmarkStart w:id="1609" w:name="_Toc130481072"/>
      <w:bookmarkStart w:id="1610" w:name="_Toc130481145"/>
      <w:bookmarkStart w:id="1611" w:name="_Toc130481218"/>
      <w:bookmarkStart w:id="1612" w:name="_Toc130481291"/>
      <w:bookmarkStart w:id="1613" w:name="_Toc130481364"/>
      <w:bookmarkStart w:id="1614" w:name="_Toc130481431"/>
      <w:bookmarkStart w:id="1615" w:name="_Toc130481504"/>
      <w:bookmarkStart w:id="1616" w:name="_Toc130481711"/>
      <w:bookmarkStart w:id="1617" w:name="_Toc130483003"/>
      <w:bookmarkStart w:id="1618" w:name="_Toc130468189"/>
      <w:bookmarkStart w:id="1619" w:name="_Toc130472990"/>
      <w:bookmarkStart w:id="1620" w:name="_Toc130481000"/>
      <w:bookmarkStart w:id="1621" w:name="_Toc130481073"/>
      <w:bookmarkStart w:id="1622" w:name="_Toc130481146"/>
      <w:bookmarkStart w:id="1623" w:name="_Toc130481219"/>
      <w:bookmarkStart w:id="1624" w:name="_Toc130481292"/>
      <w:bookmarkStart w:id="1625" w:name="_Toc130481365"/>
      <w:bookmarkStart w:id="1626" w:name="_Toc130481432"/>
      <w:bookmarkStart w:id="1627" w:name="_Toc130481505"/>
      <w:bookmarkStart w:id="1628" w:name="_Toc130481712"/>
      <w:bookmarkStart w:id="1629" w:name="_Toc130483004"/>
      <w:bookmarkStart w:id="1630" w:name="_Toc130468190"/>
      <w:bookmarkStart w:id="1631" w:name="_Toc130472991"/>
      <w:bookmarkStart w:id="1632" w:name="_Toc130481001"/>
      <w:bookmarkStart w:id="1633" w:name="_Toc130481074"/>
      <w:bookmarkStart w:id="1634" w:name="_Toc130481147"/>
      <w:bookmarkStart w:id="1635" w:name="_Toc130481220"/>
      <w:bookmarkStart w:id="1636" w:name="_Toc130481293"/>
      <w:bookmarkStart w:id="1637" w:name="_Toc130481366"/>
      <w:bookmarkStart w:id="1638" w:name="_Toc130481433"/>
      <w:bookmarkStart w:id="1639" w:name="_Toc130481506"/>
      <w:bookmarkStart w:id="1640" w:name="_Toc130481713"/>
      <w:bookmarkStart w:id="1641" w:name="_Toc130483005"/>
      <w:bookmarkStart w:id="1642" w:name="_Toc130468191"/>
      <w:bookmarkStart w:id="1643" w:name="_Toc130472992"/>
      <w:bookmarkStart w:id="1644" w:name="_Toc130481002"/>
      <w:bookmarkStart w:id="1645" w:name="_Toc130481075"/>
      <w:bookmarkStart w:id="1646" w:name="_Toc130481148"/>
      <w:bookmarkStart w:id="1647" w:name="_Toc130481221"/>
      <w:bookmarkStart w:id="1648" w:name="_Toc130481294"/>
      <w:bookmarkStart w:id="1649" w:name="_Toc130481367"/>
      <w:bookmarkStart w:id="1650" w:name="_Toc130481434"/>
      <w:bookmarkStart w:id="1651" w:name="_Toc130481507"/>
      <w:bookmarkStart w:id="1652" w:name="_Toc130481714"/>
      <w:bookmarkStart w:id="1653" w:name="_Toc130483006"/>
      <w:bookmarkStart w:id="1654" w:name="_Toc130468192"/>
      <w:bookmarkStart w:id="1655" w:name="_Toc130472993"/>
      <w:bookmarkStart w:id="1656" w:name="_Toc130481003"/>
      <w:bookmarkStart w:id="1657" w:name="_Toc130481076"/>
      <w:bookmarkStart w:id="1658" w:name="_Toc130481149"/>
      <w:bookmarkStart w:id="1659" w:name="_Toc130481222"/>
      <w:bookmarkStart w:id="1660" w:name="_Toc130481295"/>
      <w:bookmarkStart w:id="1661" w:name="_Toc130481368"/>
      <w:bookmarkStart w:id="1662" w:name="_Toc130481435"/>
      <w:bookmarkStart w:id="1663" w:name="_Toc130481508"/>
      <w:bookmarkStart w:id="1664" w:name="_Toc130481715"/>
      <w:bookmarkStart w:id="1665" w:name="_Toc130483007"/>
      <w:bookmarkStart w:id="1666" w:name="_Toc130468193"/>
      <w:bookmarkStart w:id="1667" w:name="_Toc130472994"/>
      <w:bookmarkStart w:id="1668" w:name="_Toc130481004"/>
      <w:bookmarkStart w:id="1669" w:name="_Toc130481077"/>
      <w:bookmarkStart w:id="1670" w:name="_Toc130481150"/>
      <w:bookmarkStart w:id="1671" w:name="_Toc130481223"/>
      <w:bookmarkStart w:id="1672" w:name="_Toc130481296"/>
      <w:bookmarkStart w:id="1673" w:name="_Toc130481369"/>
      <w:bookmarkStart w:id="1674" w:name="_Toc130481436"/>
      <w:bookmarkStart w:id="1675" w:name="_Toc130481509"/>
      <w:bookmarkStart w:id="1676" w:name="_Toc130481716"/>
      <w:bookmarkStart w:id="1677" w:name="_Toc130483008"/>
      <w:bookmarkStart w:id="1678" w:name="_Toc130468194"/>
      <w:bookmarkStart w:id="1679" w:name="_Toc130472995"/>
      <w:bookmarkStart w:id="1680" w:name="_Toc130481005"/>
      <w:bookmarkStart w:id="1681" w:name="_Toc130481078"/>
      <w:bookmarkStart w:id="1682" w:name="_Toc130481151"/>
      <w:bookmarkStart w:id="1683" w:name="_Toc130481224"/>
      <w:bookmarkStart w:id="1684" w:name="_Toc130481297"/>
      <w:bookmarkStart w:id="1685" w:name="_Toc130481370"/>
      <w:bookmarkStart w:id="1686" w:name="_Toc130481437"/>
      <w:bookmarkStart w:id="1687" w:name="_Toc130481510"/>
      <w:bookmarkStart w:id="1688" w:name="_Toc130481717"/>
      <w:bookmarkStart w:id="1689" w:name="_Toc130483009"/>
      <w:bookmarkStart w:id="1690" w:name="_Toc130468195"/>
      <w:bookmarkStart w:id="1691" w:name="_Toc130472996"/>
      <w:bookmarkStart w:id="1692" w:name="_Toc130481006"/>
      <w:bookmarkStart w:id="1693" w:name="_Toc130481079"/>
      <w:bookmarkStart w:id="1694" w:name="_Toc130481152"/>
      <w:bookmarkStart w:id="1695" w:name="_Toc130481225"/>
      <w:bookmarkStart w:id="1696" w:name="_Toc130481298"/>
      <w:bookmarkStart w:id="1697" w:name="_Toc130481371"/>
      <w:bookmarkStart w:id="1698" w:name="_Toc130481438"/>
      <w:bookmarkStart w:id="1699" w:name="_Toc130481511"/>
      <w:bookmarkStart w:id="1700" w:name="_Toc130481718"/>
      <w:bookmarkStart w:id="1701" w:name="_Toc130483010"/>
      <w:bookmarkStart w:id="1702" w:name="_Toc130468196"/>
      <w:bookmarkStart w:id="1703" w:name="_Toc130472997"/>
      <w:bookmarkStart w:id="1704" w:name="_Toc130481007"/>
      <w:bookmarkStart w:id="1705" w:name="_Toc130481080"/>
      <w:bookmarkStart w:id="1706" w:name="_Toc130481153"/>
      <w:bookmarkStart w:id="1707" w:name="_Toc130481226"/>
      <w:bookmarkStart w:id="1708" w:name="_Toc130481299"/>
      <w:bookmarkStart w:id="1709" w:name="_Toc130481372"/>
      <w:bookmarkStart w:id="1710" w:name="_Toc130481439"/>
      <w:bookmarkStart w:id="1711" w:name="_Toc130481512"/>
      <w:bookmarkStart w:id="1712" w:name="_Toc130481719"/>
      <w:bookmarkStart w:id="1713" w:name="_Toc130483011"/>
      <w:bookmarkStart w:id="1714" w:name="_Toc130468197"/>
      <w:bookmarkStart w:id="1715" w:name="_Toc130472998"/>
      <w:bookmarkStart w:id="1716" w:name="_Toc130481008"/>
      <w:bookmarkStart w:id="1717" w:name="_Toc130481081"/>
      <w:bookmarkStart w:id="1718" w:name="_Toc130481154"/>
      <w:bookmarkStart w:id="1719" w:name="_Toc130481227"/>
      <w:bookmarkStart w:id="1720" w:name="_Toc130481300"/>
      <w:bookmarkStart w:id="1721" w:name="_Toc130481373"/>
      <w:bookmarkStart w:id="1722" w:name="_Toc130481440"/>
      <w:bookmarkStart w:id="1723" w:name="_Toc130481513"/>
      <w:bookmarkStart w:id="1724" w:name="_Toc130481720"/>
      <w:bookmarkStart w:id="1725" w:name="_Toc130483012"/>
      <w:bookmarkStart w:id="1726" w:name="_Toc130468198"/>
      <w:bookmarkStart w:id="1727" w:name="_Toc130472999"/>
      <w:bookmarkStart w:id="1728" w:name="_Toc130481009"/>
      <w:bookmarkStart w:id="1729" w:name="_Toc130481082"/>
      <w:bookmarkStart w:id="1730" w:name="_Toc130481155"/>
      <w:bookmarkStart w:id="1731" w:name="_Toc130481228"/>
      <w:bookmarkStart w:id="1732" w:name="_Toc130481301"/>
      <w:bookmarkStart w:id="1733" w:name="_Toc130481374"/>
      <w:bookmarkStart w:id="1734" w:name="_Toc130481441"/>
      <w:bookmarkStart w:id="1735" w:name="_Toc130481514"/>
      <w:bookmarkStart w:id="1736" w:name="_Toc130481721"/>
      <w:bookmarkStart w:id="1737" w:name="_Toc130483013"/>
      <w:bookmarkStart w:id="1738" w:name="_Toc130468199"/>
      <w:bookmarkStart w:id="1739" w:name="_Toc130473000"/>
      <w:bookmarkStart w:id="1740" w:name="_Toc130481010"/>
      <w:bookmarkStart w:id="1741" w:name="_Toc130481083"/>
      <w:bookmarkStart w:id="1742" w:name="_Toc130481156"/>
      <w:bookmarkStart w:id="1743" w:name="_Toc130481229"/>
      <w:bookmarkStart w:id="1744" w:name="_Toc130481302"/>
      <w:bookmarkStart w:id="1745" w:name="_Toc130481375"/>
      <w:bookmarkStart w:id="1746" w:name="_Toc130481442"/>
      <w:bookmarkStart w:id="1747" w:name="_Toc130481515"/>
      <w:bookmarkStart w:id="1748" w:name="_Toc130481722"/>
      <w:bookmarkStart w:id="1749" w:name="_Toc130483014"/>
      <w:bookmarkStart w:id="1750" w:name="_Toc130468200"/>
      <w:bookmarkStart w:id="1751" w:name="_Toc130473001"/>
      <w:bookmarkStart w:id="1752" w:name="_Toc130481011"/>
      <w:bookmarkStart w:id="1753" w:name="_Toc130481084"/>
      <w:bookmarkStart w:id="1754" w:name="_Toc130481157"/>
      <w:bookmarkStart w:id="1755" w:name="_Toc130481230"/>
      <w:bookmarkStart w:id="1756" w:name="_Toc130481303"/>
      <w:bookmarkStart w:id="1757" w:name="_Toc130481376"/>
      <w:bookmarkStart w:id="1758" w:name="_Toc130481443"/>
      <w:bookmarkStart w:id="1759" w:name="_Toc130481516"/>
      <w:bookmarkStart w:id="1760" w:name="_Toc130481723"/>
      <w:bookmarkStart w:id="1761" w:name="_Toc130483015"/>
      <w:bookmarkStart w:id="1762" w:name="_Toc130468201"/>
      <w:bookmarkStart w:id="1763" w:name="_Toc130473002"/>
      <w:bookmarkStart w:id="1764" w:name="_Toc130481012"/>
      <w:bookmarkStart w:id="1765" w:name="_Toc130481085"/>
      <w:bookmarkStart w:id="1766" w:name="_Toc130481158"/>
      <w:bookmarkStart w:id="1767" w:name="_Toc130481231"/>
      <w:bookmarkStart w:id="1768" w:name="_Toc130481304"/>
      <w:bookmarkStart w:id="1769" w:name="_Toc130481377"/>
      <w:bookmarkStart w:id="1770" w:name="_Toc130481444"/>
      <w:bookmarkStart w:id="1771" w:name="_Toc130481517"/>
      <w:bookmarkStart w:id="1772" w:name="_Toc130481724"/>
      <w:bookmarkStart w:id="1773" w:name="_Toc130483016"/>
      <w:bookmarkStart w:id="1774" w:name="_Toc130468202"/>
      <w:bookmarkStart w:id="1775" w:name="_Toc130473003"/>
      <w:bookmarkStart w:id="1776" w:name="_Toc130481013"/>
      <w:bookmarkStart w:id="1777" w:name="_Toc130481086"/>
      <w:bookmarkStart w:id="1778" w:name="_Toc130481159"/>
      <w:bookmarkStart w:id="1779" w:name="_Toc130481232"/>
      <w:bookmarkStart w:id="1780" w:name="_Toc130481305"/>
      <w:bookmarkStart w:id="1781" w:name="_Toc130481378"/>
      <w:bookmarkStart w:id="1782" w:name="_Toc130481445"/>
      <w:bookmarkStart w:id="1783" w:name="_Toc130481518"/>
      <w:bookmarkStart w:id="1784" w:name="_Toc130481725"/>
      <w:bookmarkStart w:id="1785" w:name="_Toc130483017"/>
      <w:bookmarkStart w:id="1786" w:name="_Toc130468203"/>
      <w:bookmarkStart w:id="1787" w:name="_Toc130473004"/>
      <w:bookmarkStart w:id="1788" w:name="_Toc130481014"/>
      <w:bookmarkStart w:id="1789" w:name="_Toc130481087"/>
      <w:bookmarkStart w:id="1790" w:name="_Toc130481160"/>
      <w:bookmarkStart w:id="1791" w:name="_Toc130481233"/>
      <w:bookmarkStart w:id="1792" w:name="_Toc130481306"/>
      <w:bookmarkStart w:id="1793" w:name="_Toc130481379"/>
      <w:bookmarkStart w:id="1794" w:name="_Toc130481446"/>
      <w:bookmarkStart w:id="1795" w:name="_Toc130481519"/>
      <w:bookmarkStart w:id="1796" w:name="_Toc130481726"/>
      <w:bookmarkStart w:id="1797" w:name="_Toc130483018"/>
      <w:bookmarkStart w:id="1798" w:name="_Toc130468204"/>
      <w:bookmarkStart w:id="1799" w:name="_Toc130473005"/>
      <w:bookmarkStart w:id="1800" w:name="_Toc130481015"/>
      <w:bookmarkStart w:id="1801" w:name="_Toc130481088"/>
      <w:bookmarkStart w:id="1802" w:name="_Toc130481161"/>
      <w:bookmarkStart w:id="1803" w:name="_Toc130481234"/>
      <w:bookmarkStart w:id="1804" w:name="_Toc130481307"/>
      <w:bookmarkStart w:id="1805" w:name="_Toc130481380"/>
      <w:bookmarkStart w:id="1806" w:name="_Toc130481447"/>
      <w:bookmarkStart w:id="1807" w:name="_Toc130481520"/>
      <w:bookmarkStart w:id="1808" w:name="_Toc130481727"/>
      <w:bookmarkStart w:id="1809" w:name="_Toc130483019"/>
      <w:bookmarkStart w:id="1810" w:name="_Toc130468205"/>
      <w:bookmarkStart w:id="1811" w:name="_Toc130473006"/>
      <w:bookmarkStart w:id="1812" w:name="_Toc130481016"/>
      <w:bookmarkStart w:id="1813" w:name="_Toc130481089"/>
      <w:bookmarkStart w:id="1814" w:name="_Toc130481162"/>
      <w:bookmarkStart w:id="1815" w:name="_Toc130481235"/>
      <w:bookmarkStart w:id="1816" w:name="_Toc130481308"/>
      <w:bookmarkStart w:id="1817" w:name="_Toc130481381"/>
      <w:bookmarkStart w:id="1818" w:name="_Toc130481448"/>
      <w:bookmarkStart w:id="1819" w:name="_Toc130481521"/>
      <w:bookmarkStart w:id="1820" w:name="_Toc130481728"/>
      <w:bookmarkStart w:id="1821" w:name="_Toc130483020"/>
      <w:bookmarkStart w:id="1822" w:name="_Toc130468206"/>
      <w:bookmarkStart w:id="1823" w:name="_Toc130473007"/>
      <w:bookmarkStart w:id="1824" w:name="_Toc130481017"/>
      <w:bookmarkStart w:id="1825" w:name="_Toc130481090"/>
      <w:bookmarkStart w:id="1826" w:name="_Toc130481163"/>
      <w:bookmarkStart w:id="1827" w:name="_Toc130481236"/>
      <w:bookmarkStart w:id="1828" w:name="_Toc130481309"/>
      <w:bookmarkStart w:id="1829" w:name="_Toc130481382"/>
      <w:bookmarkStart w:id="1830" w:name="_Toc130481449"/>
      <w:bookmarkStart w:id="1831" w:name="_Toc130481522"/>
      <w:bookmarkStart w:id="1832" w:name="_Toc130481729"/>
      <w:bookmarkStart w:id="1833" w:name="_Toc130483021"/>
      <w:bookmarkStart w:id="1834" w:name="_Toc130468207"/>
      <w:bookmarkStart w:id="1835" w:name="_Toc130473008"/>
      <w:bookmarkStart w:id="1836" w:name="_Toc130481018"/>
      <w:bookmarkStart w:id="1837" w:name="_Toc130481091"/>
      <w:bookmarkStart w:id="1838" w:name="_Toc130481164"/>
      <w:bookmarkStart w:id="1839" w:name="_Toc130481237"/>
      <w:bookmarkStart w:id="1840" w:name="_Toc130481310"/>
      <w:bookmarkStart w:id="1841" w:name="_Toc130481383"/>
      <w:bookmarkStart w:id="1842" w:name="_Toc130481450"/>
      <w:bookmarkStart w:id="1843" w:name="_Toc130481523"/>
      <w:bookmarkStart w:id="1844" w:name="_Toc130481730"/>
      <w:bookmarkStart w:id="1845" w:name="_Toc130483022"/>
      <w:bookmarkStart w:id="1846" w:name="_Toc130468208"/>
      <w:bookmarkStart w:id="1847" w:name="_Toc130473009"/>
      <w:bookmarkStart w:id="1848" w:name="_Toc130481019"/>
      <w:bookmarkStart w:id="1849" w:name="_Toc130481092"/>
      <w:bookmarkStart w:id="1850" w:name="_Toc130481165"/>
      <w:bookmarkStart w:id="1851" w:name="_Toc130481238"/>
      <w:bookmarkStart w:id="1852" w:name="_Toc130481311"/>
      <w:bookmarkStart w:id="1853" w:name="_Toc130481384"/>
      <w:bookmarkStart w:id="1854" w:name="_Toc130481451"/>
      <w:bookmarkStart w:id="1855" w:name="_Toc130481524"/>
      <w:bookmarkStart w:id="1856" w:name="_Toc130481731"/>
      <w:bookmarkStart w:id="1857" w:name="_Toc130483023"/>
      <w:bookmarkStart w:id="1858" w:name="_Toc130468209"/>
      <w:bookmarkStart w:id="1859" w:name="_Toc130473010"/>
      <w:bookmarkStart w:id="1860" w:name="_Toc130481020"/>
      <w:bookmarkStart w:id="1861" w:name="_Toc130481093"/>
      <w:bookmarkStart w:id="1862" w:name="_Toc130481166"/>
      <w:bookmarkStart w:id="1863" w:name="_Toc130481239"/>
      <w:bookmarkStart w:id="1864" w:name="_Toc130481312"/>
      <w:bookmarkStart w:id="1865" w:name="_Toc130481385"/>
      <w:bookmarkStart w:id="1866" w:name="_Toc130481452"/>
      <w:bookmarkStart w:id="1867" w:name="_Toc130481525"/>
      <w:bookmarkStart w:id="1868" w:name="_Toc130481732"/>
      <w:bookmarkStart w:id="1869" w:name="_Toc130483024"/>
      <w:bookmarkStart w:id="1870" w:name="_Toc130468210"/>
      <w:bookmarkStart w:id="1871" w:name="_Toc130473011"/>
      <w:bookmarkStart w:id="1872" w:name="_Toc130481021"/>
      <w:bookmarkStart w:id="1873" w:name="_Toc130481094"/>
      <w:bookmarkStart w:id="1874" w:name="_Toc130481167"/>
      <w:bookmarkStart w:id="1875" w:name="_Toc130481240"/>
      <w:bookmarkStart w:id="1876" w:name="_Toc130481313"/>
      <w:bookmarkStart w:id="1877" w:name="_Toc130481386"/>
      <w:bookmarkStart w:id="1878" w:name="_Toc130481453"/>
      <w:bookmarkStart w:id="1879" w:name="_Toc130481526"/>
      <w:bookmarkStart w:id="1880" w:name="_Toc130481733"/>
      <w:bookmarkStart w:id="1881" w:name="_Toc130483025"/>
      <w:bookmarkStart w:id="1882" w:name="_Toc130468211"/>
      <w:bookmarkStart w:id="1883" w:name="_Toc130473012"/>
      <w:bookmarkStart w:id="1884" w:name="_Toc130481022"/>
      <w:bookmarkStart w:id="1885" w:name="_Toc130481095"/>
      <w:bookmarkStart w:id="1886" w:name="_Toc130481168"/>
      <w:bookmarkStart w:id="1887" w:name="_Toc130481241"/>
      <w:bookmarkStart w:id="1888" w:name="_Toc130481314"/>
      <w:bookmarkStart w:id="1889" w:name="_Toc130481387"/>
      <w:bookmarkStart w:id="1890" w:name="_Toc130481454"/>
      <w:bookmarkStart w:id="1891" w:name="_Toc130481527"/>
      <w:bookmarkStart w:id="1892" w:name="_Toc130481734"/>
      <w:bookmarkStart w:id="1893" w:name="_Toc130483026"/>
      <w:bookmarkStart w:id="1894" w:name="_Toc130468212"/>
      <w:bookmarkStart w:id="1895" w:name="_Toc130473013"/>
      <w:bookmarkStart w:id="1896" w:name="_Toc130481023"/>
      <w:bookmarkStart w:id="1897" w:name="_Toc130481096"/>
      <w:bookmarkStart w:id="1898" w:name="_Toc130481169"/>
      <w:bookmarkStart w:id="1899" w:name="_Toc130481242"/>
      <w:bookmarkStart w:id="1900" w:name="_Toc130481315"/>
      <w:bookmarkStart w:id="1901" w:name="_Toc130481388"/>
      <w:bookmarkStart w:id="1902" w:name="_Toc130481455"/>
      <w:bookmarkStart w:id="1903" w:name="_Toc130481528"/>
      <w:bookmarkStart w:id="1904" w:name="_Toc130481735"/>
      <w:bookmarkStart w:id="1905" w:name="_Toc130483027"/>
      <w:bookmarkStart w:id="1906" w:name="_Toc130468213"/>
      <w:bookmarkStart w:id="1907" w:name="_Toc130473014"/>
      <w:bookmarkStart w:id="1908" w:name="_Toc130481024"/>
      <w:bookmarkStart w:id="1909" w:name="_Toc130481097"/>
      <w:bookmarkStart w:id="1910" w:name="_Toc130481170"/>
      <w:bookmarkStart w:id="1911" w:name="_Toc130481243"/>
      <w:bookmarkStart w:id="1912" w:name="_Toc130481316"/>
      <w:bookmarkStart w:id="1913" w:name="_Toc130481389"/>
      <w:bookmarkStart w:id="1914" w:name="_Toc130481456"/>
      <w:bookmarkStart w:id="1915" w:name="_Toc130481529"/>
      <w:bookmarkStart w:id="1916" w:name="_Toc130481736"/>
      <w:bookmarkStart w:id="1917" w:name="_Toc130483028"/>
      <w:bookmarkStart w:id="1918" w:name="_Toc130468214"/>
      <w:bookmarkStart w:id="1919" w:name="_Toc130473015"/>
      <w:bookmarkStart w:id="1920" w:name="_Toc130481025"/>
      <w:bookmarkStart w:id="1921" w:name="_Toc130481098"/>
      <w:bookmarkStart w:id="1922" w:name="_Toc130481171"/>
      <w:bookmarkStart w:id="1923" w:name="_Toc130481244"/>
      <w:bookmarkStart w:id="1924" w:name="_Toc130481317"/>
      <w:bookmarkStart w:id="1925" w:name="_Toc130481390"/>
      <w:bookmarkStart w:id="1926" w:name="_Toc130481457"/>
      <w:bookmarkStart w:id="1927" w:name="_Toc130481530"/>
      <w:bookmarkStart w:id="1928" w:name="_Toc130481737"/>
      <w:bookmarkStart w:id="1929" w:name="_Toc130483029"/>
      <w:bookmarkStart w:id="1930" w:name="_Toc130468215"/>
      <w:bookmarkStart w:id="1931" w:name="_Toc130473016"/>
      <w:bookmarkStart w:id="1932" w:name="_Toc130481026"/>
      <w:bookmarkStart w:id="1933" w:name="_Toc130481099"/>
      <w:bookmarkStart w:id="1934" w:name="_Toc130481172"/>
      <w:bookmarkStart w:id="1935" w:name="_Toc130481245"/>
      <w:bookmarkStart w:id="1936" w:name="_Toc130481318"/>
      <w:bookmarkStart w:id="1937" w:name="_Toc130481391"/>
      <w:bookmarkStart w:id="1938" w:name="_Toc130481458"/>
      <w:bookmarkStart w:id="1939" w:name="_Toc130481531"/>
      <w:bookmarkStart w:id="1940" w:name="_Toc130481738"/>
      <w:bookmarkStart w:id="1941" w:name="_Toc130483030"/>
      <w:bookmarkStart w:id="1942" w:name="_Toc130468216"/>
      <w:bookmarkStart w:id="1943" w:name="_Toc130473017"/>
      <w:bookmarkStart w:id="1944" w:name="_Toc130481027"/>
      <w:bookmarkStart w:id="1945" w:name="_Toc130481100"/>
      <w:bookmarkStart w:id="1946" w:name="_Toc130481173"/>
      <w:bookmarkStart w:id="1947" w:name="_Toc130481246"/>
      <w:bookmarkStart w:id="1948" w:name="_Toc130481319"/>
      <w:bookmarkStart w:id="1949" w:name="_Toc130481392"/>
      <w:bookmarkStart w:id="1950" w:name="_Toc130481459"/>
      <w:bookmarkStart w:id="1951" w:name="_Toc130481532"/>
      <w:bookmarkStart w:id="1952" w:name="_Toc130481739"/>
      <w:bookmarkStart w:id="1953" w:name="_Toc130483031"/>
      <w:bookmarkStart w:id="1954" w:name="_Toc130468217"/>
      <w:bookmarkStart w:id="1955" w:name="_Toc130473018"/>
      <w:bookmarkStart w:id="1956" w:name="_Toc130481028"/>
      <w:bookmarkStart w:id="1957" w:name="_Toc130481101"/>
      <w:bookmarkStart w:id="1958" w:name="_Toc130481174"/>
      <w:bookmarkStart w:id="1959" w:name="_Toc130481247"/>
      <w:bookmarkStart w:id="1960" w:name="_Toc130481320"/>
      <w:bookmarkStart w:id="1961" w:name="_Toc130481393"/>
      <w:bookmarkStart w:id="1962" w:name="_Toc130481460"/>
      <w:bookmarkStart w:id="1963" w:name="_Toc130481533"/>
      <w:bookmarkStart w:id="1964" w:name="_Toc130481740"/>
      <w:bookmarkStart w:id="1965" w:name="_Toc130483032"/>
      <w:bookmarkStart w:id="1966" w:name="_Toc130468218"/>
      <w:bookmarkStart w:id="1967" w:name="_Toc130473019"/>
      <w:bookmarkStart w:id="1968" w:name="_Toc130481029"/>
      <w:bookmarkStart w:id="1969" w:name="_Toc130481102"/>
      <w:bookmarkStart w:id="1970" w:name="_Toc130481175"/>
      <w:bookmarkStart w:id="1971" w:name="_Toc130481248"/>
      <w:bookmarkStart w:id="1972" w:name="_Toc130481321"/>
      <w:bookmarkStart w:id="1973" w:name="_Toc130481394"/>
      <w:bookmarkStart w:id="1974" w:name="_Toc130481461"/>
      <w:bookmarkStart w:id="1975" w:name="_Toc130481534"/>
      <w:bookmarkStart w:id="1976" w:name="_Toc130481741"/>
      <w:bookmarkStart w:id="1977" w:name="_Toc130483033"/>
      <w:bookmarkStart w:id="1978" w:name="_Toc130468219"/>
      <w:bookmarkStart w:id="1979" w:name="_Toc130473020"/>
      <w:bookmarkStart w:id="1980" w:name="_Toc130481030"/>
      <w:bookmarkStart w:id="1981" w:name="_Toc130481103"/>
      <w:bookmarkStart w:id="1982" w:name="_Toc130481176"/>
      <w:bookmarkStart w:id="1983" w:name="_Toc130481249"/>
      <w:bookmarkStart w:id="1984" w:name="_Toc130481322"/>
      <w:bookmarkStart w:id="1985" w:name="_Toc130481395"/>
      <w:bookmarkStart w:id="1986" w:name="_Toc130481462"/>
      <w:bookmarkStart w:id="1987" w:name="_Toc130481535"/>
      <w:bookmarkStart w:id="1988" w:name="_Toc130481742"/>
      <w:bookmarkStart w:id="1989" w:name="_Toc130483034"/>
      <w:bookmarkStart w:id="1990" w:name="_Toc130468220"/>
      <w:bookmarkStart w:id="1991" w:name="_Toc130473021"/>
      <w:bookmarkStart w:id="1992" w:name="_Toc130481031"/>
      <w:bookmarkStart w:id="1993" w:name="_Toc130481104"/>
      <w:bookmarkStart w:id="1994" w:name="_Toc130481177"/>
      <w:bookmarkStart w:id="1995" w:name="_Toc130481250"/>
      <w:bookmarkStart w:id="1996" w:name="_Toc130481323"/>
      <w:bookmarkStart w:id="1997" w:name="_Toc130481396"/>
      <w:bookmarkStart w:id="1998" w:name="_Toc130481463"/>
      <w:bookmarkStart w:id="1999" w:name="_Toc130481536"/>
      <w:bookmarkStart w:id="2000" w:name="_Toc130481743"/>
      <w:bookmarkStart w:id="2001" w:name="_Toc130483035"/>
      <w:bookmarkStart w:id="2002" w:name="_Toc130468221"/>
      <w:bookmarkStart w:id="2003" w:name="_Toc130473022"/>
      <w:bookmarkStart w:id="2004" w:name="_Toc130481032"/>
      <w:bookmarkStart w:id="2005" w:name="_Toc130481105"/>
      <w:bookmarkStart w:id="2006" w:name="_Toc130481178"/>
      <w:bookmarkStart w:id="2007" w:name="_Toc130481251"/>
      <w:bookmarkStart w:id="2008" w:name="_Toc130481324"/>
      <w:bookmarkStart w:id="2009" w:name="_Toc130481397"/>
      <w:bookmarkStart w:id="2010" w:name="_Toc130481464"/>
      <w:bookmarkStart w:id="2011" w:name="_Toc130481537"/>
      <w:bookmarkStart w:id="2012" w:name="_Toc130481744"/>
      <w:bookmarkStart w:id="2013" w:name="_Toc130483036"/>
      <w:bookmarkStart w:id="2014" w:name="_Toc130468222"/>
      <w:bookmarkStart w:id="2015" w:name="_Toc130473023"/>
      <w:bookmarkStart w:id="2016" w:name="_Toc130481033"/>
      <w:bookmarkStart w:id="2017" w:name="_Toc130481106"/>
      <w:bookmarkStart w:id="2018" w:name="_Toc130481179"/>
      <w:bookmarkStart w:id="2019" w:name="_Toc130481252"/>
      <w:bookmarkStart w:id="2020" w:name="_Toc130481325"/>
      <w:bookmarkStart w:id="2021" w:name="_Toc130481398"/>
      <w:bookmarkStart w:id="2022" w:name="_Toc130481465"/>
      <w:bookmarkStart w:id="2023" w:name="_Toc130481538"/>
      <w:bookmarkStart w:id="2024" w:name="_Toc130481745"/>
      <w:bookmarkStart w:id="2025" w:name="_Toc130483037"/>
      <w:bookmarkStart w:id="2026" w:name="_Toc130468223"/>
      <w:bookmarkStart w:id="2027" w:name="_Toc130473024"/>
      <w:bookmarkStart w:id="2028" w:name="_Toc130481034"/>
      <w:bookmarkStart w:id="2029" w:name="_Toc130481107"/>
      <w:bookmarkStart w:id="2030" w:name="_Toc130481180"/>
      <w:bookmarkStart w:id="2031" w:name="_Toc130481253"/>
      <w:bookmarkStart w:id="2032" w:name="_Toc130481326"/>
      <w:bookmarkStart w:id="2033" w:name="_Toc130481399"/>
      <w:bookmarkStart w:id="2034" w:name="_Toc130481466"/>
      <w:bookmarkStart w:id="2035" w:name="_Toc130481539"/>
      <w:bookmarkStart w:id="2036" w:name="_Toc130481746"/>
      <w:bookmarkStart w:id="2037" w:name="_Toc130483038"/>
      <w:bookmarkStart w:id="2038" w:name="_Toc130468224"/>
      <w:bookmarkStart w:id="2039" w:name="_Toc130473025"/>
      <w:bookmarkStart w:id="2040" w:name="_Toc130481035"/>
      <w:bookmarkStart w:id="2041" w:name="_Toc130481108"/>
      <w:bookmarkStart w:id="2042" w:name="_Toc130481181"/>
      <w:bookmarkStart w:id="2043" w:name="_Toc130481254"/>
      <w:bookmarkStart w:id="2044" w:name="_Toc130481327"/>
      <w:bookmarkStart w:id="2045" w:name="_Toc130481400"/>
      <w:bookmarkStart w:id="2046" w:name="_Toc130481467"/>
      <w:bookmarkStart w:id="2047" w:name="_Toc130481540"/>
      <w:bookmarkStart w:id="2048" w:name="_Toc130481747"/>
      <w:bookmarkStart w:id="2049" w:name="_Toc130483039"/>
      <w:bookmarkStart w:id="2050" w:name="_Toc130468225"/>
      <w:bookmarkStart w:id="2051" w:name="_Toc130473026"/>
      <w:bookmarkStart w:id="2052" w:name="_Toc130481036"/>
      <w:bookmarkStart w:id="2053" w:name="_Toc130481109"/>
      <w:bookmarkStart w:id="2054" w:name="_Toc130481182"/>
      <w:bookmarkStart w:id="2055" w:name="_Toc130481255"/>
      <w:bookmarkStart w:id="2056" w:name="_Toc130481328"/>
      <w:bookmarkStart w:id="2057" w:name="_Toc130481401"/>
      <w:bookmarkStart w:id="2058" w:name="_Toc130481468"/>
      <w:bookmarkStart w:id="2059" w:name="_Toc130481541"/>
      <w:bookmarkStart w:id="2060" w:name="_Toc130481748"/>
      <w:bookmarkStart w:id="2061" w:name="_Toc130483040"/>
      <w:bookmarkStart w:id="2062" w:name="_Toc130468226"/>
      <w:bookmarkStart w:id="2063" w:name="_Toc130473027"/>
      <w:bookmarkStart w:id="2064" w:name="_Toc130481037"/>
      <w:bookmarkStart w:id="2065" w:name="_Toc130481110"/>
      <w:bookmarkStart w:id="2066" w:name="_Toc130481183"/>
      <w:bookmarkStart w:id="2067" w:name="_Toc130481256"/>
      <w:bookmarkStart w:id="2068" w:name="_Toc130481329"/>
      <w:bookmarkStart w:id="2069" w:name="_Toc130481402"/>
      <w:bookmarkStart w:id="2070" w:name="_Toc130481469"/>
      <w:bookmarkStart w:id="2071" w:name="_Toc130481542"/>
      <w:bookmarkStart w:id="2072" w:name="_Toc130481749"/>
      <w:bookmarkStart w:id="2073" w:name="_Toc130483041"/>
      <w:bookmarkStart w:id="2074" w:name="_Toc130468227"/>
      <w:bookmarkStart w:id="2075" w:name="_Toc130473028"/>
      <w:bookmarkStart w:id="2076" w:name="_Toc130481038"/>
      <w:bookmarkStart w:id="2077" w:name="_Toc130481111"/>
      <w:bookmarkStart w:id="2078" w:name="_Toc130481184"/>
      <w:bookmarkStart w:id="2079" w:name="_Toc130481257"/>
      <w:bookmarkStart w:id="2080" w:name="_Toc130481330"/>
      <w:bookmarkStart w:id="2081" w:name="_Toc130481403"/>
      <w:bookmarkStart w:id="2082" w:name="_Toc130481470"/>
      <w:bookmarkStart w:id="2083" w:name="_Toc130481543"/>
      <w:bookmarkStart w:id="2084" w:name="_Toc130481750"/>
      <w:bookmarkStart w:id="2085" w:name="_Toc130483042"/>
      <w:bookmarkStart w:id="2086" w:name="_Toc130468228"/>
      <w:bookmarkStart w:id="2087" w:name="_Toc130473029"/>
      <w:bookmarkStart w:id="2088" w:name="_Toc130481039"/>
      <w:bookmarkStart w:id="2089" w:name="_Toc130481112"/>
      <w:bookmarkStart w:id="2090" w:name="_Toc130481185"/>
      <w:bookmarkStart w:id="2091" w:name="_Toc130481258"/>
      <w:bookmarkStart w:id="2092" w:name="_Toc130481331"/>
      <w:bookmarkStart w:id="2093" w:name="_Toc130481404"/>
      <w:bookmarkStart w:id="2094" w:name="_Toc130481471"/>
      <w:bookmarkStart w:id="2095" w:name="_Toc130481544"/>
      <w:bookmarkStart w:id="2096" w:name="_Toc130481751"/>
      <w:bookmarkStart w:id="2097" w:name="_Toc130483043"/>
      <w:bookmarkStart w:id="2098" w:name="_Toc130468229"/>
      <w:bookmarkStart w:id="2099" w:name="_Toc130473030"/>
      <w:bookmarkStart w:id="2100" w:name="_Toc130481040"/>
      <w:bookmarkStart w:id="2101" w:name="_Toc130481113"/>
      <w:bookmarkStart w:id="2102" w:name="_Toc130481186"/>
      <w:bookmarkStart w:id="2103" w:name="_Toc130481259"/>
      <w:bookmarkStart w:id="2104" w:name="_Toc130481332"/>
      <w:bookmarkStart w:id="2105" w:name="_Toc130481405"/>
      <w:bookmarkStart w:id="2106" w:name="_Toc130481472"/>
      <w:bookmarkStart w:id="2107" w:name="_Toc130481545"/>
      <w:bookmarkStart w:id="2108" w:name="_Toc130481752"/>
      <w:bookmarkStart w:id="2109" w:name="_Toc130483044"/>
      <w:bookmarkStart w:id="2110" w:name="_Toc130468230"/>
      <w:bookmarkStart w:id="2111" w:name="_Toc130473031"/>
      <w:bookmarkStart w:id="2112" w:name="_Toc130481041"/>
      <w:bookmarkStart w:id="2113" w:name="_Toc130481114"/>
      <w:bookmarkStart w:id="2114" w:name="_Toc130481187"/>
      <w:bookmarkStart w:id="2115" w:name="_Toc130481260"/>
      <w:bookmarkStart w:id="2116" w:name="_Toc130481333"/>
      <w:bookmarkStart w:id="2117" w:name="_Toc130481406"/>
      <w:bookmarkStart w:id="2118" w:name="_Toc130481473"/>
      <w:bookmarkStart w:id="2119" w:name="_Toc130481546"/>
      <w:bookmarkStart w:id="2120" w:name="_Toc130481753"/>
      <w:bookmarkStart w:id="2121" w:name="_Toc130483045"/>
      <w:bookmarkStart w:id="2122" w:name="_Toc130468231"/>
      <w:bookmarkStart w:id="2123" w:name="_Toc130473032"/>
      <w:bookmarkStart w:id="2124" w:name="_Toc130481042"/>
      <w:bookmarkStart w:id="2125" w:name="_Toc130481115"/>
      <w:bookmarkStart w:id="2126" w:name="_Toc130481188"/>
      <w:bookmarkStart w:id="2127" w:name="_Toc130481261"/>
      <w:bookmarkStart w:id="2128" w:name="_Toc130481334"/>
      <w:bookmarkStart w:id="2129" w:name="_Toc130481407"/>
      <w:bookmarkStart w:id="2130" w:name="_Toc130481474"/>
      <w:bookmarkStart w:id="2131" w:name="_Toc130481547"/>
      <w:bookmarkStart w:id="2132" w:name="_Toc130481754"/>
      <w:bookmarkStart w:id="2133" w:name="_Toc130483046"/>
      <w:bookmarkStart w:id="2134" w:name="_Toc130468232"/>
      <w:bookmarkStart w:id="2135" w:name="_Toc130473033"/>
      <w:bookmarkStart w:id="2136" w:name="_Toc130481043"/>
      <w:bookmarkStart w:id="2137" w:name="_Toc130481116"/>
      <w:bookmarkStart w:id="2138" w:name="_Toc130481189"/>
      <w:bookmarkStart w:id="2139" w:name="_Toc130481262"/>
      <w:bookmarkStart w:id="2140" w:name="_Toc130481335"/>
      <w:bookmarkStart w:id="2141" w:name="_Toc130481408"/>
      <w:bookmarkStart w:id="2142" w:name="_Toc130481475"/>
      <w:bookmarkStart w:id="2143" w:name="_Toc130481548"/>
      <w:bookmarkStart w:id="2144" w:name="_Toc130481755"/>
      <w:bookmarkStart w:id="2145" w:name="_Toc130483047"/>
      <w:bookmarkStart w:id="2146" w:name="_Toc130468233"/>
      <w:bookmarkStart w:id="2147" w:name="_Toc130473034"/>
      <w:bookmarkStart w:id="2148" w:name="_Toc130481044"/>
      <w:bookmarkStart w:id="2149" w:name="_Toc130481117"/>
      <w:bookmarkStart w:id="2150" w:name="_Toc130481190"/>
      <w:bookmarkStart w:id="2151" w:name="_Toc130481263"/>
      <w:bookmarkStart w:id="2152" w:name="_Toc130481336"/>
      <w:bookmarkStart w:id="2153" w:name="_Toc130481409"/>
      <w:bookmarkStart w:id="2154" w:name="_Toc130481476"/>
      <w:bookmarkStart w:id="2155" w:name="_Toc130481549"/>
      <w:bookmarkStart w:id="2156" w:name="_Toc130481756"/>
      <w:bookmarkStart w:id="2157" w:name="_Toc130483048"/>
      <w:bookmarkStart w:id="2158" w:name="_Toc130468234"/>
      <w:bookmarkStart w:id="2159" w:name="_Toc130473035"/>
      <w:bookmarkStart w:id="2160" w:name="_Toc130481045"/>
      <w:bookmarkStart w:id="2161" w:name="_Toc130481118"/>
      <w:bookmarkStart w:id="2162" w:name="_Toc130481191"/>
      <w:bookmarkStart w:id="2163" w:name="_Toc130481264"/>
      <w:bookmarkStart w:id="2164" w:name="_Toc130481337"/>
      <w:bookmarkStart w:id="2165" w:name="_Toc130481410"/>
      <w:bookmarkStart w:id="2166" w:name="_Toc130481477"/>
      <w:bookmarkStart w:id="2167" w:name="_Toc130481550"/>
      <w:bookmarkStart w:id="2168" w:name="_Toc130481757"/>
      <w:bookmarkStart w:id="2169" w:name="_Toc130483049"/>
      <w:bookmarkStart w:id="2170" w:name="_Toc130468235"/>
      <w:bookmarkStart w:id="2171" w:name="_Toc130473036"/>
      <w:bookmarkStart w:id="2172" w:name="_Toc130481046"/>
      <w:bookmarkStart w:id="2173" w:name="_Toc130481119"/>
      <w:bookmarkStart w:id="2174" w:name="_Toc130481192"/>
      <w:bookmarkStart w:id="2175" w:name="_Toc130481265"/>
      <w:bookmarkStart w:id="2176" w:name="_Toc130481338"/>
      <w:bookmarkStart w:id="2177" w:name="_Toc130481411"/>
      <w:bookmarkStart w:id="2178" w:name="_Toc130481478"/>
      <w:bookmarkStart w:id="2179" w:name="_Toc130481551"/>
      <w:bookmarkStart w:id="2180" w:name="_Toc130481758"/>
      <w:bookmarkStart w:id="2181" w:name="_Toc130483050"/>
      <w:bookmarkStart w:id="2182" w:name="_Toc130468236"/>
      <w:bookmarkStart w:id="2183" w:name="_Toc130473037"/>
      <w:bookmarkStart w:id="2184" w:name="_Toc130481047"/>
      <w:bookmarkStart w:id="2185" w:name="_Toc130481120"/>
      <w:bookmarkStart w:id="2186" w:name="_Toc130481193"/>
      <w:bookmarkStart w:id="2187" w:name="_Toc130481266"/>
      <w:bookmarkStart w:id="2188" w:name="_Toc130481339"/>
      <w:bookmarkStart w:id="2189" w:name="_Toc130481412"/>
      <w:bookmarkStart w:id="2190" w:name="_Toc130481479"/>
      <w:bookmarkStart w:id="2191" w:name="_Toc130481552"/>
      <w:bookmarkStart w:id="2192" w:name="_Toc130481759"/>
      <w:bookmarkStart w:id="2193" w:name="_Toc130483051"/>
      <w:bookmarkStart w:id="2194" w:name="_Toc130468237"/>
      <w:bookmarkStart w:id="2195" w:name="_Toc130473038"/>
      <w:bookmarkStart w:id="2196" w:name="_Toc130481048"/>
      <w:bookmarkStart w:id="2197" w:name="_Toc130481121"/>
      <w:bookmarkStart w:id="2198" w:name="_Toc130481194"/>
      <w:bookmarkStart w:id="2199" w:name="_Toc130481267"/>
      <w:bookmarkStart w:id="2200" w:name="_Toc130481340"/>
      <w:bookmarkStart w:id="2201" w:name="_Toc130481413"/>
      <w:bookmarkStart w:id="2202" w:name="_Toc130481480"/>
      <w:bookmarkStart w:id="2203" w:name="_Toc130481553"/>
      <w:bookmarkStart w:id="2204" w:name="_Toc130481760"/>
      <w:bookmarkStart w:id="2205" w:name="_Toc130483052"/>
      <w:bookmarkStart w:id="2206" w:name="_Toc130468238"/>
      <w:bookmarkStart w:id="2207" w:name="_Toc130473039"/>
      <w:bookmarkStart w:id="2208" w:name="_Toc130481049"/>
      <w:bookmarkStart w:id="2209" w:name="_Toc130481122"/>
      <w:bookmarkStart w:id="2210" w:name="_Toc130481195"/>
      <w:bookmarkStart w:id="2211" w:name="_Toc130481268"/>
      <w:bookmarkStart w:id="2212" w:name="_Toc130481341"/>
      <w:bookmarkStart w:id="2213" w:name="_Toc130481414"/>
      <w:bookmarkStart w:id="2214" w:name="_Toc130481481"/>
      <w:bookmarkStart w:id="2215" w:name="_Toc130481554"/>
      <w:bookmarkStart w:id="2216" w:name="_Toc130481761"/>
      <w:bookmarkStart w:id="2217" w:name="_Toc130483053"/>
      <w:bookmarkStart w:id="2218" w:name="_Toc130468239"/>
      <w:bookmarkStart w:id="2219" w:name="_Toc130473040"/>
      <w:bookmarkStart w:id="2220" w:name="_Toc130481050"/>
      <w:bookmarkStart w:id="2221" w:name="_Toc130481123"/>
      <w:bookmarkStart w:id="2222" w:name="_Toc130481196"/>
      <w:bookmarkStart w:id="2223" w:name="_Toc130481269"/>
      <w:bookmarkStart w:id="2224" w:name="_Toc130481342"/>
      <w:bookmarkStart w:id="2225" w:name="_Toc130481415"/>
      <w:bookmarkStart w:id="2226" w:name="_Toc130481482"/>
      <w:bookmarkStart w:id="2227" w:name="_Toc130481555"/>
      <w:bookmarkStart w:id="2228" w:name="_Toc130481762"/>
      <w:bookmarkStart w:id="2229" w:name="_Toc130483054"/>
      <w:bookmarkStart w:id="2230" w:name="_Toc130468240"/>
      <w:bookmarkStart w:id="2231" w:name="_Toc130473041"/>
      <w:bookmarkStart w:id="2232" w:name="_Toc130481051"/>
      <w:bookmarkStart w:id="2233" w:name="_Toc130481124"/>
      <w:bookmarkStart w:id="2234" w:name="_Toc130481197"/>
      <w:bookmarkStart w:id="2235" w:name="_Toc130481270"/>
      <w:bookmarkStart w:id="2236" w:name="_Toc130481343"/>
      <w:bookmarkStart w:id="2237" w:name="_Toc130481416"/>
      <w:bookmarkStart w:id="2238" w:name="_Toc130481483"/>
      <w:bookmarkStart w:id="2239" w:name="_Toc130481556"/>
      <w:bookmarkStart w:id="2240" w:name="_Toc130481763"/>
      <w:bookmarkStart w:id="2241" w:name="_Toc130483055"/>
      <w:bookmarkStart w:id="2242" w:name="_Toc132102574"/>
      <w:bookmarkStart w:id="2243" w:name="_Toc132126841"/>
      <w:bookmarkStart w:id="2244" w:name="_Toc139476481"/>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r w:rsidRPr="005132B3">
        <w:rPr>
          <w:rStyle w:val="Textoennegrita"/>
          <w:rFonts w:ascii="Arial Narrow" w:hAnsi="Arial Narrow"/>
          <w:b/>
          <w:bCs/>
          <w:color w:val="auto"/>
          <w:sz w:val="22"/>
          <w:szCs w:val="22"/>
        </w:rPr>
        <w:t>DOCUMENTACIÓN VINCULADA AL HITO DE CONTROL</w:t>
      </w:r>
      <w:bookmarkEnd w:id="2242"/>
      <w:bookmarkEnd w:id="2243"/>
      <w:bookmarkEnd w:id="2244"/>
    </w:p>
    <w:p w14:paraId="4151FF25" w14:textId="77777777" w:rsidR="00846256" w:rsidRPr="005132B3" w:rsidRDefault="00846256" w:rsidP="00AE74BE">
      <w:pPr>
        <w:rPr>
          <w:sz w:val="16"/>
        </w:rPr>
      </w:pPr>
    </w:p>
    <w:p w14:paraId="0C2703B0" w14:textId="1F86C403" w:rsidR="00CB7BD5" w:rsidRPr="005132B3" w:rsidRDefault="00846256" w:rsidP="00AE74BE">
      <w:pPr>
        <w:ind w:left="709"/>
        <w:jc w:val="both"/>
        <w:rPr>
          <w:rFonts w:ascii="Arial Narrow" w:hAnsi="Arial Narrow"/>
          <w:sz w:val="22"/>
          <w:szCs w:val="22"/>
        </w:rPr>
      </w:pPr>
      <w:r w:rsidRPr="005132B3">
        <w:rPr>
          <w:rFonts w:ascii="Arial Narrow" w:eastAsia="Calibri" w:hAnsi="Arial Narrow" w:cs="Arial"/>
          <w:bCs/>
          <w:sz w:val="22"/>
          <w:szCs w:val="22"/>
        </w:rPr>
        <w:t xml:space="preserve">La información y documentación que la Comisión de Control ha revisado y analizado durante el desarrollo del Control Concurrente al hito de control n.º </w:t>
      </w:r>
      <w:r w:rsidR="00997229" w:rsidRPr="005132B3">
        <w:rPr>
          <w:rFonts w:ascii="Arial Narrow" w:eastAsia="Calibri" w:hAnsi="Arial Narrow" w:cs="Arial"/>
          <w:bCs/>
          <w:sz w:val="22"/>
          <w:szCs w:val="22"/>
        </w:rPr>
        <w:t>5</w:t>
      </w:r>
      <w:r w:rsidRPr="005132B3">
        <w:rPr>
          <w:rFonts w:ascii="Arial Narrow" w:eastAsia="Calibri" w:hAnsi="Arial Narrow" w:cs="Arial"/>
          <w:bCs/>
          <w:sz w:val="22"/>
          <w:szCs w:val="22"/>
        </w:rPr>
        <w:t xml:space="preserve"> </w:t>
      </w:r>
      <w:r w:rsidR="00FA2C30" w:rsidRPr="005132B3">
        <w:rPr>
          <w:rFonts w:ascii="Arial Narrow" w:hAnsi="Arial Narrow" w:cs="Arial"/>
          <w:bCs/>
          <w:sz w:val="22"/>
          <w:szCs w:val="22"/>
          <w:lang w:val="es-ES"/>
        </w:rPr>
        <w:t>“</w:t>
      </w:r>
      <w:r w:rsidR="00445F22" w:rsidRPr="005132B3">
        <w:rPr>
          <w:rFonts w:ascii="Arial Narrow" w:hAnsi="Arial Narrow"/>
          <w:sz w:val="22"/>
          <w:szCs w:val="22"/>
        </w:rPr>
        <w:t xml:space="preserve">Proceso </w:t>
      </w:r>
      <w:r w:rsidR="00584D74" w:rsidRPr="005132B3">
        <w:rPr>
          <w:rFonts w:ascii="Arial Narrow" w:hAnsi="Arial Narrow"/>
          <w:sz w:val="22"/>
          <w:szCs w:val="22"/>
        </w:rPr>
        <w:t xml:space="preserve">de ejecución de </w:t>
      </w:r>
      <w:r w:rsidR="00A73DBE" w:rsidRPr="005132B3">
        <w:rPr>
          <w:rFonts w:ascii="Arial Narrow" w:hAnsi="Arial Narrow"/>
          <w:sz w:val="22"/>
          <w:szCs w:val="22"/>
        </w:rPr>
        <w:t>gastos del</w:t>
      </w:r>
      <w:r w:rsidR="00584D74" w:rsidRPr="005132B3">
        <w:rPr>
          <w:rFonts w:ascii="Arial Narrow" w:hAnsi="Arial Narrow"/>
          <w:sz w:val="22"/>
          <w:szCs w:val="22"/>
        </w:rPr>
        <w:t xml:space="preserve"> </w:t>
      </w:r>
      <w:r w:rsidR="00584D74" w:rsidRPr="005132B3">
        <w:rPr>
          <w:rFonts w:ascii="Arial Narrow" w:hAnsi="Arial Narrow"/>
          <w:sz w:val="22"/>
          <w:szCs w:val="22"/>
        </w:rPr>
        <w:lastRenderedPageBreak/>
        <w:t>proyecto</w:t>
      </w:r>
      <w:r w:rsidR="00FA2C30" w:rsidRPr="005132B3">
        <w:rPr>
          <w:rFonts w:ascii="Arial Narrow" w:hAnsi="Arial Narrow"/>
          <w:sz w:val="22"/>
          <w:szCs w:val="22"/>
        </w:rPr>
        <w:t>”</w:t>
      </w:r>
      <w:r w:rsidR="008428CC">
        <w:rPr>
          <w:rFonts w:ascii="Arial Narrow" w:hAnsi="Arial Narrow"/>
          <w:sz w:val="22"/>
          <w:szCs w:val="22"/>
        </w:rPr>
        <w:t xml:space="preserve">, </w:t>
      </w:r>
      <w:r w:rsidR="008428CC" w:rsidRPr="008428CC">
        <w:rPr>
          <w:rFonts w:ascii="Arial Narrow" w:hAnsi="Arial Narrow"/>
          <w:sz w:val="22"/>
          <w:szCs w:val="22"/>
        </w:rPr>
        <w:t>se encuentra detallada en el Apéndice n.° 1, además en el acervo documentario de la Entidad.</w:t>
      </w:r>
    </w:p>
    <w:p w14:paraId="7DF32A8C" w14:textId="77777777" w:rsidR="00997229" w:rsidRPr="005132B3" w:rsidRDefault="00997229" w:rsidP="00AE74BE">
      <w:pPr>
        <w:ind w:left="709"/>
        <w:jc w:val="both"/>
        <w:rPr>
          <w:rFonts w:ascii="Arial Narrow" w:hAnsi="Arial Narrow" w:cs="Arial"/>
          <w:bCs/>
          <w:sz w:val="22"/>
          <w:szCs w:val="22"/>
          <w:lang w:val="es-ES"/>
        </w:rPr>
      </w:pPr>
    </w:p>
    <w:p w14:paraId="3F180773" w14:textId="211298A7" w:rsidR="00846256" w:rsidRPr="005132B3" w:rsidRDefault="00F073C0" w:rsidP="00AE74BE">
      <w:pPr>
        <w:ind w:left="709" w:right="-1"/>
        <w:jc w:val="both"/>
        <w:rPr>
          <w:rFonts w:ascii="Arial Narrow" w:hAnsi="Arial Narrow" w:cs="Arial"/>
          <w:bCs/>
          <w:sz w:val="22"/>
          <w:szCs w:val="22"/>
          <w:lang w:val="es-ES"/>
        </w:rPr>
      </w:pPr>
      <w:r w:rsidRPr="005132B3">
        <w:rPr>
          <w:rFonts w:ascii="Arial Narrow" w:hAnsi="Arial Narrow" w:cs="Arial"/>
          <w:bCs/>
          <w:sz w:val="22"/>
          <w:szCs w:val="22"/>
          <w:lang w:val="es-ES"/>
        </w:rPr>
        <w:t>La situación adversa identificada en el presente informe se sustenta</w:t>
      </w:r>
      <w:r w:rsidR="00846256" w:rsidRPr="005132B3">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Pr="005132B3" w:rsidRDefault="00E01F0C" w:rsidP="00AE74BE">
      <w:pPr>
        <w:ind w:left="709" w:right="-1"/>
        <w:jc w:val="both"/>
        <w:rPr>
          <w:rFonts w:ascii="Arial Narrow" w:hAnsi="Arial Narrow" w:cs="Arial"/>
          <w:bCs/>
          <w:sz w:val="22"/>
          <w:szCs w:val="22"/>
          <w:lang w:val="es-ES"/>
        </w:rPr>
      </w:pPr>
    </w:p>
    <w:p w14:paraId="6C32F654"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2245" w:name="_Toc130468242"/>
      <w:bookmarkStart w:id="2246" w:name="_Toc130473043"/>
      <w:bookmarkStart w:id="2247" w:name="_Toc130481053"/>
      <w:bookmarkStart w:id="2248" w:name="_Toc130481126"/>
      <w:bookmarkStart w:id="2249" w:name="_Toc130481199"/>
      <w:bookmarkStart w:id="2250" w:name="_Toc130481272"/>
      <w:bookmarkStart w:id="2251" w:name="_Toc130481345"/>
      <w:bookmarkStart w:id="2252" w:name="_Toc130481418"/>
      <w:bookmarkStart w:id="2253" w:name="_Toc130481485"/>
      <w:bookmarkStart w:id="2254" w:name="_Toc130481558"/>
      <w:bookmarkStart w:id="2255" w:name="_Toc130481765"/>
      <w:bookmarkStart w:id="2256" w:name="_Toc130483057"/>
      <w:bookmarkStart w:id="2257" w:name="_Toc132102575"/>
      <w:bookmarkStart w:id="2258" w:name="_Toc132126842"/>
      <w:bookmarkStart w:id="2259" w:name="_Toc139476482"/>
      <w:bookmarkEnd w:id="2245"/>
      <w:bookmarkEnd w:id="2246"/>
      <w:bookmarkEnd w:id="2247"/>
      <w:bookmarkEnd w:id="2248"/>
      <w:bookmarkEnd w:id="2249"/>
      <w:bookmarkEnd w:id="2250"/>
      <w:bookmarkEnd w:id="2251"/>
      <w:bookmarkEnd w:id="2252"/>
      <w:bookmarkEnd w:id="2253"/>
      <w:bookmarkEnd w:id="2254"/>
      <w:bookmarkEnd w:id="2255"/>
      <w:bookmarkEnd w:id="2256"/>
      <w:r w:rsidRPr="005132B3">
        <w:rPr>
          <w:rStyle w:val="Textoennegrita"/>
          <w:rFonts w:ascii="Arial Narrow" w:hAnsi="Arial Narrow" w:cstheme="minorHAnsi"/>
          <w:color w:val="auto"/>
          <w:sz w:val="22"/>
          <w:szCs w:val="22"/>
        </w:rPr>
        <w:t>I</w:t>
      </w:r>
      <w:r w:rsidRPr="005132B3">
        <w:rPr>
          <w:rStyle w:val="Textoennegrita"/>
          <w:rFonts w:ascii="Arial Narrow" w:hAnsi="Arial Narrow" w:cstheme="minorHAnsi"/>
          <w:b/>
          <w:bCs/>
          <w:color w:val="auto"/>
          <w:sz w:val="22"/>
          <w:szCs w:val="22"/>
        </w:rPr>
        <w:t>NFORMACIÓN DEL REPORTE DE AVANCE ANTE SITUACIONES ADVERSAS</w:t>
      </w:r>
      <w:bookmarkEnd w:id="2257"/>
      <w:bookmarkEnd w:id="2258"/>
      <w:bookmarkEnd w:id="2259"/>
    </w:p>
    <w:p w14:paraId="7A20F371" w14:textId="77777777" w:rsidR="00846256" w:rsidRPr="005132B3" w:rsidRDefault="00846256" w:rsidP="00AE74BE"/>
    <w:p w14:paraId="5D282ADD"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r w:rsidRPr="005132B3">
        <w:rPr>
          <w:rFonts w:ascii="Arial Narrow" w:eastAsia="Times New Roman" w:hAnsi="Arial Narrow"/>
          <w:lang w:val="es-ES" w:eastAsia="es-PE"/>
        </w:rPr>
        <w:t>No aplica.</w:t>
      </w:r>
    </w:p>
    <w:p w14:paraId="69014104" w14:textId="77777777" w:rsidR="00846256" w:rsidRPr="005132B3" w:rsidRDefault="00846256" w:rsidP="00AE74BE">
      <w:pPr>
        <w:pStyle w:val="Prrafodelista"/>
        <w:spacing w:after="0" w:line="240" w:lineRule="auto"/>
        <w:ind w:left="709"/>
        <w:jc w:val="both"/>
        <w:rPr>
          <w:rFonts w:ascii="Arial Narrow" w:eastAsia="Times New Roman" w:hAnsi="Arial Narrow"/>
          <w:lang w:val="es-ES" w:eastAsia="es-PE"/>
        </w:rPr>
      </w:pPr>
    </w:p>
    <w:p w14:paraId="70282365" w14:textId="7C87D393" w:rsidR="00846256" w:rsidRPr="005132B3" w:rsidRDefault="00846256" w:rsidP="00AE74BE">
      <w:pPr>
        <w:pStyle w:val="Ttulo1"/>
        <w:numPr>
          <w:ilvl w:val="0"/>
          <w:numId w:val="3"/>
        </w:numPr>
        <w:spacing w:before="0"/>
        <w:jc w:val="both"/>
        <w:rPr>
          <w:rStyle w:val="Textoennegrita"/>
          <w:rFonts w:ascii="Arial Narrow" w:hAnsi="Arial Narrow" w:cstheme="minorHAnsi"/>
          <w:b/>
          <w:bCs/>
          <w:color w:val="auto"/>
          <w:sz w:val="22"/>
          <w:szCs w:val="22"/>
        </w:rPr>
      </w:pPr>
      <w:bookmarkStart w:id="2260" w:name="_Toc132102576"/>
      <w:bookmarkStart w:id="2261" w:name="_Toc132126843"/>
      <w:bookmarkStart w:id="2262" w:name="_Toc139476483"/>
      <w:r w:rsidRPr="005132B3">
        <w:rPr>
          <w:rStyle w:val="Textoennegrita"/>
          <w:rFonts w:ascii="Arial Narrow" w:hAnsi="Arial Narrow" w:cstheme="minorHAnsi"/>
          <w:b/>
          <w:bCs/>
          <w:color w:val="auto"/>
          <w:sz w:val="22"/>
          <w:szCs w:val="22"/>
        </w:rPr>
        <w:t>INFORMACIÓN DE LAS SITUACIONES ADVERSAS COMUNICADAS EN INFORMES DE HITO DE CONTROL ANTERIORES</w:t>
      </w:r>
      <w:bookmarkEnd w:id="2260"/>
      <w:bookmarkEnd w:id="2261"/>
      <w:bookmarkEnd w:id="2262"/>
    </w:p>
    <w:p w14:paraId="01CCB640" w14:textId="77777777" w:rsidR="00727197" w:rsidRPr="005132B3" w:rsidRDefault="00727197" w:rsidP="00AE74BE">
      <w:pPr>
        <w:rPr>
          <w:rFonts w:eastAsia="Calibri"/>
        </w:rPr>
      </w:pPr>
    </w:p>
    <w:p w14:paraId="635685F8" w14:textId="35F7BFDA" w:rsidR="00727197" w:rsidRPr="005132B3" w:rsidRDefault="00727197" w:rsidP="00AE74BE">
      <w:pPr>
        <w:pStyle w:val="Prrafodelista"/>
        <w:spacing w:after="0" w:line="240" w:lineRule="auto"/>
        <w:ind w:left="709"/>
        <w:jc w:val="both"/>
        <w:rPr>
          <w:rFonts w:ascii="Arial Narrow" w:hAnsi="Arial Narrow" w:cs="Arial"/>
          <w:bCs/>
        </w:rPr>
      </w:pPr>
      <w:r w:rsidRPr="005132B3">
        <w:rPr>
          <w:rFonts w:ascii="Arial Narrow" w:hAnsi="Arial Narrow" w:cs="Arial"/>
          <w:bCs/>
        </w:rPr>
        <w:t>Las situaciones adversas comunicadas en los Informes de Hitos de Control anteriores respecto de las cuales la entidad aún no ha adoptado acciones preventivas y correctivas, o éstas no han sido comunicadas a la Comisión de Control, se detallan en el Apéndice n.° 2</w:t>
      </w:r>
    </w:p>
    <w:p w14:paraId="626A8808" w14:textId="7E3DEAC2" w:rsidR="00187AD1" w:rsidRPr="005132B3" w:rsidRDefault="00187AD1" w:rsidP="00AE74BE">
      <w:pPr>
        <w:pStyle w:val="Prrafodelista"/>
        <w:spacing w:after="0" w:line="240" w:lineRule="auto"/>
        <w:ind w:left="709"/>
        <w:jc w:val="both"/>
        <w:rPr>
          <w:rFonts w:ascii="Arial Narrow" w:eastAsia="Times New Roman" w:hAnsi="Arial Narrow"/>
          <w:lang w:val="es-ES" w:eastAsia="es-PE"/>
        </w:rPr>
      </w:pPr>
    </w:p>
    <w:p w14:paraId="0EF4B9EB" w14:textId="77777777" w:rsidR="00846256" w:rsidRPr="005132B3" w:rsidRDefault="00846256" w:rsidP="00AE74BE">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2263" w:name="_Toc132102577"/>
      <w:bookmarkStart w:id="2264" w:name="_Toc132126844"/>
      <w:bookmarkStart w:id="2265" w:name="_Toc139476484"/>
      <w:r w:rsidRPr="005132B3">
        <w:rPr>
          <w:rStyle w:val="Textoennegrita"/>
          <w:rFonts w:ascii="Arial Narrow" w:hAnsi="Arial Narrow" w:cstheme="minorHAnsi"/>
          <w:b/>
          <w:bCs/>
          <w:color w:val="auto"/>
          <w:sz w:val="22"/>
          <w:szCs w:val="22"/>
        </w:rPr>
        <w:t>CONCLUSIÓN</w:t>
      </w:r>
      <w:bookmarkEnd w:id="2263"/>
      <w:bookmarkEnd w:id="2264"/>
      <w:bookmarkEnd w:id="2265"/>
    </w:p>
    <w:p w14:paraId="5D8D13C8" w14:textId="77777777" w:rsidR="00846256" w:rsidRPr="005132B3" w:rsidRDefault="00846256" w:rsidP="00AE74BE">
      <w:r w:rsidRPr="005132B3">
        <w:t xml:space="preserve"> </w:t>
      </w:r>
    </w:p>
    <w:p w14:paraId="083CCE54" w14:textId="1878E053" w:rsidR="00846256" w:rsidRPr="005132B3" w:rsidRDefault="00846256" w:rsidP="00AE74BE">
      <w:pPr>
        <w:ind w:left="709"/>
        <w:contextualSpacing/>
        <w:jc w:val="both"/>
        <w:rPr>
          <w:rFonts w:ascii="Arial Narrow" w:hAnsi="Arial Narrow" w:cs="Arial"/>
          <w:bCs/>
          <w:sz w:val="22"/>
          <w:szCs w:val="22"/>
          <w:lang w:val="es-ES"/>
        </w:rPr>
      </w:pPr>
      <w:r w:rsidRPr="005132B3">
        <w:rPr>
          <w:rFonts w:ascii="Arial Narrow" w:eastAsia="Calibri" w:hAnsi="Arial Narrow"/>
          <w:sz w:val="22"/>
          <w:szCs w:val="22"/>
        </w:rPr>
        <w:t xml:space="preserve">Durante la ejecución del Control Concurrente al Hito de Control </w:t>
      </w:r>
      <w:r w:rsidR="00D6445C" w:rsidRPr="005132B3">
        <w:rPr>
          <w:rFonts w:ascii="Arial Narrow" w:eastAsia="Calibri" w:hAnsi="Arial Narrow"/>
          <w:sz w:val="22"/>
          <w:szCs w:val="22"/>
        </w:rPr>
        <w:t xml:space="preserve">n.° </w:t>
      </w:r>
      <w:r w:rsidR="00584D74" w:rsidRPr="005132B3">
        <w:rPr>
          <w:rFonts w:ascii="Arial Narrow" w:eastAsia="Calibri" w:hAnsi="Arial Narrow"/>
          <w:sz w:val="22"/>
          <w:szCs w:val="22"/>
        </w:rPr>
        <w:t>5</w:t>
      </w:r>
      <w:r w:rsidR="00FA2C30" w:rsidRPr="005132B3">
        <w:rPr>
          <w:rFonts w:ascii="Arial Narrow" w:eastAsia="Calibri" w:hAnsi="Arial Narrow"/>
          <w:sz w:val="22"/>
          <w:szCs w:val="22"/>
        </w:rPr>
        <w:t xml:space="preserve"> “</w:t>
      </w:r>
      <w:r w:rsidR="00445F22" w:rsidRPr="005132B3">
        <w:rPr>
          <w:rFonts w:ascii="Arial Narrow" w:hAnsi="Arial Narrow"/>
          <w:sz w:val="22"/>
          <w:szCs w:val="22"/>
        </w:rPr>
        <w:t xml:space="preserve">Proceso </w:t>
      </w:r>
      <w:r w:rsidR="00584D74" w:rsidRPr="005132B3">
        <w:rPr>
          <w:rFonts w:ascii="Arial Narrow" w:hAnsi="Arial Narrow"/>
          <w:sz w:val="22"/>
          <w:szCs w:val="22"/>
        </w:rPr>
        <w:t>de ejecución de gastos del proyecto</w:t>
      </w:r>
      <w:r w:rsidR="00FA2C30" w:rsidRPr="005132B3">
        <w:rPr>
          <w:rFonts w:ascii="Arial Narrow" w:hAnsi="Arial Narrow"/>
          <w:sz w:val="22"/>
          <w:szCs w:val="22"/>
        </w:rPr>
        <w:t>”</w:t>
      </w:r>
      <w:r w:rsidRPr="005132B3">
        <w:rPr>
          <w:rFonts w:ascii="Arial Narrow" w:hAnsi="Arial Narrow" w:cs="Arial"/>
          <w:bCs/>
          <w:sz w:val="22"/>
          <w:szCs w:val="22"/>
          <w:lang w:val="es-ES"/>
        </w:rPr>
        <w:t xml:space="preserve">, se advirtió </w:t>
      </w:r>
      <w:r w:rsidR="00D67D51" w:rsidRPr="005132B3">
        <w:rPr>
          <w:rFonts w:ascii="Arial Narrow" w:hAnsi="Arial Narrow" w:cs="Arial"/>
          <w:bCs/>
          <w:sz w:val="22"/>
          <w:szCs w:val="22"/>
          <w:lang w:val="es-ES"/>
        </w:rPr>
        <w:t>tres</w:t>
      </w:r>
      <w:r w:rsidRPr="005132B3">
        <w:rPr>
          <w:rFonts w:ascii="Arial Narrow" w:hAnsi="Arial Narrow" w:cs="Arial"/>
          <w:bCs/>
          <w:sz w:val="22"/>
          <w:szCs w:val="22"/>
          <w:lang w:val="es-ES"/>
        </w:rPr>
        <w:t xml:space="preserve"> (</w:t>
      </w:r>
      <w:r w:rsidR="00D67D51" w:rsidRPr="005132B3">
        <w:rPr>
          <w:rFonts w:ascii="Arial Narrow" w:hAnsi="Arial Narrow" w:cs="Arial"/>
          <w:bCs/>
          <w:sz w:val="22"/>
          <w:szCs w:val="22"/>
          <w:lang w:val="es-ES"/>
        </w:rPr>
        <w:t>3</w:t>
      </w:r>
      <w:r w:rsidRPr="005132B3">
        <w:rPr>
          <w:rFonts w:ascii="Arial Narrow" w:hAnsi="Arial Narrow" w:cs="Arial"/>
          <w:bCs/>
          <w:sz w:val="22"/>
          <w:szCs w:val="22"/>
          <w:lang w:val="es-ES"/>
        </w:rPr>
        <w:t xml:space="preserve">) </w:t>
      </w:r>
      <w:r w:rsidR="00584D74" w:rsidRPr="005132B3">
        <w:rPr>
          <w:rFonts w:ascii="Arial Narrow" w:hAnsi="Arial Narrow" w:cs="Arial"/>
          <w:bCs/>
          <w:sz w:val="22"/>
          <w:szCs w:val="22"/>
          <w:lang w:val="es-ES"/>
        </w:rPr>
        <w:t>situaciones</w:t>
      </w:r>
      <w:r w:rsidRPr="005132B3">
        <w:rPr>
          <w:rFonts w:ascii="Arial Narrow" w:hAnsi="Arial Narrow" w:cs="Arial"/>
          <w:bCs/>
          <w:sz w:val="22"/>
          <w:szCs w:val="22"/>
          <w:lang w:val="es-ES"/>
        </w:rPr>
        <w:t xml:space="preserve"> adversa</w:t>
      </w:r>
      <w:r w:rsidR="00584D74" w:rsidRPr="005132B3">
        <w:rPr>
          <w:rFonts w:ascii="Arial Narrow" w:hAnsi="Arial Narrow" w:cs="Arial"/>
          <w:bCs/>
          <w:sz w:val="22"/>
          <w:szCs w:val="22"/>
          <w:lang w:val="es-ES"/>
        </w:rPr>
        <w:t>s</w:t>
      </w:r>
      <w:r w:rsidRPr="005132B3">
        <w:rPr>
          <w:rFonts w:ascii="Arial Narrow" w:hAnsi="Arial Narrow" w:cs="Arial"/>
          <w:bCs/>
          <w:sz w:val="22"/>
          <w:szCs w:val="22"/>
          <w:lang w:val="es-ES"/>
        </w:rPr>
        <w:t xml:space="preserve"> que afectan o podrían afectar la </w:t>
      </w:r>
      <w:r w:rsidR="00D6445C" w:rsidRPr="005132B3">
        <w:rPr>
          <w:rFonts w:ascii="Arial Narrow" w:hAnsi="Arial Narrow" w:cs="Arial"/>
          <w:bCs/>
          <w:sz w:val="22"/>
          <w:szCs w:val="22"/>
          <w:lang w:val="es-ES"/>
        </w:rPr>
        <w:t>ejecución física y</w:t>
      </w:r>
      <w:r w:rsidRPr="005132B3">
        <w:rPr>
          <w:rFonts w:ascii="Arial Narrow" w:hAnsi="Arial Narrow" w:cs="Arial"/>
          <w:bCs/>
          <w:sz w:val="22"/>
          <w:szCs w:val="22"/>
          <w:lang w:val="es-ES"/>
        </w:rPr>
        <w:t xml:space="preserve"> el resultado o logro de los objetivos del proyecto.</w:t>
      </w:r>
    </w:p>
    <w:p w14:paraId="1BB7D034" w14:textId="77777777" w:rsidR="00D6445C" w:rsidRPr="005132B3" w:rsidRDefault="00D6445C" w:rsidP="00AE74BE">
      <w:pPr>
        <w:ind w:left="709"/>
        <w:contextualSpacing/>
        <w:jc w:val="both"/>
        <w:rPr>
          <w:rFonts w:ascii="Arial Narrow" w:hAnsi="Arial Narrow" w:cs="Arial"/>
          <w:bCs/>
          <w:sz w:val="22"/>
          <w:szCs w:val="22"/>
          <w:lang w:val="es-ES"/>
        </w:rPr>
      </w:pPr>
    </w:p>
    <w:p w14:paraId="43ACF231" w14:textId="77777777" w:rsidR="00846256" w:rsidRPr="005132B3" w:rsidRDefault="00846256" w:rsidP="00AE74BE">
      <w:pPr>
        <w:pStyle w:val="Ttulo1"/>
        <w:numPr>
          <w:ilvl w:val="0"/>
          <w:numId w:val="3"/>
        </w:numPr>
        <w:spacing w:before="0"/>
        <w:rPr>
          <w:rStyle w:val="Textoennegrita"/>
          <w:rFonts w:ascii="Arial Narrow" w:hAnsi="Arial Narrow" w:cstheme="minorHAnsi"/>
          <w:b/>
          <w:bCs/>
          <w:color w:val="auto"/>
          <w:sz w:val="22"/>
          <w:szCs w:val="22"/>
        </w:rPr>
      </w:pPr>
      <w:bookmarkStart w:id="2266" w:name="_Toc132102578"/>
      <w:bookmarkStart w:id="2267" w:name="_Toc132126845"/>
      <w:bookmarkStart w:id="2268" w:name="_Toc139476485"/>
      <w:r w:rsidRPr="005132B3">
        <w:rPr>
          <w:rStyle w:val="Textoennegrita"/>
          <w:rFonts w:ascii="Arial Narrow" w:hAnsi="Arial Narrow" w:cstheme="minorHAnsi"/>
          <w:b/>
          <w:bCs/>
          <w:color w:val="auto"/>
          <w:sz w:val="22"/>
          <w:szCs w:val="22"/>
        </w:rPr>
        <w:t>RECOMENDACIONES</w:t>
      </w:r>
      <w:bookmarkEnd w:id="2266"/>
      <w:bookmarkEnd w:id="2267"/>
      <w:bookmarkEnd w:id="2268"/>
    </w:p>
    <w:p w14:paraId="5CD42B73" w14:textId="77777777" w:rsidR="00846256" w:rsidRPr="005132B3" w:rsidRDefault="00846256" w:rsidP="00AE74BE">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1CC3D141"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5132B3">
        <w:rPr>
          <w:rFonts w:ascii="Arial Narrow" w:eastAsia="Times New Roman" w:hAnsi="Arial Narrow"/>
          <w:iCs/>
          <w:lang w:eastAsia="es-PE"/>
        </w:rPr>
        <w:t>situaci</w:t>
      </w:r>
      <w:r w:rsidR="00445F22" w:rsidRPr="005132B3">
        <w:rPr>
          <w:rFonts w:ascii="Arial Narrow" w:eastAsia="Times New Roman" w:hAnsi="Arial Narrow"/>
          <w:iCs/>
          <w:lang w:eastAsia="es-PE"/>
        </w:rPr>
        <w:t>ones</w:t>
      </w:r>
      <w:r w:rsidRPr="005132B3">
        <w:rPr>
          <w:rFonts w:ascii="Arial Narrow" w:eastAsia="Times New Roman" w:hAnsi="Arial Narrow"/>
          <w:iCs/>
          <w:lang w:eastAsia="es-PE"/>
        </w:rPr>
        <w:t xml:space="preserve"> adversa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identificada</w:t>
      </w:r>
      <w:r w:rsidR="00445F22" w:rsidRPr="005132B3">
        <w:rPr>
          <w:rFonts w:ascii="Arial Narrow" w:eastAsia="Times New Roman" w:hAnsi="Arial Narrow"/>
          <w:iCs/>
          <w:lang w:eastAsia="es-PE"/>
        </w:rPr>
        <w:t>s</w:t>
      </w:r>
      <w:r w:rsidRPr="005132B3">
        <w:rPr>
          <w:rFonts w:ascii="Arial Narrow" w:eastAsia="Times New Roman" w:hAnsi="Arial Narrow"/>
          <w:iCs/>
          <w:lang w:eastAsia="es-PE"/>
        </w:rPr>
        <w:t xml:space="preserve"> como resultado del Control Concurrente al Hito de Control n.° </w:t>
      </w:r>
      <w:r w:rsidR="00584D74" w:rsidRPr="005132B3">
        <w:rPr>
          <w:rFonts w:ascii="Arial Narrow" w:eastAsia="Times New Roman" w:hAnsi="Arial Narrow"/>
          <w:iCs/>
          <w:lang w:eastAsia="es-PE"/>
        </w:rPr>
        <w:t>5</w:t>
      </w:r>
      <w:r w:rsidRPr="005132B3">
        <w:rPr>
          <w:rFonts w:ascii="Arial Narrow" w:eastAsia="Times New Roman" w:hAnsi="Arial Narrow"/>
          <w:iCs/>
          <w:lang w:eastAsia="es-PE"/>
        </w:rPr>
        <w:t xml:space="preserve"> </w:t>
      </w:r>
      <w:r w:rsidRPr="005132B3">
        <w:rPr>
          <w:rFonts w:ascii="Arial Narrow" w:hAnsi="Arial Narrow" w:cs="Arial"/>
          <w:bCs/>
        </w:rPr>
        <w:t>“</w:t>
      </w:r>
      <w:bookmarkStart w:id="2269" w:name="_Hlk133330811"/>
      <w:r w:rsidR="00445F22" w:rsidRPr="005132B3">
        <w:rPr>
          <w:rFonts w:ascii="Arial Narrow" w:hAnsi="Arial Narrow"/>
        </w:rPr>
        <w:t xml:space="preserve">Proceso </w:t>
      </w:r>
      <w:r w:rsidR="00584D74" w:rsidRPr="005132B3">
        <w:rPr>
          <w:rFonts w:ascii="Arial Narrow" w:hAnsi="Arial Narrow"/>
        </w:rPr>
        <w:t>de ejecución de gastos del proyecto</w:t>
      </w:r>
      <w:r w:rsidR="00FA2C30" w:rsidRPr="005132B3">
        <w:rPr>
          <w:rFonts w:ascii="Arial Narrow" w:hAnsi="Arial Narrow"/>
        </w:rPr>
        <w:t>”</w:t>
      </w:r>
      <w:bookmarkEnd w:id="2269"/>
      <w:r w:rsidR="00FA2C30" w:rsidRPr="005132B3">
        <w:rPr>
          <w:rFonts w:ascii="Arial Narrow" w:hAnsi="Arial Narrow" w:cs="Arial"/>
        </w:rPr>
        <w:t xml:space="preserve">, </w:t>
      </w:r>
      <w:r w:rsidRPr="005132B3">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sidRPr="005132B3">
        <w:rPr>
          <w:rFonts w:ascii="Arial Narrow" w:hAnsi="Arial Narrow" w:cs="Arial"/>
          <w:bCs/>
          <w:lang w:val="es-ES"/>
        </w:rPr>
        <w:t>ejecución física y el resultado o logro de los objetivos del proyecto</w:t>
      </w:r>
      <w:r w:rsidRPr="005132B3">
        <w:rPr>
          <w:rFonts w:ascii="Arial Narrow" w:hAnsi="Arial Narrow" w:cs="Arial"/>
          <w:bCs/>
        </w:rPr>
        <w:t>.</w:t>
      </w:r>
    </w:p>
    <w:p w14:paraId="082B9B93" w14:textId="77777777" w:rsidR="00846256" w:rsidRPr="005132B3" w:rsidRDefault="00846256" w:rsidP="00AE74BE">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5132B3" w:rsidRDefault="00846256" w:rsidP="00AE74BE">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5132B3">
        <w:rPr>
          <w:rFonts w:ascii="Arial Narrow" w:hAnsi="Arial Narrow" w:cs="Arial"/>
          <w:bCs/>
        </w:rPr>
        <w:t xml:space="preserve">Hacer de conocimiento al </w:t>
      </w:r>
      <w:r w:rsidRPr="005132B3">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Pr="005132B3" w:rsidRDefault="00F073C0" w:rsidP="00AE74BE">
      <w:pPr>
        <w:ind w:left="851" w:hanging="425"/>
        <w:contextualSpacing/>
        <w:jc w:val="right"/>
        <w:rPr>
          <w:rFonts w:ascii="Arial Narrow" w:hAnsi="Arial Narrow" w:cs="Arial"/>
          <w:sz w:val="22"/>
          <w:szCs w:val="22"/>
        </w:rPr>
      </w:pPr>
    </w:p>
    <w:p w14:paraId="67741A35" w14:textId="77777777" w:rsidR="00FF661E" w:rsidRPr="005132B3" w:rsidRDefault="00FF661E" w:rsidP="00AE74BE">
      <w:pPr>
        <w:ind w:left="851" w:hanging="425"/>
        <w:contextualSpacing/>
        <w:jc w:val="right"/>
        <w:rPr>
          <w:rFonts w:ascii="Arial Narrow" w:hAnsi="Arial Narrow" w:cs="Arial"/>
          <w:sz w:val="22"/>
          <w:szCs w:val="22"/>
        </w:rPr>
      </w:pPr>
    </w:p>
    <w:p w14:paraId="114D5BDB" w14:textId="0D8ED637" w:rsidR="00846256" w:rsidRPr="005132B3" w:rsidRDefault="00846256" w:rsidP="00AE74BE">
      <w:pPr>
        <w:ind w:left="851" w:hanging="425"/>
        <w:contextualSpacing/>
        <w:jc w:val="right"/>
        <w:rPr>
          <w:rFonts w:ascii="Arial Narrow" w:hAnsi="Arial Narrow" w:cs="Arial"/>
          <w:sz w:val="22"/>
          <w:szCs w:val="22"/>
        </w:rPr>
      </w:pPr>
      <w:r w:rsidRPr="005132B3">
        <w:rPr>
          <w:rFonts w:ascii="Arial Narrow" w:hAnsi="Arial Narrow" w:cs="Arial"/>
          <w:sz w:val="22"/>
          <w:szCs w:val="22"/>
        </w:rPr>
        <w:t xml:space="preserve">Abancay, </w:t>
      </w:r>
      <w:ins w:id="2270" w:author="GRAPURIMAC" w:date="2023-07-05T18:14:00Z">
        <w:r w:rsidR="0069535C">
          <w:rPr>
            <w:rFonts w:ascii="Arial Narrow" w:hAnsi="Arial Narrow" w:cs="Arial"/>
            <w:sz w:val="22"/>
            <w:szCs w:val="22"/>
            <w:highlight w:val="yellow"/>
          </w:rPr>
          <w:t>5</w:t>
        </w:r>
      </w:ins>
      <w:del w:id="2271" w:author="GRAPURIMAC" w:date="2023-07-05T18:14:00Z">
        <w:r w:rsidR="003F5CA7" w:rsidRPr="00D4598E" w:rsidDel="0069535C">
          <w:rPr>
            <w:rFonts w:ascii="Arial Narrow" w:hAnsi="Arial Narrow" w:cs="Arial"/>
            <w:sz w:val="22"/>
            <w:szCs w:val="22"/>
            <w:highlight w:val="yellow"/>
          </w:rPr>
          <w:delText>2</w:delText>
        </w:r>
        <w:r w:rsidR="00D67D51" w:rsidRPr="00D4598E" w:rsidDel="0069535C">
          <w:rPr>
            <w:rFonts w:ascii="Arial Narrow" w:hAnsi="Arial Narrow" w:cs="Arial"/>
            <w:sz w:val="22"/>
            <w:szCs w:val="22"/>
            <w:highlight w:val="yellow"/>
          </w:rPr>
          <w:delText>8</w:delText>
        </w:r>
      </w:del>
      <w:r w:rsidRPr="00D4598E">
        <w:rPr>
          <w:rFonts w:ascii="Arial Narrow" w:hAnsi="Arial Narrow" w:cs="Arial"/>
          <w:sz w:val="22"/>
          <w:szCs w:val="22"/>
          <w:highlight w:val="yellow"/>
        </w:rPr>
        <w:t xml:space="preserve"> de </w:t>
      </w:r>
      <w:r w:rsidR="005B58EC" w:rsidRPr="00D4598E">
        <w:rPr>
          <w:rFonts w:ascii="Arial Narrow" w:hAnsi="Arial Narrow" w:cs="Arial"/>
          <w:sz w:val="22"/>
          <w:szCs w:val="22"/>
          <w:highlight w:val="yellow"/>
        </w:rPr>
        <w:t>ju</w:t>
      </w:r>
      <w:ins w:id="2272" w:author="GRAPURIMAC" w:date="2023-07-05T18:14:00Z">
        <w:r w:rsidR="0069535C">
          <w:rPr>
            <w:rFonts w:ascii="Arial Narrow" w:hAnsi="Arial Narrow" w:cs="Arial"/>
            <w:sz w:val="22"/>
            <w:szCs w:val="22"/>
            <w:highlight w:val="yellow"/>
          </w:rPr>
          <w:t>l</w:t>
        </w:r>
      </w:ins>
      <w:del w:id="2273" w:author="GRAPURIMAC" w:date="2023-07-05T18:14:00Z">
        <w:r w:rsidR="005B58EC" w:rsidRPr="00D4598E" w:rsidDel="0069535C">
          <w:rPr>
            <w:rFonts w:ascii="Arial Narrow" w:hAnsi="Arial Narrow" w:cs="Arial"/>
            <w:sz w:val="22"/>
            <w:szCs w:val="22"/>
            <w:highlight w:val="yellow"/>
          </w:rPr>
          <w:delText>n</w:delText>
        </w:r>
      </w:del>
      <w:r w:rsidR="005B58EC" w:rsidRPr="00D4598E">
        <w:rPr>
          <w:rFonts w:ascii="Arial Narrow" w:hAnsi="Arial Narrow" w:cs="Arial"/>
          <w:sz w:val="22"/>
          <w:szCs w:val="22"/>
          <w:highlight w:val="yellow"/>
        </w:rPr>
        <w:t>io</w:t>
      </w:r>
      <w:r w:rsidRPr="005132B3">
        <w:rPr>
          <w:rFonts w:ascii="Arial Narrow" w:hAnsi="Arial Narrow" w:cs="Arial"/>
          <w:sz w:val="22"/>
          <w:szCs w:val="22"/>
        </w:rPr>
        <w:t xml:space="preserve"> de 2023</w:t>
      </w:r>
    </w:p>
    <w:p w14:paraId="5DDA47AA" w14:textId="65942D39" w:rsidR="00D73C4C" w:rsidRPr="005132B3" w:rsidRDefault="00D73C4C" w:rsidP="00AE74BE">
      <w:pPr>
        <w:ind w:left="851" w:hanging="425"/>
        <w:contextualSpacing/>
        <w:jc w:val="right"/>
        <w:rPr>
          <w:rFonts w:ascii="Arial Narrow" w:hAnsi="Arial Narrow" w:cs="Arial"/>
          <w:sz w:val="22"/>
          <w:szCs w:val="22"/>
        </w:rPr>
      </w:pPr>
    </w:p>
    <w:p w14:paraId="4CB46BC5" w14:textId="0D9567B6" w:rsidR="00D73C4C" w:rsidRPr="005132B3" w:rsidRDefault="00D73C4C" w:rsidP="00AE74BE">
      <w:pPr>
        <w:ind w:left="851" w:hanging="425"/>
        <w:contextualSpacing/>
        <w:jc w:val="right"/>
        <w:rPr>
          <w:rFonts w:ascii="Arial Narrow" w:hAnsi="Arial Narrow" w:cs="Arial"/>
          <w:sz w:val="22"/>
          <w:szCs w:val="22"/>
        </w:rPr>
      </w:pPr>
    </w:p>
    <w:p w14:paraId="37B85948" w14:textId="77777777" w:rsidR="007613B9" w:rsidRPr="005132B3" w:rsidRDefault="007613B9" w:rsidP="00AE74BE">
      <w:pPr>
        <w:ind w:left="851" w:hanging="425"/>
        <w:contextualSpacing/>
        <w:jc w:val="right"/>
        <w:rPr>
          <w:rFonts w:ascii="Arial Narrow" w:hAnsi="Arial Narrow" w:cs="Arial"/>
          <w:sz w:val="22"/>
          <w:szCs w:val="22"/>
        </w:rPr>
      </w:pPr>
    </w:p>
    <w:p w14:paraId="329F65E8" w14:textId="290E8CE0" w:rsidR="00F073C0" w:rsidRPr="005132B3" w:rsidRDefault="00F073C0" w:rsidP="00AE74BE">
      <w:pPr>
        <w:ind w:left="851" w:hanging="425"/>
        <w:contextualSpacing/>
        <w:jc w:val="right"/>
        <w:rPr>
          <w:rFonts w:ascii="Arial Narrow" w:eastAsia="Calibri" w:hAnsi="Arial Narrow" w:cs="Arial"/>
          <w:bCs/>
          <w:sz w:val="22"/>
          <w:szCs w:val="22"/>
        </w:rPr>
      </w:pPr>
    </w:p>
    <w:p w14:paraId="2E3F2AF8" w14:textId="77777777" w:rsidR="00F073C0" w:rsidRPr="005132B3" w:rsidRDefault="00F073C0" w:rsidP="00AE74BE">
      <w:pPr>
        <w:ind w:left="851" w:hanging="425"/>
        <w:contextualSpacing/>
        <w:jc w:val="right"/>
        <w:rPr>
          <w:rFonts w:ascii="Arial Narrow" w:eastAsia="Calibri" w:hAnsi="Arial Narrow" w:cs="Arial"/>
          <w:bCs/>
          <w:sz w:val="10"/>
          <w:szCs w:val="1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5132B3" w:rsidRPr="005132B3" w14:paraId="5E776B22" w14:textId="77777777" w:rsidTr="009375BF">
        <w:trPr>
          <w:jc w:val="center"/>
        </w:trPr>
        <w:tc>
          <w:tcPr>
            <w:tcW w:w="4249" w:type="dxa"/>
          </w:tcPr>
          <w:p w14:paraId="3A91A966" w14:textId="77777777" w:rsidR="00846256" w:rsidRPr="005132B3" w:rsidRDefault="00846256" w:rsidP="00AE74BE">
            <w:pPr>
              <w:jc w:val="center"/>
              <w:rPr>
                <w:rFonts w:ascii="Arial Narrow" w:hAnsi="Arial Narrow"/>
                <w:b/>
                <w:iCs/>
                <w:szCs w:val="18"/>
                <w:lang w:eastAsia="es-PE"/>
              </w:rPr>
            </w:pPr>
          </w:p>
          <w:p w14:paraId="011C8400"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E00B497" w14:textId="77777777"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Dennis Helmle Camacho</w:t>
            </w:r>
          </w:p>
          <w:p w14:paraId="3C1CCE5D"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Supervisor</w:t>
            </w:r>
          </w:p>
          <w:p w14:paraId="38258BFE"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c>
          <w:tcPr>
            <w:tcW w:w="4250" w:type="dxa"/>
          </w:tcPr>
          <w:p w14:paraId="137870AF" w14:textId="77777777" w:rsidR="00846256" w:rsidRPr="005132B3" w:rsidRDefault="00846256" w:rsidP="00AE74BE">
            <w:pPr>
              <w:rPr>
                <w:rFonts w:ascii="Arial Narrow" w:hAnsi="Arial Narrow"/>
                <w:bCs/>
                <w:szCs w:val="22"/>
              </w:rPr>
            </w:pPr>
          </w:p>
          <w:p w14:paraId="7F81C2A3"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____________________________________</w:t>
            </w:r>
          </w:p>
          <w:p w14:paraId="3014F667" w14:textId="77777777" w:rsidR="00846256" w:rsidRPr="005132B3" w:rsidRDefault="00846256" w:rsidP="00AE74BE">
            <w:pPr>
              <w:ind w:left="708" w:hanging="708"/>
              <w:jc w:val="center"/>
              <w:rPr>
                <w:rFonts w:ascii="Arial Narrow" w:hAnsi="Arial Narrow"/>
                <w:b/>
                <w:iCs/>
                <w:szCs w:val="18"/>
                <w:lang w:eastAsia="es-PE"/>
              </w:rPr>
            </w:pPr>
            <w:r w:rsidRPr="005132B3">
              <w:rPr>
                <w:rFonts w:ascii="Arial Narrow" w:hAnsi="Arial Narrow"/>
                <w:b/>
                <w:iCs/>
                <w:szCs w:val="18"/>
                <w:lang w:eastAsia="es-PE"/>
              </w:rPr>
              <w:t xml:space="preserve">Manuel Raúl Lívano Luna </w:t>
            </w:r>
          </w:p>
          <w:p w14:paraId="2F3DABC1"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Jefe de Comisión</w:t>
            </w:r>
          </w:p>
          <w:p w14:paraId="6BF2D8E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Comisión de Control</w:t>
            </w:r>
          </w:p>
        </w:tc>
      </w:tr>
      <w:tr w:rsidR="00846256" w:rsidRPr="005132B3" w14:paraId="18702F04" w14:textId="77777777" w:rsidTr="009375BF">
        <w:trPr>
          <w:trHeight w:val="1543"/>
          <w:jc w:val="center"/>
        </w:trPr>
        <w:tc>
          <w:tcPr>
            <w:tcW w:w="8499" w:type="dxa"/>
            <w:gridSpan w:val="2"/>
            <w:vAlign w:val="center"/>
          </w:tcPr>
          <w:p w14:paraId="2655DC22" w14:textId="77777777" w:rsidR="00846256" w:rsidRPr="005132B3" w:rsidRDefault="00846256" w:rsidP="00AE74BE">
            <w:pPr>
              <w:jc w:val="center"/>
              <w:rPr>
                <w:rFonts w:ascii="Arial Narrow" w:hAnsi="Arial Narrow"/>
                <w:b/>
                <w:iCs/>
                <w:sz w:val="2"/>
                <w:szCs w:val="2"/>
                <w:lang w:eastAsia="es-PE"/>
              </w:rPr>
            </w:pPr>
          </w:p>
          <w:p w14:paraId="11E9A294" w14:textId="12A2A3F4" w:rsidR="00846256" w:rsidRPr="005132B3" w:rsidRDefault="00846256" w:rsidP="00AE74BE">
            <w:pPr>
              <w:rPr>
                <w:rFonts w:ascii="Arial Narrow" w:hAnsi="Arial Narrow"/>
                <w:b/>
                <w:iCs/>
                <w:szCs w:val="18"/>
                <w:lang w:eastAsia="es-PE"/>
              </w:rPr>
            </w:pPr>
          </w:p>
          <w:p w14:paraId="04788E14" w14:textId="1FEF3EDA" w:rsidR="007613B9" w:rsidRPr="005132B3" w:rsidRDefault="007613B9" w:rsidP="00AE74BE">
            <w:pPr>
              <w:rPr>
                <w:rFonts w:ascii="Arial Narrow" w:hAnsi="Arial Narrow"/>
                <w:b/>
                <w:iCs/>
                <w:szCs w:val="18"/>
                <w:lang w:eastAsia="es-PE"/>
              </w:rPr>
            </w:pPr>
          </w:p>
          <w:p w14:paraId="384B03C4" w14:textId="30DC567D" w:rsidR="007613B9" w:rsidRPr="005132B3" w:rsidRDefault="007613B9" w:rsidP="00AE74BE">
            <w:pPr>
              <w:rPr>
                <w:rFonts w:ascii="Arial Narrow" w:hAnsi="Arial Narrow"/>
                <w:b/>
                <w:iCs/>
                <w:szCs w:val="18"/>
                <w:lang w:eastAsia="es-PE"/>
              </w:rPr>
            </w:pPr>
          </w:p>
          <w:p w14:paraId="0FEEBC8D" w14:textId="6597D50C" w:rsidR="007613B9" w:rsidRPr="005132B3" w:rsidRDefault="007613B9" w:rsidP="00AE74BE">
            <w:pPr>
              <w:rPr>
                <w:rFonts w:ascii="Arial Narrow" w:hAnsi="Arial Narrow"/>
                <w:b/>
                <w:iCs/>
                <w:szCs w:val="18"/>
                <w:lang w:eastAsia="es-PE"/>
              </w:rPr>
            </w:pPr>
          </w:p>
          <w:p w14:paraId="0CD51630" w14:textId="77777777" w:rsidR="009375BF" w:rsidRPr="005132B3" w:rsidRDefault="009375BF" w:rsidP="00AE74BE">
            <w:pPr>
              <w:rPr>
                <w:rFonts w:ascii="Arial Narrow" w:hAnsi="Arial Narrow"/>
                <w:b/>
                <w:iCs/>
                <w:szCs w:val="18"/>
                <w:lang w:eastAsia="es-PE"/>
              </w:rPr>
            </w:pPr>
          </w:p>
          <w:p w14:paraId="01B75542" w14:textId="77777777" w:rsidR="007613B9" w:rsidRPr="005132B3" w:rsidRDefault="007613B9" w:rsidP="00AE74BE">
            <w:pPr>
              <w:rPr>
                <w:rFonts w:ascii="Arial Narrow" w:hAnsi="Arial Narrow"/>
                <w:b/>
                <w:iCs/>
                <w:szCs w:val="18"/>
                <w:lang w:eastAsia="es-PE"/>
              </w:rPr>
            </w:pPr>
          </w:p>
          <w:p w14:paraId="4B0EC3B5" w14:textId="324CF958" w:rsidR="00846256" w:rsidRPr="005132B3" w:rsidRDefault="00846256" w:rsidP="00AE74BE">
            <w:pPr>
              <w:jc w:val="center"/>
              <w:rPr>
                <w:rFonts w:ascii="Arial Narrow" w:hAnsi="Arial Narrow"/>
                <w:b/>
                <w:iCs/>
                <w:szCs w:val="18"/>
                <w:lang w:eastAsia="es-PE"/>
              </w:rPr>
            </w:pPr>
            <w:r w:rsidRPr="005132B3">
              <w:rPr>
                <w:rFonts w:ascii="Arial Narrow" w:hAnsi="Arial Narrow"/>
                <w:b/>
                <w:iCs/>
                <w:szCs w:val="18"/>
                <w:lang w:eastAsia="es-PE"/>
              </w:rPr>
              <w:t>__________________________________</w:t>
            </w:r>
          </w:p>
          <w:p w14:paraId="1076DC96" w14:textId="05848323" w:rsidR="00846256" w:rsidRPr="005132B3" w:rsidRDefault="00445F22" w:rsidP="00AE74BE">
            <w:pPr>
              <w:jc w:val="center"/>
              <w:rPr>
                <w:rFonts w:ascii="Arial Narrow" w:hAnsi="Arial Narrow"/>
                <w:b/>
                <w:iCs/>
                <w:szCs w:val="18"/>
                <w:lang w:eastAsia="es-PE"/>
              </w:rPr>
            </w:pPr>
            <w:r w:rsidRPr="005132B3">
              <w:rPr>
                <w:rFonts w:ascii="Arial Narrow" w:hAnsi="Arial Narrow"/>
                <w:b/>
                <w:iCs/>
                <w:szCs w:val="18"/>
                <w:lang w:eastAsia="es-PE"/>
              </w:rPr>
              <w:t>César Cornejo Antón</w:t>
            </w:r>
          </w:p>
          <w:p w14:paraId="3AF91433"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 xml:space="preserve">Jefe de Órgano de Control Institucional </w:t>
            </w:r>
          </w:p>
          <w:p w14:paraId="0088BABA" w14:textId="77777777" w:rsidR="00846256" w:rsidRPr="005132B3" w:rsidRDefault="00846256" w:rsidP="00AE74BE">
            <w:pPr>
              <w:jc w:val="center"/>
              <w:rPr>
                <w:rFonts w:ascii="Arial Narrow" w:hAnsi="Arial Narrow"/>
                <w:iCs/>
                <w:szCs w:val="18"/>
                <w:lang w:eastAsia="es-PE"/>
              </w:rPr>
            </w:pPr>
            <w:r w:rsidRPr="005132B3">
              <w:rPr>
                <w:rFonts w:ascii="Arial Narrow" w:hAnsi="Arial Narrow"/>
                <w:iCs/>
                <w:szCs w:val="18"/>
                <w:lang w:eastAsia="es-PE"/>
              </w:rPr>
              <w:t>Gobierno Regional de Apurímac</w:t>
            </w:r>
          </w:p>
        </w:tc>
      </w:tr>
    </w:tbl>
    <w:p w14:paraId="2BFC1038" w14:textId="6EA2B23E" w:rsidR="00846256" w:rsidRPr="005132B3" w:rsidRDefault="00846256" w:rsidP="00AE74BE">
      <w:pPr>
        <w:rPr>
          <w:rFonts w:ascii="Arial Narrow" w:hAnsi="Arial Narrow"/>
          <w:sz w:val="22"/>
          <w:szCs w:val="22"/>
        </w:rPr>
      </w:pPr>
    </w:p>
    <w:p w14:paraId="227B5477" w14:textId="77777777" w:rsidR="00FF661E" w:rsidRPr="005132B3" w:rsidRDefault="00FF661E" w:rsidP="00AE74BE">
      <w:pPr>
        <w:rPr>
          <w:rFonts w:ascii="Arial Narrow" w:hAnsi="Arial Narrow"/>
          <w:sz w:val="22"/>
          <w:szCs w:val="22"/>
        </w:rPr>
      </w:pPr>
    </w:p>
    <w:p w14:paraId="1F962D2D" w14:textId="77777777" w:rsidR="00FF661E" w:rsidRPr="005132B3" w:rsidRDefault="00FF661E" w:rsidP="00AE74BE">
      <w:pPr>
        <w:rPr>
          <w:rFonts w:ascii="Arial Narrow" w:hAnsi="Arial Narrow"/>
          <w:sz w:val="22"/>
          <w:szCs w:val="22"/>
        </w:rPr>
      </w:pPr>
    </w:p>
    <w:p w14:paraId="766717E2" w14:textId="68CE898E" w:rsidR="00FF661E" w:rsidRDefault="00FF661E" w:rsidP="00AE74BE">
      <w:pPr>
        <w:rPr>
          <w:ins w:id="2274" w:author="GRAPURIMAC" w:date="2023-07-05T18:14:00Z"/>
          <w:rFonts w:ascii="Arial Narrow" w:hAnsi="Arial Narrow"/>
          <w:sz w:val="22"/>
          <w:szCs w:val="22"/>
        </w:rPr>
      </w:pPr>
    </w:p>
    <w:p w14:paraId="56800B83" w14:textId="36D99AD1" w:rsidR="0069535C" w:rsidRDefault="0069535C" w:rsidP="00AE74BE">
      <w:pPr>
        <w:rPr>
          <w:ins w:id="2275" w:author="GRAPURIMAC" w:date="2023-07-05T18:14:00Z"/>
          <w:rFonts w:ascii="Arial Narrow" w:hAnsi="Arial Narrow"/>
          <w:sz w:val="22"/>
          <w:szCs w:val="22"/>
        </w:rPr>
      </w:pPr>
    </w:p>
    <w:p w14:paraId="551506FC" w14:textId="0656AC59" w:rsidR="0069535C" w:rsidRDefault="0069535C" w:rsidP="00AE74BE">
      <w:pPr>
        <w:rPr>
          <w:ins w:id="2276" w:author="GRAPURIMAC" w:date="2023-07-05T18:14:00Z"/>
          <w:rFonts w:ascii="Arial Narrow" w:hAnsi="Arial Narrow"/>
          <w:sz w:val="22"/>
          <w:szCs w:val="22"/>
        </w:rPr>
      </w:pPr>
    </w:p>
    <w:p w14:paraId="461E82BC" w14:textId="59CE226B" w:rsidR="0069535C" w:rsidRDefault="0069535C" w:rsidP="00AE74BE">
      <w:pPr>
        <w:rPr>
          <w:ins w:id="2277" w:author="GRAPURIMAC" w:date="2023-07-05T18:14:00Z"/>
          <w:rFonts w:ascii="Arial Narrow" w:hAnsi="Arial Narrow"/>
          <w:sz w:val="22"/>
          <w:szCs w:val="22"/>
        </w:rPr>
      </w:pPr>
    </w:p>
    <w:p w14:paraId="540B5536" w14:textId="66B00869" w:rsidR="0069535C" w:rsidRDefault="0069535C" w:rsidP="00AE74BE">
      <w:pPr>
        <w:rPr>
          <w:ins w:id="2278" w:author="GRAPURIMAC" w:date="2023-07-05T18:14:00Z"/>
          <w:rFonts w:ascii="Arial Narrow" w:hAnsi="Arial Narrow"/>
          <w:sz w:val="22"/>
          <w:szCs w:val="22"/>
        </w:rPr>
      </w:pPr>
    </w:p>
    <w:p w14:paraId="0A3F9E95" w14:textId="77777777" w:rsidR="0069535C" w:rsidRPr="005132B3" w:rsidRDefault="0069535C" w:rsidP="00AE74BE">
      <w:pPr>
        <w:rPr>
          <w:rFonts w:ascii="Arial Narrow" w:hAnsi="Arial Narrow"/>
          <w:sz w:val="22"/>
          <w:szCs w:val="22"/>
        </w:rPr>
      </w:pPr>
    </w:p>
    <w:p w14:paraId="6C11BA23" w14:textId="77777777" w:rsidR="00FF661E" w:rsidRPr="005132B3" w:rsidRDefault="00FF661E" w:rsidP="00AE74BE">
      <w:pPr>
        <w:rPr>
          <w:rFonts w:ascii="Arial Narrow" w:hAnsi="Arial Narrow"/>
          <w:sz w:val="22"/>
          <w:szCs w:val="22"/>
        </w:rPr>
      </w:pPr>
    </w:p>
    <w:p w14:paraId="7BC48E41" w14:textId="58CF5064"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 xml:space="preserve"> APÉNDICE N° 1</w:t>
      </w:r>
    </w:p>
    <w:p w14:paraId="3E923BF4" w14:textId="77777777" w:rsidR="00846256" w:rsidRPr="005132B3" w:rsidRDefault="00846256"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DOCUMENTACIÓN VINCULADA AL HITO DE CONTROL</w:t>
      </w:r>
    </w:p>
    <w:p w14:paraId="0B12C3E7" w14:textId="77777777" w:rsidR="00846256" w:rsidRPr="005132B3" w:rsidRDefault="00846256" w:rsidP="00AE74BE">
      <w:pPr>
        <w:pStyle w:val="Prrafodelista"/>
        <w:tabs>
          <w:tab w:val="left" w:pos="142"/>
        </w:tabs>
        <w:spacing w:after="0" w:line="240" w:lineRule="auto"/>
        <w:ind w:left="426"/>
        <w:jc w:val="both"/>
        <w:rPr>
          <w:rFonts w:ascii="Arial Narrow" w:hAnsi="Arial Narrow" w:cs="Arial"/>
          <w:b/>
          <w:bCs/>
        </w:rPr>
      </w:pPr>
    </w:p>
    <w:p w14:paraId="73EB50CC" w14:textId="32652062" w:rsidR="00FA2C30" w:rsidRPr="005132B3" w:rsidRDefault="00846256" w:rsidP="00AE74BE">
      <w:pPr>
        <w:pStyle w:val="Prrafodelista"/>
        <w:numPr>
          <w:ilvl w:val="0"/>
          <w:numId w:val="2"/>
        </w:numPr>
        <w:tabs>
          <w:tab w:val="left" w:pos="142"/>
        </w:tabs>
        <w:spacing w:after="0" w:line="240" w:lineRule="auto"/>
        <w:ind w:left="426" w:hanging="426"/>
        <w:jc w:val="both"/>
        <w:rPr>
          <w:rFonts w:ascii="Arial Narrow" w:hAnsi="Arial Narrow" w:cs="Arial"/>
          <w:b/>
          <w:bCs/>
        </w:rPr>
      </w:pPr>
      <w:r w:rsidRPr="005132B3">
        <w:rPr>
          <w:rFonts w:ascii="Arial Narrow" w:hAnsi="Arial Narrow" w:cs="Arial"/>
          <w:b/>
          <w:bCs/>
        </w:rPr>
        <w:t>DOCUMENTACIÓN RESPECTO A SITUACIONES ADVERSAS</w:t>
      </w:r>
    </w:p>
    <w:p w14:paraId="124BDF24" w14:textId="77777777" w:rsidR="00FB6974" w:rsidRPr="005132B3" w:rsidRDefault="00FB6974" w:rsidP="00AE74BE">
      <w:pPr>
        <w:pStyle w:val="Prrafodelista"/>
        <w:tabs>
          <w:tab w:val="left" w:pos="142"/>
        </w:tabs>
        <w:spacing w:after="0" w:line="240" w:lineRule="auto"/>
        <w:ind w:left="426"/>
        <w:jc w:val="both"/>
        <w:rPr>
          <w:rFonts w:ascii="Arial Narrow" w:hAnsi="Arial Narrow" w:cs="Arial"/>
          <w:b/>
          <w:bCs/>
        </w:rPr>
      </w:pPr>
    </w:p>
    <w:p w14:paraId="3ECBFFEB" w14:textId="652DBDF5" w:rsidR="00C400D0" w:rsidRPr="005132B3" w:rsidRDefault="009E2581" w:rsidP="00AE74BE">
      <w:pPr>
        <w:ind w:left="709"/>
        <w:jc w:val="both"/>
        <w:rPr>
          <w:rFonts w:ascii="Arial Narrow" w:hAnsi="Arial Narrow" w:cs="Arial"/>
          <w:b/>
          <w:bCs/>
        </w:rPr>
      </w:pPr>
      <w:r w:rsidRPr="005132B3">
        <w:rPr>
          <w:rFonts w:ascii="Arial Narrow" w:hAnsi="Arial Narrow" w:cs="Arial"/>
          <w:b/>
          <w:bCs/>
        </w:rPr>
        <w:t>INSTITUCIONES EDUCATIVAS BENEFICIARIAS VISITADAS POR LA COMISIÓN DE CONTROL CUENTAN CON SERVIDORES DETERIORADOS E INOPERATIVOS, PONIENDO EN RIESGO LA EJECUCIÓN FÍSICA DEL COMPONENTE CAPACITACIÓN, COMPROMETIENDO EL CUMPLIMIENTO DE LOS OBJETIVOS PLANTEADOS EN EL EXPEDIENTE TÉCNICO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159003F" w14:textId="77777777" w:rsidTr="007A4A65">
        <w:tc>
          <w:tcPr>
            <w:tcW w:w="714" w:type="dxa"/>
            <w:shd w:val="clear" w:color="auto" w:fill="9CC2E5"/>
          </w:tcPr>
          <w:p w14:paraId="6E9EB7E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5A023285"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6AE20221" w14:textId="77777777" w:rsidTr="007A4A65">
        <w:tc>
          <w:tcPr>
            <w:tcW w:w="714" w:type="dxa"/>
            <w:shd w:val="clear" w:color="auto" w:fill="auto"/>
          </w:tcPr>
          <w:p w14:paraId="5A7EE715" w14:textId="7B7898EE" w:rsidR="008A1435" w:rsidRPr="005132B3" w:rsidRDefault="008A1435"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174049E" w14:textId="77772E2B" w:rsidR="008A1435" w:rsidRPr="005132B3" w:rsidRDefault="008A1435" w:rsidP="00AE74BE">
            <w:pPr>
              <w:rPr>
                <w:rFonts w:ascii="Arial Narrow" w:hAnsi="Arial Narrow"/>
                <w:sz w:val="22"/>
                <w:szCs w:val="22"/>
              </w:rPr>
            </w:pPr>
            <w:r w:rsidRPr="005132B3">
              <w:rPr>
                <w:rFonts w:ascii="Arial Narrow" w:hAnsi="Arial Narrow"/>
                <w:sz w:val="22"/>
                <w:szCs w:val="22"/>
              </w:rPr>
              <w:t>Oficio n.° 382-2023-GRAP/11GRDS de 8 de junio de 2023</w:t>
            </w:r>
          </w:p>
        </w:tc>
      </w:tr>
      <w:tr w:rsidR="005132B3" w:rsidRPr="005132B3" w14:paraId="40666B41" w14:textId="77777777" w:rsidTr="007A4A65">
        <w:tc>
          <w:tcPr>
            <w:tcW w:w="714" w:type="dxa"/>
            <w:shd w:val="clear" w:color="auto" w:fill="auto"/>
          </w:tcPr>
          <w:p w14:paraId="564CF823" w14:textId="342D7900"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61D841EF" w14:textId="460C518B" w:rsidR="00D01E6E" w:rsidRPr="005132B3" w:rsidRDefault="00FB6974" w:rsidP="00AE74BE">
            <w:pPr>
              <w:rPr>
                <w:rFonts w:ascii="Arial Narrow" w:hAnsi="Arial Narrow"/>
                <w:sz w:val="22"/>
                <w:szCs w:val="22"/>
              </w:rPr>
            </w:pPr>
            <w:r w:rsidRPr="005132B3">
              <w:rPr>
                <w:rFonts w:ascii="Arial Narrow" w:hAnsi="Arial Narrow" w:cs="Arial"/>
                <w:bCs/>
                <w:sz w:val="22"/>
                <w:szCs w:val="22"/>
              </w:rPr>
              <w:t>Oficio n.° 123-2023-GRAP/11/GRDS, de 4 de abril de 2023</w:t>
            </w:r>
          </w:p>
        </w:tc>
      </w:tr>
      <w:tr w:rsidR="005132B3" w:rsidRPr="005132B3" w14:paraId="048B3BBE" w14:textId="77777777" w:rsidTr="007A4A65">
        <w:tc>
          <w:tcPr>
            <w:tcW w:w="714" w:type="dxa"/>
            <w:shd w:val="clear" w:color="auto" w:fill="auto"/>
          </w:tcPr>
          <w:p w14:paraId="2B1A379A" w14:textId="108C93B8" w:rsidR="002420A4"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shd w:val="clear" w:color="auto" w:fill="auto"/>
          </w:tcPr>
          <w:p w14:paraId="27D3D47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07-2023-CG-OCI-GORE/APURIMAC, de 12 de junio de 2023</w:t>
            </w:r>
          </w:p>
        </w:tc>
      </w:tr>
      <w:tr w:rsidR="002420A4" w:rsidRPr="005132B3" w14:paraId="385A3CE0" w14:textId="77777777" w:rsidTr="007A4A65">
        <w:tc>
          <w:tcPr>
            <w:tcW w:w="714" w:type="dxa"/>
            <w:shd w:val="clear" w:color="auto" w:fill="auto"/>
          </w:tcPr>
          <w:p w14:paraId="6C7F9F51" w14:textId="66165F31" w:rsidR="002420A4"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4</w:t>
            </w:r>
          </w:p>
        </w:tc>
        <w:tc>
          <w:tcPr>
            <w:tcW w:w="7072" w:type="dxa"/>
            <w:shd w:val="clear" w:color="auto" w:fill="auto"/>
          </w:tcPr>
          <w:p w14:paraId="770FE893"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08-2023-CG-OCI-GORE/APURIMAC, de 13 de junio de 2023</w:t>
            </w:r>
          </w:p>
        </w:tc>
      </w:tr>
    </w:tbl>
    <w:p w14:paraId="7A2180C0" w14:textId="77777777" w:rsidR="00FB6974" w:rsidRPr="005132B3" w:rsidRDefault="00FB6974" w:rsidP="00AE74BE">
      <w:pPr>
        <w:ind w:left="709"/>
        <w:jc w:val="both"/>
        <w:rPr>
          <w:rFonts w:ascii="Arial Narrow" w:hAnsi="Arial Narrow"/>
          <w:b/>
          <w:bCs/>
        </w:rPr>
      </w:pPr>
    </w:p>
    <w:p w14:paraId="2DF8B387" w14:textId="445F720B" w:rsidR="00E57BF8" w:rsidRPr="00C8431A" w:rsidRDefault="00E57BF8" w:rsidP="00E57BF8">
      <w:pPr>
        <w:pStyle w:val="Prrafodelista"/>
        <w:spacing w:line="240" w:lineRule="auto"/>
        <w:ind w:left="644"/>
        <w:jc w:val="both"/>
        <w:outlineLvl w:val="1"/>
        <w:rPr>
          <w:rFonts w:ascii="Arial Narrow" w:hAnsi="Arial Narrow" w:cs="Arial"/>
          <w:b/>
          <w:bCs/>
        </w:rPr>
      </w:pPr>
      <w:bookmarkStart w:id="2279" w:name="_Toc139476486"/>
      <w:r>
        <w:rPr>
          <w:rFonts w:ascii="Arial Narrow" w:hAnsi="Arial Narrow"/>
          <w:b/>
          <w:bCs/>
        </w:rPr>
        <w:t>COMPUTADORAS PORTATILES (LAPTOPS)</w:t>
      </w:r>
      <w:r w:rsidRPr="00C8431A">
        <w:rPr>
          <w:rFonts w:ascii="Arial Narrow" w:hAnsi="Arial Narrow"/>
          <w:b/>
          <w:bCs/>
        </w:rPr>
        <w:t xml:space="preserve"> ENTREGADAS POR</w:t>
      </w:r>
      <w:r>
        <w:rPr>
          <w:rFonts w:ascii="Arial Narrow" w:hAnsi="Arial Narrow"/>
          <w:b/>
          <w:bCs/>
        </w:rPr>
        <w:t xml:space="preserve"> EL</w:t>
      </w:r>
      <w:r w:rsidRPr="00C8431A">
        <w:rPr>
          <w:rFonts w:ascii="Arial Narrow" w:hAnsi="Arial Narrow"/>
          <w:b/>
          <w:bCs/>
        </w:rPr>
        <w:t xml:space="preserve"> PROYECTO A LA INSTITUCIÓN EDUCATIVA </w:t>
      </w:r>
      <w:r w:rsidRPr="00C8431A">
        <w:rPr>
          <w:rFonts w:ascii="Arial Narrow" w:hAnsi="Arial Narrow" w:cs="Arial"/>
          <w:b/>
          <w:bCs/>
        </w:rPr>
        <w:t>SAN JUAN BAUTISTA DE CALLABAMBA DEL DISTRITO DE CHINCHEROS</w:t>
      </w:r>
      <w:r w:rsidRPr="00C8431A">
        <w:rPr>
          <w:rFonts w:ascii="Arial Narrow" w:hAnsi="Arial Narrow"/>
          <w:b/>
          <w:bCs/>
        </w:rPr>
        <w:t xml:space="preserve"> NO VIENEN SIEN</w:t>
      </w:r>
      <w:r>
        <w:rPr>
          <w:rFonts w:ascii="Arial Narrow" w:hAnsi="Arial Narrow"/>
          <w:b/>
          <w:bCs/>
        </w:rPr>
        <w:t>D</w:t>
      </w:r>
      <w:r w:rsidRPr="00C8431A">
        <w:rPr>
          <w:rFonts w:ascii="Arial Narrow" w:hAnsi="Arial Narrow"/>
          <w:b/>
          <w:bCs/>
        </w:rPr>
        <w:t>O UTILIZADAS POR FALTA DE LICENCIAS DEL SISTEMA OPERATIVO Y DE LA HERRAMIENTA DE OFIMÁTICA MICROSOFT OFFICE</w:t>
      </w:r>
      <w:bookmarkEnd w:id="2279"/>
    </w:p>
    <w:p w14:paraId="554B7C5C" w14:textId="390C1165" w:rsidR="00C400D0" w:rsidRPr="005132B3" w:rsidRDefault="009E2581" w:rsidP="00AE74BE">
      <w:pPr>
        <w:ind w:left="709"/>
        <w:jc w:val="both"/>
        <w:rPr>
          <w:rFonts w:ascii="Arial Narrow" w:hAnsi="Arial Narrow" w:cs="Arial"/>
          <w:b/>
          <w:bCs/>
        </w:rPr>
      </w:pPr>
      <w:r w:rsidRPr="009E2581">
        <w:rPr>
          <w:rFonts w:ascii="Arial Narrow" w:hAnsi="Arial Narrow"/>
          <w:b/>
          <w:bCs/>
        </w:rPr>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492DF77" w14:textId="77777777" w:rsidTr="007A4A65">
        <w:tc>
          <w:tcPr>
            <w:tcW w:w="714" w:type="dxa"/>
            <w:shd w:val="clear" w:color="auto" w:fill="9CC2E5"/>
          </w:tcPr>
          <w:p w14:paraId="58354A9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N°</w:t>
            </w:r>
          </w:p>
        </w:tc>
        <w:tc>
          <w:tcPr>
            <w:tcW w:w="7072" w:type="dxa"/>
            <w:shd w:val="clear" w:color="auto" w:fill="9CC2E5"/>
          </w:tcPr>
          <w:p w14:paraId="0F7C09DB" w14:textId="77777777" w:rsidR="00D83242" w:rsidRPr="005132B3" w:rsidRDefault="00D83242"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2EE3BF9F" w14:textId="77777777" w:rsidTr="007A4A65">
        <w:tc>
          <w:tcPr>
            <w:tcW w:w="714" w:type="dxa"/>
            <w:shd w:val="clear" w:color="auto" w:fill="auto"/>
          </w:tcPr>
          <w:p w14:paraId="1223A257" w14:textId="7FABCBD2"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7C178F5C"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Acta de visita de control n.° 09-2023-CG-OCI-GORE/APURIMAC, de 13 de junio de 2023</w:t>
            </w:r>
          </w:p>
        </w:tc>
      </w:tr>
      <w:tr w:rsidR="00D83242" w:rsidRPr="005132B3" w14:paraId="160FDCE1" w14:textId="77777777" w:rsidTr="007A4A65">
        <w:tc>
          <w:tcPr>
            <w:tcW w:w="714" w:type="dxa"/>
            <w:shd w:val="clear" w:color="auto" w:fill="auto"/>
          </w:tcPr>
          <w:p w14:paraId="723B12B2" w14:textId="19438C45" w:rsidR="00D83242" w:rsidRPr="005132B3" w:rsidRDefault="005D3A1B"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5F4931FF" w14:textId="77777777" w:rsidR="00D83242" w:rsidRPr="005132B3" w:rsidRDefault="00D83242" w:rsidP="00AE74BE">
            <w:pPr>
              <w:rPr>
                <w:rFonts w:ascii="Arial Narrow" w:hAnsi="Arial Narrow"/>
                <w:sz w:val="22"/>
                <w:szCs w:val="22"/>
              </w:rPr>
            </w:pPr>
            <w:r w:rsidRPr="005132B3">
              <w:rPr>
                <w:rFonts w:ascii="Arial Narrow" w:hAnsi="Arial Narrow"/>
                <w:sz w:val="22"/>
                <w:szCs w:val="22"/>
              </w:rPr>
              <w:t>Acta de visita de control n.° 010-2023-CG-OCI-GORE/APURIMAC, de 13 de junio de 2023</w:t>
            </w:r>
          </w:p>
        </w:tc>
      </w:tr>
    </w:tbl>
    <w:p w14:paraId="223080E9" w14:textId="77777777" w:rsidR="00C400D0" w:rsidRPr="005132B3" w:rsidRDefault="00C400D0" w:rsidP="00AE74BE"/>
    <w:p w14:paraId="33062F73" w14:textId="49B6D7A5" w:rsidR="00C400D0" w:rsidRPr="005132B3" w:rsidRDefault="009E2581" w:rsidP="00AE74BE">
      <w:pPr>
        <w:ind w:left="709"/>
        <w:jc w:val="both"/>
        <w:rPr>
          <w:rFonts w:ascii="Arial Narrow" w:hAnsi="Arial Narrow" w:cs="Arial"/>
          <w:b/>
          <w:bCs/>
        </w:rPr>
      </w:pPr>
      <w:r w:rsidRPr="009E2581">
        <w:rPr>
          <w:rFonts w:ascii="Arial Narrow" w:hAnsi="Arial Narrow"/>
          <w:b/>
          <w:bCs/>
        </w:rPr>
        <w:t>SISTEMAS DE PROTECCIÓN ELÉCTRICA (PARARRAYOS) IMPLEMENTADOS POR EL PROYECTO NO ESTARÍAN CUMPLIENDO CON LA FINALIDAD PARA LAS QUE FUERON INSTALADAS YA QUE SE ENCONTRARON SERVIDORES DAÑADOS POR TORMENTAS ELÉCTRICAS</w:t>
      </w:r>
      <w:r>
        <w:rPr>
          <w:rFonts w:ascii="Arial Narrow" w:hAnsi="Arial Narrow"/>
          <w:b/>
          <w:bCs/>
        </w:rPr>
        <w:t>,</w:t>
      </w:r>
      <w:r w:rsidRPr="009E2581">
        <w:rPr>
          <w:rFonts w:ascii="Arial Narrow" w:hAnsi="Arial Narrow"/>
          <w:b/>
          <w:bCs/>
        </w:rPr>
        <w:t xml:space="preserve"> LO QUE PONDRÍA EN RIESGO LOS EQUIPOS ENTREGADOS RECIENTEMENTE</w:t>
      </w:r>
      <w:r w:rsidR="004343FC">
        <w:rPr>
          <w:rFonts w:ascii="Arial Narrow" w:hAnsi="Arial Narrow"/>
          <w:b/>
          <w:bCs/>
        </w:rPr>
        <w:t>.</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5132B3" w:rsidRPr="005132B3" w14:paraId="2D1E785E" w14:textId="77777777" w:rsidTr="007A4A65">
        <w:tc>
          <w:tcPr>
            <w:tcW w:w="714" w:type="dxa"/>
            <w:shd w:val="clear" w:color="auto" w:fill="9CC2E5"/>
          </w:tcPr>
          <w:p w14:paraId="567EFCB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lastRenderedPageBreak/>
              <w:t>N°</w:t>
            </w:r>
          </w:p>
        </w:tc>
        <w:tc>
          <w:tcPr>
            <w:tcW w:w="7072" w:type="dxa"/>
            <w:shd w:val="clear" w:color="auto" w:fill="9CC2E5"/>
          </w:tcPr>
          <w:p w14:paraId="60B22411"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Documento</w:t>
            </w:r>
          </w:p>
        </w:tc>
      </w:tr>
      <w:tr w:rsidR="005132B3" w:rsidRPr="005132B3" w14:paraId="7FD5D937" w14:textId="77777777" w:rsidTr="007A4A65">
        <w:tc>
          <w:tcPr>
            <w:tcW w:w="714" w:type="dxa"/>
            <w:shd w:val="clear" w:color="auto" w:fill="auto"/>
          </w:tcPr>
          <w:p w14:paraId="04FC7FF9"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1</w:t>
            </w:r>
          </w:p>
        </w:tc>
        <w:tc>
          <w:tcPr>
            <w:tcW w:w="7072" w:type="dxa"/>
            <w:shd w:val="clear" w:color="auto" w:fill="auto"/>
          </w:tcPr>
          <w:p w14:paraId="65C6346B" w14:textId="77777777"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05-2023-CG-OCI-GORE/APURIMAC, de 26 de abril de 2023</w:t>
            </w:r>
          </w:p>
        </w:tc>
      </w:tr>
      <w:tr w:rsidR="005132B3" w:rsidRPr="005132B3" w14:paraId="573E8F1C" w14:textId="77777777" w:rsidTr="007A4A65">
        <w:tc>
          <w:tcPr>
            <w:tcW w:w="714" w:type="dxa"/>
            <w:shd w:val="clear" w:color="auto" w:fill="auto"/>
          </w:tcPr>
          <w:p w14:paraId="49FB05D8" w14:textId="77777777" w:rsidR="002420A4" w:rsidRPr="005132B3" w:rsidRDefault="002420A4"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2</w:t>
            </w:r>
          </w:p>
        </w:tc>
        <w:tc>
          <w:tcPr>
            <w:tcW w:w="7072" w:type="dxa"/>
            <w:shd w:val="clear" w:color="auto" w:fill="auto"/>
          </w:tcPr>
          <w:p w14:paraId="3E1C1AD7" w14:textId="44674541" w:rsidR="002420A4" w:rsidRPr="005132B3" w:rsidRDefault="002420A4" w:rsidP="00AE74BE">
            <w:pPr>
              <w:rPr>
                <w:rFonts w:ascii="Arial Narrow" w:hAnsi="Arial Narrow"/>
                <w:sz w:val="22"/>
                <w:szCs w:val="22"/>
              </w:rPr>
            </w:pPr>
            <w:r w:rsidRPr="005132B3">
              <w:rPr>
                <w:rFonts w:ascii="Arial Narrow" w:hAnsi="Arial Narrow"/>
                <w:sz w:val="22"/>
                <w:szCs w:val="22"/>
              </w:rPr>
              <w:t>Acta de visita de control n.° 06-2023-CG-OCI-GORE/APURIMAC, de 12 de junio de 2023</w:t>
            </w:r>
          </w:p>
        </w:tc>
      </w:tr>
      <w:tr w:rsidR="00D01E6E" w:rsidRPr="005132B3"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5132B3" w:rsidRDefault="00D01E6E" w:rsidP="00AE74BE">
            <w:pPr>
              <w:autoSpaceDE w:val="0"/>
              <w:autoSpaceDN w:val="0"/>
              <w:adjustRightInd w:val="0"/>
              <w:jc w:val="center"/>
              <w:rPr>
                <w:rFonts w:ascii="Arial Narrow" w:hAnsi="Arial Narrow" w:cs="Arial"/>
                <w:sz w:val="22"/>
                <w:szCs w:val="22"/>
              </w:rPr>
            </w:pPr>
            <w:r w:rsidRPr="005132B3">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5132B3" w:rsidRDefault="00D01E6E" w:rsidP="00AE74BE">
            <w:pPr>
              <w:rPr>
                <w:rFonts w:ascii="Arial Narrow" w:hAnsi="Arial Narrow"/>
                <w:sz w:val="22"/>
                <w:szCs w:val="22"/>
              </w:rPr>
            </w:pPr>
            <w:r w:rsidRPr="005132B3">
              <w:rPr>
                <w:rFonts w:ascii="Arial Narrow" w:hAnsi="Arial Narrow" w:cs="Arial"/>
                <w:bCs/>
                <w:sz w:val="22"/>
                <w:szCs w:val="22"/>
              </w:rPr>
              <w:t>Oficio n.° 123-2023-GRAP/11/GRDS, de 4 de abril de 2023</w:t>
            </w:r>
          </w:p>
        </w:tc>
      </w:tr>
    </w:tbl>
    <w:p w14:paraId="1CD05961" w14:textId="77777777" w:rsidR="00C400D0" w:rsidRDefault="00C400D0" w:rsidP="00AE74BE">
      <w:pPr>
        <w:pStyle w:val="Prrafodelista"/>
        <w:spacing w:line="240" w:lineRule="auto"/>
        <w:ind w:left="1070"/>
        <w:jc w:val="both"/>
        <w:outlineLvl w:val="1"/>
        <w:rPr>
          <w:rFonts w:ascii="Arial Narrow" w:hAnsi="Arial Narrow" w:cs="Arial"/>
          <w:b/>
          <w:bCs/>
        </w:rPr>
      </w:pPr>
    </w:p>
    <w:p w14:paraId="33FD6959" w14:textId="77777777" w:rsidR="009E2581" w:rsidRDefault="009E2581" w:rsidP="00AE74BE">
      <w:pPr>
        <w:pStyle w:val="Prrafodelista"/>
        <w:spacing w:line="240" w:lineRule="auto"/>
        <w:ind w:left="1070"/>
        <w:jc w:val="both"/>
        <w:outlineLvl w:val="1"/>
        <w:rPr>
          <w:rFonts w:ascii="Arial Narrow" w:hAnsi="Arial Narrow" w:cs="Arial"/>
          <w:b/>
          <w:bCs/>
        </w:rPr>
      </w:pPr>
    </w:p>
    <w:p w14:paraId="1BBF430A" w14:textId="77777777" w:rsidR="009E2581" w:rsidRDefault="009E2581" w:rsidP="00AE74BE">
      <w:pPr>
        <w:pStyle w:val="Prrafodelista"/>
        <w:spacing w:line="240" w:lineRule="auto"/>
        <w:ind w:left="1070"/>
        <w:jc w:val="both"/>
        <w:outlineLvl w:val="1"/>
        <w:rPr>
          <w:rFonts w:ascii="Arial Narrow" w:hAnsi="Arial Narrow" w:cs="Arial"/>
          <w:b/>
          <w:bCs/>
        </w:rPr>
      </w:pPr>
    </w:p>
    <w:p w14:paraId="137BA9F5" w14:textId="77777777" w:rsidR="009E2581" w:rsidRDefault="009E2581" w:rsidP="00AE74BE">
      <w:pPr>
        <w:pStyle w:val="Prrafodelista"/>
        <w:spacing w:line="240" w:lineRule="auto"/>
        <w:ind w:left="1070"/>
        <w:jc w:val="both"/>
        <w:outlineLvl w:val="1"/>
        <w:rPr>
          <w:rFonts w:ascii="Arial Narrow" w:hAnsi="Arial Narrow" w:cs="Arial"/>
          <w:b/>
          <w:bCs/>
        </w:rPr>
      </w:pPr>
    </w:p>
    <w:p w14:paraId="0A33CEE2" w14:textId="77777777" w:rsidR="009E2581" w:rsidRDefault="009E2581" w:rsidP="00AE74BE">
      <w:pPr>
        <w:pStyle w:val="Prrafodelista"/>
        <w:spacing w:line="240" w:lineRule="auto"/>
        <w:ind w:left="1070"/>
        <w:jc w:val="both"/>
        <w:outlineLvl w:val="1"/>
        <w:rPr>
          <w:rFonts w:ascii="Arial Narrow" w:hAnsi="Arial Narrow" w:cs="Arial"/>
          <w:b/>
          <w:bCs/>
        </w:rPr>
      </w:pPr>
    </w:p>
    <w:p w14:paraId="00947465" w14:textId="77777777" w:rsidR="009E2581" w:rsidRDefault="009E2581" w:rsidP="00AE74BE">
      <w:pPr>
        <w:pStyle w:val="Prrafodelista"/>
        <w:spacing w:line="240" w:lineRule="auto"/>
        <w:ind w:left="1070"/>
        <w:jc w:val="both"/>
        <w:outlineLvl w:val="1"/>
        <w:rPr>
          <w:rFonts w:ascii="Arial Narrow" w:hAnsi="Arial Narrow" w:cs="Arial"/>
          <w:b/>
          <w:bCs/>
        </w:rPr>
      </w:pPr>
    </w:p>
    <w:p w14:paraId="5A41F452" w14:textId="77777777" w:rsidR="009E2581" w:rsidRPr="005132B3" w:rsidRDefault="009E2581" w:rsidP="00AE74BE">
      <w:pPr>
        <w:pStyle w:val="Prrafodelista"/>
        <w:spacing w:line="240" w:lineRule="auto"/>
        <w:ind w:left="1070"/>
        <w:jc w:val="both"/>
        <w:outlineLvl w:val="1"/>
        <w:rPr>
          <w:rFonts w:ascii="Arial Narrow" w:hAnsi="Arial Narrow" w:cs="Arial"/>
          <w:b/>
          <w:bCs/>
        </w:rPr>
      </w:pPr>
    </w:p>
    <w:p w14:paraId="114DB454" w14:textId="6D0BAB24" w:rsidR="00727197" w:rsidRPr="005132B3" w:rsidRDefault="00727197" w:rsidP="00AE74BE">
      <w:pPr>
        <w:rPr>
          <w:rFonts w:ascii="Arial Narrow" w:hAnsi="Arial Narrow"/>
        </w:rPr>
      </w:pPr>
    </w:p>
    <w:p w14:paraId="73B17FDB" w14:textId="7B82F774" w:rsidR="00727197" w:rsidRPr="005132B3" w:rsidRDefault="00727197" w:rsidP="00AE74BE">
      <w:pPr>
        <w:rPr>
          <w:rFonts w:ascii="Arial Narrow" w:hAnsi="Arial Narrow"/>
        </w:rPr>
      </w:pPr>
    </w:p>
    <w:p w14:paraId="6A5C29EE" w14:textId="6CC174FD" w:rsidR="00727197" w:rsidRDefault="00727197" w:rsidP="00AE74BE">
      <w:pPr>
        <w:rPr>
          <w:rFonts w:ascii="Arial Narrow" w:hAnsi="Arial Narrow"/>
        </w:rPr>
      </w:pPr>
    </w:p>
    <w:p w14:paraId="115E60A7" w14:textId="77777777" w:rsidR="0047771E" w:rsidRDefault="0047771E" w:rsidP="00AE74BE">
      <w:pPr>
        <w:rPr>
          <w:rFonts w:ascii="Arial Narrow" w:hAnsi="Arial Narrow"/>
        </w:rPr>
      </w:pPr>
    </w:p>
    <w:p w14:paraId="6CAE9D97" w14:textId="77777777" w:rsidR="0047771E" w:rsidRPr="005132B3" w:rsidRDefault="0047771E" w:rsidP="00AE74BE">
      <w:pPr>
        <w:rPr>
          <w:rFonts w:ascii="Arial Narrow" w:hAnsi="Arial Narrow"/>
        </w:rPr>
      </w:pPr>
    </w:p>
    <w:p w14:paraId="54B1EC78" w14:textId="48C99A6D" w:rsidR="00727197" w:rsidRPr="005132B3" w:rsidRDefault="00727197" w:rsidP="00AE74BE">
      <w:pPr>
        <w:rPr>
          <w:rFonts w:ascii="Arial Narrow" w:hAnsi="Arial Narrow"/>
        </w:rPr>
      </w:pPr>
    </w:p>
    <w:p w14:paraId="79361179" w14:textId="2A4952E8" w:rsidR="00727197" w:rsidRPr="005132B3" w:rsidRDefault="00727197" w:rsidP="00AE74BE">
      <w:pPr>
        <w:rPr>
          <w:rFonts w:ascii="Arial Narrow" w:hAnsi="Arial Narrow"/>
        </w:rPr>
      </w:pPr>
    </w:p>
    <w:p w14:paraId="59FE632C" w14:textId="0F2F8779" w:rsidR="00727197" w:rsidRPr="005132B3" w:rsidRDefault="00727197" w:rsidP="00AE74BE">
      <w:pPr>
        <w:rPr>
          <w:rFonts w:ascii="Arial Narrow" w:hAnsi="Arial Narrow"/>
        </w:rPr>
      </w:pPr>
    </w:p>
    <w:p w14:paraId="12E6E160" w14:textId="3F554311" w:rsidR="00727197" w:rsidRPr="005132B3" w:rsidRDefault="00727197"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APÉNDICE N° 2</w:t>
      </w:r>
    </w:p>
    <w:p w14:paraId="44FAC58F" w14:textId="58FC10DA" w:rsidR="00727197" w:rsidRPr="005132B3" w:rsidRDefault="00727197" w:rsidP="00AE74BE">
      <w:pPr>
        <w:tabs>
          <w:tab w:val="left" w:pos="142"/>
        </w:tabs>
        <w:contextualSpacing/>
        <w:jc w:val="center"/>
        <w:rPr>
          <w:rFonts w:ascii="Arial Narrow" w:eastAsia="Calibri" w:hAnsi="Arial Narrow" w:cs="Arial"/>
          <w:b/>
          <w:bCs/>
          <w:sz w:val="22"/>
          <w:szCs w:val="22"/>
        </w:rPr>
      </w:pPr>
      <w:r w:rsidRPr="005132B3">
        <w:rPr>
          <w:rFonts w:ascii="Arial Narrow" w:eastAsia="Calibri" w:hAnsi="Arial Narrow" w:cs="Arial"/>
          <w:b/>
          <w:bCs/>
          <w:sz w:val="22"/>
          <w:szCs w:val="22"/>
        </w:rPr>
        <w:t>SITUACIONES ADVERSAS QUE SUBSISTEN EN INFORMES DE HITO DE CONTROL ANTERIORES</w:t>
      </w:r>
    </w:p>
    <w:p w14:paraId="25A616EA" w14:textId="77777777" w:rsidR="00727197" w:rsidRPr="005132B3" w:rsidRDefault="00727197" w:rsidP="00AE74BE">
      <w:pPr>
        <w:rPr>
          <w:rFonts w:ascii="Arial Narrow" w:eastAsia="Arial Narrow" w:hAnsi="Arial Narrow" w:cs="Arial Narrow"/>
          <w:sz w:val="22"/>
          <w:szCs w:val="22"/>
        </w:rPr>
      </w:pPr>
    </w:p>
    <w:p w14:paraId="6FC9CD45"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1</w:t>
      </w:r>
    </w:p>
    <w:p w14:paraId="2BD4CE19" w14:textId="77777777" w:rsidR="00727197" w:rsidRPr="005132B3" w:rsidRDefault="00727197" w:rsidP="00AE74BE">
      <w:pPr>
        <w:rPr>
          <w:rFonts w:ascii="Arial Narrow" w:eastAsia="Arial Narrow" w:hAnsi="Arial Narrow" w:cs="Arial Narrow"/>
          <w:sz w:val="22"/>
          <w:szCs w:val="22"/>
        </w:rPr>
      </w:pPr>
    </w:p>
    <w:p w14:paraId="1DF35CA4" w14:textId="6C26E1F0"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2C11A5">
        <w:rPr>
          <w:rFonts w:ascii="Arial Narrow" w:eastAsia="Arial Narrow" w:hAnsi="Arial Narrow" w:cs="Arial Narrow"/>
          <w:sz w:val="22"/>
          <w:szCs w:val="22"/>
        </w:rPr>
        <w:t>3</w:t>
      </w:r>
    </w:p>
    <w:p w14:paraId="1C35C4F7" w14:textId="7E9F078C"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009725E8">
        <w:rPr>
          <w:rFonts w:ascii="Arial Narrow" w:eastAsia="Arial Narrow" w:hAnsi="Arial Narrow" w:cs="Arial Narrow"/>
          <w:sz w:val="22"/>
          <w:szCs w:val="22"/>
        </w:rPr>
        <w:t>1</w:t>
      </w:r>
      <w:r w:rsidRPr="005132B3">
        <w:rPr>
          <w:rFonts w:ascii="Arial Narrow" w:eastAsia="Arial Narrow" w:hAnsi="Arial Narrow" w:cs="Arial Narrow"/>
          <w:sz w:val="22"/>
          <w:szCs w:val="22"/>
        </w:rPr>
        <w:tab/>
      </w:r>
    </w:p>
    <w:p w14:paraId="55D1F2D9" w14:textId="26301915"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adversas identificadas</w:t>
      </w:r>
      <w:r w:rsidR="00445F22" w:rsidRPr="005132B3">
        <w:rPr>
          <w:rFonts w:ascii="Arial Narrow" w:eastAsia="Arial Narrow" w:hAnsi="Arial Narrow" w:cs="Arial Narrow"/>
          <w:sz w:val="22"/>
          <w:szCs w:val="22"/>
        </w:rPr>
        <w:t xml:space="preserve"> que subsisten</w:t>
      </w:r>
      <w:r w:rsidRPr="005132B3">
        <w:rPr>
          <w:rFonts w:ascii="Arial Narrow" w:eastAsia="Arial Narrow" w:hAnsi="Arial Narrow" w:cs="Arial Narrow"/>
          <w:sz w:val="22"/>
          <w:szCs w:val="22"/>
        </w:rPr>
        <w:t>:</w:t>
      </w:r>
      <w:r w:rsidRPr="005132B3">
        <w:rPr>
          <w:rFonts w:ascii="Arial Narrow" w:eastAsia="Arial Narrow" w:hAnsi="Arial Narrow" w:cs="Arial Narrow"/>
          <w:sz w:val="22"/>
          <w:szCs w:val="22"/>
        </w:rPr>
        <w:tab/>
      </w:r>
    </w:p>
    <w:p w14:paraId="725E54BB" w14:textId="77777777" w:rsidR="00727197" w:rsidRPr="005132B3" w:rsidRDefault="00727197" w:rsidP="00AE74BE">
      <w:pPr>
        <w:rPr>
          <w:rFonts w:ascii="Arial Narrow" w:eastAsia="Arial Narrow" w:hAnsi="Arial Narrow" w:cs="Arial Narrow"/>
          <w:sz w:val="22"/>
          <w:szCs w:val="22"/>
        </w:rPr>
      </w:pPr>
    </w:p>
    <w:p w14:paraId="27E58B56" w14:textId="410CD54A" w:rsidR="00727197" w:rsidRPr="005132B3" w:rsidRDefault="00512E41" w:rsidP="00AE74BE">
      <w:pPr>
        <w:numPr>
          <w:ilvl w:val="1"/>
          <w:numId w:val="7"/>
        </w:numPr>
        <w:jc w:val="both"/>
        <w:rPr>
          <w:sz w:val="22"/>
          <w:szCs w:val="22"/>
        </w:rPr>
      </w:pPr>
      <w:r w:rsidRPr="005132B3">
        <w:rPr>
          <w:rFonts w:ascii="Arial Narrow" w:eastAsia="Arial Narrow" w:hAnsi="Arial Narrow" w:cs="Arial Narrow"/>
          <w:sz w:val="22"/>
          <w:szCs w:val="22"/>
        </w:rPr>
        <w:t>Los gabinetes de metal de carga de portatiles entregado por contratista contiene deficiencias y daños, presuntamente incumpliendo con las especificaciones técnicas establecidas, presumiblemente sin otorgar plazo para la subsanación, originando el riesgo de un posible incumplimiento a la normativa de contrataciones.</w:t>
      </w:r>
    </w:p>
    <w:p w14:paraId="4390577A" w14:textId="77777777" w:rsidR="00727197" w:rsidRPr="005132B3" w:rsidRDefault="00727197" w:rsidP="00AE74BE">
      <w:pPr>
        <w:rPr>
          <w:rFonts w:ascii="Arial Narrow" w:eastAsia="Arial Narrow" w:hAnsi="Arial Narrow" w:cs="Arial Narrow"/>
          <w:sz w:val="22"/>
          <w:szCs w:val="22"/>
        </w:rPr>
      </w:pPr>
    </w:p>
    <w:p w14:paraId="1378B36C"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2</w:t>
      </w:r>
    </w:p>
    <w:p w14:paraId="1887F062" w14:textId="77777777" w:rsidR="00727197" w:rsidRPr="005132B3" w:rsidRDefault="00727197" w:rsidP="00AE74BE">
      <w:pPr>
        <w:rPr>
          <w:rFonts w:ascii="Arial Narrow" w:eastAsia="Arial Narrow" w:hAnsi="Arial Narrow" w:cs="Arial Narrow"/>
          <w:sz w:val="22"/>
          <w:szCs w:val="22"/>
        </w:rPr>
      </w:pPr>
    </w:p>
    <w:p w14:paraId="321D9148"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2</w:t>
      </w:r>
    </w:p>
    <w:p w14:paraId="23B35EE5" w14:textId="77777777"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r>
      <w:r w:rsidRPr="002C11A5">
        <w:rPr>
          <w:rFonts w:ascii="Arial Narrow" w:eastAsia="Arial Narrow" w:hAnsi="Arial Narrow" w:cs="Arial Narrow"/>
          <w:sz w:val="22"/>
          <w:szCs w:val="22"/>
        </w:rPr>
        <w:t>2</w:t>
      </w:r>
      <w:r w:rsidRPr="005132B3">
        <w:rPr>
          <w:rFonts w:ascii="Arial Narrow" w:eastAsia="Arial Narrow" w:hAnsi="Arial Narrow" w:cs="Arial Narrow"/>
          <w:sz w:val="22"/>
          <w:szCs w:val="22"/>
        </w:rPr>
        <w:tab/>
      </w:r>
    </w:p>
    <w:p w14:paraId="334C2ECA" w14:textId="1D3C1CF8"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w:t>
      </w:r>
      <w:r w:rsidR="009725E8">
        <w:rPr>
          <w:rFonts w:ascii="Arial Narrow" w:eastAsia="Arial Narrow" w:hAnsi="Arial Narrow" w:cs="Arial Narrow"/>
          <w:sz w:val="22"/>
          <w:szCs w:val="22"/>
        </w:rPr>
        <w:t>s identificadas que subsisten:</w:t>
      </w:r>
      <w:r w:rsidR="009725E8">
        <w:rPr>
          <w:rFonts w:ascii="Arial Narrow" w:eastAsia="Arial Narrow" w:hAnsi="Arial Narrow" w:cs="Arial Narrow"/>
          <w:sz w:val="22"/>
          <w:szCs w:val="22"/>
        </w:rPr>
        <w:tab/>
      </w:r>
    </w:p>
    <w:p w14:paraId="45FD3620" w14:textId="77777777" w:rsidR="00727197" w:rsidRPr="005132B3" w:rsidRDefault="00727197" w:rsidP="00AE74BE">
      <w:pPr>
        <w:rPr>
          <w:rFonts w:ascii="Arial Narrow" w:eastAsia="Arial Narrow" w:hAnsi="Arial Narrow" w:cs="Arial Narrow"/>
          <w:sz w:val="22"/>
          <w:szCs w:val="22"/>
        </w:rPr>
      </w:pPr>
    </w:p>
    <w:p w14:paraId="63253ECE" w14:textId="77777777" w:rsidR="002C11A5" w:rsidRPr="00A54B66" w:rsidRDefault="002C11A5" w:rsidP="002C11A5">
      <w:pPr>
        <w:pStyle w:val="Prrafodelista"/>
        <w:numPr>
          <w:ilvl w:val="1"/>
          <w:numId w:val="7"/>
        </w:numPr>
        <w:rPr>
          <w:rFonts w:ascii="Arial Narrow" w:eastAsia="Arial Narrow" w:hAnsi="Arial Narrow" w:cs="Arial Narrow"/>
        </w:rPr>
      </w:pPr>
      <w:r w:rsidRPr="00A54B66">
        <w:rPr>
          <w:rFonts w:ascii="Arial Narrow" w:eastAsia="Arial Narrow" w:hAnsi="Arial Narrow" w:cs="Arial Narrow"/>
        </w:rPr>
        <w:t xml:space="preserve">Modificaciones de las especificaciones técnicas para la compra de computadoras portátiles para docentes, no fueron comunicadas de manera formal al área usuaria por la oficina de logística, generando el riesgo de adquirir equipos que no cumplan con los objetivos del proyecto. </w:t>
      </w:r>
    </w:p>
    <w:p w14:paraId="26E75E12" w14:textId="77777777" w:rsidR="002C11A5" w:rsidRPr="00A54B66" w:rsidRDefault="002C11A5" w:rsidP="002C11A5">
      <w:pPr>
        <w:pStyle w:val="Prrafodelista"/>
        <w:numPr>
          <w:ilvl w:val="1"/>
          <w:numId w:val="7"/>
        </w:numPr>
        <w:rPr>
          <w:rFonts w:ascii="Arial Narrow" w:eastAsia="Arial Narrow" w:hAnsi="Arial Narrow" w:cs="Arial Narrow"/>
        </w:rPr>
      </w:pPr>
      <w:r w:rsidRPr="00A54B66">
        <w:rPr>
          <w:rFonts w:ascii="Arial Narrow" w:eastAsia="Arial Narrow" w:hAnsi="Arial Narrow" w:cs="Arial Narrow"/>
        </w:rPr>
        <w:t>Modificaciones de las especificaciones técnicas para la compra de computadoras portátiles para estudiantes, no fueron comunicadas de manera formal al área usuaria por la oficina de logística, generando el riesgo de adquirir equipos que no cumplan con los objetivos del proyecto.</w:t>
      </w:r>
    </w:p>
    <w:p w14:paraId="67A8A17D" w14:textId="77777777" w:rsidR="00727197" w:rsidRPr="005132B3" w:rsidRDefault="00727197" w:rsidP="00AE74BE">
      <w:pPr>
        <w:rPr>
          <w:rFonts w:ascii="Arial Narrow" w:eastAsia="Arial Narrow" w:hAnsi="Arial Narrow" w:cs="Arial Narrow"/>
          <w:sz w:val="22"/>
          <w:szCs w:val="22"/>
        </w:rPr>
      </w:pPr>
    </w:p>
    <w:p w14:paraId="4B4833E4"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Informe de Hito de Control n° 3</w:t>
      </w:r>
    </w:p>
    <w:p w14:paraId="2BFB98DB" w14:textId="77777777" w:rsidR="00727197" w:rsidRPr="005132B3" w:rsidRDefault="00727197" w:rsidP="00AE74BE">
      <w:pPr>
        <w:rPr>
          <w:rFonts w:ascii="Arial Narrow" w:eastAsia="Arial Narrow" w:hAnsi="Arial Narrow" w:cs="Arial Narrow"/>
          <w:sz w:val="22"/>
          <w:szCs w:val="22"/>
        </w:rPr>
      </w:pPr>
    </w:p>
    <w:p w14:paraId="6E23DA07" w14:textId="77777777" w:rsidR="00727197" w:rsidRPr="005132B3" w:rsidRDefault="00727197"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0CABCCAF" w14:textId="461C3699"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situaciones adversas que subsisten:</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r w:rsidRPr="005132B3">
        <w:rPr>
          <w:rFonts w:ascii="Arial Narrow" w:eastAsia="Arial Narrow" w:hAnsi="Arial Narrow" w:cs="Arial Narrow"/>
          <w:sz w:val="22"/>
          <w:szCs w:val="22"/>
        </w:rPr>
        <w:tab/>
      </w:r>
    </w:p>
    <w:p w14:paraId="35D80C1F" w14:textId="38E45811" w:rsidR="00445F22" w:rsidRPr="005132B3" w:rsidRDefault="00445F22" w:rsidP="00AE74BE">
      <w:pPr>
        <w:rPr>
          <w:rFonts w:ascii="Arial Narrow" w:eastAsia="Arial Narrow" w:hAnsi="Arial Narrow" w:cs="Arial Narrow"/>
          <w:sz w:val="22"/>
          <w:szCs w:val="22"/>
        </w:rPr>
      </w:pPr>
      <w:r w:rsidRPr="005132B3">
        <w:rPr>
          <w:rFonts w:ascii="Arial Narrow" w:eastAsia="Arial Narrow" w:hAnsi="Arial Narrow" w:cs="Arial Narrow"/>
          <w:sz w:val="22"/>
          <w:szCs w:val="22"/>
        </w:rPr>
        <w:t>3.           Relación de situaciones adversa</w:t>
      </w:r>
      <w:r w:rsidR="009725E8">
        <w:rPr>
          <w:rFonts w:ascii="Arial Narrow" w:eastAsia="Arial Narrow" w:hAnsi="Arial Narrow" w:cs="Arial Narrow"/>
          <w:sz w:val="22"/>
          <w:szCs w:val="22"/>
        </w:rPr>
        <w:t>s identificadas que subsisten:</w:t>
      </w:r>
      <w:r w:rsidR="009725E8">
        <w:rPr>
          <w:rFonts w:ascii="Arial Narrow" w:eastAsia="Arial Narrow" w:hAnsi="Arial Narrow" w:cs="Arial Narrow"/>
          <w:sz w:val="22"/>
          <w:szCs w:val="22"/>
        </w:rPr>
        <w:tab/>
      </w:r>
    </w:p>
    <w:p w14:paraId="1F5A1332" w14:textId="77777777" w:rsidR="00727197" w:rsidRPr="005132B3" w:rsidRDefault="00727197" w:rsidP="00AE74BE">
      <w:pPr>
        <w:rPr>
          <w:rFonts w:ascii="Arial Narrow" w:eastAsia="Arial Narrow" w:hAnsi="Arial Narrow" w:cs="Arial Narrow"/>
          <w:sz w:val="22"/>
          <w:szCs w:val="22"/>
        </w:rPr>
      </w:pPr>
    </w:p>
    <w:p w14:paraId="53F0E12E" w14:textId="0B699427" w:rsidR="00512E41" w:rsidRPr="005132B3" w:rsidRDefault="00512E41" w:rsidP="00AE74BE">
      <w:pPr>
        <w:pStyle w:val="Prrafodelista"/>
        <w:numPr>
          <w:ilvl w:val="1"/>
          <w:numId w:val="7"/>
        </w:numPr>
        <w:spacing w:line="240" w:lineRule="auto"/>
        <w:jc w:val="both"/>
        <w:rPr>
          <w:rFonts w:ascii="Arial Narrow" w:eastAsia="Arial Narrow" w:hAnsi="Arial Narrow" w:cs="Arial Narrow"/>
          <w:lang w:eastAsia="es-ES"/>
        </w:rPr>
      </w:pPr>
      <w:bookmarkStart w:id="2280" w:name="_Toc133419253"/>
      <w:r w:rsidRPr="005132B3">
        <w:rPr>
          <w:rFonts w:ascii="Arial Narrow" w:eastAsia="Arial Narrow" w:hAnsi="Arial Narrow" w:cs="Arial Narrow"/>
          <w:lang w:eastAsia="es-ES"/>
        </w:rPr>
        <w:t>La 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2280"/>
      <w:r w:rsidRPr="005132B3">
        <w:rPr>
          <w:rFonts w:ascii="Arial Narrow" w:eastAsia="Arial Narrow" w:hAnsi="Arial Narrow" w:cs="Arial Narrow"/>
          <w:lang w:eastAsia="es-ES"/>
        </w:rPr>
        <w:t xml:space="preserve">  </w:t>
      </w:r>
    </w:p>
    <w:p w14:paraId="5D9F1F9B" w14:textId="77777777" w:rsidR="00727197" w:rsidRPr="005132B3" w:rsidRDefault="00727197" w:rsidP="00AE74BE">
      <w:pPr>
        <w:tabs>
          <w:tab w:val="left" w:pos="142"/>
        </w:tabs>
        <w:jc w:val="both"/>
        <w:rPr>
          <w:rFonts w:ascii="Arial Narrow" w:eastAsia="Arial Narrow" w:hAnsi="Arial Narrow" w:cs="Arial Narrow"/>
          <w:b/>
        </w:rPr>
      </w:pPr>
    </w:p>
    <w:p w14:paraId="6D4DD306" w14:textId="22870BCF" w:rsidR="009725E8" w:rsidRPr="005132B3" w:rsidRDefault="009725E8" w:rsidP="009725E8">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4</w:t>
      </w:r>
    </w:p>
    <w:p w14:paraId="5DA57195" w14:textId="77777777" w:rsidR="009725E8" w:rsidRPr="005132B3" w:rsidRDefault="009725E8" w:rsidP="009725E8">
      <w:pPr>
        <w:rPr>
          <w:rFonts w:ascii="Arial Narrow" w:eastAsia="Arial Narrow" w:hAnsi="Arial Narrow" w:cs="Arial Narrow"/>
          <w:sz w:val="22"/>
          <w:szCs w:val="22"/>
        </w:rPr>
      </w:pPr>
    </w:p>
    <w:p w14:paraId="2F034A41" w14:textId="77777777" w:rsidR="009725E8" w:rsidRPr="005132B3" w:rsidRDefault="009725E8" w:rsidP="009725E8">
      <w:pPr>
        <w:rPr>
          <w:rFonts w:ascii="Arial Narrow" w:eastAsia="Arial Narrow" w:hAnsi="Arial Narrow" w:cs="Arial Narrow"/>
          <w:sz w:val="22"/>
          <w:szCs w:val="22"/>
        </w:rPr>
      </w:pPr>
      <w:r w:rsidRPr="005132B3">
        <w:rPr>
          <w:rFonts w:ascii="Arial Narrow" w:eastAsia="Arial Narrow" w:hAnsi="Arial Narrow" w:cs="Arial Narrow"/>
          <w:sz w:val="22"/>
          <w:szCs w:val="22"/>
        </w:rPr>
        <w:t>1.</w:t>
      </w:r>
      <w:r w:rsidRPr="005132B3">
        <w:rPr>
          <w:rFonts w:ascii="Arial Narrow" w:eastAsia="Arial Narrow" w:hAnsi="Arial Narrow" w:cs="Arial Narrow"/>
          <w:sz w:val="22"/>
          <w:szCs w:val="22"/>
        </w:rPr>
        <w:tab/>
        <w:t>Número de situaciones adversas identificadas:</w:t>
      </w:r>
      <w:r w:rsidRPr="005132B3">
        <w:rPr>
          <w:rFonts w:ascii="Arial Narrow" w:eastAsia="Arial Narrow" w:hAnsi="Arial Narrow" w:cs="Arial Narrow"/>
          <w:sz w:val="22"/>
          <w:szCs w:val="22"/>
        </w:rPr>
        <w:tab/>
      </w:r>
      <w:r w:rsidRPr="005132B3">
        <w:rPr>
          <w:rFonts w:ascii="Arial Narrow" w:eastAsia="Arial Narrow" w:hAnsi="Arial Narrow" w:cs="Arial Narrow"/>
          <w:sz w:val="22"/>
          <w:szCs w:val="22"/>
        </w:rPr>
        <w:tab/>
        <w:t>1</w:t>
      </w:r>
    </w:p>
    <w:p w14:paraId="2C447362" w14:textId="00B4FD84" w:rsidR="009725E8" w:rsidRPr="005132B3" w:rsidRDefault="009725E8" w:rsidP="009725E8">
      <w:pPr>
        <w:rPr>
          <w:rFonts w:ascii="Arial Narrow" w:eastAsia="Arial Narrow" w:hAnsi="Arial Narrow" w:cs="Arial Narrow"/>
          <w:sz w:val="22"/>
          <w:szCs w:val="22"/>
        </w:rPr>
      </w:pPr>
      <w:r w:rsidRPr="005132B3">
        <w:rPr>
          <w:rFonts w:ascii="Arial Narrow" w:eastAsia="Arial Narrow" w:hAnsi="Arial Narrow" w:cs="Arial Narrow"/>
          <w:sz w:val="22"/>
          <w:szCs w:val="22"/>
        </w:rPr>
        <w:t>2</w:t>
      </w:r>
      <w:r w:rsidRPr="005132B3">
        <w:rPr>
          <w:rFonts w:ascii="Arial Narrow" w:eastAsia="Arial Narrow" w:hAnsi="Arial Narrow" w:cs="Arial Narrow"/>
          <w:sz w:val="22"/>
          <w:szCs w:val="22"/>
        </w:rPr>
        <w:tab/>
        <w:t>Número de situacio</w:t>
      </w:r>
      <w:r>
        <w:rPr>
          <w:rFonts w:ascii="Arial Narrow" w:eastAsia="Arial Narrow" w:hAnsi="Arial Narrow" w:cs="Arial Narrow"/>
          <w:sz w:val="22"/>
          <w:szCs w:val="22"/>
        </w:rPr>
        <w:t>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t>0</w:t>
      </w:r>
      <w:r w:rsidRPr="005132B3">
        <w:rPr>
          <w:rFonts w:ascii="Arial Narrow" w:eastAsia="Arial Narrow" w:hAnsi="Arial Narrow" w:cs="Arial Narrow"/>
          <w:sz w:val="22"/>
          <w:szCs w:val="22"/>
        </w:rPr>
        <w:tab/>
      </w:r>
    </w:p>
    <w:p w14:paraId="72E07178" w14:textId="77777777" w:rsidR="00727197" w:rsidRPr="005132B3" w:rsidRDefault="00727197" w:rsidP="00AE74BE">
      <w:pPr>
        <w:tabs>
          <w:tab w:val="left" w:pos="142"/>
        </w:tabs>
        <w:jc w:val="both"/>
        <w:rPr>
          <w:rFonts w:ascii="Arial Narrow" w:eastAsia="Arial Narrow" w:hAnsi="Arial Narrow" w:cs="Arial Narrow"/>
          <w:b/>
        </w:rPr>
      </w:pPr>
    </w:p>
    <w:p w14:paraId="6C4419BB" w14:textId="77777777" w:rsidR="00067016" w:rsidRPr="005132B3" w:rsidRDefault="00067016" w:rsidP="00AE74BE">
      <w:pPr>
        <w:rPr>
          <w:noProof/>
        </w:rPr>
      </w:pPr>
    </w:p>
    <w:p w14:paraId="29F0CD21" w14:textId="77777777" w:rsidR="00067016" w:rsidRPr="005132B3" w:rsidRDefault="00067016" w:rsidP="00AE74BE">
      <w:pPr>
        <w:rPr>
          <w:noProof/>
        </w:rPr>
      </w:pPr>
    </w:p>
    <w:p w14:paraId="17477E33" w14:textId="276633FC" w:rsidR="00D6793F" w:rsidRPr="005132B3" w:rsidRDefault="00D6793F" w:rsidP="00AE74BE">
      <w:pPr>
        <w:rPr>
          <w:rFonts w:ascii="Arial Narrow" w:hAnsi="Arial Narrow"/>
        </w:rPr>
      </w:pPr>
    </w:p>
    <w:sectPr w:rsidR="00D6793F" w:rsidRPr="005132B3" w:rsidSect="00846256">
      <w:headerReference w:type="default" r:id="rId29"/>
      <w:footerReference w:type="default" r:id="rId30"/>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3" w:author="GRAPURIMAC" w:date="2023-07-05T17:24:00Z" w:initials="G">
    <w:p w14:paraId="46EF4EF0" w14:textId="0AD57A2F" w:rsidR="007A3190" w:rsidRDefault="007A3190">
      <w:pPr>
        <w:pStyle w:val="Textocomentario"/>
      </w:pPr>
      <w:r>
        <w:rPr>
          <w:rStyle w:val="Refdecomentario"/>
        </w:rPr>
        <w:annotationRef/>
      </w:r>
      <w:r>
        <w:t>Expediente técnico previo a la Capacitación</w:t>
      </w:r>
    </w:p>
  </w:comment>
  <w:comment w:id="443" w:author="GRAPURIMAC" w:date="2023-07-05T17:30:00Z" w:initials="G">
    <w:p w14:paraId="530A3332" w14:textId="2BB2B2A6" w:rsidR="00BE545A" w:rsidRDefault="00BE545A">
      <w:pPr>
        <w:pStyle w:val="Textocomentario"/>
      </w:pPr>
      <w:r>
        <w:rPr>
          <w:rStyle w:val="Refdecomentario"/>
        </w:rPr>
        <w:annotationRef/>
      </w:r>
      <w:r>
        <w:t xml:space="preserve">Imagen respecto a la computadora 8 </w:t>
      </w:r>
    </w:p>
  </w:comment>
  <w:comment w:id="1532" w:author="GRAPURIMAC" w:date="2023-07-05T17:57:00Z" w:initials="G">
    <w:p w14:paraId="055297E7" w14:textId="218D60CA" w:rsidR="009947F8" w:rsidRDefault="009947F8">
      <w:pPr>
        <w:pStyle w:val="Textocomentario"/>
      </w:pPr>
      <w:r>
        <w:rPr>
          <w:rStyle w:val="Refdecomentario"/>
        </w:rPr>
        <w:annotationRef/>
      </w:r>
      <w:r>
        <w:t xml:space="preserve">Agregar fotos del sistema de pararrayos….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EF4EF0" w15:done="0"/>
  <w15:commentEx w15:paraId="530A3332" w15:done="0"/>
  <w15:commentEx w15:paraId="055297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F4EF0" w16cid:durableId="28503721"/>
  <w16cid:commentId w16cid:paraId="530A3332" w16cid:durableId="28503722"/>
  <w16cid:commentId w16cid:paraId="055297E7" w16cid:durableId="285037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8062F" w14:textId="77777777" w:rsidR="007135F9" w:rsidRDefault="007135F9" w:rsidP="00D6793F">
      <w:r>
        <w:separator/>
      </w:r>
    </w:p>
  </w:endnote>
  <w:endnote w:type="continuationSeparator" w:id="0">
    <w:p w14:paraId="7BA36BA4" w14:textId="77777777" w:rsidR="007135F9" w:rsidRDefault="007135F9"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C7130C" w:rsidRPr="003E4380" w:rsidRDefault="00C7130C" w:rsidP="003E4380">
    <w:pPr>
      <w:pStyle w:val="Piedepgina"/>
      <w:jc w:val="both"/>
      <w:rPr>
        <w:rFonts w:ascii="Arial Narrow" w:hAnsi="Arial Narrow"/>
        <w:b/>
        <w:sz w:val="16"/>
        <w:szCs w:val="16"/>
      </w:rPr>
    </w:pPr>
    <w:r>
      <w:rPr>
        <w:noProof/>
        <w:lang w:val="en-US" w:eastAsia="en-US"/>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0291B479" w:rsidR="00C7130C" w:rsidRPr="00E728A2" w:rsidRDefault="00C7130C"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 xml:space="preserve">12 de mayo al 21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C1B6B" w14:textId="77777777" w:rsidR="007135F9" w:rsidRDefault="007135F9" w:rsidP="00D6793F">
      <w:r>
        <w:separator/>
      </w:r>
    </w:p>
  </w:footnote>
  <w:footnote w:type="continuationSeparator" w:id="0">
    <w:p w14:paraId="013F2380" w14:textId="77777777" w:rsidR="007135F9" w:rsidRDefault="007135F9"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C7130C" w:rsidRPr="00432143" w:rsidRDefault="00C7130C"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C7130C" w:rsidRPr="00432143" w:rsidRDefault="00C7130C"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C7130C" w:rsidRPr="00432143" w:rsidRDefault="00C7130C" w:rsidP="00986B90">
    <w:pPr>
      <w:pStyle w:val="Encabezado"/>
      <w:rPr>
        <w:rFonts w:ascii="Arial Narrow" w:hAnsi="Arial Narrow"/>
        <w:sz w:val="16"/>
        <w:szCs w:val="16"/>
      </w:rPr>
    </w:pPr>
    <w:r w:rsidRPr="00432143">
      <w:rPr>
        <w:rFonts w:ascii="Arial Narrow" w:hAnsi="Arial Narrow"/>
        <w:noProof/>
        <w:sz w:val="16"/>
        <w:szCs w:val="16"/>
        <w:lang w:val="en-US" w:eastAsia="en-US"/>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C7130C" w:rsidRPr="007957BB" w:rsidRDefault="00C7130C"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D4598E">
      <w:rPr>
        <w:rFonts w:ascii="Arial Narrow" w:hAnsi="Arial Narrow"/>
        <w:b/>
        <w:sz w:val="16"/>
        <w:szCs w:val="16"/>
        <w:highlight w:val="yellow"/>
      </w:rPr>
      <w:t>004</w:t>
    </w:r>
    <w:r w:rsidRPr="005219E6">
      <w:rPr>
        <w:rFonts w:ascii="Arial Narrow" w:hAnsi="Arial Narrow"/>
        <w:b/>
        <w:sz w:val="16"/>
        <w:szCs w:val="16"/>
      </w:rPr>
      <w:t>-2023-OCI/</w:t>
    </w:r>
    <w:r>
      <w:rPr>
        <w:rFonts w:ascii="Arial Narrow" w:hAnsi="Arial Narrow"/>
        <w:b/>
        <w:sz w:val="16"/>
        <w:szCs w:val="16"/>
      </w:rPr>
      <w:t>5333</w:t>
    </w:r>
    <w:r w:rsidRPr="007957BB">
      <w:rPr>
        <w:rFonts w:ascii="Arial Narrow" w:hAnsi="Arial Narrow"/>
        <w:b/>
        <w:sz w:val="16"/>
        <w:szCs w:val="16"/>
      </w:rPr>
      <w:t>-SCC</w:t>
    </w:r>
  </w:p>
  <w:p w14:paraId="76301299" w14:textId="4E1B4AD5" w:rsidR="00C7130C" w:rsidRPr="00475156" w:rsidRDefault="00C7130C" w:rsidP="00986B90">
    <w:pPr>
      <w:pStyle w:val="Encabezado"/>
      <w:jc w:val="right"/>
      <w:rPr>
        <w:rFonts w:ascii="Arial Narrow" w:hAnsi="Arial Narrow"/>
        <w:sz w:val="4"/>
        <w:szCs w:val="4"/>
      </w:rPr>
    </w:pPr>
    <w:r>
      <w:rPr>
        <w:noProof/>
        <w:lang w:val="en-US" w:eastAsia="en-US"/>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C7130C" w:rsidRPr="00E17335" w:rsidRDefault="00C7130C" w:rsidP="00986B90">
    <w:pPr>
      <w:pStyle w:val="Encabezado"/>
      <w:jc w:val="right"/>
      <w:rPr>
        <w:rFonts w:ascii="Arial Narrow" w:hAnsi="Arial Narrow"/>
        <w:sz w:val="6"/>
        <w:szCs w:val="6"/>
        <w:lang w:val="es-ES"/>
      </w:rPr>
    </w:pPr>
  </w:p>
  <w:p w14:paraId="7F607A86" w14:textId="5B6A66E5" w:rsidR="00C7130C" w:rsidRPr="007B647C" w:rsidRDefault="00C7130C"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69535C" w:rsidRPr="0069535C">
      <w:rPr>
        <w:rFonts w:ascii="Arial Narrow" w:hAnsi="Arial Narrow"/>
        <w:b/>
        <w:bCs/>
        <w:noProof/>
        <w:sz w:val="16"/>
        <w:szCs w:val="16"/>
        <w:lang w:val="es-ES"/>
      </w:rPr>
      <w:t>15</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19</w:t>
    </w:r>
  </w:p>
  <w:p w14:paraId="33496BE7" w14:textId="77777777" w:rsidR="00C7130C" w:rsidRPr="00475156" w:rsidRDefault="00C7130C"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4245"/>
    <w:multiLevelType w:val="hybridMultilevel"/>
    <w:tmpl w:val="490EF4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E312B20"/>
    <w:multiLevelType w:val="hybridMultilevel"/>
    <w:tmpl w:val="9C1EA104"/>
    <w:lvl w:ilvl="0" w:tplc="96D28394">
      <w:start w:val="1"/>
      <w:numFmt w:val="decimal"/>
      <w:lvlText w:val="%1)"/>
      <w:lvlJc w:val="left"/>
      <w:pPr>
        <w:ind w:left="360" w:hanging="360"/>
      </w:pPr>
      <w:rPr>
        <w:rFonts w:hint="default"/>
        <w:b/>
        <w:color w:val="auto"/>
      </w:rPr>
    </w:lvl>
    <w:lvl w:ilvl="1" w:tplc="FFFFFFFF">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3"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4"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5" w15:restartNumberingAfterBreak="0">
    <w:nsid w:val="20EC3125"/>
    <w:multiLevelType w:val="hybridMultilevel"/>
    <w:tmpl w:val="149AD1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11A243C"/>
    <w:multiLevelType w:val="hybridMultilevel"/>
    <w:tmpl w:val="9E1E4B2E"/>
    <w:lvl w:ilvl="0" w:tplc="280A0011">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7" w15:restartNumberingAfterBreak="0">
    <w:nsid w:val="23116FE1"/>
    <w:multiLevelType w:val="hybridMultilevel"/>
    <w:tmpl w:val="C9E26F6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10"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1"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2" w15:restartNumberingAfterBreak="0">
    <w:nsid w:val="415A67C8"/>
    <w:multiLevelType w:val="hybridMultilevel"/>
    <w:tmpl w:val="FA648C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1CA2074"/>
    <w:multiLevelType w:val="hybridMultilevel"/>
    <w:tmpl w:val="333859B0"/>
    <w:lvl w:ilvl="0" w:tplc="9ED6278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E7E6B59"/>
    <w:multiLevelType w:val="hybridMultilevel"/>
    <w:tmpl w:val="5B2AB7B2"/>
    <w:lvl w:ilvl="0" w:tplc="77D6E9AE">
      <w:numFmt w:val="bullet"/>
      <w:lvlText w:val="-"/>
      <w:lvlJc w:val="left"/>
      <w:pPr>
        <w:ind w:left="1440" w:hanging="360"/>
      </w:pPr>
      <w:rPr>
        <w:rFonts w:ascii="Arial Narrow" w:eastAsia="Calibri" w:hAnsi="Arial Narrow"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6" w15:restartNumberingAfterBreak="0">
    <w:nsid w:val="5A146D5F"/>
    <w:multiLevelType w:val="hybridMultilevel"/>
    <w:tmpl w:val="2D8EF51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7" w15:restartNumberingAfterBreak="0">
    <w:nsid w:val="5A4B3926"/>
    <w:multiLevelType w:val="hybridMultilevel"/>
    <w:tmpl w:val="366AFA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CB26119"/>
    <w:multiLevelType w:val="hybridMultilevel"/>
    <w:tmpl w:val="8A988C6C"/>
    <w:lvl w:ilvl="0" w:tplc="280A0003">
      <w:start w:val="1"/>
      <w:numFmt w:val="bullet"/>
      <w:lvlText w:val="o"/>
      <w:lvlJc w:val="left"/>
      <w:pPr>
        <w:ind w:left="2847" w:hanging="360"/>
      </w:pPr>
      <w:rPr>
        <w:rFonts w:ascii="Courier New" w:hAnsi="Courier New" w:cs="Courier New" w:hint="default"/>
      </w:rPr>
    </w:lvl>
    <w:lvl w:ilvl="1" w:tplc="280A0003">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19" w15:restartNumberingAfterBreak="0">
    <w:nsid w:val="63D77D7A"/>
    <w:multiLevelType w:val="hybridMultilevel"/>
    <w:tmpl w:val="1AE88D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6D510A"/>
    <w:multiLevelType w:val="hybridMultilevel"/>
    <w:tmpl w:val="6D1E987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2" w15:restartNumberingAfterBreak="0">
    <w:nsid w:val="6D4374CA"/>
    <w:multiLevelType w:val="multilevel"/>
    <w:tmpl w:val="C3F8BE56"/>
    <w:lvl w:ilvl="0">
      <w:start w:val="1"/>
      <w:numFmt w:val="decimal"/>
      <w:lvlText w:val="%1."/>
      <w:lvlJc w:val="left"/>
      <w:pPr>
        <w:ind w:left="227" w:hanging="227"/>
      </w:pPr>
      <w:rPr>
        <w:rFonts w:hint="default"/>
      </w:rPr>
    </w:lvl>
    <w:lvl w:ilvl="1">
      <w:start w:val="1"/>
      <w:numFmt w:val="decimal"/>
      <w:lvlText w:val="%1.%2."/>
      <w:lvlJc w:val="left"/>
      <w:pPr>
        <w:ind w:left="170" w:firstLine="0"/>
      </w:pPr>
      <w:rPr>
        <w:rFonts w:hint="default"/>
      </w:rPr>
    </w:lvl>
    <w:lvl w:ilvl="2">
      <w:start w:val="1"/>
      <w:numFmt w:val="decimal"/>
      <w:lvlText w:val="%1.%2.%3."/>
      <w:lvlJc w:val="left"/>
      <w:pPr>
        <w:ind w:left="284" w:hanging="11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D89758F"/>
    <w:multiLevelType w:val="hybridMultilevel"/>
    <w:tmpl w:val="6358BCE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6A735E4"/>
    <w:multiLevelType w:val="hybridMultilevel"/>
    <w:tmpl w:val="613478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A001FBE"/>
    <w:multiLevelType w:val="hybridMultilevel"/>
    <w:tmpl w:val="E456486A"/>
    <w:lvl w:ilvl="0" w:tplc="A1DE7444">
      <w:start w:val="1"/>
      <w:numFmt w:val="decimal"/>
      <w:lvlText w:val="%1)"/>
      <w:lvlJc w:val="left"/>
      <w:pPr>
        <w:ind w:left="928" w:hanging="360"/>
      </w:pPr>
      <w:rPr>
        <w:rFonts w:hint="default"/>
        <w:b/>
        <w:color w:val="FF0000"/>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7" w15:restartNumberingAfterBreak="0">
    <w:nsid w:val="7BD03651"/>
    <w:multiLevelType w:val="hybridMultilevel"/>
    <w:tmpl w:val="94946ABE"/>
    <w:lvl w:ilvl="0" w:tplc="FFFFFFFF">
      <w:start w:val="1"/>
      <w:numFmt w:val="decimal"/>
      <w:lvlText w:val="%1)"/>
      <w:lvlJc w:val="left"/>
      <w:pPr>
        <w:ind w:left="644" w:hanging="360"/>
      </w:pPr>
      <w:rPr>
        <w:rFonts w:hint="default"/>
        <w:b/>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8" w15:restartNumberingAfterBreak="0">
    <w:nsid w:val="7DA61434"/>
    <w:multiLevelType w:val="hybridMultilevel"/>
    <w:tmpl w:val="91B8DF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411737407">
    <w:abstractNumId w:val="24"/>
  </w:num>
  <w:num w:numId="2" w16cid:durableId="1794592653">
    <w:abstractNumId w:val="20"/>
  </w:num>
  <w:num w:numId="3" w16cid:durableId="1111633845">
    <w:abstractNumId w:val="8"/>
  </w:num>
  <w:num w:numId="4" w16cid:durableId="1720590022">
    <w:abstractNumId w:val="10"/>
  </w:num>
  <w:num w:numId="5" w16cid:durableId="1197038848">
    <w:abstractNumId w:val="23"/>
  </w:num>
  <w:num w:numId="6" w16cid:durableId="936790154">
    <w:abstractNumId w:val="4"/>
  </w:num>
  <w:num w:numId="7" w16cid:durableId="621420528">
    <w:abstractNumId w:val="9"/>
  </w:num>
  <w:num w:numId="8" w16cid:durableId="640579831">
    <w:abstractNumId w:val="26"/>
  </w:num>
  <w:num w:numId="9" w16cid:durableId="271015354">
    <w:abstractNumId w:val="1"/>
  </w:num>
  <w:num w:numId="10" w16cid:durableId="1886981875">
    <w:abstractNumId w:val="11"/>
  </w:num>
  <w:num w:numId="11" w16cid:durableId="1538203459">
    <w:abstractNumId w:val="3"/>
  </w:num>
  <w:num w:numId="12" w16cid:durableId="398942257">
    <w:abstractNumId w:val="15"/>
  </w:num>
  <w:num w:numId="13" w16cid:durableId="1140808035">
    <w:abstractNumId w:val="14"/>
  </w:num>
  <w:num w:numId="14" w16cid:durableId="839154000">
    <w:abstractNumId w:val="18"/>
  </w:num>
  <w:num w:numId="15" w16cid:durableId="965816406">
    <w:abstractNumId w:val="27"/>
  </w:num>
  <w:num w:numId="16" w16cid:durableId="441191624">
    <w:abstractNumId w:val="22"/>
  </w:num>
  <w:num w:numId="17" w16cid:durableId="258759138">
    <w:abstractNumId w:val="13"/>
  </w:num>
  <w:num w:numId="18" w16cid:durableId="190266010">
    <w:abstractNumId w:val="17"/>
  </w:num>
  <w:num w:numId="19" w16cid:durableId="1711371239">
    <w:abstractNumId w:val="5"/>
  </w:num>
  <w:num w:numId="20" w16cid:durableId="653679847">
    <w:abstractNumId w:val="28"/>
  </w:num>
  <w:num w:numId="21" w16cid:durableId="1644040230">
    <w:abstractNumId w:val="19"/>
  </w:num>
  <w:num w:numId="22" w16cid:durableId="1093670847">
    <w:abstractNumId w:val="25"/>
  </w:num>
  <w:num w:numId="23" w16cid:durableId="632641458">
    <w:abstractNumId w:val="12"/>
  </w:num>
  <w:num w:numId="24" w16cid:durableId="147483050">
    <w:abstractNumId w:val="0"/>
  </w:num>
  <w:num w:numId="25" w16cid:durableId="661667119">
    <w:abstractNumId w:val="2"/>
  </w:num>
  <w:num w:numId="26" w16cid:durableId="2077043048">
    <w:abstractNumId w:val="7"/>
  </w:num>
  <w:num w:numId="27" w16cid:durableId="1965695160">
    <w:abstractNumId w:val="16"/>
  </w:num>
  <w:num w:numId="28" w16cid:durableId="400258311">
    <w:abstractNumId w:val="21"/>
  </w:num>
  <w:num w:numId="29" w16cid:durableId="936670696">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Raul Livano Luna">
    <w15:presenceInfo w15:providerId="Windows Live" w15:userId="541edf0b8fffed76"/>
  </w15:person>
  <w15:person w15:author="GRAPURIMAC">
    <w15:presenceInfo w15:providerId="Windows Live" w15:userId="3cc727e2908818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0D"/>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4EBA"/>
    <w:rsid w:val="00026127"/>
    <w:rsid w:val="00026DA7"/>
    <w:rsid w:val="000317E1"/>
    <w:rsid w:val="00031A94"/>
    <w:rsid w:val="00031F31"/>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178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1FC"/>
    <w:rsid w:val="000913E0"/>
    <w:rsid w:val="00091CDF"/>
    <w:rsid w:val="00091F8E"/>
    <w:rsid w:val="000920DF"/>
    <w:rsid w:val="0009282B"/>
    <w:rsid w:val="000928F6"/>
    <w:rsid w:val="00093DBB"/>
    <w:rsid w:val="0009410D"/>
    <w:rsid w:val="00094C4E"/>
    <w:rsid w:val="00096544"/>
    <w:rsid w:val="0009760C"/>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0CA4"/>
    <w:rsid w:val="001310CC"/>
    <w:rsid w:val="0013127A"/>
    <w:rsid w:val="0013199F"/>
    <w:rsid w:val="001327DC"/>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705"/>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5154"/>
    <w:rsid w:val="00175998"/>
    <w:rsid w:val="00175D05"/>
    <w:rsid w:val="00175F1A"/>
    <w:rsid w:val="00176268"/>
    <w:rsid w:val="001774EA"/>
    <w:rsid w:val="001800D1"/>
    <w:rsid w:val="001805F6"/>
    <w:rsid w:val="00181E9E"/>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3F72"/>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078B3"/>
    <w:rsid w:val="002100E8"/>
    <w:rsid w:val="00210530"/>
    <w:rsid w:val="00210A6A"/>
    <w:rsid w:val="002110A1"/>
    <w:rsid w:val="00212235"/>
    <w:rsid w:val="0021243D"/>
    <w:rsid w:val="00213986"/>
    <w:rsid w:val="00217157"/>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3AEE"/>
    <w:rsid w:val="00264D7F"/>
    <w:rsid w:val="002654EC"/>
    <w:rsid w:val="00265C46"/>
    <w:rsid w:val="002668EE"/>
    <w:rsid w:val="002670A5"/>
    <w:rsid w:val="00267B6C"/>
    <w:rsid w:val="00267E13"/>
    <w:rsid w:val="0027169A"/>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4D4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A7D6B"/>
    <w:rsid w:val="002B0CF7"/>
    <w:rsid w:val="002B11F9"/>
    <w:rsid w:val="002B1EA7"/>
    <w:rsid w:val="002B2127"/>
    <w:rsid w:val="002B2A3E"/>
    <w:rsid w:val="002B38F1"/>
    <w:rsid w:val="002B3F0C"/>
    <w:rsid w:val="002B533D"/>
    <w:rsid w:val="002B6898"/>
    <w:rsid w:val="002B7953"/>
    <w:rsid w:val="002C11A5"/>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06"/>
    <w:rsid w:val="00345A75"/>
    <w:rsid w:val="00345E5B"/>
    <w:rsid w:val="00346AA5"/>
    <w:rsid w:val="00347FA8"/>
    <w:rsid w:val="003502F8"/>
    <w:rsid w:val="003510D3"/>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4AE"/>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1A4"/>
    <w:rsid w:val="003B6E7A"/>
    <w:rsid w:val="003B7AE1"/>
    <w:rsid w:val="003C0AD7"/>
    <w:rsid w:val="003C0F7A"/>
    <w:rsid w:val="003C15FE"/>
    <w:rsid w:val="003C32D8"/>
    <w:rsid w:val="003C3447"/>
    <w:rsid w:val="003C38E1"/>
    <w:rsid w:val="003C5CF2"/>
    <w:rsid w:val="003C639A"/>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399"/>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AE5"/>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43FC"/>
    <w:rsid w:val="00435B99"/>
    <w:rsid w:val="00435FB1"/>
    <w:rsid w:val="00436BE0"/>
    <w:rsid w:val="00436D23"/>
    <w:rsid w:val="004404A1"/>
    <w:rsid w:val="00441A1D"/>
    <w:rsid w:val="00441E28"/>
    <w:rsid w:val="00443DCD"/>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71E"/>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38CE"/>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39A3"/>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1D10"/>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2B3"/>
    <w:rsid w:val="0051373D"/>
    <w:rsid w:val="00515CC4"/>
    <w:rsid w:val="00516C36"/>
    <w:rsid w:val="005173E9"/>
    <w:rsid w:val="00517964"/>
    <w:rsid w:val="00517BC3"/>
    <w:rsid w:val="00517C4F"/>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3F2"/>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1F3"/>
    <w:rsid w:val="00577DC6"/>
    <w:rsid w:val="005813EB"/>
    <w:rsid w:val="00581943"/>
    <w:rsid w:val="0058236B"/>
    <w:rsid w:val="00583335"/>
    <w:rsid w:val="00584D74"/>
    <w:rsid w:val="005852C3"/>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5A18"/>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D70DB"/>
    <w:rsid w:val="005E0884"/>
    <w:rsid w:val="005E0C20"/>
    <w:rsid w:val="005E153D"/>
    <w:rsid w:val="005E1851"/>
    <w:rsid w:val="005E2A26"/>
    <w:rsid w:val="005E2E97"/>
    <w:rsid w:val="005E3780"/>
    <w:rsid w:val="005E4C02"/>
    <w:rsid w:val="005E4EF1"/>
    <w:rsid w:val="005E5389"/>
    <w:rsid w:val="005F0EB5"/>
    <w:rsid w:val="005F119B"/>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8041A"/>
    <w:rsid w:val="006808AA"/>
    <w:rsid w:val="00681170"/>
    <w:rsid w:val="00681198"/>
    <w:rsid w:val="006828BF"/>
    <w:rsid w:val="0068314A"/>
    <w:rsid w:val="00685CD0"/>
    <w:rsid w:val="0068678C"/>
    <w:rsid w:val="00687C19"/>
    <w:rsid w:val="006920F8"/>
    <w:rsid w:val="00692835"/>
    <w:rsid w:val="00692A53"/>
    <w:rsid w:val="00694DCE"/>
    <w:rsid w:val="0069535C"/>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87"/>
    <w:rsid w:val="00706C33"/>
    <w:rsid w:val="00707C56"/>
    <w:rsid w:val="007114A4"/>
    <w:rsid w:val="00712AD0"/>
    <w:rsid w:val="007135F9"/>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AA9"/>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190"/>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4B0"/>
    <w:rsid w:val="007C4FE9"/>
    <w:rsid w:val="007C6339"/>
    <w:rsid w:val="007D1D1A"/>
    <w:rsid w:val="007D20DD"/>
    <w:rsid w:val="007D32DA"/>
    <w:rsid w:val="007D4CFB"/>
    <w:rsid w:val="007D57A4"/>
    <w:rsid w:val="007D6CC1"/>
    <w:rsid w:val="007E0BBE"/>
    <w:rsid w:val="007E1335"/>
    <w:rsid w:val="007E1894"/>
    <w:rsid w:val="007E1D50"/>
    <w:rsid w:val="007E275B"/>
    <w:rsid w:val="007E3A33"/>
    <w:rsid w:val="007E467E"/>
    <w:rsid w:val="007E4A66"/>
    <w:rsid w:val="007E51D5"/>
    <w:rsid w:val="007E5D98"/>
    <w:rsid w:val="007E61A8"/>
    <w:rsid w:val="007E61FC"/>
    <w:rsid w:val="007E66B4"/>
    <w:rsid w:val="007F070D"/>
    <w:rsid w:val="007F29E4"/>
    <w:rsid w:val="007F2EED"/>
    <w:rsid w:val="007F48F4"/>
    <w:rsid w:val="007F4D88"/>
    <w:rsid w:val="007F62AD"/>
    <w:rsid w:val="007F6800"/>
    <w:rsid w:val="0080058F"/>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BB4"/>
    <w:rsid w:val="00831FAD"/>
    <w:rsid w:val="0083238D"/>
    <w:rsid w:val="008347BD"/>
    <w:rsid w:val="008350BF"/>
    <w:rsid w:val="00835437"/>
    <w:rsid w:val="008368C0"/>
    <w:rsid w:val="00837828"/>
    <w:rsid w:val="008379C0"/>
    <w:rsid w:val="00840003"/>
    <w:rsid w:val="008428CC"/>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77FAD"/>
    <w:rsid w:val="00880D92"/>
    <w:rsid w:val="00881A04"/>
    <w:rsid w:val="0088371A"/>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639"/>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153"/>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6A7F"/>
    <w:rsid w:val="00957917"/>
    <w:rsid w:val="00957A89"/>
    <w:rsid w:val="00960277"/>
    <w:rsid w:val="00960591"/>
    <w:rsid w:val="00960795"/>
    <w:rsid w:val="009609F0"/>
    <w:rsid w:val="00963BFC"/>
    <w:rsid w:val="00964032"/>
    <w:rsid w:val="009669A0"/>
    <w:rsid w:val="00966AA9"/>
    <w:rsid w:val="00966BB5"/>
    <w:rsid w:val="00967C59"/>
    <w:rsid w:val="009716C3"/>
    <w:rsid w:val="009716FE"/>
    <w:rsid w:val="009724C4"/>
    <w:rsid w:val="009725E8"/>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6133"/>
    <w:rsid w:val="00986622"/>
    <w:rsid w:val="00986B90"/>
    <w:rsid w:val="00987B84"/>
    <w:rsid w:val="009903F6"/>
    <w:rsid w:val="00991B9D"/>
    <w:rsid w:val="009931DB"/>
    <w:rsid w:val="00993CF3"/>
    <w:rsid w:val="009947F8"/>
    <w:rsid w:val="00994808"/>
    <w:rsid w:val="0099581F"/>
    <w:rsid w:val="00996B16"/>
    <w:rsid w:val="00997229"/>
    <w:rsid w:val="00997EBB"/>
    <w:rsid w:val="009A098A"/>
    <w:rsid w:val="009A0AB9"/>
    <w:rsid w:val="009A0AC2"/>
    <w:rsid w:val="009A0E21"/>
    <w:rsid w:val="009A2481"/>
    <w:rsid w:val="009A2D4C"/>
    <w:rsid w:val="009A30B6"/>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581"/>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3F9F"/>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5E97"/>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E74BE"/>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01BE"/>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3D0E"/>
    <w:rsid w:val="00B74354"/>
    <w:rsid w:val="00B7675D"/>
    <w:rsid w:val="00B7708B"/>
    <w:rsid w:val="00B800E3"/>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545A"/>
    <w:rsid w:val="00BE77EC"/>
    <w:rsid w:val="00BE7DF6"/>
    <w:rsid w:val="00BF026D"/>
    <w:rsid w:val="00BF0DA3"/>
    <w:rsid w:val="00BF176C"/>
    <w:rsid w:val="00BF3831"/>
    <w:rsid w:val="00BF44D8"/>
    <w:rsid w:val="00BF5A49"/>
    <w:rsid w:val="00BF5E93"/>
    <w:rsid w:val="00BF63EF"/>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0C"/>
    <w:rsid w:val="00C713D6"/>
    <w:rsid w:val="00C72397"/>
    <w:rsid w:val="00C72DD9"/>
    <w:rsid w:val="00C73682"/>
    <w:rsid w:val="00C76D88"/>
    <w:rsid w:val="00C83D2C"/>
    <w:rsid w:val="00C84122"/>
    <w:rsid w:val="00C8431A"/>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1D35"/>
    <w:rsid w:val="00CC225D"/>
    <w:rsid w:val="00CC3EAC"/>
    <w:rsid w:val="00CC4058"/>
    <w:rsid w:val="00CC450F"/>
    <w:rsid w:val="00CC5888"/>
    <w:rsid w:val="00CC5D23"/>
    <w:rsid w:val="00CC6293"/>
    <w:rsid w:val="00CC7465"/>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598E"/>
    <w:rsid w:val="00D468DF"/>
    <w:rsid w:val="00D46B0E"/>
    <w:rsid w:val="00D47DE5"/>
    <w:rsid w:val="00D47F29"/>
    <w:rsid w:val="00D51B39"/>
    <w:rsid w:val="00D51E3F"/>
    <w:rsid w:val="00D51EB6"/>
    <w:rsid w:val="00D52CAB"/>
    <w:rsid w:val="00D52F9E"/>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1D7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1FB3"/>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35A3"/>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577"/>
    <w:rsid w:val="00E53EB2"/>
    <w:rsid w:val="00E57BF8"/>
    <w:rsid w:val="00E6163E"/>
    <w:rsid w:val="00E6183F"/>
    <w:rsid w:val="00E61AED"/>
    <w:rsid w:val="00E62782"/>
    <w:rsid w:val="00E63053"/>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39F"/>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4D6"/>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1314"/>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6CA"/>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70"/>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4D19"/>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61E"/>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4A4"/>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9E2581"/>
    <w:pPr>
      <w:tabs>
        <w:tab w:val="left" w:pos="567"/>
        <w:tab w:val="right" w:leader="dot" w:pos="8495"/>
      </w:tabs>
      <w:spacing w:before="240" w:after="120"/>
      <w:ind w:left="567" w:hanging="567"/>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024EBA"/>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 w:type="table" w:customStyle="1" w:styleId="Tablaconcuadrcula2">
    <w:name w:val="Tabla con cuadrícula2"/>
    <w:basedOn w:val="Tablanormal"/>
    <w:next w:val="Tablaconcuadrcula"/>
    <w:uiPriority w:val="59"/>
    <w:rsid w:val="00F71C70"/>
    <w:pPr>
      <w:spacing w:after="0" w:line="240" w:lineRule="auto"/>
    </w:pPr>
    <w:rPr>
      <w:rFonts w:eastAsia="Times New Roman"/>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 w:id="1963220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ustomXml" Target="ink/ink1.xml"/><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oter" Target="footer1.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65EA0-06F0-427C-B8B9-7B1C0589A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7364</Words>
  <Characters>40506</Characters>
  <Application>Microsoft Office Word</Application>
  <DocSecurity>0</DocSecurity>
  <Lines>337</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2</cp:revision>
  <cp:lastPrinted>2023-06-29T00:54:00Z</cp:lastPrinted>
  <dcterms:created xsi:type="dcterms:W3CDTF">2023-07-06T00:12:00Z</dcterms:created>
  <dcterms:modified xsi:type="dcterms:W3CDTF">2023-07-06T00:12:00Z</dcterms:modified>
</cp:coreProperties>
</file>
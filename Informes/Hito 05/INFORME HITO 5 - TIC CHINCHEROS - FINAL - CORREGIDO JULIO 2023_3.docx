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729F7" w14:textId="1FEDAF21" w:rsidR="00C029F7" w:rsidRDefault="00C029F7" w:rsidP="00361274">
      <w:pPr>
        <w:jc w:val="center"/>
        <w:rPr>
          <w:rFonts w:ascii="Arial" w:hAnsi="Arial" w:cs="Arial"/>
          <w:b/>
        </w:rPr>
      </w:pPr>
    </w:p>
    <w:p w14:paraId="44327954" w14:textId="16058A98" w:rsidR="00C029F7" w:rsidRDefault="00C029F7" w:rsidP="00361274">
      <w:pPr>
        <w:jc w:val="center"/>
        <w:rPr>
          <w:rFonts w:ascii="Arial" w:hAnsi="Arial" w:cs="Arial"/>
          <w:b/>
        </w:rPr>
      </w:pPr>
      <w:bookmarkStart w:id="0" w:name="_Hlk130310234"/>
      <w:bookmarkEnd w:id="0"/>
    </w:p>
    <w:p w14:paraId="6D50773A" w14:textId="4EDCCDD3" w:rsidR="00D6793F" w:rsidRPr="00172130" w:rsidRDefault="002C58E7" w:rsidP="00361274">
      <w:pPr>
        <w:jc w:val="center"/>
        <w:rPr>
          <w:rFonts w:ascii="Arial" w:hAnsi="Arial" w:cs="Arial"/>
          <w:b/>
        </w:rPr>
      </w:pPr>
      <w:r>
        <w:rPr>
          <w:noProof/>
          <w:lang w:eastAsia="es-PE"/>
        </w:rPr>
        <mc:AlternateContent>
          <mc:Choice Requires="wps">
            <w:drawing>
              <wp:anchor distT="0" distB="0" distL="114300" distR="114300" simplePos="0" relativeHeight="251657216" behindDoc="0" locked="0" layoutInCell="1" allowOverlap="1" wp14:anchorId="05DC3AF5" wp14:editId="56D882F1">
                <wp:simplePos x="0" y="0"/>
                <wp:positionH relativeFrom="column">
                  <wp:posOffset>-1104900</wp:posOffset>
                </wp:positionH>
                <wp:positionV relativeFrom="paragraph">
                  <wp:posOffset>1344507</wp:posOffset>
                </wp:positionV>
                <wp:extent cx="7621270" cy="73025"/>
                <wp:effectExtent l="0" t="0" r="17780" b="22225"/>
                <wp:wrapNone/>
                <wp:docPr id="16"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7302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3CF75D76" id="Rectángulo 16" o:spid="_x0000_s1026" style="position:absolute;margin-left:-87pt;margin-top:105.85pt;width:600.1pt;height: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" fillcolor="#00863d" strokecolor="green" strokeweight="1pt">
                <v:path arrowok="t"/>
              </v:rect>
            </w:pict>
          </mc:Fallback>
        </mc:AlternateContent>
      </w:r>
      <w:r>
        <w:rPr>
          <w:noProof/>
          <w:lang w:eastAsia="es-PE"/>
        </w:rPr>
        <mc:AlternateContent>
          <mc:Choice Requires="wps">
            <w:drawing>
              <wp:anchor distT="0" distB="0" distL="114300" distR="114300" simplePos="0" relativeHeight="251656191" behindDoc="1" locked="0" layoutInCell="1" allowOverlap="1" wp14:anchorId="188B91E7" wp14:editId="07D103B4">
                <wp:simplePos x="0" y="0"/>
                <wp:positionH relativeFrom="column">
                  <wp:posOffset>-1128395</wp:posOffset>
                </wp:positionH>
                <wp:positionV relativeFrom="paragraph">
                  <wp:posOffset>1494367</wp:posOffset>
                </wp:positionV>
                <wp:extent cx="7621270" cy="343535"/>
                <wp:effectExtent l="0" t="0" r="17780" b="18415"/>
                <wp:wrapNone/>
                <wp:docPr id="17"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1270" cy="343535"/>
                        </a:xfrm>
                        <a:prstGeom prst="rect">
                          <a:avLst/>
                        </a:prstGeom>
                        <a:solidFill>
                          <a:srgbClr val="00863D"/>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rect w14:anchorId="60990F88" id="Rectángulo 17" o:spid="_x0000_s1026" style="position:absolute;margin-left:-88.85pt;margin-top:117.65pt;width:600.1pt;height:27.05pt;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" fillcolor="#00863d" strokecolor="green" strokeweight="1pt">
                <v:path arrowok="t"/>
              </v:rect>
            </w:pict>
          </mc:Fallback>
        </mc:AlternateContent>
      </w:r>
      <w:r w:rsidR="00565473">
        <w:rPr>
          <w:rFonts w:ascii="Arial" w:hAnsi="Arial" w:cs="Arial"/>
          <w:b/>
        </w:rPr>
        <w:t xml:space="preserve"> </w:t>
      </w:r>
      <w:r w:rsidR="00D6793F" w:rsidRPr="00172130">
        <w:rPr>
          <w:rFonts w:ascii="Arial" w:hAnsi="Arial" w:cs="Arial"/>
          <w:b/>
          <w:noProof/>
          <w:lang w:eastAsia="es-PE"/>
        </w:rPr>
        <w:drawing>
          <wp:inline distT="0" distB="0" distL="0" distR="0" wp14:anchorId="56C978C3" wp14:editId="24CD1C81">
            <wp:extent cx="2720839" cy="1389413"/>
            <wp:effectExtent l="0" t="0" r="3810" b="1270"/>
            <wp:docPr id="19" name="Imagen 19" descr="D:\MANUAL DE IDENTIDAD CORPORATIVA\Logotipo CGR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UAL DE IDENTIDAD CORPORATIVA\Logotipo CGR vertical.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2742523" cy="1400486"/>
                    </a:xfrm>
                    <a:prstGeom prst="rect">
                      <a:avLst/>
                    </a:prstGeom>
                    <a:noFill/>
                    <a:ln>
                      <a:noFill/>
                    </a:ln>
                  </pic:spPr>
                </pic:pic>
              </a:graphicData>
            </a:graphic>
          </wp:inline>
        </w:drawing>
      </w:r>
    </w:p>
    <w:p w14:paraId="2FB44643" w14:textId="292CE87F" w:rsidR="00D6793F" w:rsidRPr="00172130" w:rsidRDefault="00D6793F" w:rsidP="00361274">
      <w:pPr>
        <w:tabs>
          <w:tab w:val="left" w:pos="1985"/>
          <w:tab w:val="center" w:pos="4419"/>
          <w:tab w:val="right" w:pos="8838"/>
        </w:tabs>
        <w:jc w:val="center"/>
        <w:rPr>
          <w:rFonts w:ascii="Arial Narrow" w:hAnsi="Arial Narrow"/>
        </w:rPr>
      </w:pPr>
    </w:p>
    <w:p w14:paraId="31F8558D" w14:textId="77777777" w:rsidR="00D6793F" w:rsidRPr="00172130" w:rsidRDefault="00D6793F" w:rsidP="00361274">
      <w:pPr>
        <w:jc w:val="center"/>
        <w:rPr>
          <w:rFonts w:ascii="Arial" w:hAnsi="Arial" w:cs="Arial"/>
          <w:b/>
        </w:rPr>
      </w:pPr>
    </w:p>
    <w:p w14:paraId="1EF6DA91" w14:textId="77777777" w:rsidR="00D6793F" w:rsidRPr="00172130" w:rsidRDefault="00D6793F" w:rsidP="00361274">
      <w:pPr>
        <w:jc w:val="center"/>
        <w:rPr>
          <w:rFonts w:ascii="Arial" w:hAnsi="Arial" w:cs="Arial"/>
          <w:b/>
        </w:rPr>
      </w:pPr>
    </w:p>
    <w:p w14:paraId="7F2BA611" w14:textId="77777777" w:rsidR="00D6793F" w:rsidRPr="00172130" w:rsidRDefault="00D6793F" w:rsidP="00361274">
      <w:pPr>
        <w:tabs>
          <w:tab w:val="left" w:pos="142"/>
        </w:tabs>
        <w:jc w:val="center"/>
        <w:rPr>
          <w:rFonts w:ascii="Arial Narrow" w:hAnsi="Arial Narrow" w:cs="Arial"/>
          <w:b/>
          <w:sz w:val="32"/>
          <w:szCs w:val="32"/>
        </w:rPr>
      </w:pPr>
    </w:p>
    <w:p w14:paraId="488EDF9F" w14:textId="77777777" w:rsidR="00D6793F" w:rsidRPr="00172130" w:rsidRDefault="00D6793F" w:rsidP="00361274">
      <w:pPr>
        <w:tabs>
          <w:tab w:val="left" w:pos="142"/>
        </w:tabs>
        <w:jc w:val="center"/>
        <w:rPr>
          <w:rFonts w:ascii="Arial Narrow" w:hAnsi="Arial Narrow" w:cs="Arial"/>
          <w:b/>
          <w:sz w:val="32"/>
          <w:szCs w:val="32"/>
        </w:rPr>
      </w:pPr>
      <w:r w:rsidRPr="00172130">
        <w:rPr>
          <w:rFonts w:ascii="Arial Narrow" w:hAnsi="Arial Narrow" w:cs="Arial"/>
          <w:b/>
          <w:sz w:val="32"/>
          <w:szCs w:val="32"/>
        </w:rPr>
        <w:t xml:space="preserve">GERENCIA REGIONAL DE CONTROL DE APURÍMAC </w:t>
      </w:r>
    </w:p>
    <w:p w14:paraId="2C25C3EF" w14:textId="77777777" w:rsidR="00D6793F" w:rsidRPr="00172130" w:rsidRDefault="00D6793F" w:rsidP="00361274">
      <w:pPr>
        <w:jc w:val="center"/>
        <w:rPr>
          <w:rFonts w:ascii="Arial Narrow" w:hAnsi="Arial Narrow" w:cs="Arial"/>
          <w:b/>
          <w:sz w:val="24"/>
          <w:szCs w:val="40"/>
          <w:u w:val="single"/>
        </w:rPr>
      </w:pPr>
    </w:p>
    <w:p w14:paraId="3FDA7440" w14:textId="77777777" w:rsidR="00D6793F" w:rsidRPr="00172130" w:rsidRDefault="00D6793F" w:rsidP="00361274">
      <w:pPr>
        <w:jc w:val="center"/>
        <w:rPr>
          <w:rFonts w:ascii="Arial Narrow" w:hAnsi="Arial Narrow" w:cs="Arial"/>
          <w:b/>
          <w:sz w:val="40"/>
          <w:szCs w:val="40"/>
          <w:u w:val="single"/>
        </w:rPr>
      </w:pPr>
      <w:r w:rsidRPr="00172130">
        <w:rPr>
          <w:rFonts w:ascii="Arial Narrow" w:hAnsi="Arial Narrow" w:cs="Arial"/>
          <w:b/>
          <w:sz w:val="40"/>
          <w:szCs w:val="40"/>
          <w:u w:val="single"/>
        </w:rPr>
        <w:t>INFORME DE HITO DE CONTROL</w:t>
      </w:r>
    </w:p>
    <w:p w14:paraId="3AAA9F94" w14:textId="6E564E0E" w:rsidR="00D6793F" w:rsidRPr="00172130" w:rsidRDefault="00D6793F" w:rsidP="00361274">
      <w:pPr>
        <w:jc w:val="center"/>
        <w:rPr>
          <w:rFonts w:ascii="Arial Narrow" w:hAnsi="Arial Narrow" w:cs="Arial"/>
          <w:b/>
          <w:sz w:val="40"/>
          <w:szCs w:val="40"/>
          <w:u w:val="single"/>
        </w:rPr>
      </w:pPr>
      <w:r w:rsidRPr="00FC07BF">
        <w:rPr>
          <w:rFonts w:ascii="Arial Narrow" w:hAnsi="Arial Narrow" w:cs="Arial"/>
          <w:b/>
          <w:sz w:val="40"/>
          <w:szCs w:val="40"/>
          <w:u w:val="single"/>
        </w:rPr>
        <w:t>N°</w:t>
      </w:r>
      <w:r w:rsidR="0051373D">
        <w:rPr>
          <w:rFonts w:ascii="Arial Narrow" w:hAnsi="Arial Narrow" w:cs="Arial"/>
          <w:b/>
          <w:sz w:val="40"/>
          <w:szCs w:val="40"/>
          <w:u w:val="single"/>
        </w:rPr>
        <w:t xml:space="preserve"> </w:t>
      </w:r>
      <w:r w:rsidR="0051373D" w:rsidRPr="00C12ED0">
        <w:rPr>
          <w:rFonts w:ascii="Arial Narrow" w:hAnsi="Arial Narrow" w:cs="Arial"/>
          <w:b/>
          <w:sz w:val="40"/>
          <w:szCs w:val="40"/>
          <w:highlight w:val="yellow"/>
          <w:u w:val="single"/>
        </w:rPr>
        <w:t>0</w:t>
      </w:r>
      <w:r w:rsidR="008B3BE2">
        <w:rPr>
          <w:rFonts w:ascii="Arial Narrow" w:hAnsi="Arial Narrow" w:cs="Arial"/>
          <w:b/>
          <w:sz w:val="40"/>
          <w:szCs w:val="40"/>
          <w:u w:val="single"/>
        </w:rPr>
        <w:t>00</w:t>
      </w:r>
      <w:r w:rsidRPr="00FC07BF">
        <w:rPr>
          <w:rFonts w:ascii="Arial Narrow" w:hAnsi="Arial Narrow" w:cs="Arial"/>
          <w:b/>
          <w:sz w:val="40"/>
          <w:szCs w:val="40"/>
          <w:u w:val="single"/>
        </w:rPr>
        <w:t>-202</w:t>
      </w:r>
      <w:r w:rsidR="00026127">
        <w:rPr>
          <w:rFonts w:ascii="Arial Narrow" w:hAnsi="Arial Narrow" w:cs="Arial"/>
          <w:b/>
          <w:sz w:val="40"/>
          <w:szCs w:val="40"/>
          <w:u w:val="single"/>
        </w:rPr>
        <w:t>3</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OCI</w:t>
      </w:r>
      <w:r w:rsidRPr="00FC07BF">
        <w:rPr>
          <w:rFonts w:ascii="Arial Narrow" w:hAnsi="Arial Narrow" w:cs="Arial"/>
          <w:b/>
          <w:sz w:val="40"/>
          <w:szCs w:val="40"/>
          <w:u w:val="single"/>
        </w:rPr>
        <w:t>/</w:t>
      </w:r>
      <w:r w:rsidR="000D25E2" w:rsidRPr="00FC07BF">
        <w:rPr>
          <w:rFonts w:ascii="Arial Narrow" w:hAnsi="Arial Narrow" w:cs="Arial"/>
          <w:b/>
          <w:sz w:val="40"/>
          <w:szCs w:val="40"/>
          <w:u w:val="single"/>
        </w:rPr>
        <w:t>5333-</w:t>
      </w:r>
      <w:r w:rsidRPr="00FC07BF">
        <w:rPr>
          <w:rFonts w:ascii="Arial Narrow" w:hAnsi="Arial Narrow" w:cs="Arial"/>
          <w:b/>
          <w:sz w:val="40"/>
          <w:szCs w:val="40"/>
          <w:u w:val="single"/>
        </w:rPr>
        <w:t>SCC</w:t>
      </w:r>
    </w:p>
    <w:p w14:paraId="3EB8D2EC" w14:textId="77777777" w:rsidR="00D6793F" w:rsidRPr="00172130" w:rsidRDefault="00D6793F" w:rsidP="00361274">
      <w:pPr>
        <w:jc w:val="center"/>
        <w:rPr>
          <w:rFonts w:ascii="Arial Narrow" w:hAnsi="Arial Narrow" w:cs="Arial"/>
          <w:b/>
          <w:sz w:val="36"/>
          <w:szCs w:val="36"/>
        </w:rPr>
      </w:pPr>
    </w:p>
    <w:p w14:paraId="53807FA0" w14:textId="4B91DE74" w:rsidR="00D6793F" w:rsidRPr="00172130" w:rsidRDefault="00D6793F" w:rsidP="00361274">
      <w:pPr>
        <w:jc w:val="center"/>
        <w:rPr>
          <w:rFonts w:ascii="Arial Narrow" w:hAnsi="Arial Narrow" w:cs="Arial"/>
          <w:b/>
          <w:sz w:val="36"/>
          <w:szCs w:val="36"/>
        </w:rPr>
      </w:pPr>
      <w:r w:rsidRPr="00172130">
        <w:rPr>
          <w:rFonts w:ascii="Arial Narrow" w:hAnsi="Arial Narrow" w:cs="Arial"/>
          <w:b/>
          <w:sz w:val="36"/>
          <w:szCs w:val="36"/>
        </w:rPr>
        <w:t>CONTROL CONCURRENTE</w:t>
      </w:r>
    </w:p>
    <w:p w14:paraId="03ACF971" w14:textId="77777777" w:rsidR="00D6793F" w:rsidRPr="00172130" w:rsidRDefault="00D6793F" w:rsidP="00361274">
      <w:pPr>
        <w:tabs>
          <w:tab w:val="left" w:pos="142"/>
        </w:tabs>
        <w:jc w:val="center"/>
        <w:rPr>
          <w:rFonts w:ascii="Arial Narrow" w:hAnsi="Arial Narrow" w:cs="Arial"/>
          <w:b/>
          <w:sz w:val="36"/>
          <w:szCs w:val="36"/>
        </w:rPr>
      </w:pPr>
      <w:r w:rsidRPr="00172130">
        <w:rPr>
          <w:rFonts w:ascii="Arial Narrow" w:hAnsi="Arial Narrow" w:cs="Arial"/>
          <w:b/>
          <w:sz w:val="36"/>
          <w:szCs w:val="36"/>
        </w:rPr>
        <w:t>GOBIERNO REGIONAL DE APURÍMAC</w:t>
      </w:r>
    </w:p>
    <w:p w14:paraId="1DEA0F23" w14:textId="77777777" w:rsidR="00D6793F" w:rsidRPr="00172130" w:rsidRDefault="00D6793F" w:rsidP="00361274">
      <w:pPr>
        <w:ind w:left="-567" w:right="-314"/>
        <w:jc w:val="center"/>
        <w:rPr>
          <w:rFonts w:ascii="Arial Narrow" w:hAnsi="Arial Narrow" w:cs="Arial"/>
          <w:b/>
          <w:sz w:val="36"/>
          <w:szCs w:val="36"/>
        </w:rPr>
      </w:pPr>
      <w:r w:rsidRPr="00172130">
        <w:rPr>
          <w:rFonts w:ascii="Arial Narrow" w:hAnsi="Arial Narrow" w:cs="Arial"/>
          <w:b/>
          <w:sz w:val="36"/>
          <w:szCs w:val="36"/>
        </w:rPr>
        <w:t>ABANCAY-ABANCAY-APURÍMAC</w:t>
      </w:r>
    </w:p>
    <w:p w14:paraId="37537633" w14:textId="77777777" w:rsidR="00D6793F" w:rsidRPr="00172130" w:rsidRDefault="00D6793F" w:rsidP="00361274">
      <w:pPr>
        <w:ind w:left="-567" w:right="-314"/>
        <w:jc w:val="center"/>
        <w:rPr>
          <w:rFonts w:ascii="Arial Narrow" w:hAnsi="Arial Narrow" w:cs="Arial"/>
          <w:b/>
          <w:sz w:val="36"/>
          <w:szCs w:val="36"/>
        </w:rPr>
      </w:pPr>
    </w:p>
    <w:p w14:paraId="4C2BCED2" w14:textId="07B2C736" w:rsidR="00B07C44" w:rsidRPr="00C72826" w:rsidRDefault="00B07C44" w:rsidP="00361274">
      <w:pPr>
        <w:jc w:val="center"/>
        <w:rPr>
          <w:rFonts w:ascii="Arial Narrow" w:hAnsi="Arial Narrow" w:cs="Arial"/>
          <w:b/>
          <w:sz w:val="36"/>
          <w:szCs w:val="36"/>
        </w:rPr>
      </w:pPr>
      <w:r w:rsidRPr="00C72826">
        <w:rPr>
          <w:rFonts w:ascii="Arial Narrow" w:hAnsi="Arial Narrow" w:cs="Arial"/>
          <w:b/>
          <w:sz w:val="36"/>
          <w:szCs w:val="36"/>
        </w:rPr>
        <w:t xml:space="preserve">“MEJORAMIENTO DE LA APLICACIÓN DE LAS TIC PARA EL ADECUADO DESARROLLO DE LAS COMPETENCIAS DE ESTUDIANTES Y DOCENTES EN LAS IIEE DE NIVEL SECUNDARIA </w:t>
      </w:r>
      <w:r w:rsidR="00311264">
        <w:rPr>
          <w:rFonts w:ascii="Arial Narrow" w:hAnsi="Arial Narrow" w:cs="Arial"/>
          <w:b/>
          <w:sz w:val="36"/>
          <w:szCs w:val="36"/>
        </w:rPr>
        <w:t>DE LA PROVINCIA DE CHINCHEROS</w:t>
      </w:r>
      <w:r w:rsidRPr="00C72826">
        <w:rPr>
          <w:rFonts w:ascii="Arial Narrow" w:hAnsi="Arial Narrow" w:cs="Arial"/>
          <w:b/>
          <w:sz w:val="36"/>
          <w:szCs w:val="36"/>
        </w:rPr>
        <w:t xml:space="preserve">, UGEL </w:t>
      </w:r>
      <w:r w:rsidR="00311264">
        <w:rPr>
          <w:rFonts w:ascii="Arial Narrow" w:hAnsi="Arial Narrow" w:cs="Arial"/>
          <w:b/>
          <w:sz w:val="36"/>
          <w:szCs w:val="36"/>
        </w:rPr>
        <w:t>CHINCHEROS</w:t>
      </w:r>
      <w:r w:rsidRPr="00C72826">
        <w:rPr>
          <w:rFonts w:ascii="Arial Narrow" w:hAnsi="Arial Narrow" w:cs="Arial"/>
          <w:b/>
          <w:sz w:val="36"/>
          <w:szCs w:val="36"/>
        </w:rPr>
        <w:t xml:space="preserve"> - REGIÓN APURÍMAC”</w:t>
      </w:r>
    </w:p>
    <w:p w14:paraId="1F5F6CCA" w14:textId="77777777" w:rsidR="009849D3" w:rsidRPr="00172130" w:rsidRDefault="009849D3" w:rsidP="00361274">
      <w:pPr>
        <w:tabs>
          <w:tab w:val="left" w:pos="5445"/>
        </w:tabs>
        <w:ind w:left="-567" w:right="-314"/>
        <w:jc w:val="center"/>
        <w:rPr>
          <w:rFonts w:ascii="Arial Narrow" w:hAnsi="Arial Narrow" w:cs="Arial"/>
          <w:b/>
          <w:sz w:val="36"/>
          <w:szCs w:val="36"/>
        </w:rPr>
      </w:pPr>
    </w:p>
    <w:p w14:paraId="31EA9B96" w14:textId="38BFCBB7" w:rsidR="00D6793F" w:rsidRPr="00172130" w:rsidRDefault="00D6793F" w:rsidP="00361274">
      <w:pPr>
        <w:tabs>
          <w:tab w:val="left" w:pos="5445"/>
        </w:tabs>
        <w:ind w:left="-567" w:right="-314"/>
        <w:jc w:val="center"/>
        <w:rPr>
          <w:rFonts w:ascii="Arial Narrow" w:hAnsi="Arial Narrow" w:cs="Arial"/>
          <w:b/>
          <w:sz w:val="36"/>
          <w:szCs w:val="36"/>
        </w:rPr>
      </w:pPr>
      <w:r w:rsidRPr="00172130">
        <w:rPr>
          <w:rFonts w:ascii="Arial Narrow" w:hAnsi="Arial Narrow" w:cs="Arial"/>
          <w:b/>
          <w:sz w:val="36"/>
          <w:szCs w:val="36"/>
        </w:rPr>
        <w:t xml:space="preserve">HITO DE CONTROL N° </w:t>
      </w:r>
      <w:r w:rsidR="000E4E3D">
        <w:rPr>
          <w:rFonts w:ascii="Arial Narrow" w:hAnsi="Arial Narrow" w:cs="Arial"/>
          <w:b/>
          <w:sz w:val="36"/>
          <w:szCs w:val="36"/>
        </w:rPr>
        <w:t>5</w:t>
      </w:r>
    </w:p>
    <w:p w14:paraId="105F9B78" w14:textId="228A0536" w:rsidR="00D6793F" w:rsidRPr="00172130" w:rsidRDefault="00CC4058" w:rsidP="00361274">
      <w:pPr>
        <w:tabs>
          <w:tab w:val="left" w:pos="5445"/>
        </w:tabs>
        <w:ind w:left="-567" w:right="-314"/>
        <w:jc w:val="center"/>
        <w:rPr>
          <w:rFonts w:ascii="Arial Narrow" w:hAnsi="Arial Narrow" w:cs="Arial"/>
          <w:b/>
          <w:sz w:val="28"/>
          <w:szCs w:val="28"/>
        </w:rPr>
      </w:pPr>
      <w:r w:rsidRPr="00172130">
        <w:rPr>
          <w:rFonts w:ascii="Arial Narrow" w:hAnsi="Arial Narrow" w:cs="Arial"/>
          <w:b/>
          <w:sz w:val="36"/>
          <w:szCs w:val="36"/>
        </w:rPr>
        <w:t>“</w:t>
      </w:r>
      <w:r w:rsidR="00FA2C30" w:rsidRPr="00FA2C30">
        <w:rPr>
          <w:rFonts w:ascii="Arial Narrow" w:hAnsi="Arial Narrow" w:cs="Arial"/>
          <w:b/>
          <w:sz w:val="36"/>
          <w:szCs w:val="36"/>
        </w:rPr>
        <w:t>PROCE</w:t>
      </w:r>
      <w:r w:rsidR="00A03B3F">
        <w:rPr>
          <w:rFonts w:ascii="Arial Narrow" w:hAnsi="Arial Narrow" w:cs="Arial"/>
          <w:b/>
          <w:sz w:val="36"/>
          <w:szCs w:val="36"/>
        </w:rPr>
        <w:t xml:space="preserve">SO DE EJECUCION DE GASTOS DEL </w:t>
      </w:r>
      <w:r w:rsidR="004B7DA1">
        <w:rPr>
          <w:rFonts w:ascii="Arial Narrow" w:hAnsi="Arial Narrow" w:cs="Arial"/>
          <w:b/>
          <w:sz w:val="36"/>
          <w:szCs w:val="36"/>
        </w:rPr>
        <w:t>PROYECTO”</w:t>
      </w:r>
    </w:p>
    <w:p w14:paraId="3EDBF321" w14:textId="77777777" w:rsidR="00D6793F" w:rsidRPr="00172130" w:rsidRDefault="00D6793F" w:rsidP="00361274">
      <w:pPr>
        <w:jc w:val="center"/>
        <w:rPr>
          <w:rFonts w:ascii="Arial Narrow" w:hAnsi="Arial Narrow" w:cs="Arial"/>
          <w:b/>
          <w:sz w:val="28"/>
          <w:szCs w:val="28"/>
        </w:rPr>
      </w:pPr>
    </w:p>
    <w:p w14:paraId="170B1D18" w14:textId="77777777" w:rsidR="00D6793F" w:rsidRPr="00172130" w:rsidRDefault="00D6793F" w:rsidP="00361274">
      <w:pPr>
        <w:jc w:val="center"/>
        <w:rPr>
          <w:rFonts w:ascii="Arial Narrow" w:hAnsi="Arial Narrow" w:cs="Arial"/>
          <w:b/>
          <w:sz w:val="28"/>
          <w:szCs w:val="28"/>
        </w:rPr>
      </w:pPr>
      <w:r w:rsidRPr="00172130">
        <w:rPr>
          <w:rFonts w:ascii="Arial Narrow" w:hAnsi="Arial Narrow" w:cs="Arial"/>
          <w:b/>
          <w:sz w:val="28"/>
          <w:szCs w:val="28"/>
        </w:rPr>
        <w:t>PERÍODO DE EVALUACIÓN DEL HITO DE CONTROL:</w:t>
      </w:r>
    </w:p>
    <w:p w14:paraId="2067EEF9" w14:textId="31CC0423"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 xml:space="preserve">DEL </w:t>
      </w:r>
      <w:r w:rsidR="00FC523D">
        <w:rPr>
          <w:rFonts w:ascii="Arial Narrow" w:hAnsi="Arial Narrow" w:cs="Arial"/>
          <w:b/>
          <w:sz w:val="28"/>
          <w:szCs w:val="28"/>
        </w:rPr>
        <w:t>12</w:t>
      </w:r>
      <w:r w:rsidR="00430627" w:rsidRPr="00E24967">
        <w:rPr>
          <w:rFonts w:ascii="Arial Narrow" w:hAnsi="Arial Narrow" w:cs="Arial"/>
          <w:b/>
          <w:sz w:val="28"/>
          <w:szCs w:val="28"/>
        </w:rPr>
        <w:t xml:space="preserve"> </w:t>
      </w:r>
      <w:r w:rsidR="008C0AC9">
        <w:rPr>
          <w:rFonts w:ascii="Arial Narrow" w:hAnsi="Arial Narrow" w:cs="Arial"/>
          <w:b/>
          <w:sz w:val="28"/>
          <w:szCs w:val="28"/>
        </w:rPr>
        <w:t xml:space="preserve">MAYO </w:t>
      </w:r>
      <w:r w:rsidR="00C67AAF" w:rsidRPr="00E24967">
        <w:rPr>
          <w:rFonts w:ascii="Arial Narrow" w:hAnsi="Arial Narrow" w:cs="Arial"/>
          <w:b/>
          <w:sz w:val="28"/>
          <w:szCs w:val="28"/>
        </w:rPr>
        <w:t xml:space="preserve">AL </w:t>
      </w:r>
      <w:r w:rsidR="00FC523D">
        <w:rPr>
          <w:rFonts w:ascii="Arial Narrow" w:hAnsi="Arial Narrow" w:cs="Arial"/>
          <w:b/>
          <w:sz w:val="28"/>
          <w:szCs w:val="28"/>
        </w:rPr>
        <w:t>2</w:t>
      </w:r>
      <w:ins w:id="1" w:author="Manuel Raul Livano Luna" w:date="2023-07-03T15:14:00Z">
        <w:r w:rsidR="00FB0B7D">
          <w:rPr>
            <w:rFonts w:ascii="Arial Narrow" w:hAnsi="Arial Narrow" w:cs="Arial"/>
            <w:b/>
            <w:sz w:val="28"/>
            <w:szCs w:val="28"/>
          </w:rPr>
          <w:t>4</w:t>
        </w:r>
      </w:ins>
      <w:del w:id="2" w:author="Manuel Raul Livano Luna" w:date="2023-07-03T15:14:00Z">
        <w:r w:rsidR="008C0AC9" w:rsidDel="00FB0B7D">
          <w:rPr>
            <w:rFonts w:ascii="Arial Narrow" w:hAnsi="Arial Narrow" w:cs="Arial"/>
            <w:b/>
            <w:sz w:val="28"/>
            <w:szCs w:val="28"/>
          </w:rPr>
          <w:delText>1</w:delText>
        </w:r>
      </w:del>
      <w:r w:rsidR="00C67AAF" w:rsidRPr="00E24967">
        <w:rPr>
          <w:rFonts w:ascii="Arial Narrow" w:hAnsi="Arial Narrow" w:cs="Arial"/>
          <w:b/>
          <w:sz w:val="28"/>
          <w:szCs w:val="28"/>
        </w:rPr>
        <w:t xml:space="preserve"> DE </w:t>
      </w:r>
      <w:r w:rsidR="008C0AC9">
        <w:rPr>
          <w:rFonts w:ascii="Arial Narrow" w:hAnsi="Arial Narrow" w:cs="Arial"/>
          <w:b/>
          <w:sz w:val="28"/>
          <w:szCs w:val="28"/>
        </w:rPr>
        <w:t>JUNIO</w:t>
      </w:r>
      <w:r w:rsidR="00ED3C30" w:rsidRPr="00E24967">
        <w:rPr>
          <w:rFonts w:ascii="Arial Narrow" w:hAnsi="Arial Narrow" w:cs="Arial"/>
          <w:b/>
          <w:sz w:val="28"/>
          <w:szCs w:val="28"/>
        </w:rPr>
        <w:t xml:space="preserve"> </w:t>
      </w:r>
      <w:r w:rsidRPr="00E24967">
        <w:rPr>
          <w:rFonts w:ascii="Arial Narrow" w:hAnsi="Arial Narrow" w:cs="Arial"/>
          <w:b/>
          <w:sz w:val="28"/>
          <w:szCs w:val="28"/>
        </w:rPr>
        <w:t>DE 202</w:t>
      </w:r>
      <w:r w:rsidR="00CC4058" w:rsidRPr="00E24967">
        <w:rPr>
          <w:rFonts w:ascii="Arial Narrow" w:hAnsi="Arial Narrow" w:cs="Arial"/>
          <w:b/>
          <w:sz w:val="28"/>
          <w:szCs w:val="28"/>
        </w:rPr>
        <w:t>3</w:t>
      </w:r>
    </w:p>
    <w:p w14:paraId="4E478459" w14:textId="77777777" w:rsidR="00D6793F" w:rsidRPr="00E24967" w:rsidRDefault="00D6793F" w:rsidP="00361274">
      <w:pPr>
        <w:jc w:val="center"/>
        <w:rPr>
          <w:rFonts w:ascii="Arial Narrow" w:hAnsi="Arial Narrow" w:cs="Arial"/>
          <w:b/>
          <w:sz w:val="28"/>
          <w:szCs w:val="28"/>
        </w:rPr>
      </w:pPr>
    </w:p>
    <w:p w14:paraId="28AD2586" w14:textId="77777777" w:rsidR="00D6793F" w:rsidRPr="00E24967" w:rsidRDefault="00D6793F" w:rsidP="00361274">
      <w:pPr>
        <w:jc w:val="center"/>
        <w:rPr>
          <w:rFonts w:ascii="Arial Narrow" w:hAnsi="Arial Narrow" w:cs="Arial"/>
          <w:b/>
          <w:sz w:val="22"/>
        </w:rPr>
      </w:pPr>
      <w:r w:rsidRPr="00E24967">
        <w:rPr>
          <w:rFonts w:ascii="Arial Narrow" w:hAnsi="Arial Narrow" w:cs="Arial"/>
          <w:b/>
          <w:sz w:val="22"/>
        </w:rPr>
        <w:t>TOMO I DE I</w:t>
      </w:r>
    </w:p>
    <w:p w14:paraId="15853B55" w14:textId="77777777" w:rsidR="00D6793F" w:rsidRPr="00E24967" w:rsidRDefault="00D6793F" w:rsidP="00361274">
      <w:pPr>
        <w:jc w:val="center"/>
        <w:rPr>
          <w:rFonts w:ascii="Arial Narrow" w:hAnsi="Arial Narrow" w:cs="Arial"/>
          <w:b/>
          <w:sz w:val="22"/>
        </w:rPr>
      </w:pPr>
    </w:p>
    <w:p w14:paraId="3341E174" w14:textId="3DCD05EF" w:rsidR="00D6793F" w:rsidRPr="00E24967" w:rsidRDefault="00D6793F" w:rsidP="00361274">
      <w:pPr>
        <w:jc w:val="center"/>
        <w:rPr>
          <w:rFonts w:ascii="Arial Narrow" w:hAnsi="Arial Narrow" w:cs="Arial"/>
          <w:b/>
          <w:sz w:val="28"/>
          <w:szCs w:val="28"/>
        </w:rPr>
      </w:pPr>
      <w:r w:rsidRPr="00E24967">
        <w:rPr>
          <w:rFonts w:ascii="Arial Narrow" w:hAnsi="Arial Narrow" w:cs="Arial"/>
          <w:b/>
          <w:sz w:val="28"/>
          <w:szCs w:val="28"/>
        </w:rPr>
        <w:t>ABANCA</w:t>
      </w:r>
      <w:r w:rsidR="00430627" w:rsidRPr="00E24967">
        <w:rPr>
          <w:rFonts w:ascii="Arial Narrow" w:hAnsi="Arial Narrow" w:cs="Arial"/>
          <w:b/>
          <w:sz w:val="28"/>
          <w:szCs w:val="28"/>
        </w:rPr>
        <w:t>Y</w:t>
      </w:r>
      <w:r w:rsidR="00CF4272" w:rsidRPr="00E24967">
        <w:rPr>
          <w:rFonts w:ascii="Arial Narrow" w:hAnsi="Arial Narrow" w:cs="Arial"/>
          <w:b/>
          <w:sz w:val="28"/>
          <w:szCs w:val="28"/>
        </w:rPr>
        <w:t xml:space="preserve">, </w:t>
      </w:r>
      <w:r w:rsidR="00FC523D">
        <w:rPr>
          <w:rFonts w:ascii="Arial Narrow" w:hAnsi="Arial Narrow" w:cs="Arial"/>
          <w:b/>
          <w:sz w:val="28"/>
          <w:szCs w:val="28"/>
        </w:rPr>
        <w:t>2</w:t>
      </w:r>
      <w:r w:rsidR="001D66C8">
        <w:rPr>
          <w:rFonts w:ascii="Arial Narrow" w:hAnsi="Arial Narrow" w:cs="Arial"/>
          <w:b/>
          <w:sz w:val="28"/>
          <w:szCs w:val="28"/>
        </w:rPr>
        <w:t>8</w:t>
      </w:r>
      <w:r w:rsidR="000403C1" w:rsidRPr="00E24967">
        <w:rPr>
          <w:rFonts w:ascii="Arial Narrow" w:hAnsi="Arial Narrow" w:cs="Arial"/>
          <w:b/>
          <w:sz w:val="28"/>
          <w:szCs w:val="28"/>
        </w:rPr>
        <w:t xml:space="preserve"> </w:t>
      </w:r>
      <w:r w:rsidR="009B52F1" w:rsidRPr="00E24967">
        <w:rPr>
          <w:rFonts w:ascii="Arial Narrow" w:hAnsi="Arial Narrow" w:cs="Arial"/>
          <w:b/>
          <w:sz w:val="28"/>
          <w:szCs w:val="28"/>
        </w:rPr>
        <w:t xml:space="preserve">DE </w:t>
      </w:r>
      <w:r w:rsidR="005B22A9">
        <w:rPr>
          <w:rFonts w:ascii="Arial Narrow" w:hAnsi="Arial Narrow" w:cs="Arial"/>
          <w:b/>
          <w:sz w:val="28"/>
          <w:szCs w:val="28"/>
        </w:rPr>
        <w:t>JUNIO</w:t>
      </w:r>
      <w:r w:rsidR="00C67AAF" w:rsidRPr="00E24967">
        <w:rPr>
          <w:rFonts w:ascii="Arial Narrow" w:hAnsi="Arial Narrow" w:cs="Arial"/>
          <w:b/>
          <w:sz w:val="28"/>
          <w:szCs w:val="28"/>
        </w:rPr>
        <w:t xml:space="preserve"> D</w:t>
      </w:r>
      <w:r w:rsidR="00AB3387" w:rsidRPr="00E24967">
        <w:rPr>
          <w:rFonts w:ascii="Arial Narrow" w:hAnsi="Arial Narrow" w:cs="Arial"/>
          <w:b/>
          <w:sz w:val="28"/>
          <w:szCs w:val="28"/>
        </w:rPr>
        <w:t>E</w:t>
      </w:r>
      <w:r w:rsidRPr="00E24967">
        <w:rPr>
          <w:rFonts w:ascii="Arial Narrow" w:hAnsi="Arial Narrow" w:cs="Arial"/>
          <w:b/>
          <w:sz w:val="28"/>
          <w:szCs w:val="28"/>
        </w:rPr>
        <w:t xml:space="preserve"> 202</w:t>
      </w:r>
      <w:r w:rsidR="00CF4272" w:rsidRPr="00E24967">
        <w:rPr>
          <w:rFonts w:ascii="Arial Narrow" w:hAnsi="Arial Narrow" w:cs="Arial"/>
          <w:b/>
          <w:sz w:val="28"/>
          <w:szCs w:val="28"/>
        </w:rPr>
        <w:t>3</w:t>
      </w:r>
    </w:p>
    <w:p w14:paraId="0172F41D" w14:textId="77777777" w:rsidR="00D6793F" w:rsidRPr="00172130" w:rsidRDefault="00D6793F" w:rsidP="00361274">
      <w:pPr>
        <w:jc w:val="center"/>
        <w:rPr>
          <w:rFonts w:ascii="Arial Narrow" w:hAnsi="Arial Narrow" w:cs="Arial"/>
          <w:noProof/>
          <w:sz w:val="18"/>
          <w:szCs w:val="18"/>
        </w:rPr>
      </w:pPr>
    </w:p>
    <w:p w14:paraId="320BAF43" w14:textId="77777777" w:rsidR="00D6793F" w:rsidRPr="00172130" w:rsidRDefault="00D6793F" w:rsidP="00361274">
      <w:pPr>
        <w:tabs>
          <w:tab w:val="center" w:pos="4252"/>
          <w:tab w:val="right" w:pos="8504"/>
        </w:tabs>
        <w:rPr>
          <w:rFonts w:ascii="Arial Narrow" w:hAnsi="Arial Narrow" w:cs="Arial"/>
          <w:noProof/>
          <w:sz w:val="18"/>
          <w:szCs w:val="18"/>
        </w:rPr>
      </w:pPr>
      <w:r w:rsidRPr="00172130">
        <w:rPr>
          <w:rFonts w:ascii="Arial Narrow" w:hAnsi="Arial Narrow" w:cs="Arial"/>
          <w:noProof/>
          <w:sz w:val="18"/>
          <w:szCs w:val="18"/>
        </w:rPr>
        <w:tab/>
        <w:t>"</w:t>
      </w:r>
      <w:r w:rsidRPr="007635A2">
        <w:rPr>
          <w:rFonts w:ascii="Arial Narrow" w:hAnsi="Arial Narrow" w:cs="Arial"/>
          <w:noProof/>
          <w:sz w:val="18"/>
          <w:szCs w:val="18"/>
        </w:rPr>
        <w:t>Decenio</w:t>
      </w:r>
      <w:r w:rsidRPr="00172130">
        <w:rPr>
          <w:rFonts w:ascii="Arial Narrow" w:hAnsi="Arial Narrow" w:cs="Arial"/>
          <w:noProof/>
          <w:sz w:val="18"/>
          <w:szCs w:val="18"/>
        </w:rPr>
        <w:t xml:space="preserve"> de la Igualdad de oportunidades para mujeres y hombres"</w:t>
      </w:r>
      <w:r w:rsidRPr="00172130">
        <w:rPr>
          <w:rFonts w:ascii="Arial Narrow" w:hAnsi="Arial Narrow" w:cs="Arial"/>
          <w:noProof/>
          <w:sz w:val="18"/>
          <w:szCs w:val="18"/>
        </w:rPr>
        <w:tab/>
      </w:r>
    </w:p>
    <w:p w14:paraId="5470DED3" w14:textId="381DAD67" w:rsidR="00D6793F" w:rsidRPr="00172130" w:rsidRDefault="00D6793F" w:rsidP="00361274">
      <w:pPr>
        <w:jc w:val="center"/>
        <w:rPr>
          <w:rFonts w:ascii="Arial Narrow" w:hAnsi="Arial Narrow" w:cs="Arial"/>
          <w:noProof/>
          <w:sz w:val="18"/>
          <w:szCs w:val="18"/>
        </w:rPr>
        <w:sectPr w:rsidR="00D6793F" w:rsidRPr="00172130" w:rsidSect="008C5DE6">
          <w:headerReference w:type="default" r:id="rId9"/>
          <w:pgSz w:w="11906" w:h="16838"/>
          <w:pgMar w:top="851" w:right="1701" w:bottom="1417" w:left="1701" w:header="708" w:footer="708" w:gutter="0"/>
          <w:cols w:space="708"/>
          <w:docGrid w:linePitch="360"/>
        </w:sectPr>
      </w:pPr>
      <w:r w:rsidRPr="00172130">
        <w:rPr>
          <w:rFonts w:ascii="Arial Narrow" w:hAnsi="Arial Narrow" w:cs="Arial"/>
          <w:noProof/>
          <w:sz w:val="18"/>
          <w:szCs w:val="18"/>
        </w:rPr>
        <w:t>"Año del Fortalecimiento de la soberania Nacional”</w:t>
      </w:r>
    </w:p>
    <w:p w14:paraId="09211DC9" w14:textId="1186DEB9" w:rsidR="00D6793F" w:rsidRPr="00172130" w:rsidRDefault="00AE26ED" w:rsidP="00361274">
      <w:pPr>
        <w:jc w:val="center"/>
        <w:rPr>
          <w:rFonts w:ascii="Arial Narrow" w:hAnsi="Arial Narrow" w:cs="Arial"/>
          <w:noProof/>
          <w:sz w:val="18"/>
          <w:szCs w:val="18"/>
        </w:rPr>
      </w:pPr>
      <w:r>
        <w:rPr>
          <w:rFonts w:ascii="Arial Narrow" w:hAnsi="Arial Narrow" w:cs="Arial"/>
          <w:b/>
          <w:noProof/>
          <w:sz w:val="28"/>
          <w:szCs w:val="28"/>
          <w:u w:val="single"/>
          <w:lang w:eastAsia="es-PE"/>
        </w:rPr>
        <w:lastRenderedPageBreak/>
        <mc:AlternateContent>
          <mc:Choice Requires="wps">
            <w:drawing>
              <wp:anchor distT="0" distB="0" distL="114300" distR="114300" simplePos="0" relativeHeight="251666432" behindDoc="0" locked="0" layoutInCell="1" allowOverlap="1" wp14:anchorId="7E1B06FE" wp14:editId="5A76D22A">
                <wp:simplePos x="0" y="0"/>
                <wp:positionH relativeFrom="column">
                  <wp:posOffset>4758690</wp:posOffset>
                </wp:positionH>
                <wp:positionV relativeFrom="paragraph">
                  <wp:posOffset>-243840</wp:posOffset>
                </wp:positionV>
                <wp:extent cx="685800" cy="133350"/>
                <wp:effectExtent l="0" t="0" r="0" b="0"/>
                <wp:wrapNone/>
                <wp:docPr id="20" name="Rectángulo 20"/>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76CD54C" id="Rectángulo 20" o:spid="_x0000_s1026" style="position:absolute;margin-left:374.7pt;margin-top:-19.2pt;width:54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" fillcolor="white [3212]" stroked="f" strokeweight="1pt"/>
            </w:pict>
          </mc:Fallback>
        </mc:AlternateContent>
      </w:r>
      <w:r w:rsidR="00D6793F" w:rsidRPr="00172130">
        <w:rPr>
          <w:rFonts w:ascii="Arial Narrow" w:hAnsi="Arial Narrow" w:cs="Arial"/>
          <w:b/>
          <w:sz w:val="28"/>
          <w:szCs w:val="28"/>
          <w:u w:val="single"/>
        </w:rPr>
        <w:t xml:space="preserve">INFORME DE HITO DE CONTROL </w:t>
      </w:r>
    </w:p>
    <w:p w14:paraId="56804AA3" w14:textId="449A308A" w:rsidR="00D6793F" w:rsidRPr="00172130" w:rsidRDefault="00D6793F" w:rsidP="00361274">
      <w:pPr>
        <w:jc w:val="center"/>
        <w:rPr>
          <w:rFonts w:ascii="Arial Narrow" w:hAnsi="Arial Narrow" w:cs="Arial"/>
          <w:b/>
          <w:sz w:val="28"/>
          <w:szCs w:val="28"/>
          <w:u w:val="single"/>
        </w:rPr>
      </w:pPr>
      <w:r w:rsidRPr="00FF7321">
        <w:rPr>
          <w:rFonts w:ascii="Arial Narrow" w:hAnsi="Arial Narrow" w:cs="Arial"/>
          <w:b/>
          <w:sz w:val="28"/>
          <w:szCs w:val="28"/>
          <w:u w:val="single"/>
        </w:rPr>
        <w:t>N°</w:t>
      </w:r>
      <w:r w:rsidR="00C12ED0">
        <w:rPr>
          <w:rFonts w:ascii="Arial Narrow" w:hAnsi="Arial Narrow" w:cs="Arial"/>
          <w:b/>
          <w:sz w:val="28"/>
          <w:szCs w:val="28"/>
          <w:u w:val="single"/>
        </w:rPr>
        <w:t xml:space="preserve"> </w:t>
      </w:r>
      <w:r w:rsidR="004B7DA1">
        <w:rPr>
          <w:rFonts w:ascii="Arial Narrow" w:hAnsi="Arial Narrow" w:cs="Arial"/>
          <w:b/>
          <w:sz w:val="28"/>
          <w:szCs w:val="28"/>
          <w:u w:val="single"/>
        </w:rPr>
        <w:t>000</w:t>
      </w:r>
      <w:r w:rsidRPr="00304A8F">
        <w:rPr>
          <w:rFonts w:ascii="Arial Narrow" w:hAnsi="Arial Narrow" w:cs="Arial"/>
          <w:b/>
          <w:sz w:val="28"/>
          <w:szCs w:val="28"/>
          <w:u w:val="single"/>
        </w:rPr>
        <w:t>-202</w:t>
      </w:r>
      <w:r w:rsidR="00BB71A1" w:rsidRPr="00304A8F">
        <w:rPr>
          <w:rFonts w:ascii="Arial Narrow" w:hAnsi="Arial Narrow" w:cs="Arial"/>
          <w:b/>
          <w:sz w:val="28"/>
          <w:szCs w:val="28"/>
          <w:u w:val="single"/>
        </w:rPr>
        <w:t>3</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OCI</w:t>
      </w:r>
      <w:r w:rsidRPr="00FF7321">
        <w:rPr>
          <w:rFonts w:ascii="Arial Narrow" w:hAnsi="Arial Narrow" w:cs="Arial"/>
          <w:b/>
          <w:sz w:val="28"/>
          <w:szCs w:val="28"/>
          <w:u w:val="single"/>
        </w:rPr>
        <w:t>/</w:t>
      </w:r>
      <w:r w:rsidR="000D25E2" w:rsidRPr="00FF7321">
        <w:rPr>
          <w:rFonts w:ascii="Arial Narrow" w:hAnsi="Arial Narrow" w:cs="Arial"/>
          <w:b/>
          <w:sz w:val="28"/>
          <w:szCs w:val="28"/>
          <w:u w:val="single"/>
        </w:rPr>
        <w:t>5333</w:t>
      </w:r>
      <w:r w:rsidRPr="00FF7321">
        <w:rPr>
          <w:rFonts w:ascii="Arial Narrow" w:hAnsi="Arial Narrow" w:cs="Arial"/>
          <w:b/>
          <w:sz w:val="28"/>
          <w:szCs w:val="28"/>
          <w:u w:val="single"/>
        </w:rPr>
        <w:t>-SCC</w:t>
      </w:r>
    </w:p>
    <w:p w14:paraId="12BC25E9" w14:textId="77777777" w:rsidR="00D6793F" w:rsidRPr="00937CAB" w:rsidRDefault="00D6793F" w:rsidP="00361274">
      <w:pPr>
        <w:tabs>
          <w:tab w:val="left" w:pos="5895"/>
        </w:tabs>
        <w:rPr>
          <w:rStyle w:val="nfasis"/>
        </w:rPr>
      </w:pPr>
    </w:p>
    <w:p w14:paraId="45C4BF75" w14:textId="728723E5" w:rsidR="00D6793F" w:rsidRDefault="00955AD3" w:rsidP="00361274">
      <w:pPr>
        <w:tabs>
          <w:tab w:val="left" w:pos="142"/>
        </w:tabs>
        <w:jc w:val="center"/>
        <w:rPr>
          <w:rFonts w:ascii="Arial Narrow" w:hAnsi="Arial Narrow" w:cs="Arial"/>
          <w:b/>
          <w:sz w:val="24"/>
          <w:szCs w:val="24"/>
        </w:rPr>
      </w:pPr>
      <w:r w:rsidRPr="00172130">
        <w:rPr>
          <w:rFonts w:ascii="Arial Narrow" w:hAnsi="Arial Narrow" w:cs="Arial"/>
          <w:b/>
          <w:sz w:val="24"/>
          <w:szCs w:val="24"/>
        </w:rPr>
        <w:t>PROYECTO: “</w:t>
      </w:r>
      <w:r w:rsidR="00B07C44" w:rsidRPr="00C72826">
        <w:rPr>
          <w:rFonts w:ascii="Arial Narrow" w:hAnsi="Arial Narrow" w:cs="Arial"/>
          <w:b/>
          <w:sz w:val="24"/>
          <w:szCs w:val="24"/>
        </w:rPr>
        <w:t>MEJORAMIENTO DE LA APLICACIÓN DE LAS TIC PARA EL ADECUADO DESARROLLO DE LAS COMPETENCIAS DE ESTUDIANTES Y DOCENTES EN LAS IIEE DE NIVEL SECUNDARIA DE L</w:t>
      </w:r>
      <w:r w:rsidR="002E5456">
        <w:rPr>
          <w:rFonts w:ascii="Arial Narrow" w:hAnsi="Arial Narrow" w:cs="Arial"/>
          <w:b/>
          <w:sz w:val="24"/>
          <w:szCs w:val="24"/>
        </w:rPr>
        <w:t>A PROVINCIA DE CHINCHEROS</w:t>
      </w:r>
      <w:r w:rsidR="00B07C44" w:rsidRPr="00C72826">
        <w:rPr>
          <w:rFonts w:ascii="Arial Narrow" w:hAnsi="Arial Narrow" w:cs="Arial"/>
          <w:b/>
          <w:sz w:val="24"/>
          <w:szCs w:val="24"/>
        </w:rPr>
        <w:t xml:space="preserve">, UGEL </w:t>
      </w:r>
      <w:r w:rsidR="002E5456">
        <w:rPr>
          <w:rFonts w:ascii="Arial Narrow" w:hAnsi="Arial Narrow" w:cs="Arial"/>
          <w:b/>
          <w:sz w:val="24"/>
          <w:szCs w:val="24"/>
        </w:rPr>
        <w:t>CHINCHEROS</w:t>
      </w:r>
      <w:r w:rsidR="00B07C44" w:rsidRPr="00C72826">
        <w:rPr>
          <w:rFonts w:ascii="Arial Narrow" w:hAnsi="Arial Narrow" w:cs="Arial"/>
          <w:b/>
          <w:sz w:val="24"/>
          <w:szCs w:val="24"/>
        </w:rPr>
        <w:t xml:space="preserve"> - REGIÓN APURÍMAC</w:t>
      </w:r>
      <w:r w:rsidRPr="00172130">
        <w:rPr>
          <w:rFonts w:ascii="Arial Narrow" w:hAnsi="Arial Narrow" w:cs="Arial"/>
          <w:b/>
          <w:sz w:val="24"/>
          <w:szCs w:val="24"/>
        </w:rPr>
        <w:t>”</w:t>
      </w:r>
    </w:p>
    <w:p w14:paraId="73AE65F0" w14:textId="77777777" w:rsidR="00B07C44" w:rsidRPr="00172130" w:rsidRDefault="00B07C44" w:rsidP="00361274">
      <w:pPr>
        <w:tabs>
          <w:tab w:val="left" w:pos="142"/>
        </w:tabs>
        <w:jc w:val="center"/>
        <w:rPr>
          <w:rFonts w:ascii="Arial Narrow" w:hAnsi="Arial Narrow" w:cs="Arial"/>
          <w:b/>
          <w:sz w:val="24"/>
          <w:szCs w:val="24"/>
        </w:rPr>
      </w:pPr>
    </w:p>
    <w:p w14:paraId="787144E4" w14:textId="77777777" w:rsidR="00D6793F" w:rsidRPr="00172130" w:rsidRDefault="00D6793F" w:rsidP="00361274">
      <w:pPr>
        <w:tabs>
          <w:tab w:val="center" w:pos="8364"/>
          <w:tab w:val="right" w:pos="8838"/>
        </w:tabs>
        <w:jc w:val="center"/>
        <w:rPr>
          <w:rFonts w:ascii="Arial Narrow" w:hAnsi="Arial Narrow"/>
          <w:b/>
          <w:sz w:val="24"/>
          <w:szCs w:val="24"/>
        </w:rPr>
      </w:pPr>
      <w:r w:rsidRPr="00172130">
        <w:rPr>
          <w:rFonts w:ascii="Arial Narrow" w:hAnsi="Arial Narrow"/>
          <w:b/>
          <w:sz w:val="24"/>
          <w:szCs w:val="24"/>
        </w:rPr>
        <w:t>____________________________________________________________________________</w:t>
      </w:r>
    </w:p>
    <w:p w14:paraId="0271D66E" w14:textId="643BF514" w:rsidR="008B2520" w:rsidRDefault="008B2520" w:rsidP="00361274">
      <w:pPr>
        <w:tabs>
          <w:tab w:val="left" w:pos="2770"/>
        </w:tabs>
        <w:rPr>
          <w:rFonts w:ascii="Arial Narrow" w:hAnsi="Arial Narrow"/>
          <w:sz w:val="24"/>
          <w:szCs w:val="24"/>
        </w:rPr>
      </w:pPr>
    </w:p>
    <w:p w14:paraId="578A5232" w14:textId="77777777" w:rsidR="005219E6" w:rsidRPr="00172130" w:rsidRDefault="005219E6" w:rsidP="00361274">
      <w:pPr>
        <w:tabs>
          <w:tab w:val="center" w:pos="4419"/>
          <w:tab w:val="left" w:pos="8364"/>
          <w:tab w:val="left" w:pos="8647"/>
          <w:tab w:val="right" w:pos="8838"/>
        </w:tabs>
        <w:jc w:val="center"/>
        <w:rPr>
          <w:rFonts w:ascii="Arial Narrow" w:hAnsi="Arial Narrow"/>
          <w:b/>
          <w:sz w:val="40"/>
          <w:szCs w:val="40"/>
        </w:rPr>
      </w:pPr>
      <w:r w:rsidRPr="00172130">
        <w:rPr>
          <w:rFonts w:ascii="Arial Narrow" w:hAnsi="Arial Narrow"/>
          <w:b/>
          <w:sz w:val="40"/>
          <w:szCs w:val="40"/>
        </w:rPr>
        <w:t>ÍNDICE</w:t>
      </w:r>
    </w:p>
    <w:p w14:paraId="7080358F" w14:textId="77777777" w:rsidR="005219E6" w:rsidRPr="00172130" w:rsidRDefault="005219E6" w:rsidP="00361274">
      <w:pPr>
        <w:tabs>
          <w:tab w:val="center" w:pos="4419"/>
          <w:tab w:val="left" w:pos="8647"/>
          <w:tab w:val="right" w:pos="8838"/>
        </w:tabs>
        <w:jc w:val="center"/>
        <w:rPr>
          <w:rFonts w:ascii="Arial Narrow" w:hAnsi="Arial Narrow"/>
          <w:b/>
        </w:rPr>
      </w:pPr>
      <w:r w:rsidRPr="00172130">
        <w:rPr>
          <w:rFonts w:ascii="Arial Narrow" w:hAnsi="Arial Narrow"/>
          <w:b/>
        </w:rPr>
        <w:t>____________________________________________________________________________________________</w:t>
      </w:r>
    </w:p>
    <w:sdt>
      <w:sdtPr>
        <w:rPr>
          <w:rFonts w:ascii="Times New Roman" w:eastAsia="Times New Roman" w:hAnsi="Times New Roman" w:cs="Times New Roman"/>
          <w:color w:val="auto"/>
          <w:sz w:val="20"/>
          <w:szCs w:val="20"/>
          <w:lang w:val="es-PE"/>
        </w:rPr>
        <w:id w:val="-1777465830"/>
        <w:docPartObj>
          <w:docPartGallery w:val="Table of Contents"/>
          <w:docPartUnique/>
        </w:docPartObj>
      </w:sdtPr>
      <w:sdtEndPr>
        <w:rPr>
          <w:b/>
          <w:bCs/>
        </w:rPr>
      </w:sdtEndPr>
      <w:sdtContent>
        <w:p w14:paraId="2BE9E771" w14:textId="6FE03F43" w:rsidR="001A7AED" w:rsidRDefault="001A7AED" w:rsidP="00361274">
          <w:pPr>
            <w:pStyle w:val="TtuloTDC"/>
            <w:spacing w:line="240" w:lineRule="auto"/>
          </w:pPr>
        </w:p>
        <w:commentRangeStart w:id="3"/>
        <w:commentRangeStart w:id="4"/>
        <w:p w14:paraId="598E04A4" w14:textId="2611AF17" w:rsidR="00621969" w:rsidRDefault="001A7AED">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r>
            <w:fldChar w:fldCharType="begin"/>
          </w:r>
          <w:r>
            <w:instrText xml:space="preserve"> TOC \o "1-3" \h \z \u </w:instrText>
          </w:r>
          <w:r>
            <w:fldChar w:fldCharType="separate"/>
          </w:r>
          <w:hyperlink w:anchor="_Toc138874356" w:history="1">
            <w:r w:rsidR="00621969" w:rsidRPr="00D67D42">
              <w:rPr>
                <w:rStyle w:val="Hipervnculo"/>
                <w:rFonts w:ascii="Arial Narrow" w:hAnsi="Arial Narrow"/>
                <w:noProof/>
              </w:rPr>
              <w:t>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ORIGEN</w:t>
            </w:r>
            <w:r w:rsidR="00621969">
              <w:rPr>
                <w:noProof/>
                <w:webHidden/>
              </w:rPr>
              <w:tab/>
            </w:r>
            <w:r w:rsidR="00621969">
              <w:rPr>
                <w:noProof/>
                <w:webHidden/>
              </w:rPr>
              <w:fldChar w:fldCharType="begin"/>
            </w:r>
            <w:r w:rsidR="00621969">
              <w:rPr>
                <w:noProof/>
                <w:webHidden/>
              </w:rPr>
              <w:instrText xml:space="preserve"> PAGEREF _Toc138874356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3854DFEB" w14:textId="4E33FFDA"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7" w:history="1">
            <w:r w:rsidR="00621969" w:rsidRPr="00D67D42">
              <w:rPr>
                <w:rStyle w:val="Hipervnculo"/>
                <w:rFonts w:ascii="Arial Narrow" w:hAnsi="Arial Narrow"/>
                <w:noProof/>
              </w:rPr>
              <w:t>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OBJETIVOS</w:t>
            </w:r>
            <w:r w:rsidR="00621969">
              <w:rPr>
                <w:noProof/>
                <w:webHidden/>
              </w:rPr>
              <w:tab/>
            </w:r>
            <w:r w:rsidR="00621969">
              <w:rPr>
                <w:noProof/>
                <w:webHidden/>
              </w:rPr>
              <w:fldChar w:fldCharType="begin"/>
            </w:r>
            <w:r w:rsidR="00621969">
              <w:rPr>
                <w:noProof/>
                <w:webHidden/>
              </w:rPr>
              <w:instrText xml:space="preserve"> PAGEREF _Toc138874357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2B1F1A22" w14:textId="4990BA3D"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8" w:history="1">
            <w:r w:rsidR="00621969" w:rsidRPr="00D67D42">
              <w:rPr>
                <w:rStyle w:val="Hipervnculo"/>
                <w:rFonts w:ascii="Arial Narrow" w:hAnsi="Arial Narrow"/>
                <w:noProof/>
              </w:rPr>
              <w:t>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ALCANCE</w:t>
            </w:r>
            <w:r w:rsidR="00621969">
              <w:rPr>
                <w:noProof/>
                <w:webHidden/>
              </w:rPr>
              <w:tab/>
            </w:r>
            <w:r w:rsidR="00621969">
              <w:rPr>
                <w:noProof/>
                <w:webHidden/>
              </w:rPr>
              <w:fldChar w:fldCharType="begin"/>
            </w:r>
            <w:r w:rsidR="00621969">
              <w:rPr>
                <w:noProof/>
                <w:webHidden/>
              </w:rPr>
              <w:instrText xml:space="preserve"> PAGEREF _Toc138874358 \h </w:instrText>
            </w:r>
            <w:r w:rsidR="00621969">
              <w:rPr>
                <w:noProof/>
                <w:webHidden/>
              </w:rPr>
            </w:r>
            <w:r w:rsidR="00621969">
              <w:rPr>
                <w:noProof/>
                <w:webHidden/>
              </w:rPr>
              <w:fldChar w:fldCharType="separate"/>
            </w:r>
            <w:r w:rsidR="00621969">
              <w:rPr>
                <w:noProof/>
                <w:webHidden/>
              </w:rPr>
              <w:t>2</w:t>
            </w:r>
            <w:r w:rsidR="00621969">
              <w:rPr>
                <w:noProof/>
                <w:webHidden/>
              </w:rPr>
              <w:fldChar w:fldCharType="end"/>
            </w:r>
          </w:hyperlink>
        </w:p>
        <w:p w14:paraId="633A4312" w14:textId="1A66E282"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59" w:history="1">
            <w:r w:rsidR="00621969" w:rsidRPr="00D67D42">
              <w:rPr>
                <w:rStyle w:val="Hipervnculo"/>
                <w:rFonts w:ascii="Arial Narrow" w:hAnsi="Arial Narrow"/>
                <w:noProof/>
              </w:rPr>
              <w:t>IV.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RESPECTO DEL HITO DE CONTROL</w:t>
            </w:r>
            <w:r w:rsidR="00621969">
              <w:rPr>
                <w:noProof/>
                <w:webHidden/>
              </w:rPr>
              <w:tab/>
            </w:r>
            <w:r w:rsidR="00621969">
              <w:rPr>
                <w:noProof/>
                <w:webHidden/>
              </w:rPr>
              <w:fldChar w:fldCharType="begin"/>
            </w:r>
            <w:r w:rsidR="00621969">
              <w:rPr>
                <w:noProof/>
                <w:webHidden/>
              </w:rPr>
              <w:instrText xml:space="preserve"> PAGEREF _Toc138874359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4D2BF6A2" w14:textId="0AE08C78"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0" w:history="1">
            <w:r w:rsidR="00621969" w:rsidRPr="00D67D42">
              <w:rPr>
                <w:rStyle w:val="Hipervnculo"/>
                <w:rFonts w:ascii="Arial Narrow" w:eastAsia="Calibri" w:hAnsi="Arial Narrow"/>
                <w:noProof/>
                <w:lang w:eastAsia="en-US"/>
              </w:rPr>
              <w:t>V.</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SITUACION ADVERSA</w:t>
            </w:r>
            <w:r w:rsidR="00621969">
              <w:rPr>
                <w:noProof/>
                <w:webHidden/>
              </w:rPr>
              <w:tab/>
            </w:r>
            <w:r w:rsidR="00621969">
              <w:rPr>
                <w:noProof/>
                <w:webHidden/>
              </w:rPr>
              <w:fldChar w:fldCharType="begin"/>
            </w:r>
            <w:r w:rsidR="00621969">
              <w:rPr>
                <w:noProof/>
                <w:webHidden/>
              </w:rPr>
              <w:instrText xml:space="preserve"> PAGEREF _Toc138874360 \h </w:instrText>
            </w:r>
            <w:r w:rsidR="00621969">
              <w:rPr>
                <w:noProof/>
                <w:webHidden/>
              </w:rPr>
            </w:r>
            <w:r w:rsidR="00621969">
              <w:rPr>
                <w:noProof/>
                <w:webHidden/>
              </w:rPr>
              <w:fldChar w:fldCharType="separate"/>
            </w:r>
            <w:r w:rsidR="00621969">
              <w:rPr>
                <w:noProof/>
                <w:webHidden/>
              </w:rPr>
              <w:t>3</w:t>
            </w:r>
            <w:r w:rsidR="00621969">
              <w:rPr>
                <w:noProof/>
                <w:webHidden/>
              </w:rPr>
              <w:fldChar w:fldCharType="end"/>
            </w:r>
          </w:hyperlink>
        </w:p>
        <w:p w14:paraId="2AA190AD" w14:textId="4A34F5F9" w:rsidR="00621969" w:rsidRPr="00621969" w:rsidRDefault="00A97F3B">
          <w:pPr>
            <w:pStyle w:val="TDC2"/>
            <w:rPr>
              <w:rFonts w:asciiTheme="minorHAnsi" w:eastAsiaTheme="minorEastAsia" w:hAnsiTheme="minorHAnsi" w:cstheme="minorBidi"/>
              <w:i w:val="0"/>
              <w:iCs w:val="0"/>
              <w:kern w:val="2"/>
              <w:sz w:val="22"/>
              <w:szCs w:val="22"/>
              <w:lang w:eastAsia="es-PE"/>
              <w14:ligatures w14:val="standardContextual"/>
            </w:rPr>
          </w:pPr>
          <w:r>
            <w:fldChar w:fldCharType="begin"/>
          </w:r>
          <w:r>
            <w:instrText xml:space="preserve"> HYPERLINK \l "_Toc138874361" </w:instrText>
          </w:r>
          <w:r>
            <w:fldChar w:fldCharType="separate"/>
          </w:r>
          <w:r w:rsidR="00621969" w:rsidRPr="00621969">
            <w:rPr>
              <w:rStyle w:val="Hipervnculo"/>
              <w:rFonts w:cs="Arial"/>
            </w:rPr>
            <w:t>1)</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r w:rsidR="00621969" w:rsidRPr="00621969">
            <w:rPr>
              <w:webHidden/>
            </w:rPr>
            <w:tab/>
          </w:r>
          <w:del w:id="5" w:author="Usuario de Windows" w:date="2023-07-03T16:25:00Z">
            <w:r w:rsidR="00621969" w:rsidRPr="00621969" w:rsidDel="00A97F3B">
              <w:rPr>
                <w:webHidden/>
              </w:rPr>
              <w:fldChar w:fldCharType="begin"/>
            </w:r>
            <w:r w:rsidR="00621969" w:rsidRPr="00621969" w:rsidDel="00A97F3B">
              <w:rPr>
                <w:webHidden/>
              </w:rPr>
              <w:delInstrText xml:space="preserve"> PAGEREF _Toc138874361 \h </w:delInstrText>
            </w:r>
            <w:r w:rsidR="00621969" w:rsidRPr="00621969" w:rsidDel="00A97F3B">
              <w:rPr>
                <w:webHidden/>
              </w:rPr>
            </w:r>
            <w:r w:rsidR="00621969" w:rsidRPr="00621969" w:rsidDel="00A97F3B">
              <w:rPr>
                <w:webHidden/>
              </w:rPr>
              <w:fldChar w:fldCharType="separate"/>
            </w:r>
            <w:r w:rsidR="00621969" w:rsidDel="00A97F3B">
              <w:rPr>
                <w:webHidden/>
              </w:rPr>
              <w:delText>3</w:delText>
            </w:r>
            <w:r w:rsidR="00621969" w:rsidRPr="00621969" w:rsidDel="00A97F3B">
              <w:rPr>
                <w:webHidden/>
              </w:rPr>
              <w:fldChar w:fldCharType="end"/>
            </w:r>
          </w:del>
          <w:r>
            <w:fldChar w:fldCharType="end"/>
          </w:r>
        </w:p>
        <w:p w14:paraId="1337FEF0" w14:textId="7889EFA3" w:rsidR="00621969" w:rsidRPr="00621969" w:rsidRDefault="00A97F3B">
          <w:pPr>
            <w:pStyle w:val="TDC2"/>
            <w:rPr>
              <w:rFonts w:asciiTheme="minorHAnsi" w:eastAsiaTheme="minorEastAsia" w:hAnsiTheme="minorHAnsi" w:cstheme="minorBidi"/>
              <w:i w:val="0"/>
              <w:iCs w:val="0"/>
              <w:kern w:val="2"/>
              <w:sz w:val="22"/>
              <w:szCs w:val="22"/>
              <w:lang w:eastAsia="es-PE"/>
              <w14:ligatures w14:val="standardContextual"/>
            </w:rPr>
          </w:pPr>
          <w:r>
            <w:fldChar w:fldCharType="begin"/>
          </w:r>
          <w:r>
            <w:instrText xml:space="preserve"> HYPERLINK \l "_Toc138874362" </w:instrText>
          </w:r>
          <w:r>
            <w:fldChar w:fldCharType="separate"/>
          </w:r>
          <w:r w:rsidR="00621969" w:rsidRPr="00621969">
            <w:rPr>
              <w:rStyle w:val="Hipervnculo"/>
              <w:rFonts w:cs="Arial"/>
            </w:rPr>
            <w:t>2)</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Aplic</w:t>
          </w:r>
          <w:r w:rsidR="001D66C8">
            <w:rPr>
              <w:rStyle w:val="Hipervnculo"/>
            </w:rPr>
            <w:t>ativo informático Perú E</w:t>
          </w:r>
          <w:r w:rsidR="00621969" w:rsidRPr="00621969">
            <w:rPr>
              <w:rStyle w:val="Hipervnculo"/>
            </w:rPr>
            <w:t>duca implementado por el proyecto no tendría compatibilidad con el sistema operativo de las últimas laptops entregadas por el proyecto, restringiendo el acceso a material de audio y video a los estudiantes y docentes beneficiarios del proyecto.</w:t>
          </w:r>
          <w:r w:rsidR="00621969" w:rsidRPr="00621969">
            <w:rPr>
              <w:webHidden/>
            </w:rPr>
            <w:tab/>
          </w:r>
          <w:del w:id="6" w:author="Usuario de Windows" w:date="2023-07-03T16:25:00Z">
            <w:r w:rsidR="00621969" w:rsidRPr="00621969" w:rsidDel="00A97F3B">
              <w:rPr>
                <w:webHidden/>
              </w:rPr>
              <w:fldChar w:fldCharType="begin"/>
            </w:r>
            <w:r w:rsidR="00621969" w:rsidRPr="00621969" w:rsidDel="00A97F3B">
              <w:rPr>
                <w:webHidden/>
              </w:rPr>
              <w:delInstrText xml:space="preserve"> PAGEREF _Toc138874362 \h </w:delInstrText>
            </w:r>
            <w:r w:rsidR="00621969" w:rsidRPr="00621969" w:rsidDel="00A97F3B">
              <w:rPr>
                <w:webHidden/>
              </w:rPr>
            </w:r>
            <w:r w:rsidR="00621969" w:rsidRPr="00621969" w:rsidDel="00A97F3B">
              <w:rPr>
                <w:webHidden/>
              </w:rPr>
              <w:fldChar w:fldCharType="separate"/>
            </w:r>
            <w:r w:rsidR="00621969" w:rsidDel="00A97F3B">
              <w:rPr>
                <w:webHidden/>
              </w:rPr>
              <w:delText>8</w:delText>
            </w:r>
            <w:r w:rsidR="00621969" w:rsidRPr="00621969" w:rsidDel="00A97F3B">
              <w:rPr>
                <w:webHidden/>
              </w:rPr>
              <w:fldChar w:fldCharType="end"/>
            </w:r>
          </w:del>
          <w:r>
            <w:fldChar w:fldCharType="end"/>
          </w:r>
        </w:p>
        <w:p w14:paraId="663BF89B" w14:textId="417411F4" w:rsidR="00621969" w:rsidRPr="00621969" w:rsidRDefault="00A97F3B">
          <w:pPr>
            <w:pStyle w:val="TDC2"/>
            <w:rPr>
              <w:rFonts w:asciiTheme="minorHAnsi" w:eastAsiaTheme="minorEastAsia" w:hAnsiTheme="minorHAnsi" w:cstheme="minorBidi"/>
              <w:i w:val="0"/>
              <w:iCs w:val="0"/>
              <w:kern w:val="2"/>
              <w:sz w:val="22"/>
              <w:szCs w:val="22"/>
              <w:lang w:eastAsia="es-PE"/>
              <w14:ligatures w14:val="standardContextual"/>
            </w:rPr>
          </w:pPr>
          <w:r>
            <w:fldChar w:fldCharType="begin"/>
          </w:r>
          <w:r>
            <w:instrText xml:space="preserve"> HYPERLINK \l "_Toc138874363" </w:instrText>
          </w:r>
          <w:r>
            <w:fldChar w:fldCharType="separate"/>
          </w:r>
          <w:r w:rsidR="00621969" w:rsidRPr="00621969">
            <w:rPr>
              <w:rStyle w:val="Hipervnculo"/>
              <w:rFonts w:cs="Arial"/>
            </w:rPr>
            <w:t>3)</w:t>
          </w:r>
          <w:r w:rsidR="00621969" w:rsidRPr="00621969">
            <w:rPr>
              <w:rFonts w:asciiTheme="minorHAnsi" w:eastAsiaTheme="minorEastAsia" w:hAnsiTheme="minorHAnsi" w:cstheme="minorBidi"/>
              <w:i w:val="0"/>
              <w:iCs w:val="0"/>
              <w:kern w:val="2"/>
              <w:sz w:val="22"/>
              <w:szCs w:val="22"/>
              <w:lang w:eastAsia="es-PE"/>
              <w14:ligatures w14:val="standardContextual"/>
            </w:rPr>
            <w:tab/>
          </w:r>
          <w:r w:rsidR="00621969" w:rsidRPr="00621969">
            <w:rPr>
              <w:rStyle w:val="Hipervnculo"/>
            </w:rPr>
            <w:t>Sistemas de protección eléctrica pararrayos implementados por el proyecto no estarían cumpliendo con la finalidad para las que fueron instaladas ya que se encontraron 02 servidores dañados por tormentas eléctricas en las i.e. josé maría arguedas y la i.e. san pedro de uripa lo que también pondría en riesgo los equipos entregados recientemente ya que estos estarían conectados a la misma red eléctrica.</w:t>
          </w:r>
          <w:r w:rsidR="00621969" w:rsidRPr="00621969">
            <w:rPr>
              <w:webHidden/>
            </w:rPr>
            <w:tab/>
          </w:r>
          <w:del w:id="7" w:author="Usuario de Windows" w:date="2023-07-03T16:25:00Z">
            <w:r w:rsidR="00621969" w:rsidRPr="00621969" w:rsidDel="00A97F3B">
              <w:rPr>
                <w:webHidden/>
              </w:rPr>
              <w:fldChar w:fldCharType="begin"/>
            </w:r>
            <w:r w:rsidR="00621969" w:rsidRPr="00621969" w:rsidDel="00A97F3B">
              <w:rPr>
                <w:webHidden/>
              </w:rPr>
              <w:delInstrText xml:space="preserve"> PAGEREF _Toc138874363 \h </w:delInstrText>
            </w:r>
            <w:r w:rsidR="00621969" w:rsidRPr="00621969" w:rsidDel="00A97F3B">
              <w:rPr>
                <w:webHidden/>
              </w:rPr>
            </w:r>
            <w:r w:rsidR="00621969" w:rsidRPr="00621969" w:rsidDel="00A97F3B">
              <w:rPr>
                <w:webHidden/>
              </w:rPr>
              <w:fldChar w:fldCharType="separate"/>
            </w:r>
            <w:r w:rsidR="00621969" w:rsidDel="00A97F3B">
              <w:rPr>
                <w:webHidden/>
              </w:rPr>
              <w:delText>11</w:delText>
            </w:r>
            <w:r w:rsidR="00621969" w:rsidRPr="00621969" w:rsidDel="00A97F3B">
              <w:rPr>
                <w:webHidden/>
              </w:rPr>
              <w:fldChar w:fldCharType="end"/>
            </w:r>
          </w:del>
          <w:r>
            <w:fldChar w:fldCharType="end"/>
          </w:r>
        </w:p>
        <w:p w14:paraId="25BD2DB9" w14:textId="41DE1DBC" w:rsidR="00621969" w:rsidRPr="00A97F3B" w:rsidRDefault="00A97F3B">
          <w:pPr>
            <w:pStyle w:val="TDC1"/>
            <w:tabs>
              <w:tab w:val="left" w:pos="567"/>
              <w:tab w:val="right" w:leader="dot" w:pos="8495"/>
            </w:tabs>
            <w:rPr>
              <w:rStyle w:val="Hipervnculo"/>
              <w:rFonts w:ascii="Arial Narrow" w:hAnsi="Arial Narrow"/>
              <w:rPrChange w:id="8" w:author="Usuario de Windows" w:date="2023-07-03T16:25:00Z">
                <w:rPr>
                  <w:rFonts w:eastAsiaTheme="minorEastAsia" w:cstheme="minorBidi"/>
                  <w:b w:val="0"/>
                  <w:bCs w:val="0"/>
                  <w:noProof/>
                  <w:kern w:val="2"/>
                  <w:sz w:val="22"/>
                  <w:szCs w:val="22"/>
                  <w:lang w:eastAsia="es-PE"/>
                  <w14:ligatures w14:val="standardContextual"/>
                </w:rPr>
              </w:rPrChange>
            </w:rPr>
          </w:pPr>
          <w:r w:rsidRPr="00A97F3B">
            <w:rPr>
              <w:rStyle w:val="Hipervnculo"/>
              <w:rFonts w:ascii="Arial Narrow" w:hAnsi="Arial Narrow"/>
              <w:noProof/>
              <w:rPrChange w:id="9" w:author="Usuario de Windows" w:date="2023-07-03T16:25:00Z">
                <w:rPr/>
              </w:rPrChange>
            </w:rPr>
            <w:fldChar w:fldCharType="begin"/>
          </w:r>
          <w:r w:rsidRPr="00A97F3B">
            <w:rPr>
              <w:rStyle w:val="Hipervnculo"/>
              <w:rFonts w:ascii="Arial Narrow" w:hAnsi="Arial Narrow"/>
              <w:noProof/>
              <w:rPrChange w:id="10" w:author="Usuario de Windows" w:date="2023-07-03T16:25:00Z">
                <w:rPr/>
              </w:rPrChange>
            </w:rPr>
            <w:instrText xml:space="preserve"> HYPERLINK \l "_Toc138874364" </w:instrText>
          </w:r>
          <w:r w:rsidRPr="008F59C9">
            <w:rPr>
              <w:rStyle w:val="Hipervnculo"/>
              <w:rFonts w:ascii="Arial Narrow" w:hAnsi="Arial Narrow"/>
              <w:noProof/>
            </w:rPr>
          </w:r>
          <w:r w:rsidRPr="00A97F3B">
            <w:rPr>
              <w:rStyle w:val="Hipervnculo"/>
              <w:rFonts w:ascii="Arial Narrow" w:hAnsi="Arial Narrow"/>
              <w:noProof/>
              <w:rPrChange w:id="11" w:author="Usuario de Windows" w:date="2023-07-03T16:25:00Z">
                <w:rPr>
                  <w:b w:val="0"/>
                  <w:bCs w:val="0"/>
                  <w:noProof/>
                </w:rPr>
              </w:rPrChange>
            </w:rPr>
            <w:fldChar w:fldCharType="separate"/>
          </w:r>
          <w:r w:rsidR="00621969" w:rsidRPr="00A97F3B">
            <w:rPr>
              <w:rStyle w:val="Hipervnculo"/>
              <w:rFonts w:ascii="Arial Narrow" w:hAnsi="Arial Narrow"/>
              <w:noProof/>
              <w:rPrChange w:id="12" w:author="Usuario de Windows" w:date="2023-07-03T16:25:00Z">
                <w:rPr>
                  <w:rStyle w:val="Hipervnculo"/>
                  <w:rFonts w:ascii="Arial Narrow" w:hAnsi="Arial Narrow"/>
                  <w:b w:val="0"/>
                  <w:bCs w:val="0"/>
                  <w:noProof/>
                </w:rPr>
              </w:rPrChange>
            </w:rPr>
            <w:t>VI.</w:t>
          </w:r>
          <w:r w:rsidR="00621969" w:rsidRPr="00A97F3B">
            <w:rPr>
              <w:rStyle w:val="Hipervnculo"/>
              <w:rFonts w:ascii="Arial Narrow" w:hAnsi="Arial Narrow"/>
              <w:rPrChange w:id="13" w:author="Usuario de Windows" w:date="2023-07-03T16:25:00Z">
                <w:rPr>
                  <w:rFonts w:eastAsiaTheme="minorEastAsia" w:cstheme="minorBidi"/>
                  <w:b w:val="0"/>
                  <w:bCs w:val="0"/>
                  <w:noProof/>
                  <w:kern w:val="2"/>
                  <w:sz w:val="22"/>
                  <w:szCs w:val="22"/>
                  <w:lang w:eastAsia="es-PE"/>
                  <w14:ligatures w14:val="standardContextual"/>
                </w:rPr>
              </w:rPrChange>
            </w:rPr>
            <w:tab/>
          </w:r>
          <w:r w:rsidR="00621969" w:rsidRPr="00A97F3B">
            <w:rPr>
              <w:rStyle w:val="Hipervnculo"/>
              <w:rFonts w:ascii="Arial Narrow" w:hAnsi="Arial Narrow"/>
              <w:noProof/>
              <w:rPrChange w:id="14" w:author="Usuario de Windows" w:date="2023-07-03T16:25:00Z">
                <w:rPr>
                  <w:rStyle w:val="Hipervnculo"/>
                  <w:rFonts w:ascii="Arial Narrow" w:hAnsi="Arial Narrow"/>
                  <w:b w:val="0"/>
                  <w:bCs w:val="0"/>
                  <w:noProof/>
                </w:rPr>
              </w:rPrChange>
            </w:rPr>
            <w:t>DOCUMENTACIÓN VINCULADA AL HITO DE CONTROL</w:t>
          </w:r>
          <w:r w:rsidR="00621969" w:rsidRPr="00A97F3B">
            <w:rPr>
              <w:rStyle w:val="Hipervnculo"/>
              <w:rFonts w:ascii="Arial Narrow" w:hAnsi="Arial Narrow"/>
              <w:webHidden/>
              <w:rPrChange w:id="15" w:author="Usuario de Windows" w:date="2023-07-03T16:25:00Z">
                <w:rPr>
                  <w:b w:val="0"/>
                  <w:bCs w:val="0"/>
                  <w:noProof/>
                  <w:webHidden/>
                </w:rPr>
              </w:rPrChange>
            </w:rPr>
            <w:tab/>
          </w:r>
          <w:r w:rsidR="00621969" w:rsidRPr="00A97F3B">
            <w:rPr>
              <w:rStyle w:val="Hipervnculo"/>
              <w:rFonts w:ascii="Arial Narrow" w:hAnsi="Arial Narrow"/>
              <w:webHidden/>
              <w:rPrChange w:id="16" w:author="Usuario de Windows" w:date="2023-07-03T16:25:00Z">
                <w:rPr>
                  <w:b w:val="0"/>
                  <w:bCs w:val="0"/>
                  <w:noProof/>
                  <w:webHidden/>
                </w:rPr>
              </w:rPrChange>
            </w:rPr>
            <w:fldChar w:fldCharType="begin"/>
          </w:r>
          <w:r w:rsidR="00621969" w:rsidRPr="00A97F3B">
            <w:rPr>
              <w:rStyle w:val="Hipervnculo"/>
              <w:rFonts w:ascii="Arial Narrow" w:hAnsi="Arial Narrow"/>
              <w:webHidden/>
              <w:rPrChange w:id="17" w:author="Usuario de Windows" w:date="2023-07-03T16:25:00Z">
                <w:rPr>
                  <w:b w:val="0"/>
                  <w:bCs w:val="0"/>
                  <w:noProof/>
                  <w:webHidden/>
                </w:rPr>
              </w:rPrChange>
            </w:rPr>
            <w:instrText xml:space="preserve"> PAGEREF _Toc138874364 \h </w:instrText>
          </w:r>
          <w:r w:rsidR="00621969" w:rsidRPr="008F59C9">
            <w:rPr>
              <w:rStyle w:val="Hipervnculo"/>
              <w:rFonts w:ascii="Arial Narrow" w:hAnsi="Arial Narrow"/>
              <w:webHidden/>
            </w:rPr>
          </w:r>
          <w:r w:rsidR="00621969" w:rsidRPr="00A97F3B">
            <w:rPr>
              <w:rStyle w:val="Hipervnculo"/>
              <w:rFonts w:ascii="Arial Narrow" w:hAnsi="Arial Narrow"/>
              <w:webHidden/>
              <w:rPrChange w:id="18" w:author="Usuario de Windows" w:date="2023-07-03T16:25:00Z">
                <w:rPr>
                  <w:b w:val="0"/>
                  <w:bCs w:val="0"/>
                  <w:noProof/>
                  <w:webHidden/>
                </w:rPr>
              </w:rPrChange>
            </w:rPr>
            <w:fldChar w:fldCharType="separate"/>
          </w:r>
          <w:r w:rsidR="00621969" w:rsidRPr="00A97F3B">
            <w:rPr>
              <w:rStyle w:val="Hipervnculo"/>
              <w:rFonts w:ascii="Arial Narrow" w:hAnsi="Arial Narrow"/>
              <w:webHidden/>
              <w:rPrChange w:id="19" w:author="Usuario de Windows" w:date="2023-07-03T16:25:00Z">
                <w:rPr>
                  <w:b w:val="0"/>
                  <w:bCs w:val="0"/>
                  <w:noProof/>
                  <w:webHidden/>
                </w:rPr>
              </w:rPrChange>
            </w:rPr>
            <w:t>15</w:t>
          </w:r>
          <w:r w:rsidR="00621969" w:rsidRPr="00A97F3B">
            <w:rPr>
              <w:rStyle w:val="Hipervnculo"/>
              <w:rFonts w:ascii="Arial Narrow" w:hAnsi="Arial Narrow"/>
              <w:webHidden/>
              <w:rPrChange w:id="20" w:author="Usuario de Windows" w:date="2023-07-03T16:25:00Z">
                <w:rPr>
                  <w:b w:val="0"/>
                  <w:bCs w:val="0"/>
                  <w:noProof/>
                  <w:webHidden/>
                </w:rPr>
              </w:rPrChange>
            </w:rPr>
            <w:fldChar w:fldCharType="end"/>
          </w:r>
          <w:r w:rsidRPr="00A97F3B">
            <w:rPr>
              <w:rStyle w:val="Hipervnculo"/>
              <w:rFonts w:ascii="Arial Narrow" w:hAnsi="Arial Narrow"/>
              <w:rPrChange w:id="21" w:author="Usuario de Windows" w:date="2023-07-03T16:25:00Z">
                <w:rPr>
                  <w:b w:val="0"/>
                  <w:bCs w:val="0"/>
                  <w:noProof/>
                </w:rPr>
              </w:rPrChange>
            </w:rPr>
            <w:fldChar w:fldCharType="end"/>
          </w:r>
        </w:p>
        <w:p w14:paraId="658FDCC2" w14:textId="6743310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5" w:history="1">
            <w:r w:rsidR="00621969" w:rsidRPr="00D67D42">
              <w:rPr>
                <w:rStyle w:val="Hipervnculo"/>
                <w:rFonts w:ascii="Arial Narrow" w:hAnsi="Arial Narrow"/>
                <w:noProof/>
              </w:rPr>
              <w:t>VII.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DEL REPORTE DE AVANCE ANTE SITUACIONES ADVERSAS</w:t>
            </w:r>
            <w:r w:rsidR="00621969">
              <w:rPr>
                <w:noProof/>
                <w:webHidden/>
              </w:rPr>
              <w:tab/>
            </w:r>
            <w:r w:rsidR="00621969">
              <w:rPr>
                <w:noProof/>
                <w:webHidden/>
              </w:rPr>
              <w:fldChar w:fldCharType="begin"/>
            </w:r>
            <w:r w:rsidR="00621969">
              <w:rPr>
                <w:noProof/>
                <w:webHidden/>
              </w:rPr>
              <w:instrText xml:space="preserve"> PAGEREF _Toc138874365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5B14F46A" w14:textId="35F3E78B"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6" w:history="1">
            <w:r w:rsidR="00621969" w:rsidRPr="00D67D42">
              <w:rPr>
                <w:rStyle w:val="Hipervnculo"/>
                <w:rFonts w:ascii="Arial Narrow" w:hAnsi="Arial Narrow"/>
                <w:noProof/>
              </w:rPr>
              <w:t>VIII.</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INFORMACIÓN DE LAS SITUACIONES ADVERSAS COMUNICADAS EN INFORMES DE HITO DE CONTROL ANTERIORES</w:t>
            </w:r>
            <w:r w:rsidR="00621969">
              <w:rPr>
                <w:noProof/>
                <w:webHidden/>
              </w:rPr>
              <w:tab/>
            </w:r>
            <w:r w:rsidR="00621969">
              <w:rPr>
                <w:noProof/>
                <w:webHidden/>
              </w:rPr>
              <w:fldChar w:fldCharType="begin"/>
            </w:r>
            <w:r w:rsidR="00621969">
              <w:rPr>
                <w:noProof/>
                <w:webHidden/>
              </w:rPr>
              <w:instrText xml:space="preserve"> PAGEREF _Toc138874366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DF15C9A" w14:textId="39B19265"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7" w:history="1">
            <w:r w:rsidR="00621969" w:rsidRPr="00D67D42">
              <w:rPr>
                <w:rStyle w:val="Hipervnculo"/>
                <w:rFonts w:ascii="Arial Narrow" w:eastAsia="Calibri" w:hAnsi="Arial Narrow"/>
                <w:noProof/>
                <w:lang w:eastAsia="en-US"/>
              </w:rPr>
              <w:t>IX.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CONCLUSIÓN</w:t>
            </w:r>
            <w:r w:rsidR="00621969">
              <w:rPr>
                <w:noProof/>
                <w:webHidden/>
              </w:rPr>
              <w:tab/>
            </w:r>
            <w:r w:rsidR="00621969">
              <w:rPr>
                <w:noProof/>
                <w:webHidden/>
              </w:rPr>
              <w:fldChar w:fldCharType="begin"/>
            </w:r>
            <w:r w:rsidR="00621969">
              <w:rPr>
                <w:noProof/>
                <w:webHidden/>
              </w:rPr>
              <w:instrText xml:space="preserve"> PAGEREF _Toc138874367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3F7A4E78" w14:textId="6CAD5AD0" w:rsidR="00621969" w:rsidRDefault="00000000">
          <w:pPr>
            <w:pStyle w:val="TDC1"/>
            <w:tabs>
              <w:tab w:val="left" w:pos="567"/>
              <w:tab w:val="right" w:leader="dot" w:pos="8495"/>
            </w:tabs>
            <w:rPr>
              <w:rFonts w:eastAsiaTheme="minorEastAsia" w:cstheme="minorBidi"/>
              <w:b w:val="0"/>
              <w:bCs w:val="0"/>
              <w:noProof/>
              <w:kern w:val="2"/>
              <w:sz w:val="22"/>
              <w:szCs w:val="22"/>
              <w:lang w:eastAsia="es-PE"/>
              <w14:ligatures w14:val="standardContextual"/>
            </w:rPr>
          </w:pPr>
          <w:hyperlink w:anchor="_Toc138874368" w:history="1">
            <w:r w:rsidR="00621969" w:rsidRPr="00D67D42">
              <w:rPr>
                <w:rStyle w:val="Hipervnculo"/>
                <w:rFonts w:ascii="Arial Narrow" w:hAnsi="Arial Narrow"/>
                <w:noProof/>
              </w:rPr>
              <w:t>X.</w:t>
            </w:r>
            <w:r w:rsidR="00621969">
              <w:rPr>
                <w:rFonts w:eastAsiaTheme="minorEastAsia" w:cstheme="minorBidi"/>
                <w:b w:val="0"/>
                <w:bCs w:val="0"/>
                <w:noProof/>
                <w:kern w:val="2"/>
                <w:sz w:val="22"/>
                <w:szCs w:val="22"/>
                <w:lang w:eastAsia="es-PE"/>
                <w14:ligatures w14:val="standardContextual"/>
              </w:rPr>
              <w:tab/>
            </w:r>
            <w:r w:rsidR="00621969" w:rsidRPr="00D67D42">
              <w:rPr>
                <w:rStyle w:val="Hipervnculo"/>
                <w:rFonts w:ascii="Arial Narrow" w:hAnsi="Arial Narrow"/>
                <w:noProof/>
              </w:rPr>
              <w:t>RECOMENDACIONES</w:t>
            </w:r>
            <w:r w:rsidR="00621969">
              <w:rPr>
                <w:noProof/>
                <w:webHidden/>
              </w:rPr>
              <w:tab/>
            </w:r>
            <w:r w:rsidR="00621969">
              <w:rPr>
                <w:noProof/>
                <w:webHidden/>
              </w:rPr>
              <w:fldChar w:fldCharType="begin"/>
            </w:r>
            <w:r w:rsidR="00621969">
              <w:rPr>
                <w:noProof/>
                <w:webHidden/>
              </w:rPr>
              <w:instrText xml:space="preserve"> PAGEREF _Toc138874368 \h </w:instrText>
            </w:r>
            <w:r w:rsidR="00621969">
              <w:rPr>
                <w:noProof/>
                <w:webHidden/>
              </w:rPr>
            </w:r>
            <w:r w:rsidR="00621969">
              <w:rPr>
                <w:noProof/>
                <w:webHidden/>
              </w:rPr>
              <w:fldChar w:fldCharType="separate"/>
            </w:r>
            <w:r w:rsidR="00621969">
              <w:rPr>
                <w:noProof/>
                <w:webHidden/>
              </w:rPr>
              <w:t>16</w:t>
            </w:r>
            <w:r w:rsidR="00621969">
              <w:rPr>
                <w:noProof/>
                <w:webHidden/>
              </w:rPr>
              <w:fldChar w:fldCharType="end"/>
            </w:r>
          </w:hyperlink>
        </w:p>
        <w:p w14:paraId="47609C5D" w14:textId="52213938" w:rsidR="001A7AED" w:rsidRDefault="001A7AED" w:rsidP="00361274">
          <w:r>
            <w:rPr>
              <w:b/>
              <w:bCs/>
              <w:lang w:val="es-ES"/>
            </w:rPr>
            <w:fldChar w:fldCharType="end"/>
          </w:r>
          <w:commentRangeEnd w:id="3"/>
          <w:commentRangeEnd w:id="4"/>
          <w:r w:rsidR="007A4A65">
            <w:rPr>
              <w:rStyle w:val="Refdecomentario"/>
            </w:rPr>
            <w:commentReference w:id="3"/>
          </w:r>
          <w:r w:rsidR="007A4A65">
            <w:rPr>
              <w:rStyle w:val="Refdecomentario"/>
            </w:rPr>
            <w:commentReference w:id="4"/>
          </w:r>
        </w:p>
      </w:sdtContent>
    </w:sdt>
    <w:p w14:paraId="4AD4105E" w14:textId="77777777" w:rsidR="00621969" w:rsidRDefault="00621969" w:rsidP="00361274">
      <w:pPr>
        <w:tabs>
          <w:tab w:val="left" w:pos="1030"/>
        </w:tabs>
        <w:jc w:val="center"/>
        <w:rPr>
          <w:rFonts w:ascii="Arial Narrow" w:hAnsi="Arial Narrow" w:cs="Arial"/>
          <w:b/>
          <w:sz w:val="28"/>
          <w:szCs w:val="28"/>
          <w:u w:val="single"/>
        </w:rPr>
      </w:pPr>
    </w:p>
    <w:p w14:paraId="33A3A023" w14:textId="77777777" w:rsidR="00621969" w:rsidRDefault="00621969" w:rsidP="00361274">
      <w:pPr>
        <w:tabs>
          <w:tab w:val="left" w:pos="1030"/>
        </w:tabs>
        <w:jc w:val="center"/>
        <w:rPr>
          <w:rFonts w:ascii="Arial Narrow" w:hAnsi="Arial Narrow" w:cs="Arial"/>
          <w:b/>
          <w:sz w:val="28"/>
          <w:szCs w:val="28"/>
          <w:u w:val="single"/>
        </w:rPr>
      </w:pPr>
    </w:p>
    <w:p w14:paraId="28652D4F" w14:textId="4484BF17" w:rsidR="00D6793F" w:rsidRPr="007A4A65" w:rsidRDefault="00914C6B" w:rsidP="00361274">
      <w:pPr>
        <w:tabs>
          <w:tab w:val="left" w:pos="1030"/>
        </w:tabs>
        <w:jc w:val="center"/>
        <w:rPr>
          <w:rFonts w:ascii="Arial Narrow" w:hAnsi="Arial Narrow" w:cs="Arial"/>
          <w:b/>
          <w:color w:val="FF0000"/>
          <w:sz w:val="28"/>
          <w:szCs w:val="28"/>
          <w:u w:val="single"/>
          <w:rPrChange w:id="22" w:author="GRAPURIMAC" w:date="2023-06-29T16:44:00Z">
            <w:rPr>
              <w:rFonts w:ascii="Arial Narrow" w:hAnsi="Arial Narrow" w:cs="Arial"/>
              <w:b/>
              <w:sz w:val="28"/>
              <w:szCs w:val="28"/>
              <w:u w:val="single"/>
            </w:rPr>
          </w:rPrChange>
        </w:rPr>
      </w:pPr>
      <w:r w:rsidRPr="007A4A65">
        <w:rPr>
          <w:rFonts w:ascii="Arial Narrow" w:hAnsi="Arial Narrow" w:cs="Arial"/>
          <w:b/>
          <w:color w:val="FF0000"/>
          <w:sz w:val="28"/>
          <w:szCs w:val="28"/>
          <w:u w:val="single"/>
          <w:rPrChange w:id="23" w:author="GRAPURIMAC" w:date="2023-06-29T16:44:00Z">
            <w:rPr>
              <w:rFonts w:ascii="Arial Narrow" w:hAnsi="Arial Narrow" w:cs="Arial"/>
              <w:b/>
              <w:sz w:val="28"/>
              <w:szCs w:val="28"/>
              <w:u w:val="single"/>
            </w:rPr>
          </w:rPrChange>
        </w:rPr>
        <w:lastRenderedPageBreak/>
        <w:t>INFORME DE HITO DE CONTROL N°</w:t>
      </w:r>
      <w:r w:rsidR="000E4BEA" w:rsidRPr="007A4A65">
        <w:rPr>
          <w:rFonts w:ascii="Arial Narrow" w:hAnsi="Arial Narrow" w:cs="Arial"/>
          <w:b/>
          <w:color w:val="FF0000"/>
          <w:sz w:val="28"/>
          <w:szCs w:val="28"/>
          <w:u w:val="single"/>
          <w:rPrChange w:id="24" w:author="GRAPURIMAC" w:date="2023-06-29T16:44:00Z">
            <w:rPr>
              <w:rFonts w:ascii="Arial Narrow" w:hAnsi="Arial Narrow" w:cs="Arial"/>
              <w:b/>
              <w:sz w:val="28"/>
              <w:szCs w:val="28"/>
              <w:u w:val="single"/>
            </w:rPr>
          </w:rPrChange>
        </w:rPr>
        <w:t xml:space="preserve"> </w:t>
      </w:r>
      <w:r w:rsidR="004B7DA1" w:rsidRPr="007A4A65">
        <w:rPr>
          <w:rFonts w:ascii="Arial Narrow" w:hAnsi="Arial Narrow" w:cs="Arial"/>
          <w:b/>
          <w:color w:val="FF0000"/>
          <w:sz w:val="28"/>
          <w:szCs w:val="28"/>
          <w:u w:val="single"/>
          <w:rPrChange w:id="25" w:author="GRAPURIMAC" w:date="2023-06-29T16:44:00Z">
            <w:rPr>
              <w:rFonts w:ascii="Arial Narrow" w:hAnsi="Arial Narrow" w:cs="Arial"/>
              <w:b/>
              <w:sz w:val="28"/>
              <w:szCs w:val="28"/>
              <w:u w:val="single"/>
            </w:rPr>
          </w:rPrChange>
        </w:rPr>
        <w:t>000</w:t>
      </w:r>
      <w:r w:rsidR="00D6793F" w:rsidRPr="007A4A65">
        <w:rPr>
          <w:rFonts w:ascii="Arial Narrow" w:hAnsi="Arial Narrow" w:cs="Arial"/>
          <w:b/>
          <w:color w:val="FF0000"/>
          <w:sz w:val="28"/>
          <w:szCs w:val="28"/>
          <w:u w:val="single"/>
          <w:rPrChange w:id="26" w:author="GRAPURIMAC" w:date="2023-06-29T16:44:00Z">
            <w:rPr>
              <w:rFonts w:ascii="Arial Narrow" w:hAnsi="Arial Narrow" w:cs="Arial"/>
              <w:b/>
              <w:sz w:val="28"/>
              <w:szCs w:val="28"/>
              <w:u w:val="single"/>
            </w:rPr>
          </w:rPrChange>
        </w:rPr>
        <w:t>-202</w:t>
      </w:r>
      <w:r w:rsidR="005417E7" w:rsidRPr="007A4A65">
        <w:rPr>
          <w:rFonts w:ascii="Arial Narrow" w:hAnsi="Arial Narrow" w:cs="Arial"/>
          <w:b/>
          <w:color w:val="FF0000"/>
          <w:sz w:val="28"/>
          <w:szCs w:val="28"/>
          <w:u w:val="single"/>
          <w:rPrChange w:id="27" w:author="GRAPURIMAC" w:date="2023-06-29T16:44:00Z">
            <w:rPr>
              <w:rFonts w:ascii="Arial Narrow" w:hAnsi="Arial Narrow" w:cs="Arial"/>
              <w:b/>
              <w:sz w:val="28"/>
              <w:szCs w:val="28"/>
              <w:u w:val="single"/>
            </w:rPr>
          </w:rPrChange>
        </w:rPr>
        <w:t>3</w:t>
      </w:r>
      <w:r w:rsidR="00D6793F" w:rsidRPr="007A4A65">
        <w:rPr>
          <w:rFonts w:ascii="Arial Narrow" w:hAnsi="Arial Narrow" w:cs="Arial"/>
          <w:b/>
          <w:color w:val="FF0000"/>
          <w:sz w:val="28"/>
          <w:szCs w:val="28"/>
          <w:u w:val="single"/>
          <w:rPrChange w:id="28"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29" w:author="GRAPURIMAC" w:date="2023-06-29T16:44:00Z">
            <w:rPr>
              <w:rFonts w:ascii="Arial Narrow" w:hAnsi="Arial Narrow" w:cs="Arial"/>
              <w:b/>
              <w:sz w:val="28"/>
              <w:szCs w:val="28"/>
              <w:u w:val="single"/>
            </w:rPr>
          </w:rPrChange>
        </w:rPr>
        <w:t>0CI</w:t>
      </w:r>
      <w:r w:rsidR="00D6793F" w:rsidRPr="007A4A65">
        <w:rPr>
          <w:rFonts w:ascii="Arial Narrow" w:hAnsi="Arial Narrow" w:cs="Arial"/>
          <w:b/>
          <w:color w:val="FF0000"/>
          <w:sz w:val="28"/>
          <w:szCs w:val="28"/>
          <w:u w:val="single"/>
          <w:rPrChange w:id="30" w:author="GRAPURIMAC" w:date="2023-06-29T16:44:00Z">
            <w:rPr>
              <w:rFonts w:ascii="Arial Narrow" w:hAnsi="Arial Narrow" w:cs="Arial"/>
              <w:b/>
              <w:sz w:val="28"/>
              <w:szCs w:val="28"/>
              <w:u w:val="single"/>
            </w:rPr>
          </w:rPrChange>
        </w:rPr>
        <w:t>/</w:t>
      </w:r>
      <w:r w:rsidR="000D25E2" w:rsidRPr="007A4A65">
        <w:rPr>
          <w:rFonts w:ascii="Arial Narrow" w:hAnsi="Arial Narrow" w:cs="Arial"/>
          <w:b/>
          <w:color w:val="FF0000"/>
          <w:sz w:val="28"/>
          <w:szCs w:val="28"/>
          <w:u w:val="single"/>
          <w:rPrChange w:id="31" w:author="GRAPURIMAC" w:date="2023-06-29T16:44:00Z">
            <w:rPr>
              <w:rFonts w:ascii="Arial Narrow" w:hAnsi="Arial Narrow" w:cs="Arial"/>
              <w:b/>
              <w:sz w:val="28"/>
              <w:szCs w:val="28"/>
              <w:u w:val="single"/>
            </w:rPr>
          </w:rPrChange>
        </w:rPr>
        <w:t>5333</w:t>
      </w:r>
      <w:r w:rsidR="00D6793F" w:rsidRPr="007A4A65">
        <w:rPr>
          <w:rFonts w:ascii="Arial Narrow" w:hAnsi="Arial Narrow" w:cs="Arial"/>
          <w:b/>
          <w:color w:val="FF0000"/>
          <w:sz w:val="28"/>
          <w:szCs w:val="28"/>
          <w:u w:val="single"/>
          <w:rPrChange w:id="32" w:author="GRAPURIMAC" w:date="2023-06-29T16:44:00Z">
            <w:rPr>
              <w:rFonts w:ascii="Arial Narrow" w:hAnsi="Arial Narrow" w:cs="Arial"/>
              <w:b/>
              <w:sz w:val="28"/>
              <w:szCs w:val="28"/>
              <w:u w:val="single"/>
            </w:rPr>
          </w:rPrChange>
        </w:rPr>
        <w:t>-SCC</w:t>
      </w:r>
    </w:p>
    <w:p w14:paraId="4C87E619" w14:textId="79CFDDC9" w:rsidR="00D6793F" w:rsidRPr="00172130" w:rsidRDefault="00D6793F" w:rsidP="00361274">
      <w:pPr>
        <w:jc w:val="both"/>
        <w:rPr>
          <w:rFonts w:ascii="Arial Narrow" w:hAnsi="Arial Narrow" w:cs="Arial"/>
          <w:b/>
          <w:sz w:val="24"/>
          <w:szCs w:val="24"/>
        </w:rPr>
      </w:pPr>
    </w:p>
    <w:p w14:paraId="6B8B45F0" w14:textId="0460E648" w:rsidR="00D6793F" w:rsidRPr="00172130" w:rsidRDefault="00CF7587" w:rsidP="00361274">
      <w:pPr>
        <w:ind w:left="-567" w:right="-314"/>
        <w:jc w:val="center"/>
        <w:rPr>
          <w:rFonts w:ascii="Arial Narrow" w:hAnsi="Arial Narrow" w:cs="Arial"/>
          <w:b/>
          <w:sz w:val="24"/>
          <w:szCs w:val="24"/>
        </w:rPr>
      </w:pPr>
      <w:r w:rsidRPr="00172130">
        <w:rPr>
          <w:rFonts w:ascii="Arial Narrow" w:hAnsi="Arial Narrow" w:cs="Arial"/>
          <w:b/>
          <w:sz w:val="24"/>
          <w:szCs w:val="24"/>
        </w:rPr>
        <w:t xml:space="preserve">“MEJORAMIENTO </w:t>
      </w:r>
      <w:r w:rsidR="00F914AB" w:rsidRPr="00C72826">
        <w:rPr>
          <w:rFonts w:ascii="Arial Narrow" w:hAnsi="Arial Narrow" w:cs="Arial"/>
          <w:b/>
          <w:sz w:val="24"/>
          <w:szCs w:val="24"/>
        </w:rPr>
        <w:t>DE LA APLICACIÓN DE LAS TIC PARA EL ADECUADO DESARROLLO DE LAS COMPETENCIAS DE ESTUDIANTES Y DOCENTES EN LAS IIEE DE NIVEL SECUNDARIA DE L</w:t>
      </w:r>
      <w:r w:rsidR="009B74A7">
        <w:rPr>
          <w:rFonts w:ascii="Arial Narrow" w:hAnsi="Arial Narrow" w:cs="Arial"/>
          <w:b/>
          <w:sz w:val="24"/>
          <w:szCs w:val="24"/>
        </w:rPr>
        <w:t xml:space="preserve">A PROVINCIA DE CHINCHEROS - </w:t>
      </w:r>
      <w:r w:rsidR="00F914AB" w:rsidRPr="00C72826">
        <w:rPr>
          <w:rFonts w:ascii="Arial Narrow" w:hAnsi="Arial Narrow" w:cs="Arial"/>
          <w:b/>
          <w:sz w:val="24"/>
          <w:szCs w:val="24"/>
        </w:rPr>
        <w:t xml:space="preserve">UGEL </w:t>
      </w:r>
      <w:r w:rsidR="009B74A7">
        <w:rPr>
          <w:rFonts w:ascii="Arial Narrow" w:hAnsi="Arial Narrow" w:cs="Arial"/>
          <w:b/>
          <w:sz w:val="24"/>
          <w:szCs w:val="24"/>
        </w:rPr>
        <w:t>CHINCHERO</w:t>
      </w:r>
      <w:r w:rsidR="00F914AB" w:rsidRPr="00C72826">
        <w:rPr>
          <w:rFonts w:ascii="Arial Narrow" w:hAnsi="Arial Narrow" w:cs="Arial"/>
          <w:b/>
          <w:sz w:val="24"/>
          <w:szCs w:val="24"/>
        </w:rPr>
        <w:t>S - REGIÓN APURÍMAC</w:t>
      </w:r>
      <w:r w:rsidRPr="00172130">
        <w:rPr>
          <w:rFonts w:ascii="Arial Narrow" w:hAnsi="Arial Narrow" w:cs="Arial"/>
          <w:b/>
          <w:sz w:val="24"/>
          <w:szCs w:val="24"/>
        </w:rPr>
        <w:t>”</w:t>
      </w:r>
    </w:p>
    <w:p w14:paraId="6198B64E" w14:textId="77777777" w:rsidR="009B74A7" w:rsidRDefault="009B74A7" w:rsidP="00361274">
      <w:pPr>
        <w:ind w:right="-1"/>
        <w:jc w:val="center"/>
        <w:rPr>
          <w:rFonts w:ascii="Arial Narrow" w:hAnsi="Arial Narrow" w:cs="Arial"/>
          <w:b/>
          <w:sz w:val="24"/>
          <w:szCs w:val="24"/>
        </w:rPr>
      </w:pPr>
    </w:p>
    <w:p w14:paraId="59070B63" w14:textId="30432502" w:rsidR="00D6793F" w:rsidRPr="00172130" w:rsidRDefault="00D6793F" w:rsidP="00361274">
      <w:pPr>
        <w:ind w:right="-1"/>
        <w:jc w:val="center"/>
        <w:rPr>
          <w:rFonts w:ascii="Arial Narrow" w:hAnsi="Arial Narrow" w:cs="Arial"/>
          <w:b/>
          <w:sz w:val="24"/>
          <w:szCs w:val="24"/>
        </w:rPr>
      </w:pPr>
      <w:r w:rsidRPr="00172130">
        <w:rPr>
          <w:rFonts w:ascii="Arial Narrow" w:hAnsi="Arial Narrow" w:cs="Arial"/>
          <w:b/>
          <w:sz w:val="24"/>
          <w:szCs w:val="24"/>
        </w:rPr>
        <w:t>HITO DE CONTROL N</w:t>
      </w:r>
      <w:r w:rsidR="00EC0971">
        <w:rPr>
          <w:rFonts w:ascii="Arial Narrow" w:hAnsi="Arial Narrow" w:cs="Arial"/>
          <w:b/>
          <w:sz w:val="24"/>
          <w:szCs w:val="24"/>
        </w:rPr>
        <w:t xml:space="preserve">º </w:t>
      </w:r>
      <w:r w:rsidR="006D58FE">
        <w:rPr>
          <w:rFonts w:ascii="Arial Narrow" w:hAnsi="Arial Narrow" w:cs="Arial"/>
          <w:b/>
          <w:sz w:val="24"/>
          <w:szCs w:val="24"/>
        </w:rPr>
        <w:t>5</w:t>
      </w:r>
      <w:r w:rsidRPr="00172130">
        <w:rPr>
          <w:rFonts w:ascii="Arial Narrow" w:hAnsi="Arial Narrow" w:cs="Arial"/>
          <w:b/>
          <w:sz w:val="24"/>
          <w:szCs w:val="24"/>
        </w:rPr>
        <w:t xml:space="preserve"> - </w:t>
      </w:r>
      <w:r w:rsidR="00507690" w:rsidRPr="00172130">
        <w:rPr>
          <w:rFonts w:ascii="Arial Narrow" w:hAnsi="Arial Narrow" w:cs="Arial"/>
          <w:b/>
          <w:sz w:val="24"/>
          <w:szCs w:val="24"/>
        </w:rPr>
        <w:t>“</w:t>
      </w:r>
      <w:bookmarkStart w:id="33" w:name="_Hlk138771002"/>
      <w:bookmarkStart w:id="34" w:name="_Hlk134702342"/>
      <w:r w:rsidR="00A70CBE" w:rsidRPr="00A70CBE">
        <w:rPr>
          <w:rFonts w:ascii="Arial Narrow" w:hAnsi="Arial Narrow" w:cs="Arial"/>
          <w:b/>
          <w:sz w:val="24"/>
          <w:szCs w:val="24"/>
        </w:rPr>
        <w:t>PROCESO DE EJECUCION DE GASTOS DEL PROYECTO</w:t>
      </w:r>
      <w:bookmarkEnd w:id="33"/>
      <w:r w:rsidR="007D6CC1" w:rsidRPr="00172130">
        <w:rPr>
          <w:rFonts w:ascii="Arial Narrow" w:hAnsi="Arial Narrow" w:cs="Arial"/>
          <w:b/>
          <w:sz w:val="24"/>
          <w:szCs w:val="24"/>
        </w:rPr>
        <w:t>”</w:t>
      </w:r>
      <w:bookmarkEnd w:id="34"/>
    </w:p>
    <w:p w14:paraId="5F2B62E3" w14:textId="3EFE5AA7" w:rsidR="00D6793F" w:rsidRPr="00ED78ED" w:rsidRDefault="00D6793F" w:rsidP="00532FE2">
      <w:pPr>
        <w:pStyle w:val="Ttulo1"/>
        <w:numPr>
          <w:ilvl w:val="0"/>
          <w:numId w:val="3"/>
        </w:numPr>
        <w:rPr>
          <w:b w:val="0"/>
          <w:bCs w:val="0"/>
          <w:color w:val="auto"/>
        </w:rPr>
      </w:pPr>
      <w:bookmarkStart w:id="35" w:name="_Toc132126834"/>
      <w:bookmarkStart w:id="36" w:name="_Toc138874356"/>
      <w:r w:rsidRPr="00ED78ED">
        <w:rPr>
          <w:rStyle w:val="Textoennegrita"/>
          <w:rFonts w:ascii="Arial Narrow" w:hAnsi="Arial Narrow"/>
          <w:b/>
          <w:bCs/>
          <w:color w:val="auto"/>
          <w:sz w:val="22"/>
          <w:szCs w:val="22"/>
        </w:rPr>
        <w:t>ORIGEN</w:t>
      </w:r>
      <w:bookmarkEnd w:id="35"/>
      <w:bookmarkEnd w:id="36"/>
    </w:p>
    <w:p w14:paraId="1E7D77B5" w14:textId="3DF1D8E2" w:rsidR="00D6793F" w:rsidRPr="00172130" w:rsidRDefault="00D6793F" w:rsidP="00361274">
      <w:pPr>
        <w:ind w:left="426"/>
        <w:jc w:val="both"/>
        <w:rPr>
          <w:rFonts w:ascii="Arial Narrow" w:hAnsi="Arial Narrow" w:cs="Arial"/>
          <w:sz w:val="22"/>
          <w:szCs w:val="22"/>
        </w:rPr>
      </w:pPr>
    </w:p>
    <w:p w14:paraId="5AEB9FDE" w14:textId="59F35290" w:rsidR="00C21190" w:rsidRPr="00304A8F" w:rsidRDefault="00D6793F" w:rsidP="00361274">
      <w:pPr>
        <w:ind w:left="567"/>
        <w:jc w:val="both"/>
        <w:rPr>
          <w:rFonts w:ascii="Arial Narrow" w:hAnsi="Arial Narrow" w:cs="Arial"/>
          <w:sz w:val="22"/>
          <w:szCs w:val="22"/>
        </w:rPr>
      </w:pPr>
      <w:r w:rsidRPr="00304A8F">
        <w:rPr>
          <w:rFonts w:ascii="Arial Narrow" w:hAnsi="Arial Narrow" w:cs="Arial"/>
          <w:sz w:val="22"/>
          <w:szCs w:val="22"/>
        </w:rPr>
        <w:t xml:space="preserve">El presente informe se emite en mérito a lo dispuesto por </w:t>
      </w:r>
      <w:r w:rsidR="002979BF" w:rsidRPr="00304A8F">
        <w:rPr>
          <w:rFonts w:ascii="Arial Narrow" w:hAnsi="Arial Narrow" w:cs="Arial"/>
          <w:sz w:val="22"/>
          <w:szCs w:val="22"/>
        </w:rPr>
        <w:t>e</w:t>
      </w:r>
      <w:r w:rsidRPr="00304A8F">
        <w:rPr>
          <w:rFonts w:ascii="Arial Narrow" w:hAnsi="Arial Narrow" w:cs="Arial"/>
          <w:sz w:val="22"/>
          <w:szCs w:val="22"/>
        </w:rPr>
        <w:t>l</w:t>
      </w:r>
      <w:r w:rsidR="002979BF" w:rsidRPr="00304A8F">
        <w:rPr>
          <w:rFonts w:ascii="Arial Narrow" w:hAnsi="Arial Narrow" w:cs="Arial"/>
          <w:sz w:val="22"/>
          <w:szCs w:val="22"/>
        </w:rPr>
        <w:t xml:space="preserve"> Órgano de Control Institucional del </w:t>
      </w:r>
      <w:r w:rsidR="000F5186" w:rsidRPr="00304A8F">
        <w:rPr>
          <w:rFonts w:ascii="Arial Narrow" w:hAnsi="Arial Narrow" w:cs="Arial"/>
          <w:sz w:val="22"/>
          <w:szCs w:val="22"/>
        </w:rPr>
        <w:t>G</w:t>
      </w:r>
      <w:r w:rsidR="002979BF" w:rsidRPr="00304A8F">
        <w:rPr>
          <w:rFonts w:ascii="Arial Narrow" w:hAnsi="Arial Narrow" w:cs="Arial"/>
          <w:sz w:val="22"/>
          <w:szCs w:val="22"/>
        </w:rPr>
        <w:t xml:space="preserve">obierno Regional </w:t>
      </w:r>
      <w:r w:rsidRPr="00304A8F">
        <w:rPr>
          <w:rFonts w:ascii="Arial Narrow" w:hAnsi="Arial Narrow" w:cs="Arial"/>
          <w:sz w:val="22"/>
          <w:szCs w:val="22"/>
        </w:rPr>
        <w:t xml:space="preserve">de Apurímac de la Contraloría General de la República, mediante Oficio </w:t>
      </w:r>
      <w:r w:rsidR="000F51CC" w:rsidRPr="00304A8F">
        <w:rPr>
          <w:rFonts w:ascii="Arial Narrow" w:hAnsi="Arial Narrow" w:cs="Arial"/>
          <w:sz w:val="22"/>
          <w:szCs w:val="22"/>
        </w:rPr>
        <w:br/>
      </w:r>
      <w:r w:rsidR="00AB3387" w:rsidRPr="00304A8F">
        <w:rPr>
          <w:rFonts w:ascii="Arial Narrow" w:hAnsi="Arial Narrow" w:cs="Arial"/>
          <w:sz w:val="22"/>
          <w:szCs w:val="22"/>
        </w:rPr>
        <w:t>n.</w:t>
      </w:r>
      <w:r w:rsidRPr="00304A8F">
        <w:rPr>
          <w:rFonts w:ascii="Arial Narrow" w:hAnsi="Arial Narrow" w:cs="Arial"/>
          <w:sz w:val="22"/>
          <w:szCs w:val="22"/>
        </w:rPr>
        <w:t xml:space="preserve">° </w:t>
      </w:r>
      <w:r w:rsidR="00430627" w:rsidRPr="00304A8F">
        <w:rPr>
          <w:rFonts w:ascii="Arial Narrow" w:hAnsi="Arial Narrow" w:cs="Arial"/>
          <w:sz w:val="22"/>
          <w:szCs w:val="22"/>
        </w:rPr>
        <w:t>143-2023-CGR-OCI-GORE-APURÍMAC</w:t>
      </w:r>
      <w:r w:rsidR="00AB3387" w:rsidRPr="00304A8F">
        <w:rPr>
          <w:rFonts w:ascii="Arial Narrow" w:hAnsi="Arial Narrow" w:cs="Arial"/>
          <w:sz w:val="22"/>
          <w:szCs w:val="22"/>
        </w:rPr>
        <w:t xml:space="preserve"> de </w:t>
      </w:r>
      <w:r w:rsidR="00430627" w:rsidRPr="00304A8F">
        <w:rPr>
          <w:rFonts w:ascii="Arial Narrow" w:hAnsi="Arial Narrow" w:cs="Arial"/>
          <w:sz w:val="22"/>
          <w:szCs w:val="22"/>
        </w:rPr>
        <w:t>20 de marzo</w:t>
      </w:r>
      <w:r w:rsidR="00AB3387" w:rsidRPr="00304A8F">
        <w:rPr>
          <w:rFonts w:ascii="Arial Narrow" w:hAnsi="Arial Narrow" w:cs="Arial"/>
          <w:sz w:val="22"/>
          <w:szCs w:val="22"/>
        </w:rPr>
        <w:t xml:space="preserve"> </w:t>
      </w:r>
      <w:r w:rsidRPr="00304A8F">
        <w:rPr>
          <w:rFonts w:ascii="Arial Narrow" w:hAnsi="Arial Narrow" w:cs="Arial"/>
          <w:sz w:val="22"/>
          <w:szCs w:val="22"/>
        </w:rPr>
        <w:t>de 202</w:t>
      </w:r>
      <w:r w:rsidR="00430627" w:rsidRPr="00304A8F">
        <w:rPr>
          <w:rFonts w:ascii="Arial Narrow" w:hAnsi="Arial Narrow" w:cs="Arial"/>
          <w:sz w:val="22"/>
          <w:szCs w:val="22"/>
        </w:rPr>
        <w:t>3</w:t>
      </w:r>
      <w:r w:rsidRPr="00304A8F">
        <w:rPr>
          <w:rFonts w:ascii="Arial Narrow" w:hAnsi="Arial Narrow" w:cs="Arial"/>
          <w:sz w:val="22"/>
          <w:szCs w:val="22"/>
        </w:rPr>
        <w:t>, registrado en el Sistema de Control Gubernamental – S</w:t>
      </w:r>
      <w:r w:rsidR="00D22273" w:rsidRPr="00304A8F">
        <w:rPr>
          <w:rFonts w:ascii="Arial Narrow" w:hAnsi="Arial Narrow" w:cs="Arial"/>
          <w:sz w:val="22"/>
          <w:szCs w:val="22"/>
        </w:rPr>
        <w:t xml:space="preserve">CG con la </w:t>
      </w:r>
      <w:r w:rsidR="00D22273" w:rsidRPr="007A4A65">
        <w:rPr>
          <w:rFonts w:ascii="Arial Narrow" w:hAnsi="Arial Narrow" w:cs="Arial"/>
          <w:color w:val="FF0000"/>
          <w:sz w:val="22"/>
          <w:szCs w:val="22"/>
          <w:highlight w:val="yellow"/>
          <w:rPrChange w:id="37" w:author="GRAPURIMAC" w:date="2023-06-29T16:48:00Z">
            <w:rPr>
              <w:rFonts w:ascii="Arial Narrow" w:hAnsi="Arial Narrow" w:cs="Arial"/>
              <w:sz w:val="22"/>
              <w:szCs w:val="22"/>
            </w:rPr>
          </w:rPrChange>
        </w:rPr>
        <w:t>orden de servicio n.°</w:t>
      </w:r>
      <w:r w:rsidR="000F5186" w:rsidRPr="007A4A65">
        <w:rPr>
          <w:rFonts w:ascii="Arial Narrow" w:hAnsi="Arial Narrow" w:cs="Arial"/>
          <w:color w:val="FF0000"/>
          <w:sz w:val="22"/>
          <w:szCs w:val="22"/>
          <w:highlight w:val="yellow"/>
          <w:rPrChange w:id="38" w:author="GRAPURIMAC" w:date="2023-06-29T16:48:00Z">
            <w:rPr>
              <w:rFonts w:ascii="Arial Narrow" w:hAnsi="Arial Narrow" w:cs="Arial"/>
              <w:sz w:val="22"/>
              <w:szCs w:val="22"/>
            </w:rPr>
          </w:rPrChange>
        </w:rPr>
        <w:t xml:space="preserve"> </w:t>
      </w:r>
      <w:r w:rsidR="00F93396" w:rsidRPr="007A4A65">
        <w:rPr>
          <w:rFonts w:ascii="Arial Narrow" w:hAnsi="Arial Narrow" w:cs="Arial"/>
          <w:color w:val="FF0000"/>
          <w:sz w:val="22"/>
          <w:szCs w:val="22"/>
          <w:highlight w:val="yellow"/>
          <w:rPrChange w:id="39" w:author="GRAPURIMAC" w:date="2023-06-29T16:48:00Z">
            <w:rPr>
              <w:rFonts w:ascii="Arial Narrow" w:hAnsi="Arial Narrow" w:cs="Arial"/>
              <w:sz w:val="22"/>
              <w:szCs w:val="22"/>
            </w:rPr>
          </w:rPrChange>
        </w:rPr>
        <w:t>5333-</w:t>
      </w:r>
      <w:r w:rsidR="00CA6F0A" w:rsidRPr="007A4A65">
        <w:rPr>
          <w:rFonts w:ascii="Arial Narrow" w:hAnsi="Arial Narrow" w:cs="Arial"/>
          <w:color w:val="FF0000"/>
          <w:sz w:val="22"/>
          <w:szCs w:val="22"/>
          <w:highlight w:val="yellow"/>
          <w:rPrChange w:id="40" w:author="GRAPURIMAC" w:date="2023-06-29T16:48:00Z">
            <w:rPr>
              <w:rFonts w:ascii="Arial Narrow" w:hAnsi="Arial Narrow" w:cs="Arial"/>
              <w:sz w:val="22"/>
              <w:szCs w:val="22"/>
            </w:rPr>
          </w:rPrChange>
        </w:rPr>
        <w:t>202</w:t>
      </w:r>
      <w:r w:rsidR="00026127" w:rsidRPr="007A4A65">
        <w:rPr>
          <w:rFonts w:ascii="Arial Narrow" w:hAnsi="Arial Narrow" w:cs="Arial"/>
          <w:color w:val="FF0000"/>
          <w:sz w:val="22"/>
          <w:szCs w:val="22"/>
          <w:highlight w:val="yellow"/>
          <w:rPrChange w:id="41" w:author="GRAPURIMAC" w:date="2023-06-29T16:48:00Z">
            <w:rPr>
              <w:rFonts w:ascii="Arial Narrow" w:hAnsi="Arial Narrow" w:cs="Arial"/>
              <w:sz w:val="22"/>
              <w:szCs w:val="22"/>
            </w:rPr>
          </w:rPrChange>
        </w:rPr>
        <w:t>3</w:t>
      </w:r>
      <w:r w:rsidR="00CA6F0A" w:rsidRPr="007A4A65">
        <w:rPr>
          <w:rFonts w:ascii="Arial Narrow" w:hAnsi="Arial Narrow" w:cs="Arial"/>
          <w:color w:val="FF0000"/>
          <w:sz w:val="22"/>
          <w:szCs w:val="22"/>
          <w:highlight w:val="yellow"/>
          <w:rPrChange w:id="42" w:author="GRAPURIMAC" w:date="2023-06-29T16:48:00Z">
            <w:rPr>
              <w:rFonts w:ascii="Arial Narrow" w:hAnsi="Arial Narrow" w:cs="Arial"/>
              <w:sz w:val="22"/>
              <w:szCs w:val="22"/>
            </w:rPr>
          </w:rPrChange>
        </w:rPr>
        <w:t>-</w:t>
      </w:r>
      <w:r w:rsidR="00665DE5" w:rsidRPr="007A4A65">
        <w:rPr>
          <w:rFonts w:ascii="Arial Narrow" w:hAnsi="Arial Narrow" w:cs="Arial"/>
          <w:color w:val="FF0000"/>
          <w:sz w:val="22"/>
          <w:szCs w:val="22"/>
          <w:highlight w:val="yellow"/>
          <w:rPrChange w:id="43" w:author="GRAPURIMAC" w:date="2023-06-29T16:48:00Z">
            <w:rPr>
              <w:rFonts w:ascii="Arial Narrow" w:hAnsi="Arial Narrow" w:cs="Arial"/>
              <w:sz w:val="22"/>
              <w:szCs w:val="22"/>
            </w:rPr>
          </w:rPrChange>
        </w:rPr>
        <w:t>xxx</w:t>
      </w:r>
      <w:r w:rsidRPr="007A4A65">
        <w:rPr>
          <w:rFonts w:ascii="Arial Narrow" w:hAnsi="Arial Narrow" w:cs="Arial"/>
          <w:color w:val="FF0000"/>
          <w:sz w:val="22"/>
          <w:szCs w:val="22"/>
          <w:highlight w:val="yellow"/>
          <w:rPrChange w:id="44" w:author="GRAPURIMAC" w:date="2023-06-29T16:48:00Z">
            <w:rPr>
              <w:rFonts w:ascii="Arial Narrow" w:hAnsi="Arial Narrow" w:cs="Arial"/>
              <w:sz w:val="22"/>
              <w:szCs w:val="22"/>
            </w:rPr>
          </w:rPrChange>
        </w:rPr>
        <w:t>,</w:t>
      </w:r>
      <w:r w:rsidRPr="007A4A65">
        <w:rPr>
          <w:rFonts w:ascii="Arial Narrow" w:hAnsi="Arial Narrow" w:cs="Arial"/>
          <w:color w:val="FF0000"/>
          <w:sz w:val="22"/>
          <w:szCs w:val="22"/>
          <w:rPrChange w:id="45" w:author="GRAPURIMAC" w:date="2023-06-29T16:48:00Z">
            <w:rPr>
              <w:rFonts w:ascii="Arial Narrow" w:hAnsi="Arial Narrow" w:cs="Arial"/>
              <w:sz w:val="22"/>
              <w:szCs w:val="22"/>
            </w:rPr>
          </w:rPrChange>
        </w:rPr>
        <w:t xml:space="preserve"> </w:t>
      </w:r>
      <w:r w:rsidRPr="00304A8F">
        <w:rPr>
          <w:rFonts w:ascii="Arial Narrow" w:hAnsi="Arial Narrow" w:cs="Arial"/>
          <w:sz w:val="22"/>
          <w:szCs w:val="22"/>
        </w:rPr>
        <w:t xml:space="preserve">en el marco de </w:t>
      </w:r>
      <w:r w:rsidR="00D22273" w:rsidRPr="00304A8F">
        <w:rPr>
          <w:rFonts w:ascii="Arial Narrow" w:hAnsi="Arial Narrow" w:cs="Arial"/>
          <w:sz w:val="22"/>
          <w:szCs w:val="22"/>
        </w:rPr>
        <w:t>lo previsto en la Directiva n.°</w:t>
      </w:r>
      <w:r w:rsidR="000F5186" w:rsidRPr="00304A8F">
        <w:rPr>
          <w:rFonts w:ascii="Arial Narrow" w:hAnsi="Arial Narrow" w:cs="Arial"/>
          <w:sz w:val="22"/>
          <w:szCs w:val="22"/>
        </w:rPr>
        <w:t xml:space="preserve"> </w:t>
      </w:r>
      <w:r w:rsidRPr="00304A8F">
        <w:rPr>
          <w:rFonts w:ascii="Arial Narrow" w:hAnsi="Arial Narrow" w:cs="Arial"/>
          <w:sz w:val="22"/>
          <w:szCs w:val="22"/>
        </w:rPr>
        <w:t>013-2022-CG/NORM “Servicio de Control Simultáneo”</w:t>
      </w:r>
      <w:del w:id="46"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aprobada mediant</w:t>
      </w:r>
      <w:r w:rsidR="00D22273" w:rsidRPr="00304A8F">
        <w:rPr>
          <w:rFonts w:ascii="Arial Narrow" w:hAnsi="Arial Narrow" w:cs="Arial"/>
          <w:sz w:val="22"/>
          <w:szCs w:val="22"/>
        </w:rPr>
        <w:t>e Resolución de Contraloría n.°</w:t>
      </w:r>
      <w:r w:rsidR="000F5186" w:rsidRPr="00304A8F">
        <w:rPr>
          <w:rFonts w:ascii="Arial Narrow" w:hAnsi="Arial Narrow" w:cs="Arial"/>
          <w:sz w:val="22"/>
          <w:szCs w:val="22"/>
        </w:rPr>
        <w:t xml:space="preserve"> </w:t>
      </w:r>
      <w:r w:rsidRPr="00304A8F">
        <w:rPr>
          <w:rFonts w:ascii="Arial Narrow" w:hAnsi="Arial Narrow" w:cs="Arial"/>
          <w:sz w:val="22"/>
          <w:szCs w:val="22"/>
        </w:rPr>
        <w:t>218-2022-CG</w:t>
      </w:r>
      <w:del w:id="47" w:author="GRAPURIMAC" w:date="2023-06-29T16:48:00Z">
        <w:r w:rsidRPr="00304A8F" w:rsidDel="007A4A65">
          <w:rPr>
            <w:rFonts w:ascii="Arial Narrow" w:hAnsi="Arial Narrow" w:cs="Arial"/>
            <w:sz w:val="22"/>
            <w:szCs w:val="22"/>
          </w:rPr>
          <w:delText>,</w:delText>
        </w:r>
      </w:del>
      <w:r w:rsidRPr="00304A8F">
        <w:rPr>
          <w:rFonts w:ascii="Arial Narrow" w:hAnsi="Arial Narrow" w:cs="Arial"/>
          <w:sz w:val="22"/>
          <w:szCs w:val="22"/>
        </w:rPr>
        <w:t xml:space="preserve"> de 30 de mayo de 2022</w:t>
      </w:r>
      <w:ins w:id="48" w:author="GRAPURIMAC" w:date="2023-06-29T16:48:00Z">
        <w:r w:rsidR="007A4A65">
          <w:rPr>
            <w:rFonts w:ascii="Arial Narrow" w:hAnsi="Arial Narrow" w:cs="Arial"/>
            <w:sz w:val="22"/>
            <w:szCs w:val="22"/>
          </w:rPr>
          <w:t xml:space="preserve"> y modificatorias.</w:t>
        </w:r>
      </w:ins>
      <w:del w:id="49" w:author="GRAPURIMAC" w:date="2023-06-29T16:48:00Z">
        <w:r w:rsidRPr="00304A8F" w:rsidDel="007A4A65">
          <w:rPr>
            <w:rFonts w:ascii="Arial Narrow" w:hAnsi="Arial Narrow" w:cs="Arial"/>
            <w:sz w:val="22"/>
            <w:szCs w:val="22"/>
          </w:rPr>
          <w:delText>.</w:delText>
        </w:r>
      </w:del>
    </w:p>
    <w:p w14:paraId="7F5BF85C" w14:textId="77777777" w:rsidR="00254B2D" w:rsidRPr="00172130" w:rsidRDefault="00254B2D" w:rsidP="00361274">
      <w:pPr>
        <w:ind w:left="567"/>
        <w:jc w:val="both"/>
        <w:rPr>
          <w:rFonts w:ascii="Arial Narrow" w:hAnsi="Arial Narrow" w:cs="Arial"/>
          <w:sz w:val="22"/>
          <w:szCs w:val="22"/>
        </w:rPr>
      </w:pPr>
    </w:p>
    <w:p w14:paraId="3E2848FE" w14:textId="0E9709AB" w:rsidR="00D6793F" w:rsidRPr="00597EBB" w:rsidRDefault="00D6793F" w:rsidP="00532FE2">
      <w:pPr>
        <w:pStyle w:val="Ttulo1"/>
        <w:numPr>
          <w:ilvl w:val="0"/>
          <w:numId w:val="3"/>
        </w:numPr>
        <w:spacing w:before="0"/>
        <w:rPr>
          <w:rStyle w:val="Textoennegrita"/>
          <w:rFonts w:ascii="Times New Roman" w:hAnsi="Times New Roman"/>
          <w:b/>
          <w:bCs/>
          <w:color w:val="auto"/>
          <w:sz w:val="20"/>
          <w:szCs w:val="20"/>
        </w:rPr>
      </w:pPr>
      <w:bookmarkStart w:id="50" w:name="_Toc132126835"/>
      <w:bookmarkStart w:id="51" w:name="_Toc138874357"/>
      <w:r w:rsidRPr="00597EBB">
        <w:rPr>
          <w:rStyle w:val="Textoennegrita"/>
          <w:rFonts w:ascii="Arial Narrow" w:hAnsi="Arial Narrow"/>
          <w:b/>
          <w:bCs/>
          <w:color w:val="auto"/>
          <w:sz w:val="22"/>
          <w:szCs w:val="22"/>
        </w:rPr>
        <w:t>OBJETIVOS</w:t>
      </w:r>
      <w:bookmarkEnd w:id="50"/>
      <w:bookmarkEnd w:id="51"/>
    </w:p>
    <w:p w14:paraId="2A850381" w14:textId="798965E8" w:rsidR="00D6793F" w:rsidRPr="00172130" w:rsidRDefault="00D6793F" w:rsidP="00361274">
      <w:pPr>
        <w:tabs>
          <w:tab w:val="left" w:pos="142"/>
        </w:tabs>
        <w:ind w:left="284"/>
        <w:contextualSpacing/>
        <w:jc w:val="both"/>
        <w:rPr>
          <w:rFonts w:ascii="Arial Narrow" w:eastAsia="Calibri" w:hAnsi="Arial Narrow" w:cs="Arial"/>
          <w:b/>
          <w:bCs/>
          <w:sz w:val="22"/>
          <w:szCs w:val="22"/>
        </w:rPr>
      </w:pPr>
    </w:p>
    <w:p w14:paraId="4BE42D6D" w14:textId="14AE644F" w:rsidR="00D6793F" w:rsidRPr="00172130" w:rsidRDefault="00D6793F" w:rsidP="00532FE2">
      <w:pPr>
        <w:numPr>
          <w:ilvl w:val="0"/>
          <w:numId w:val="1"/>
        </w:numPr>
        <w:ind w:left="993"/>
        <w:contextualSpacing/>
        <w:jc w:val="both"/>
        <w:rPr>
          <w:rFonts w:ascii="Arial Narrow" w:eastAsia="Calibri" w:hAnsi="Arial Narrow" w:cs="Arial"/>
          <w:b/>
          <w:sz w:val="22"/>
          <w:szCs w:val="22"/>
        </w:rPr>
      </w:pPr>
      <w:r w:rsidRPr="00172130">
        <w:rPr>
          <w:rFonts w:ascii="Arial Narrow" w:eastAsia="Calibri" w:hAnsi="Arial Narrow" w:cs="Arial"/>
          <w:b/>
          <w:sz w:val="22"/>
          <w:szCs w:val="22"/>
        </w:rPr>
        <w:t>Objetivo general</w:t>
      </w:r>
    </w:p>
    <w:p w14:paraId="0BAF85F8" w14:textId="765751F4" w:rsidR="00D6793F" w:rsidRPr="00172130" w:rsidRDefault="00D6793F" w:rsidP="00361274">
      <w:pPr>
        <w:ind w:left="993"/>
        <w:contextualSpacing/>
        <w:jc w:val="both"/>
        <w:rPr>
          <w:rFonts w:ascii="Arial Narrow" w:hAnsi="Arial Narrow"/>
          <w:sz w:val="22"/>
          <w:szCs w:val="22"/>
        </w:rPr>
      </w:pPr>
    </w:p>
    <w:p w14:paraId="51B88E1B" w14:textId="08718004" w:rsidR="005417E7" w:rsidRDefault="005417E7" w:rsidP="00361274">
      <w:pPr>
        <w:ind w:left="993"/>
        <w:jc w:val="both"/>
        <w:rPr>
          <w:rFonts w:ascii="Arial Narrow" w:hAnsi="Arial Narrow"/>
          <w:sz w:val="22"/>
          <w:szCs w:val="22"/>
        </w:rPr>
      </w:pPr>
      <w:r w:rsidRPr="005417E7">
        <w:rPr>
          <w:rFonts w:ascii="Arial Narrow" w:hAnsi="Arial Narrow"/>
          <w:sz w:val="22"/>
          <w:szCs w:val="22"/>
        </w:rPr>
        <w:t xml:space="preserve">Determinar si </w:t>
      </w:r>
      <w:r w:rsidR="00666368">
        <w:rPr>
          <w:rFonts w:ascii="Arial Narrow" w:hAnsi="Arial Narrow"/>
          <w:sz w:val="22"/>
          <w:szCs w:val="22"/>
        </w:rPr>
        <w:t xml:space="preserve">el proceso de ejecución de gastos del proyecto </w:t>
      </w:r>
      <w:r w:rsidRPr="005417E7">
        <w:rPr>
          <w:rFonts w:ascii="Arial Narrow" w:hAnsi="Arial Narrow"/>
          <w:sz w:val="22"/>
          <w:szCs w:val="22"/>
        </w:rPr>
        <w:t>de “Mejoramiento de la aplicación TIC para el adecuado desarrollo de las competencias de estudiantes y docentes en las II.EE de nivel secundaria de la provincia de Chincheros - UGEL Chincheros - región Apurímac”, se efectúa conforme a la normativa específica que regula la materia, los documentos técnicos y demás disposiciones aplicables.</w:t>
      </w:r>
    </w:p>
    <w:p w14:paraId="2B53DA40" w14:textId="77777777" w:rsidR="00884014" w:rsidRPr="00172130" w:rsidRDefault="00884014" w:rsidP="00361274">
      <w:pPr>
        <w:ind w:left="993"/>
        <w:jc w:val="both"/>
        <w:rPr>
          <w:rFonts w:ascii="Arial Narrow" w:hAnsi="Arial Narrow"/>
          <w:sz w:val="22"/>
          <w:szCs w:val="22"/>
        </w:rPr>
      </w:pPr>
    </w:p>
    <w:p w14:paraId="7AAC0F18" w14:textId="557CC178" w:rsidR="00D6793F" w:rsidRPr="00172130" w:rsidRDefault="00D6793F" w:rsidP="00532FE2">
      <w:pPr>
        <w:numPr>
          <w:ilvl w:val="0"/>
          <w:numId w:val="1"/>
        </w:numPr>
        <w:ind w:left="993"/>
        <w:contextualSpacing/>
        <w:jc w:val="both"/>
        <w:rPr>
          <w:rFonts w:ascii="Arial Narrow" w:hAnsi="Arial Narrow" w:cs="Arial"/>
          <w:b/>
          <w:sz w:val="22"/>
          <w:szCs w:val="22"/>
        </w:rPr>
      </w:pPr>
      <w:r w:rsidRPr="00172130">
        <w:rPr>
          <w:rFonts w:ascii="Arial Narrow" w:hAnsi="Arial Narrow" w:cs="Arial"/>
          <w:b/>
          <w:sz w:val="22"/>
          <w:szCs w:val="22"/>
        </w:rPr>
        <w:t>Objetivo específico</w:t>
      </w:r>
    </w:p>
    <w:p w14:paraId="35CBFEF6" w14:textId="25981F85" w:rsidR="00D6793F" w:rsidRPr="00172130" w:rsidRDefault="00D6793F" w:rsidP="00361274">
      <w:pPr>
        <w:ind w:left="993"/>
        <w:contextualSpacing/>
        <w:jc w:val="both"/>
        <w:rPr>
          <w:rFonts w:ascii="Arial Narrow" w:hAnsi="Arial Narrow" w:cs="Arial"/>
          <w:b/>
          <w:sz w:val="22"/>
          <w:szCs w:val="22"/>
        </w:rPr>
      </w:pPr>
    </w:p>
    <w:p w14:paraId="075A9403" w14:textId="1B259BF2" w:rsidR="00D968D5" w:rsidRDefault="00467FE9" w:rsidP="00361274">
      <w:pPr>
        <w:ind w:left="993"/>
        <w:jc w:val="both"/>
        <w:rPr>
          <w:rFonts w:ascii="Arial Narrow" w:hAnsi="Arial Narrow"/>
          <w:sz w:val="22"/>
          <w:szCs w:val="22"/>
        </w:rPr>
      </w:pPr>
      <w:bookmarkStart w:id="52" w:name="_Hlk120718484"/>
      <w:r w:rsidRPr="00467FE9">
        <w:rPr>
          <w:rFonts w:ascii="Arial Narrow" w:hAnsi="Arial Narrow"/>
          <w:sz w:val="22"/>
          <w:szCs w:val="22"/>
        </w:rPr>
        <w:t xml:space="preserve">Determinar </w:t>
      </w:r>
      <w:r>
        <w:rPr>
          <w:rFonts w:ascii="Arial Narrow" w:hAnsi="Arial Narrow"/>
          <w:sz w:val="22"/>
          <w:szCs w:val="22"/>
        </w:rPr>
        <w:t xml:space="preserve">si </w:t>
      </w:r>
      <w:r w:rsidR="00666368">
        <w:rPr>
          <w:rFonts w:ascii="Arial Narrow" w:hAnsi="Arial Narrow"/>
          <w:sz w:val="22"/>
          <w:szCs w:val="22"/>
        </w:rPr>
        <w:t xml:space="preserve">el proceso de ejecución de gastos </w:t>
      </w:r>
      <w:r w:rsidRPr="00467FE9">
        <w:rPr>
          <w:rFonts w:ascii="Arial Narrow" w:hAnsi="Arial Narrow"/>
          <w:sz w:val="22"/>
          <w:szCs w:val="22"/>
        </w:rPr>
        <w:t>que comprende el proyecto</w:t>
      </w:r>
      <w:r w:rsidR="00D968D5">
        <w:rPr>
          <w:rFonts w:ascii="Arial Narrow" w:hAnsi="Arial Narrow"/>
          <w:sz w:val="22"/>
          <w:szCs w:val="22"/>
        </w:rPr>
        <w:t>, se</w:t>
      </w:r>
      <w:r w:rsidR="00E4391E">
        <w:rPr>
          <w:rFonts w:ascii="Arial Narrow" w:hAnsi="Arial Narrow"/>
          <w:sz w:val="22"/>
          <w:szCs w:val="22"/>
        </w:rPr>
        <w:t xml:space="preserve"> viene</w:t>
      </w:r>
      <w:r w:rsidR="00D968D5">
        <w:rPr>
          <w:rFonts w:ascii="Arial Narrow" w:hAnsi="Arial Narrow"/>
          <w:sz w:val="22"/>
          <w:szCs w:val="22"/>
        </w:rPr>
        <w:t xml:space="preserve"> realizando de acuerdo con la normativa vigente para la ejecución del proyecto:</w:t>
      </w:r>
      <w:r w:rsidR="00D968D5" w:rsidRPr="006B52F7">
        <w:rPr>
          <w:rFonts w:ascii="Arial Narrow" w:hAnsi="Arial Narrow"/>
          <w:sz w:val="22"/>
          <w:szCs w:val="22"/>
        </w:rPr>
        <w:t xml:space="preserve"> “Mejoramiento de la aplicación de las TIC para el adecuado desarrollo de las competencias de estudiantes y docentes en las IIEE de nivel secundaria de l</w:t>
      </w:r>
      <w:r w:rsidR="00D968D5">
        <w:rPr>
          <w:rFonts w:ascii="Arial Narrow" w:hAnsi="Arial Narrow"/>
          <w:sz w:val="22"/>
          <w:szCs w:val="22"/>
        </w:rPr>
        <w:t>a provincia de Chincheros</w:t>
      </w:r>
      <w:r w:rsidR="00D968D5" w:rsidRPr="006B52F7">
        <w:rPr>
          <w:rFonts w:ascii="Arial Narrow" w:hAnsi="Arial Narrow"/>
          <w:sz w:val="22"/>
          <w:szCs w:val="22"/>
        </w:rPr>
        <w:t xml:space="preserve">, UGEL </w:t>
      </w:r>
      <w:r w:rsidR="00D968D5">
        <w:rPr>
          <w:rFonts w:ascii="Arial Narrow" w:hAnsi="Arial Narrow"/>
          <w:sz w:val="22"/>
          <w:szCs w:val="22"/>
        </w:rPr>
        <w:t>Chincheros</w:t>
      </w:r>
      <w:r w:rsidR="00D968D5" w:rsidRPr="006B52F7">
        <w:rPr>
          <w:rFonts w:ascii="Arial Narrow" w:hAnsi="Arial Narrow"/>
          <w:sz w:val="22"/>
          <w:szCs w:val="22"/>
        </w:rPr>
        <w:t xml:space="preserve"> - región Apurímac.</w:t>
      </w:r>
    </w:p>
    <w:p w14:paraId="12E8E64A" w14:textId="77777777" w:rsidR="00D968D5" w:rsidRDefault="00D968D5" w:rsidP="00361274">
      <w:pPr>
        <w:ind w:left="993"/>
        <w:jc w:val="both"/>
        <w:rPr>
          <w:rFonts w:ascii="Arial Narrow" w:hAnsi="Arial Narrow"/>
          <w:sz w:val="22"/>
          <w:szCs w:val="22"/>
        </w:rPr>
      </w:pPr>
    </w:p>
    <w:p w14:paraId="51F87810" w14:textId="681D1A9D" w:rsidR="00D6793F" w:rsidRPr="00597EBB" w:rsidRDefault="00D6793F" w:rsidP="00532FE2">
      <w:pPr>
        <w:pStyle w:val="Ttulo1"/>
        <w:numPr>
          <w:ilvl w:val="0"/>
          <w:numId w:val="3"/>
        </w:numPr>
        <w:spacing w:before="0"/>
        <w:rPr>
          <w:rStyle w:val="Textoennegrita"/>
          <w:rFonts w:ascii="Arial Narrow" w:hAnsi="Arial Narrow"/>
          <w:b/>
          <w:bCs/>
          <w:color w:val="auto"/>
          <w:sz w:val="22"/>
          <w:szCs w:val="22"/>
        </w:rPr>
      </w:pPr>
      <w:bookmarkStart w:id="53" w:name="_Toc132126836"/>
      <w:bookmarkStart w:id="54" w:name="_Toc138874358"/>
      <w:bookmarkEnd w:id="52"/>
      <w:r w:rsidRPr="00597EBB">
        <w:rPr>
          <w:rStyle w:val="Textoennegrita"/>
          <w:rFonts w:ascii="Arial Narrow" w:hAnsi="Arial Narrow"/>
          <w:b/>
          <w:bCs/>
          <w:color w:val="auto"/>
          <w:sz w:val="22"/>
          <w:szCs w:val="22"/>
        </w:rPr>
        <w:t>ALCANCE</w:t>
      </w:r>
      <w:bookmarkEnd w:id="53"/>
      <w:bookmarkEnd w:id="54"/>
    </w:p>
    <w:p w14:paraId="4422D3AE" w14:textId="15D30775" w:rsidR="00D6793F" w:rsidRPr="00172130" w:rsidRDefault="00D6793F" w:rsidP="00361274">
      <w:pPr>
        <w:ind w:left="567"/>
        <w:jc w:val="both"/>
        <w:rPr>
          <w:rFonts w:ascii="Arial Narrow" w:hAnsi="Arial Narrow" w:cs="Arial"/>
          <w:b/>
          <w:sz w:val="22"/>
          <w:szCs w:val="22"/>
        </w:rPr>
      </w:pPr>
    </w:p>
    <w:p w14:paraId="01D523A7" w14:textId="79BF83F2" w:rsidR="00795EEB" w:rsidRDefault="00C56562" w:rsidP="00361274">
      <w:pPr>
        <w:tabs>
          <w:tab w:val="left" w:pos="142"/>
          <w:tab w:val="left" w:pos="567"/>
        </w:tabs>
        <w:ind w:left="720"/>
        <w:jc w:val="both"/>
        <w:rPr>
          <w:rFonts w:ascii="Arial Narrow" w:hAnsi="Arial Narrow"/>
          <w:sz w:val="22"/>
          <w:szCs w:val="22"/>
        </w:rPr>
      </w:pPr>
      <w:r>
        <w:rPr>
          <w:rFonts w:ascii="Arial Narrow" w:eastAsia="Calibri" w:hAnsi="Arial Narrow" w:cs="Arial"/>
          <w:sz w:val="22"/>
          <w:szCs w:val="22"/>
          <w:lang w:eastAsia="en-US"/>
        </w:rPr>
        <w:t>El proceso en curso materia de Control Concurrente es la</w:t>
      </w:r>
      <w:r w:rsidR="00A02875">
        <w:rPr>
          <w:rFonts w:ascii="Arial Narrow" w:eastAsia="Calibri" w:hAnsi="Arial Narrow" w:cs="Arial"/>
          <w:sz w:val="22"/>
          <w:szCs w:val="22"/>
          <w:lang w:eastAsia="en-US"/>
        </w:rPr>
        <w:t xml:space="preserve"> </w:t>
      </w:r>
      <w:r w:rsidR="00467FE9">
        <w:rPr>
          <w:rFonts w:ascii="Arial Narrow" w:eastAsia="Calibri" w:hAnsi="Arial Narrow" w:cs="Arial"/>
          <w:sz w:val="22"/>
          <w:szCs w:val="22"/>
          <w:lang w:eastAsia="en-US"/>
        </w:rPr>
        <w:t>determinación</w:t>
      </w:r>
      <w:r w:rsidR="00666368">
        <w:rPr>
          <w:rFonts w:ascii="Arial Narrow" w:eastAsia="Calibri" w:hAnsi="Arial Narrow" w:cs="Arial"/>
          <w:sz w:val="22"/>
          <w:szCs w:val="22"/>
          <w:lang w:eastAsia="en-US"/>
        </w:rPr>
        <w:t xml:space="preserve"> del </w:t>
      </w:r>
      <w:r w:rsidR="00666368">
        <w:rPr>
          <w:rFonts w:ascii="Arial Narrow" w:hAnsi="Arial Narrow"/>
          <w:sz w:val="22"/>
          <w:szCs w:val="22"/>
        </w:rPr>
        <w:t>proceso de ejecución de gastos del proyecto</w:t>
      </w:r>
      <w:del w:id="55" w:author="GRAPURIMAC" w:date="2023-06-29T16:50:00Z">
        <w:r w:rsidR="00666368" w:rsidDel="007A4A65">
          <w:rPr>
            <w:rFonts w:ascii="Arial Narrow" w:hAnsi="Arial Narrow"/>
            <w:sz w:val="22"/>
            <w:szCs w:val="22"/>
          </w:rPr>
          <w:delText xml:space="preserve"> </w:delText>
        </w:r>
      </w:del>
      <w:ins w:id="56" w:author="GRAPURIMAC" w:date="2023-06-29T16:50:00Z">
        <w:r w:rsidR="007A4A65">
          <w:rPr>
            <w:rFonts w:ascii="Arial Narrow" w:hAnsi="Arial Narrow"/>
            <w:sz w:val="22"/>
            <w:szCs w:val="22"/>
          </w:rPr>
          <w:t>:</w:t>
        </w:r>
      </w:ins>
      <w:del w:id="57" w:author="GRAPURIMAC" w:date="2023-06-29T16:50:00Z">
        <w:r w:rsidR="00467FE9" w:rsidRPr="00467FE9" w:rsidDel="007A4A65">
          <w:rPr>
            <w:rFonts w:ascii="Arial Narrow" w:eastAsia="Calibri" w:hAnsi="Arial Narrow" w:cs="Arial"/>
            <w:sz w:val="22"/>
            <w:szCs w:val="22"/>
            <w:lang w:eastAsia="en-US"/>
          </w:rPr>
          <w:delText>que comprende el proyecto</w:delText>
        </w:r>
        <w:r w:rsidR="00A02875" w:rsidDel="007A4A65">
          <w:rPr>
            <w:rFonts w:ascii="Arial Narrow" w:hAnsi="Arial Narrow" w:cs="Arial"/>
            <w:sz w:val="22"/>
            <w:szCs w:val="22"/>
          </w:rPr>
          <w:delText>,  para el</w:delText>
        </w:r>
      </w:del>
      <w:r w:rsidR="00A02875">
        <w:rPr>
          <w:rFonts w:ascii="Arial Narrow" w:hAnsi="Arial Narrow" w:cs="Arial"/>
          <w:sz w:val="22"/>
          <w:szCs w:val="22"/>
        </w:rPr>
        <w:t xml:space="preserve">  </w:t>
      </w:r>
      <w:r w:rsidRPr="00F1013D">
        <w:rPr>
          <w:rFonts w:ascii="Arial Narrow" w:hAnsi="Arial Narrow"/>
          <w:sz w:val="22"/>
          <w:szCs w:val="22"/>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F1013D">
        <w:rPr>
          <w:rFonts w:ascii="Arial Narrow" w:hAnsi="Arial Narrow"/>
          <w:sz w:val="22"/>
          <w:szCs w:val="22"/>
        </w:rPr>
        <w:t>”,</w:t>
      </w:r>
      <w:r>
        <w:rPr>
          <w:rFonts w:ascii="Arial Narrow" w:hAnsi="Arial Narrow"/>
          <w:sz w:val="22"/>
          <w:szCs w:val="22"/>
        </w:rPr>
        <w:t xml:space="preserve"> con CUI 2185877, la misma que tiene por </w:t>
      </w:r>
      <w:r w:rsidRPr="00FB0B7D">
        <w:rPr>
          <w:rFonts w:ascii="Arial Narrow" w:hAnsi="Arial Narrow"/>
          <w:sz w:val="22"/>
          <w:szCs w:val="22"/>
        </w:rPr>
        <w:t>finalidad determinar si dicha etapa se efectuó como dispone la normativa aplicable</w:t>
      </w:r>
      <w:r w:rsidR="00DC37D0" w:rsidRPr="00FB0B7D">
        <w:rPr>
          <w:rFonts w:ascii="Arial Narrow" w:hAnsi="Arial Narrow"/>
          <w:sz w:val="22"/>
          <w:szCs w:val="22"/>
        </w:rPr>
        <w:t xml:space="preserve"> y</w:t>
      </w:r>
      <w:ins w:id="58" w:author="GRAPURIMAC" w:date="2023-06-29T16:50:00Z">
        <w:r w:rsidR="007A4A65" w:rsidRPr="00FB0B7D">
          <w:rPr>
            <w:rFonts w:ascii="Arial Narrow" w:hAnsi="Arial Narrow"/>
            <w:sz w:val="22"/>
            <w:szCs w:val="22"/>
          </w:rPr>
          <w:t>,</w:t>
        </w:r>
      </w:ins>
      <w:r w:rsidR="00DC37D0" w:rsidRPr="00FB0B7D">
        <w:rPr>
          <w:rFonts w:ascii="Arial Narrow" w:hAnsi="Arial Narrow"/>
          <w:sz w:val="22"/>
          <w:szCs w:val="22"/>
        </w:rPr>
        <w:t xml:space="preserve"> se ejecut</w:t>
      </w:r>
      <w:ins w:id="59" w:author="GRAPURIMAC" w:date="2023-06-29T16:50:00Z">
        <w:r w:rsidR="007A4A65" w:rsidRPr="00FB0B7D">
          <w:rPr>
            <w:rFonts w:ascii="Arial Narrow" w:hAnsi="Arial Narrow"/>
            <w:sz w:val="22"/>
            <w:szCs w:val="22"/>
          </w:rPr>
          <w:t>a</w:t>
        </w:r>
      </w:ins>
      <w:del w:id="60" w:author="GRAPURIMAC" w:date="2023-06-29T16:50:00Z">
        <w:r w:rsidR="00DC37D0" w:rsidRPr="00FB0B7D" w:rsidDel="007A4A65">
          <w:rPr>
            <w:rFonts w:ascii="Arial Narrow" w:hAnsi="Arial Narrow"/>
            <w:sz w:val="22"/>
            <w:szCs w:val="22"/>
          </w:rPr>
          <w:delText>ó</w:delText>
        </w:r>
      </w:del>
      <w:r w:rsidR="00DC37D0" w:rsidRPr="00FB0B7D">
        <w:rPr>
          <w:rFonts w:ascii="Arial Narrow" w:hAnsi="Arial Narrow"/>
          <w:sz w:val="22"/>
          <w:szCs w:val="22"/>
        </w:rPr>
        <w:t xml:space="preserve"> </w:t>
      </w:r>
      <w:commentRangeStart w:id="61"/>
      <w:r w:rsidR="001031B5" w:rsidRPr="00FB0B7D">
        <w:rPr>
          <w:rFonts w:ascii="Arial Narrow" w:hAnsi="Arial Narrow"/>
          <w:sz w:val="22"/>
          <w:szCs w:val="22"/>
        </w:rPr>
        <w:t xml:space="preserve">del </w:t>
      </w:r>
      <w:r w:rsidR="00666368" w:rsidRPr="00FB0B7D">
        <w:rPr>
          <w:rFonts w:ascii="Arial Narrow" w:hAnsi="Arial Narrow"/>
          <w:sz w:val="22"/>
          <w:szCs w:val="22"/>
        </w:rPr>
        <w:t>1</w:t>
      </w:r>
      <w:r w:rsidR="00C03EFF" w:rsidRPr="00FB0B7D">
        <w:rPr>
          <w:rFonts w:ascii="Arial Narrow" w:hAnsi="Arial Narrow"/>
          <w:sz w:val="22"/>
          <w:szCs w:val="22"/>
        </w:rPr>
        <w:t>2</w:t>
      </w:r>
      <w:r w:rsidR="001031B5" w:rsidRPr="00FB0B7D">
        <w:rPr>
          <w:rFonts w:ascii="Arial Narrow" w:hAnsi="Arial Narrow"/>
          <w:sz w:val="22"/>
          <w:szCs w:val="22"/>
        </w:rPr>
        <w:t xml:space="preserve"> </w:t>
      </w:r>
      <w:r w:rsidR="00E65846" w:rsidRPr="00FB0B7D">
        <w:rPr>
          <w:rFonts w:ascii="Arial Narrow" w:hAnsi="Arial Narrow"/>
          <w:sz w:val="22"/>
          <w:szCs w:val="22"/>
        </w:rPr>
        <w:t xml:space="preserve">de mayo </w:t>
      </w:r>
      <w:commentRangeEnd w:id="61"/>
      <w:r w:rsidR="007A4A65" w:rsidRPr="00FB0B7D">
        <w:rPr>
          <w:rStyle w:val="Refdecomentario"/>
        </w:rPr>
        <w:commentReference w:id="61"/>
      </w:r>
      <w:r w:rsidR="001031B5" w:rsidRPr="00FB0B7D">
        <w:rPr>
          <w:rFonts w:ascii="Arial Narrow" w:hAnsi="Arial Narrow"/>
          <w:sz w:val="22"/>
          <w:szCs w:val="22"/>
        </w:rPr>
        <w:t xml:space="preserve">al </w:t>
      </w:r>
      <w:r w:rsidR="00666368" w:rsidRPr="00FB0B7D">
        <w:rPr>
          <w:rFonts w:ascii="Arial Narrow" w:hAnsi="Arial Narrow"/>
          <w:sz w:val="22"/>
          <w:szCs w:val="22"/>
        </w:rPr>
        <w:t>2</w:t>
      </w:r>
      <w:ins w:id="62" w:author="Manuel Raul Livano Luna" w:date="2023-07-03T15:13:00Z">
        <w:r w:rsidR="00FB0B7D" w:rsidRPr="00FB0B7D">
          <w:rPr>
            <w:rFonts w:ascii="Arial Narrow" w:hAnsi="Arial Narrow"/>
            <w:sz w:val="22"/>
            <w:szCs w:val="22"/>
          </w:rPr>
          <w:t>4</w:t>
        </w:r>
      </w:ins>
      <w:del w:id="63" w:author="Manuel Raul Livano Luna" w:date="2023-07-03T15:13:00Z">
        <w:r w:rsidR="00E65846" w:rsidRPr="00FB0B7D" w:rsidDel="00FB0B7D">
          <w:rPr>
            <w:rFonts w:ascii="Arial Narrow" w:hAnsi="Arial Narrow"/>
            <w:sz w:val="22"/>
            <w:szCs w:val="22"/>
          </w:rPr>
          <w:delText>1</w:delText>
        </w:r>
      </w:del>
      <w:r w:rsidR="001031B5" w:rsidRPr="00FB0B7D">
        <w:rPr>
          <w:rFonts w:ascii="Arial Narrow" w:hAnsi="Arial Narrow"/>
          <w:sz w:val="22"/>
          <w:szCs w:val="22"/>
        </w:rPr>
        <w:t xml:space="preserve"> de </w:t>
      </w:r>
      <w:r w:rsidR="00E65846" w:rsidRPr="00FB0B7D">
        <w:rPr>
          <w:rFonts w:ascii="Arial Narrow" w:hAnsi="Arial Narrow"/>
          <w:sz w:val="22"/>
          <w:szCs w:val="22"/>
        </w:rPr>
        <w:t>junio</w:t>
      </w:r>
      <w:r w:rsidR="001031B5" w:rsidRPr="00FB0B7D">
        <w:rPr>
          <w:rFonts w:ascii="Arial Narrow" w:hAnsi="Arial Narrow"/>
          <w:sz w:val="22"/>
          <w:szCs w:val="22"/>
        </w:rPr>
        <w:t xml:space="preserve"> de 2023.</w:t>
      </w:r>
    </w:p>
    <w:p w14:paraId="37064625" w14:textId="06BDD0BD" w:rsidR="00F565EC" w:rsidRDefault="00F565EC" w:rsidP="00361274">
      <w:pPr>
        <w:tabs>
          <w:tab w:val="left" w:pos="142"/>
          <w:tab w:val="left" w:pos="567"/>
        </w:tabs>
        <w:ind w:left="720"/>
        <w:jc w:val="both"/>
        <w:rPr>
          <w:rFonts w:ascii="Arial Narrow" w:hAnsi="Arial Narrow"/>
          <w:sz w:val="22"/>
          <w:szCs w:val="22"/>
        </w:rPr>
      </w:pPr>
    </w:p>
    <w:p w14:paraId="1FEBFAE6" w14:textId="5F439747" w:rsidR="00DC37D0" w:rsidRDefault="00DC37D0" w:rsidP="00361274">
      <w:pPr>
        <w:ind w:left="709"/>
        <w:jc w:val="both"/>
        <w:rPr>
          <w:rFonts w:ascii="Arial Narrow" w:hAnsi="Arial Narrow" w:cs="Arial"/>
          <w:b/>
          <w:u w:val="single"/>
        </w:rPr>
      </w:pPr>
    </w:p>
    <w:p w14:paraId="54B5E11B" w14:textId="77777777" w:rsidR="00621969" w:rsidRDefault="00621969" w:rsidP="00361274">
      <w:pPr>
        <w:ind w:left="709"/>
        <w:jc w:val="both"/>
        <w:rPr>
          <w:rFonts w:ascii="Arial Narrow" w:hAnsi="Arial Narrow" w:cs="Arial"/>
          <w:b/>
          <w:u w:val="single"/>
        </w:rPr>
      </w:pPr>
    </w:p>
    <w:p w14:paraId="1F6A5B5A" w14:textId="77777777" w:rsidR="00621969" w:rsidRDefault="00621969" w:rsidP="00361274">
      <w:pPr>
        <w:ind w:left="709"/>
        <w:jc w:val="both"/>
        <w:rPr>
          <w:rFonts w:ascii="Arial Narrow" w:hAnsi="Arial Narrow" w:cs="Arial"/>
          <w:b/>
          <w:u w:val="single"/>
        </w:rPr>
      </w:pPr>
    </w:p>
    <w:p w14:paraId="593FB594" w14:textId="77777777" w:rsidR="00621969" w:rsidRDefault="00621969" w:rsidP="00361274">
      <w:pPr>
        <w:ind w:left="709"/>
        <w:jc w:val="both"/>
        <w:rPr>
          <w:rFonts w:ascii="Arial Narrow" w:hAnsi="Arial Narrow" w:cs="Arial"/>
          <w:b/>
          <w:u w:val="single"/>
        </w:rPr>
      </w:pPr>
    </w:p>
    <w:p w14:paraId="2AFF59BA" w14:textId="77777777" w:rsidR="00621969" w:rsidRDefault="00621969" w:rsidP="00361274">
      <w:pPr>
        <w:ind w:left="709"/>
        <w:jc w:val="both"/>
        <w:rPr>
          <w:rFonts w:ascii="Arial Narrow" w:hAnsi="Arial Narrow" w:cs="Arial"/>
          <w:b/>
          <w:u w:val="single"/>
        </w:rPr>
      </w:pPr>
    </w:p>
    <w:p w14:paraId="6F11F795" w14:textId="77777777" w:rsidR="00846256" w:rsidRPr="007562CA" w:rsidRDefault="00846256" w:rsidP="00532FE2">
      <w:pPr>
        <w:pStyle w:val="Ttulo1"/>
        <w:numPr>
          <w:ilvl w:val="0"/>
          <w:numId w:val="3"/>
        </w:numPr>
        <w:spacing w:before="0"/>
        <w:rPr>
          <w:rStyle w:val="Textoennegrita"/>
          <w:b/>
          <w:bCs/>
          <w:color w:val="00B050"/>
        </w:rPr>
      </w:pPr>
      <w:bookmarkStart w:id="64" w:name="_Toc132102570"/>
      <w:bookmarkStart w:id="65" w:name="_Toc132126837"/>
      <w:bookmarkStart w:id="66" w:name="_Toc138874359"/>
      <w:r w:rsidRPr="0064436B">
        <w:rPr>
          <w:rStyle w:val="Textoennegrita"/>
          <w:rFonts w:ascii="Arial Narrow" w:hAnsi="Arial Narrow"/>
          <w:b/>
          <w:bCs/>
          <w:color w:val="auto"/>
          <w:sz w:val="22"/>
          <w:szCs w:val="22"/>
        </w:rPr>
        <w:lastRenderedPageBreak/>
        <w:t>INFO</w:t>
      </w:r>
      <w:r w:rsidRPr="002C58E7">
        <w:rPr>
          <w:rStyle w:val="Textoennegrita"/>
          <w:rFonts w:ascii="Arial Narrow" w:hAnsi="Arial Narrow"/>
          <w:b/>
          <w:bCs/>
          <w:color w:val="auto"/>
          <w:sz w:val="22"/>
          <w:szCs w:val="22"/>
        </w:rPr>
        <w:t>RMACIÓN RESPECTO DEL HITO DE CONTROL</w:t>
      </w:r>
      <w:bookmarkEnd w:id="64"/>
      <w:bookmarkEnd w:id="65"/>
      <w:bookmarkEnd w:id="66"/>
    </w:p>
    <w:p w14:paraId="6012F65E" w14:textId="77777777" w:rsidR="00645C3E" w:rsidRDefault="00645C3E" w:rsidP="00645C3E">
      <w:pPr>
        <w:tabs>
          <w:tab w:val="left" w:pos="142"/>
          <w:tab w:val="left" w:pos="567"/>
        </w:tabs>
        <w:ind w:left="720"/>
        <w:jc w:val="both"/>
        <w:rPr>
          <w:rFonts w:ascii="Arial Narrow" w:hAnsi="Arial Narrow"/>
          <w:sz w:val="22"/>
          <w:szCs w:val="22"/>
        </w:rPr>
      </w:pPr>
    </w:p>
    <w:p w14:paraId="232A20BF" w14:textId="77777777" w:rsidR="00D24196" w:rsidRPr="00D24196" w:rsidRDefault="00D24196" w:rsidP="00532FE2">
      <w:pPr>
        <w:pStyle w:val="Prrafodelista"/>
        <w:numPr>
          <w:ilvl w:val="0"/>
          <w:numId w:val="5"/>
        </w:numPr>
        <w:rPr>
          <w:rFonts w:ascii="Arial Narrow" w:hAnsi="Arial Narrow"/>
        </w:rPr>
      </w:pPr>
      <w:r w:rsidRPr="00D24196">
        <w:rPr>
          <w:rFonts w:ascii="Arial Narrow" w:hAnsi="Arial Narrow"/>
          <w:b/>
          <w:bCs/>
        </w:rPr>
        <w:t xml:space="preserve">Cumplimiento del cronograma de ejecución de obra </w:t>
      </w:r>
    </w:p>
    <w:p w14:paraId="2236FDBB" w14:textId="77777777" w:rsidR="00D24196" w:rsidRPr="00D24196" w:rsidRDefault="00D24196" w:rsidP="00D24196">
      <w:pPr>
        <w:pStyle w:val="Prrafodelista"/>
        <w:rPr>
          <w:rFonts w:ascii="Arial Narrow" w:hAnsi="Arial Narrow"/>
        </w:rPr>
      </w:pPr>
    </w:p>
    <w:p w14:paraId="413CB108" w14:textId="65FCC0A8" w:rsidR="00645C3E" w:rsidRDefault="00645C3E" w:rsidP="00645C3E">
      <w:pPr>
        <w:pStyle w:val="Prrafodelista"/>
        <w:tabs>
          <w:tab w:val="left" w:pos="142"/>
          <w:tab w:val="left" w:pos="567"/>
        </w:tabs>
        <w:spacing w:line="240" w:lineRule="auto"/>
        <w:ind w:left="1080"/>
        <w:jc w:val="both"/>
        <w:rPr>
          <w:rFonts w:ascii="Arial Narrow" w:hAnsi="Arial Narrow"/>
        </w:rPr>
      </w:pPr>
      <w:r w:rsidRPr="00D24196">
        <w:rPr>
          <w:rFonts w:ascii="Arial Narrow" w:hAnsi="Arial Narrow"/>
        </w:rPr>
        <w:t xml:space="preserve">Mediante Oficio n.° 008-2023-CGR-OCI-GORE/APURIMAC/SCC-TIC-CHI/MRLL de 3 de mayo de 2023, se requirió a la Entidad información referente a la última ampliación de plazo y cronograma de ejecución del proyecto “Mejoramiento de la aplicación de las TIC para el adecuado desarrollo de las competencias de estudiantes y docentes en las IIEE de nivel secundaria de la provincia de Chincheros, UGEL Chincheros - región Apurímac”, la misma que fue respondida mediante </w:t>
      </w:r>
      <w:r w:rsidR="00A97F3B" w:rsidRPr="00D24196">
        <w:rPr>
          <w:rFonts w:ascii="Arial Narrow" w:hAnsi="Arial Narrow"/>
        </w:rPr>
        <w:t xml:space="preserve">oficio </w:t>
      </w:r>
      <w:ins w:id="67" w:author="Usuario de Windows" w:date="2023-07-03T16:30:00Z">
        <w:r w:rsidR="00A97F3B">
          <w:rPr>
            <w:rFonts w:ascii="Arial Narrow" w:hAnsi="Arial Narrow"/>
          </w:rPr>
          <w:t>n.</w:t>
        </w:r>
      </w:ins>
      <w:del w:id="68" w:author="Usuario de Windows" w:date="2023-07-03T16:30:00Z">
        <w:r w:rsidRPr="00D24196" w:rsidDel="00A97F3B">
          <w:rPr>
            <w:rFonts w:ascii="Arial Narrow" w:hAnsi="Arial Narrow"/>
          </w:rPr>
          <w:delText>N</w:delText>
        </w:r>
      </w:del>
      <w:r w:rsidRPr="00D24196">
        <w:rPr>
          <w:rFonts w:ascii="Arial Narrow" w:hAnsi="Arial Narrow"/>
        </w:rPr>
        <w:t xml:space="preserve">° 262-2023-GRAP/11/GRDS de 9 de mayo de 2023, información que fue evaluada por la comisión de </w:t>
      </w:r>
      <w:r>
        <w:rPr>
          <w:rFonts w:ascii="Arial Narrow" w:hAnsi="Arial Narrow"/>
        </w:rPr>
        <w:t>control.</w:t>
      </w:r>
    </w:p>
    <w:p w14:paraId="18380A67" w14:textId="77777777" w:rsidR="00645C3E" w:rsidRPr="00D24196" w:rsidDel="007E66B4" w:rsidRDefault="00645C3E" w:rsidP="00645C3E">
      <w:pPr>
        <w:pStyle w:val="Prrafodelista"/>
        <w:tabs>
          <w:tab w:val="left" w:pos="142"/>
          <w:tab w:val="left" w:pos="567"/>
        </w:tabs>
        <w:spacing w:line="240" w:lineRule="auto"/>
        <w:ind w:left="1080"/>
        <w:jc w:val="both"/>
        <w:rPr>
          <w:del w:id="69" w:author="GRAPURIMAC" w:date="2023-06-29T16:52:00Z"/>
          <w:rFonts w:ascii="Arial Narrow" w:hAnsi="Arial Narrow"/>
        </w:rPr>
      </w:pPr>
    </w:p>
    <w:p w14:paraId="32B0A735" w14:textId="2540C422" w:rsidR="00D24196" w:rsidRPr="007E66B4" w:rsidDel="007E66B4" w:rsidRDefault="00D24196">
      <w:pPr>
        <w:jc w:val="both"/>
        <w:rPr>
          <w:del w:id="70" w:author="GRAPURIMAC" w:date="2023-06-29T16:52:00Z"/>
          <w:rFonts w:ascii="Arial Narrow" w:hAnsi="Arial Narrow"/>
          <w:rPrChange w:id="71" w:author="GRAPURIMAC" w:date="2023-06-29T16:52:00Z">
            <w:rPr>
              <w:del w:id="72" w:author="GRAPURIMAC" w:date="2023-06-29T16:52:00Z"/>
            </w:rPr>
          </w:rPrChange>
        </w:rPr>
        <w:pPrChange w:id="73" w:author="GRAPURIMAC" w:date="2023-06-29T16:52:00Z">
          <w:pPr>
            <w:pStyle w:val="Prrafodelista"/>
            <w:spacing w:line="240" w:lineRule="auto"/>
            <w:ind w:left="1080"/>
            <w:jc w:val="both"/>
          </w:pPr>
        </w:pPrChange>
      </w:pPr>
      <w:del w:id="74" w:author="GRAPURIMAC" w:date="2023-06-29T16:52:00Z">
        <w:r w:rsidRPr="007E66B4" w:rsidDel="007E66B4">
          <w:rPr>
            <w:rFonts w:ascii="Arial Narrow" w:hAnsi="Arial Narrow"/>
            <w:rPrChange w:id="75" w:author="GRAPURIMAC" w:date="2023-06-29T16:52:00Z">
              <w:rPr/>
            </w:rPrChange>
          </w:rPr>
          <w:delText xml:space="preserve">Al respecto con oficio n.° 008-2023-CGR-OCI-GORE/APURIMAC/SCC-TIC-CHI/MRLL de 3 de mayo de 2023, se solicitó a la Gerencia de Desarrollo </w:delText>
        </w:r>
        <w:r w:rsidR="002A5123" w:rsidRPr="007E66B4" w:rsidDel="007E66B4">
          <w:rPr>
            <w:rFonts w:ascii="Arial Narrow" w:hAnsi="Arial Narrow"/>
            <w:rPrChange w:id="76" w:author="GRAPURIMAC" w:date="2023-06-29T16:52:00Z">
              <w:rPr/>
            </w:rPrChange>
          </w:rPr>
          <w:delText xml:space="preserve">Social </w:delText>
        </w:r>
        <w:r w:rsidRPr="007E66B4" w:rsidDel="007E66B4">
          <w:rPr>
            <w:rFonts w:ascii="Arial Narrow" w:hAnsi="Arial Narrow"/>
            <w:rPrChange w:id="77" w:author="GRAPURIMAC" w:date="2023-06-29T16:52:00Z">
              <w:rPr/>
            </w:rPrChange>
          </w:rPr>
          <w:delText xml:space="preserve">copia de la última ampliación de plazo y cronograma de ejecución del proyecto. </w:delText>
        </w:r>
      </w:del>
    </w:p>
    <w:p w14:paraId="7EAAE7B2" w14:textId="77777777" w:rsidR="002A5123" w:rsidRPr="00D24196" w:rsidRDefault="002A5123">
      <w:pPr>
        <w:pPrChange w:id="78" w:author="GRAPURIMAC" w:date="2023-06-29T16:52:00Z">
          <w:pPr>
            <w:pStyle w:val="Prrafodelista"/>
            <w:ind w:left="1080"/>
          </w:pPr>
        </w:pPrChange>
      </w:pPr>
    </w:p>
    <w:p w14:paraId="15B6FD0A" w14:textId="2C77D8C8" w:rsidR="00D24196" w:rsidRPr="00D24196" w:rsidRDefault="00D24196" w:rsidP="00C12ED0">
      <w:pPr>
        <w:pStyle w:val="Prrafodelista"/>
        <w:spacing w:line="240" w:lineRule="auto"/>
        <w:ind w:left="1080"/>
        <w:jc w:val="both"/>
        <w:rPr>
          <w:rFonts w:ascii="Arial Narrow" w:hAnsi="Arial Narrow"/>
        </w:rPr>
      </w:pPr>
      <w:r w:rsidRPr="00D24196">
        <w:rPr>
          <w:rFonts w:ascii="Arial Narrow" w:hAnsi="Arial Narrow"/>
        </w:rPr>
        <w:t xml:space="preserve">Asimismo, mediante informe </w:t>
      </w:r>
      <w:r w:rsidR="00645C3E">
        <w:rPr>
          <w:rFonts w:ascii="Arial Narrow" w:hAnsi="Arial Narrow"/>
        </w:rPr>
        <w:t>n.°</w:t>
      </w:r>
      <w:r w:rsidRPr="00D24196">
        <w:rPr>
          <w:rFonts w:ascii="Arial Narrow" w:hAnsi="Arial Narrow"/>
          <w:lang w:val="es-ES"/>
        </w:rPr>
        <w:t xml:space="preserve"> 481-2023-GRAP/11/GRDS/SGPS</w:t>
      </w:r>
      <w:r w:rsidRPr="00D24196">
        <w:rPr>
          <w:rFonts w:ascii="Arial Narrow" w:hAnsi="Arial Narrow"/>
        </w:rPr>
        <w:t xml:space="preserve"> de 8 de mayo de 2023, la Sub Gerencia de Promoción Social remitió a la Gerencia de Desarrollo Social el informe </w:t>
      </w:r>
      <w:r w:rsidR="00645C3E">
        <w:rPr>
          <w:rFonts w:ascii="Arial Narrow" w:hAnsi="Arial Narrow"/>
        </w:rPr>
        <w:br/>
        <w:t>n.</w:t>
      </w:r>
      <w:r w:rsidRPr="00D24196">
        <w:rPr>
          <w:rFonts w:ascii="Arial Narrow" w:hAnsi="Arial Narrow"/>
        </w:rPr>
        <w:t>º 089-2023-GRAP/11/SGDS/</w:t>
      </w:r>
      <w:proofErr w:type="gramStart"/>
      <w:r w:rsidRPr="00D24196">
        <w:rPr>
          <w:rFonts w:ascii="Arial Narrow" w:hAnsi="Arial Narrow"/>
        </w:rPr>
        <w:t>R.P</w:t>
      </w:r>
      <w:proofErr w:type="gramEnd"/>
      <w:r w:rsidRPr="00D24196">
        <w:rPr>
          <w:rFonts w:ascii="Arial Narrow" w:hAnsi="Arial Narrow"/>
        </w:rPr>
        <w:t xml:space="preserve">/RJBA, </w:t>
      </w:r>
      <w:del w:id="79" w:author="Usuario de Windows" w:date="2023-07-03T16:30:00Z">
        <w:r w:rsidRPr="00D24196" w:rsidDel="00A97F3B">
          <w:rPr>
            <w:rFonts w:ascii="Arial Narrow" w:hAnsi="Arial Narrow"/>
          </w:rPr>
          <w:delText xml:space="preserve">informe </w:delText>
        </w:r>
      </w:del>
      <w:r w:rsidRPr="00D24196">
        <w:rPr>
          <w:rFonts w:ascii="Arial Narrow" w:hAnsi="Arial Narrow"/>
        </w:rPr>
        <w:t xml:space="preserve">en el que se adjunta lo solicitado </w:t>
      </w:r>
      <w:ins w:id="80" w:author="GRAPURIMAC" w:date="2023-06-29T16:53:00Z">
        <w:r w:rsidR="007E66B4">
          <w:rPr>
            <w:rFonts w:ascii="Arial Narrow" w:hAnsi="Arial Narrow"/>
          </w:rPr>
          <w:t xml:space="preserve">mediante el </w:t>
        </w:r>
      </w:ins>
      <w:del w:id="81" w:author="GRAPURIMAC" w:date="2023-06-29T16:53:00Z">
        <w:r w:rsidRPr="00D24196" w:rsidDel="007E66B4">
          <w:rPr>
            <w:rFonts w:ascii="Arial Narrow" w:hAnsi="Arial Narrow"/>
          </w:rPr>
          <w:delText xml:space="preserve">en </w:delText>
        </w:r>
      </w:del>
      <w:r w:rsidRPr="00D24196">
        <w:rPr>
          <w:rFonts w:ascii="Arial Narrow" w:hAnsi="Arial Narrow"/>
        </w:rPr>
        <w:t>requerimiento de la comisión de control concurrente.</w:t>
      </w:r>
    </w:p>
    <w:p w14:paraId="4B0C9CBC" w14:textId="6F57097A" w:rsidR="00846256" w:rsidRPr="00597EBB" w:rsidRDefault="00846256" w:rsidP="00532FE2">
      <w:pPr>
        <w:pStyle w:val="Ttulo1"/>
        <w:numPr>
          <w:ilvl w:val="0"/>
          <w:numId w:val="3"/>
        </w:numPr>
        <w:spacing w:before="0"/>
        <w:rPr>
          <w:rStyle w:val="Textoennegrita"/>
          <w:rFonts w:ascii="Calibri" w:eastAsia="Calibri" w:hAnsi="Calibri"/>
          <w:b/>
          <w:bCs/>
          <w:color w:val="auto"/>
          <w:sz w:val="22"/>
          <w:szCs w:val="22"/>
          <w:lang w:eastAsia="en-US"/>
        </w:rPr>
      </w:pPr>
      <w:bookmarkStart w:id="82" w:name="_Toc132102571"/>
      <w:bookmarkStart w:id="83" w:name="_Toc132126838"/>
      <w:bookmarkStart w:id="84" w:name="_Toc138874360"/>
      <w:r>
        <w:rPr>
          <w:rStyle w:val="Textoennegrita"/>
          <w:rFonts w:ascii="Arial Narrow" w:hAnsi="Arial Narrow"/>
          <w:b/>
          <w:bCs/>
          <w:color w:val="auto"/>
          <w:sz w:val="22"/>
          <w:szCs w:val="22"/>
        </w:rPr>
        <w:t>SITUACION ADVERSA</w:t>
      </w:r>
      <w:bookmarkEnd w:id="82"/>
      <w:bookmarkEnd w:id="83"/>
      <w:bookmarkEnd w:id="84"/>
    </w:p>
    <w:p w14:paraId="3DE5B91B" w14:textId="77777777" w:rsidR="00846256" w:rsidRPr="00563F7A" w:rsidRDefault="00846256" w:rsidP="00361274">
      <w:pPr>
        <w:ind w:left="567"/>
        <w:jc w:val="both"/>
        <w:rPr>
          <w:rFonts w:ascii="Arial Narrow" w:eastAsia="Calibri" w:hAnsi="Arial Narrow" w:cs="Arial"/>
          <w:b/>
          <w:bCs/>
          <w:sz w:val="10"/>
          <w:szCs w:val="22"/>
        </w:rPr>
      </w:pPr>
    </w:p>
    <w:p w14:paraId="30FB0E5C" w14:textId="3CC63F20" w:rsidR="00846256" w:rsidRDefault="00846256" w:rsidP="00361274">
      <w:pPr>
        <w:ind w:left="709"/>
        <w:jc w:val="both"/>
        <w:rPr>
          <w:rFonts w:ascii="Arial Narrow" w:eastAsia="Calibri" w:hAnsi="Arial Narrow" w:cs="Arial"/>
          <w:sz w:val="22"/>
          <w:szCs w:val="22"/>
          <w:lang w:eastAsia="en-US"/>
        </w:rPr>
      </w:pPr>
      <w:r w:rsidRPr="00563F7A">
        <w:rPr>
          <w:rFonts w:ascii="Arial Narrow" w:eastAsia="Calibri" w:hAnsi="Arial Narrow" w:cs="Arial"/>
          <w:sz w:val="22"/>
          <w:szCs w:val="22"/>
          <w:lang w:eastAsia="en-US"/>
        </w:rPr>
        <w:t xml:space="preserve">De la revisión y análisis efectuado a la documentación vinculada al Hito de Control n.° </w:t>
      </w:r>
      <w:r w:rsidR="00174B61">
        <w:rPr>
          <w:rFonts w:ascii="Arial Narrow" w:eastAsia="Calibri" w:hAnsi="Arial Narrow" w:cs="Arial"/>
          <w:sz w:val="22"/>
          <w:szCs w:val="22"/>
          <w:lang w:eastAsia="en-US"/>
        </w:rPr>
        <w:t>5 proceso de ejecución de gastos del proyecto y verificación de los documentos que acrediten experiencia laboral del actual residente de obra de proyecto</w:t>
      </w:r>
      <w:r w:rsidR="00FA2C30" w:rsidRPr="00FA2C30">
        <w:rPr>
          <w:rFonts w:ascii="Arial Narrow" w:eastAsia="Calibri" w:hAnsi="Arial Narrow" w:cs="Arial"/>
          <w:sz w:val="22"/>
          <w:szCs w:val="22"/>
          <w:lang w:eastAsia="en-US"/>
        </w:rPr>
        <w:t xml:space="preserve">: </w:t>
      </w:r>
      <w:r w:rsidRPr="00563F7A">
        <w:rPr>
          <w:rFonts w:ascii="Arial Narrow" w:eastAsia="Calibri" w:hAnsi="Arial Narrow" w:cs="Arial"/>
          <w:sz w:val="22"/>
          <w:szCs w:val="22"/>
          <w:lang w:eastAsia="en-US"/>
        </w:rPr>
        <w:t>“</w:t>
      </w:r>
      <w:r w:rsidRPr="006B52F7">
        <w:rPr>
          <w:rFonts w:ascii="Arial Narrow" w:hAnsi="Arial Narrow"/>
          <w:sz w:val="22"/>
          <w:szCs w:val="22"/>
        </w:rPr>
        <w:t>Mejoramiento de la aplicación de las TIC para el adecuado desarrollo de las competencias de estudiantes y docentes en las IIEE de nivel secundaria de l</w:t>
      </w:r>
      <w:r>
        <w:rPr>
          <w:rFonts w:ascii="Arial Narrow" w:hAnsi="Arial Narrow"/>
          <w:sz w:val="22"/>
          <w:szCs w:val="22"/>
        </w:rPr>
        <w:t>a provincia de Chincheros</w:t>
      </w:r>
      <w:r w:rsidRPr="006B52F7">
        <w:rPr>
          <w:rFonts w:ascii="Arial Narrow" w:hAnsi="Arial Narrow"/>
          <w:sz w:val="22"/>
          <w:szCs w:val="22"/>
        </w:rPr>
        <w:t xml:space="preserve">, UGEL </w:t>
      </w:r>
      <w:r>
        <w:rPr>
          <w:rFonts w:ascii="Arial Narrow" w:hAnsi="Arial Narrow"/>
          <w:sz w:val="22"/>
          <w:szCs w:val="22"/>
        </w:rPr>
        <w:t>Chincheros</w:t>
      </w:r>
      <w:r w:rsidRPr="006B52F7">
        <w:rPr>
          <w:rFonts w:ascii="Arial Narrow" w:hAnsi="Arial Narrow"/>
          <w:sz w:val="22"/>
          <w:szCs w:val="22"/>
        </w:rPr>
        <w:t xml:space="preserve"> - región Apurímac</w:t>
      </w:r>
      <w:r w:rsidRPr="00563F7A">
        <w:rPr>
          <w:rFonts w:ascii="Arial Narrow" w:eastAsia="Calibri" w:hAnsi="Arial Narrow" w:cs="Arial"/>
          <w:sz w:val="22"/>
          <w:szCs w:val="22"/>
          <w:lang w:eastAsia="en-US"/>
        </w:rPr>
        <w:t xml:space="preserve">” se </w:t>
      </w:r>
      <w:r w:rsidRPr="00C172E4">
        <w:rPr>
          <w:rFonts w:ascii="Arial Narrow" w:eastAsia="Calibri" w:hAnsi="Arial Narrow" w:cs="Arial"/>
          <w:sz w:val="22"/>
          <w:szCs w:val="22"/>
          <w:lang w:eastAsia="en-US"/>
        </w:rPr>
        <w:t xml:space="preserve">han identificado </w:t>
      </w:r>
      <w:r w:rsidR="009F285C">
        <w:rPr>
          <w:rFonts w:ascii="Arial Narrow" w:eastAsia="Calibri" w:hAnsi="Arial Narrow" w:cs="Arial"/>
          <w:sz w:val="22"/>
          <w:szCs w:val="22"/>
          <w:lang w:eastAsia="en-US"/>
        </w:rPr>
        <w:t>tres</w:t>
      </w:r>
      <w:r w:rsidR="001A6D6F">
        <w:rPr>
          <w:rFonts w:ascii="Arial Narrow" w:eastAsia="Calibri" w:hAnsi="Arial Narrow" w:cs="Arial"/>
          <w:sz w:val="22"/>
          <w:szCs w:val="22"/>
          <w:lang w:eastAsia="en-US"/>
        </w:rPr>
        <w:t xml:space="preserve"> </w:t>
      </w:r>
      <w:r w:rsidRPr="00C172E4">
        <w:rPr>
          <w:rFonts w:ascii="Arial Narrow" w:eastAsia="Calibri" w:hAnsi="Arial Narrow" w:cs="Arial"/>
          <w:sz w:val="22"/>
          <w:szCs w:val="22"/>
          <w:lang w:eastAsia="en-US"/>
        </w:rPr>
        <w:t>(</w:t>
      </w:r>
      <w:r w:rsidR="009F285C">
        <w:rPr>
          <w:rFonts w:ascii="Arial Narrow" w:eastAsia="Calibri" w:hAnsi="Arial Narrow" w:cs="Arial"/>
          <w:sz w:val="22"/>
          <w:szCs w:val="22"/>
          <w:lang w:eastAsia="en-US"/>
        </w:rPr>
        <w:t>3</w:t>
      </w:r>
      <w:r w:rsidRPr="00C172E4">
        <w:rPr>
          <w:rFonts w:ascii="Arial Narrow" w:eastAsia="Calibri" w:hAnsi="Arial Narrow" w:cs="Arial"/>
          <w:sz w:val="22"/>
          <w:szCs w:val="22"/>
          <w:lang w:eastAsia="en-US"/>
        </w:rPr>
        <w:t xml:space="preserve">) </w:t>
      </w:r>
      <w:r w:rsidR="00966BB5" w:rsidRPr="00C172E4">
        <w:rPr>
          <w:rFonts w:ascii="Arial Narrow" w:eastAsia="Calibri" w:hAnsi="Arial Narrow" w:cs="Arial"/>
          <w:sz w:val="22"/>
          <w:szCs w:val="22"/>
          <w:lang w:eastAsia="en-US"/>
        </w:rPr>
        <w:t>situacion</w:t>
      </w:r>
      <w:r w:rsidR="00966BB5">
        <w:rPr>
          <w:rFonts w:ascii="Arial Narrow" w:eastAsia="Calibri" w:hAnsi="Arial Narrow" w:cs="Arial"/>
          <w:sz w:val="22"/>
          <w:szCs w:val="22"/>
          <w:lang w:eastAsia="en-US"/>
        </w:rPr>
        <w:t>es</w:t>
      </w:r>
      <w:r w:rsidRPr="00C172E4">
        <w:rPr>
          <w:rFonts w:ascii="Arial Narrow" w:eastAsia="Calibri" w:hAnsi="Arial Narrow" w:cs="Arial"/>
          <w:sz w:val="22"/>
          <w:szCs w:val="22"/>
          <w:lang w:eastAsia="en-US"/>
        </w:rPr>
        <w:t xml:space="preserve"> adversa</w:t>
      </w:r>
      <w:r w:rsidR="00966BB5">
        <w:rPr>
          <w:rFonts w:ascii="Arial Narrow" w:eastAsia="Calibri" w:hAnsi="Arial Narrow" w:cs="Arial"/>
          <w:sz w:val="22"/>
          <w:szCs w:val="22"/>
          <w:lang w:eastAsia="en-US"/>
        </w:rPr>
        <w:t>s</w:t>
      </w:r>
      <w:r w:rsidRPr="00C172E4">
        <w:rPr>
          <w:rFonts w:ascii="Arial Narrow" w:eastAsia="Calibri" w:hAnsi="Arial Narrow" w:cs="Arial"/>
          <w:sz w:val="22"/>
          <w:szCs w:val="22"/>
          <w:lang w:eastAsia="en-US"/>
        </w:rPr>
        <w:t xml:space="preserve"> que afecta o podrían afectar </w:t>
      </w:r>
      <w:r w:rsidR="00A32FAF">
        <w:rPr>
          <w:rFonts w:ascii="Arial Narrow" w:eastAsia="Calibri" w:hAnsi="Arial Narrow" w:cs="Arial"/>
          <w:sz w:val="22"/>
          <w:szCs w:val="22"/>
          <w:lang w:eastAsia="en-US"/>
        </w:rPr>
        <w:t xml:space="preserve">el cumplimiento de las directivas de adquisiciones y </w:t>
      </w:r>
      <w:r w:rsidRPr="00C172E4">
        <w:rPr>
          <w:rFonts w:ascii="Arial Narrow" w:eastAsia="Calibri" w:hAnsi="Arial Narrow" w:cs="Arial"/>
          <w:sz w:val="22"/>
          <w:szCs w:val="22"/>
          <w:lang w:eastAsia="en-US"/>
        </w:rPr>
        <w:t>el resultado o logro de los objetivos del proyecto en mención la cual, se expone a continuación:</w:t>
      </w:r>
    </w:p>
    <w:p w14:paraId="7C9E7B17" w14:textId="47BC1DED" w:rsidR="009F1F32" w:rsidRPr="0080058F" w:rsidRDefault="009F1F32" w:rsidP="0080058F">
      <w:pPr>
        <w:jc w:val="both"/>
        <w:outlineLvl w:val="1"/>
        <w:rPr>
          <w:rFonts w:ascii="Arial Narrow" w:hAnsi="Arial Narrow" w:cs="Arial"/>
          <w:b/>
          <w:bCs/>
        </w:rPr>
      </w:pPr>
    </w:p>
    <w:p w14:paraId="4D40A26D" w14:textId="7F1B8C5A" w:rsidR="009F1F32" w:rsidRPr="00773439" w:rsidRDefault="0080058F" w:rsidP="00532FE2">
      <w:pPr>
        <w:pStyle w:val="Prrafodelista"/>
        <w:numPr>
          <w:ilvl w:val="0"/>
          <w:numId w:val="8"/>
        </w:numPr>
        <w:spacing w:line="240" w:lineRule="auto"/>
        <w:ind w:left="709"/>
        <w:jc w:val="both"/>
        <w:outlineLvl w:val="1"/>
        <w:rPr>
          <w:rFonts w:ascii="Arial Narrow" w:hAnsi="Arial Narrow" w:cs="Arial"/>
          <w:b/>
          <w:bCs/>
        </w:rPr>
      </w:pPr>
      <w:bookmarkStart w:id="85" w:name="_Toc138874361"/>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w:t>
      </w:r>
      <w:r w:rsidR="00624CEA">
        <w:rPr>
          <w:rFonts w:ascii="Arial Narrow" w:hAnsi="Arial Narrow"/>
          <w:b/>
          <w:bCs/>
        </w:rPr>
        <w:t>B</w:t>
      </w:r>
      <w:r>
        <w:rPr>
          <w:rFonts w:ascii="Arial Narrow" w:hAnsi="Arial Narrow"/>
          <w:b/>
          <w:bCs/>
        </w:rPr>
        <w:t>JETIVOS PLANTEADOS EN EL EXPEDIENTE TÉCNICO.</w:t>
      </w:r>
      <w:bookmarkEnd w:id="85"/>
    </w:p>
    <w:p w14:paraId="66E526E0" w14:textId="094BE948" w:rsidR="009F1F32" w:rsidRPr="00773439" w:rsidRDefault="00FB3A5B"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Al respecto, de</w:t>
      </w:r>
      <w:r w:rsidR="009F1F32" w:rsidRPr="00773439">
        <w:rPr>
          <w:rFonts w:ascii="Arial Narrow" w:hAnsi="Arial Narrow" w:cs="Arial"/>
          <w:bCs/>
          <w:sz w:val="22"/>
          <w:szCs w:val="22"/>
        </w:rPr>
        <w:t xml:space="preserve"> la documentación proporcionada por el área usuaria </w:t>
      </w:r>
      <w:r w:rsidR="00047E7F">
        <w:rPr>
          <w:rFonts w:ascii="Arial Narrow" w:hAnsi="Arial Narrow" w:cs="Arial"/>
          <w:bCs/>
          <w:sz w:val="22"/>
          <w:szCs w:val="22"/>
        </w:rPr>
        <w:t>mediante</w:t>
      </w:r>
      <w:r w:rsidR="00047E7F" w:rsidRPr="00773439">
        <w:rPr>
          <w:rFonts w:ascii="Arial Narrow" w:hAnsi="Arial Narrow" w:cs="Arial"/>
          <w:bCs/>
          <w:sz w:val="22"/>
          <w:szCs w:val="22"/>
        </w:rPr>
        <w:t xml:space="preserve"> </w:t>
      </w:r>
      <w:r w:rsidR="00047E7F" w:rsidRPr="004A3B21">
        <w:rPr>
          <w:rFonts w:ascii="Arial Narrow" w:hAnsi="Arial Narrow" w:cs="Arial"/>
          <w:bCs/>
          <w:sz w:val="22"/>
          <w:szCs w:val="22"/>
        </w:rPr>
        <w:t xml:space="preserve">oficio </w:t>
      </w:r>
      <w:r w:rsidR="00047E7F">
        <w:rPr>
          <w:rFonts w:ascii="Arial Narrow" w:hAnsi="Arial Narrow" w:cs="Arial"/>
          <w:bCs/>
          <w:sz w:val="22"/>
          <w:szCs w:val="22"/>
        </w:rPr>
        <w:br/>
        <w:t>n.</w:t>
      </w:r>
      <w:r w:rsidR="009F1F32" w:rsidRPr="004A3B21">
        <w:rPr>
          <w:rFonts w:ascii="Arial Narrow" w:hAnsi="Arial Narrow" w:cs="Arial"/>
          <w:bCs/>
          <w:sz w:val="22"/>
          <w:szCs w:val="22"/>
        </w:rPr>
        <w:t xml:space="preserve">° 262-2023-GRAP/11/GRDS </w:t>
      </w:r>
      <w:r w:rsidR="004A3B21" w:rsidRPr="004A3B21">
        <w:rPr>
          <w:rFonts w:ascii="Arial Narrow" w:hAnsi="Arial Narrow" w:cs="Arial"/>
          <w:bCs/>
          <w:sz w:val="22"/>
          <w:szCs w:val="22"/>
        </w:rPr>
        <w:t>de 9 de mayo de 2023</w:t>
      </w:r>
      <w:r w:rsidR="00047E7F">
        <w:rPr>
          <w:rFonts w:ascii="Arial Narrow" w:hAnsi="Arial Narrow" w:cs="Arial"/>
          <w:bCs/>
          <w:sz w:val="22"/>
          <w:szCs w:val="22"/>
        </w:rPr>
        <w:t>,</w:t>
      </w:r>
      <w:r w:rsidR="004A3B21" w:rsidRPr="004A3B21">
        <w:rPr>
          <w:rFonts w:ascii="Arial Narrow" w:hAnsi="Arial Narrow" w:cs="Arial"/>
          <w:bCs/>
          <w:sz w:val="22"/>
          <w:szCs w:val="22"/>
        </w:rPr>
        <w:t xml:space="preserve"> </w:t>
      </w:r>
      <w:r w:rsidR="009F1F32" w:rsidRPr="004A3B21">
        <w:rPr>
          <w:rFonts w:ascii="Arial Narrow" w:hAnsi="Arial Narrow" w:cs="Arial"/>
          <w:bCs/>
          <w:sz w:val="22"/>
          <w:szCs w:val="22"/>
        </w:rPr>
        <w:t xml:space="preserve">se puede verificar </w:t>
      </w:r>
      <w:r w:rsidR="0080058F" w:rsidRPr="004A3B21">
        <w:rPr>
          <w:rFonts w:ascii="Arial Narrow" w:hAnsi="Arial Narrow" w:cs="Arial"/>
          <w:bCs/>
          <w:sz w:val="22"/>
          <w:szCs w:val="22"/>
        </w:rPr>
        <w:t xml:space="preserve">que se ha </w:t>
      </w:r>
      <w:r w:rsidR="0080058F">
        <w:rPr>
          <w:rFonts w:ascii="Arial Narrow" w:hAnsi="Arial Narrow" w:cs="Arial"/>
          <w:bCs/>
          <w:sz w:val="22"/>
          <w:szCs w:val="22"/>
        </w:rPr>
        <w:t xml:space="preserve">planteado  </w:t>
      </w:r>
      <w:r w:rsidR="00024C2E" w:rsidRPr="004C7686">
        <w:rPr>
          <w:rFonts w:ascii="Arial Narrow" w:hAnsi="Arial Narrow" w:cs="Arial"/>
          <w:bCs/>
          <w:sz w:val="22"/>
          <w:szCs w:val="22"/>
        </w:rPr>
        <w:t>cronograma valorizado de ejecución del proyecto</w:t>
      </w:r>
      <w:ins w:id="86" w:author="GRAPURIMAC" w:date="2023-06-29T16:58:00Z">
        <w:r w:rsidR="000A7CCA">
          <w:rPr>
            <w:rFonts w:ascii="Arial Narrow" w:hAnsi="Arial Narrow" w:cs="Arial"/>
            <w:bCs/>
            <w:sz w:val="22"/>
            <w:szCs w:val="22"/>
          </w:rPr>
          <w:t>, apreciándose</w:t>
        </w:r>
      </w:ins>
      <w:del w:id="87" w:author="GRAPURIMAC" w:date="2023-06-29T16:58:00Z">
        <w:r w:rsidR="00024C2E" w:rsidRPr="004C7686" w:rsidDel="000A7CCA">
          <w:rPr>
            <w:rFonts w:ascii="Arial Narrow" w:hAnsi="Arial Narrow" w:cs="Arial"/>
            <w:bCs/>
            <w:sz w:val="22"/>
            <w:szCs w:val="22"/>
          </w:rPr>
          <w:delText xml:space="preserve"> </w:delText>
        </w:r>
        <w:r w:rsidR="0080058F" w:rsidDel="000A7CCA">
          <w:rPr>
            <w:rFonts w:ascii="Arial Narrow" w:hAnsi="Arial Narrow" w:cs="Arial"/>
            <w:bCs/>
            <w:sz w:val="22"/>
            <w:szCs w:val="22"/>
          </w:rPr>
          <w:delText>en el cual se puede apreciar</w:delText>
        </w:r>
      </w:del>
      <w:r w:rsidR="0080058F">
        <w:rPr>
          <w:rFonts w:ascii="Arial Narrow" w:hAnsi="Arial Narrow" w:cs="Arial"/>
          <w:bCs/>
          <w:sz w:val="22"/>
          <w:szCs w:val="22"/>
        </w:rPr>
        <w:t xml:space="preserve"> la programación del componente capacitación para el presente año.</w:t>
      </w:r>
      <w:r w:rsidR="006C41FF">
        <w:rPr>
          <w:rFonts w:ascii="Arial Narrow" w:hAnsi="Arial Narrow" w:cs="Arial"/>
          <w:bCs/>
          <w:sz w:val="22"/>
          <w:szCs w:val="22"/>
        </w:rPr>
        <w:t xml:space="preserve"> </w:t>
      </w:r>
    </w:p>
    <w:p w14:paraId="00115398"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3C09721" w14:textId="22B2A64A"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Asimismo, </w:t>
      </w:r>
      <w:r w:rsidR="0080058F">
        <w:rPr>
          <w:rFonts w:ascii="Arial Narrow" w:hAnsi="Arial Narrow" w:cs="Arial"/>
          <w:bCs/>
          <w:sz w:val="22"/>
          <w:szCs w:val="22"/>
        </w:rPr>
        <w:t>del formato de valorización al mes de diciembre del 2022</w:t>
      </w:r>
      <w:r w:rsidR="00FB3A5B">
        <w:rPr>
          <w:rFonts w:ascii="Arial Narrow" w:hAnsi="Arial Narrow" w:cs="Arial"/>
          <w:bCs/>
          <w:sz w:val="22"/>
          <w:szCs w:val="22"/>
        </w:rPr>
        <w:t>,</w:t>
      </w:r>
      <w:r w:rsidR="0080058F">
        <w:rPr>
          <w:rFonts w:ascii="Arial Narrow" w:hAnsi="Arial Narrow" w:cs="Arial"/>
          <w:bCs/>
          <w:sz w:val="22"/>
          <w:szCs w:val="22"/>
        </w:rPr>
        <w:t xml:space="preserve"> entregado </w:t>
      </w:r>
      <w:r w:rsidR="00FB3A5B">
        <w:rPr>
          <w:rFonts w:ascii="Arial Narrow" w:hAnsi="Arial Narrow" w:cs="Arial"/>
          <w:bCs/>
          <w:sz w:val="22"/>
          <w:szCs w:val="22"/>
        </w:rPr>
        <w:t xml:space="preserve">a la comisión de control </w:t>
      </w:r>
      <w:r w:rsidR="0080058F">
        <w:rPr>
          <w:rFonts w:ascii="Arial Narrow" w:hAnsi="Arial Narrow" w:cs="Arial"/>
          <w:bCs/>
          <w:sz w:val="22"/>
          <w:szCs w:val="22"/>
        </w:rPr>
        <w:t xml:space="preserve">mediante </w:t>
      </w:r>
      <w:r w:rsidR="004A3B21">
        <w:rPr>
          <w:rFonts w:ascii="Arial Narrow" w:hAnsi="Arial Narrow" w:cs="Arial"/>
          <w:bCs/>
          <w:sz w:val="22"/>
          <w:szCs w:val="22"/>
        </w:rPr>
        <w:t>oficio</w:t>
      </w:r>
      <w:r w:rsidR="0080058F">
        <w:rPr>
          <w:rFonts w:ascii="Arial Narrow" w:hAnsi="Arial Narrow" w:cs="Arial"/>
          <w:bCs/>
          <w:sz w:val="22"/>
          <w:szCs w:val="22"/>
        </w:rPr>
        <w:t xml:space="preserve"> </w:t>
      </w:r>
      <w:r w:rsidR="00047E7F">
        <w:rPr>
          <w:rFonts w:ascii="Arial Narrow" w:hAnsi="Arial Narrow" w:cs="Arial"/>
          <w:bCs/>
          <w:sz w:val="22"/>
          <w:szCs w:val="22"/>
        </w:rPr>
        <w:t>n.</w:t>
      </w:r>
      <w:r w:rsidR="0080058F" w:rsidRPr="004A3B21">
        <w:rPr>
          <w:rFonts w:ascii="Arial Narrow" w:hAnsi="Arial Narrow" w:cs="Arial"/>
          <w:bCs/>
          <w:sz w:val="22"/>
          <w:szCs w:val="22"/>
        </w:rPr>
        <w:t xml:space="preserve">° </w:t>
      </w:r>
      <w:r w:rsidR="004A3B21" w:rsidRPr="004A3B21">
        <w:rPr>
          <w:rFonts w:ascii="Arial Narrow" w:hAnsi="Arial Narrow" w:cs="Arial"/>
          <w:bCs/>
          <w:sz w:val="22"/>
          <w:szCs w:val="22"/>
        </w:rPr>
        <w:t>382</w:t>
      </w:r>
      <w:r w:rsidR="0080058F" w:rsidRPr="004A3B21">
        <w:rPr>
          <w:rFonts w:ascii="Arial Narrow" w:hAnsi="Arial Narrow" w:cs="Arial"/>
          <w:bCs/>
          <w:sz w:val="22"/>
          <w:szCs w:val="22"/>
        </w:rPr>
        <w:t xml:space="preserve">-2023-GRAP/11/GRDS </w:t>
      </w:r>
      <w:r w:rsidR="004A3B21">
        <w:rPr>
          <w:rFonts w:ascii="Arial Narrow" w:hAnsi="Arial Narrow" w:cs="Arial"/>
          <w:bCs/>
          <w:sz w:val="22"/>
          <w:szCs w:val="22"/>
        </w:rPr>
        <w:t>de 8 de junio de 2023</w:t>
      </w:r>
      <w:ins w:id="88" w:author="GRAPURIMAC" w:date="2023-06-29T16:59:00Z">
        <w:r w:rsidR="000A7CCA">
          <w:rPr>
            <w:rFonts w:ascii="Arial Narrow" w:hAnsi="Arial Narrow" w:cs="Arial"/>
            <w:bCs/>
            <w:sz w:val="22"/>
            <w:szCs w:val="22"/>
          </w:rPr>
          <w:t>,</w:t>
        </w:r>
      </w:ins>
      <w:r w:rsidR="004A3B21">
        <w:rPr>
          <w:rFonts w:ascii="Arial Narrow" w:hAnsi="Arial Narrow" w:cs="Arial"/>
          <w:bCs/>
          <w:sz w:val="22"/>
          <w:szCs w:val="22"/>
        </w:rPr>
        <w:t xml:space="preserve"> </w:t>
      </w:r>
      <w:r w:rsidR="0080058F">
        <w:rPr>
          <w:rFonts w:ascii="Arial Narrow" w:hAnsi="Arial Narrow" w:cs="Arial"/>
          <w:bCs/>
          <w:sz w:val="22"/>
          <w:szCs w:val="22"/>
        </w:rPr>
        <w:t xml:space="preserve">se </w:t>
      </w:r>
      <w:ins w:id="89" w:author="GRAPURIMAC" w:date="2023-06-29T16:59:00Z">
        <w:r w:rsidR="000A7CCA">
          <w:rPr>
            <w:rFonts w:ascii="Arial Narrow" w:hAnsi="Arial Narrow" w:cs="Arial"/>
            <w:bCs/>
            <w:sz w:val="22"/>
            <w:szCs w:val="22"/>
          </w:rPr>
          <w:t xml:space="preserve">advierte </w:t>
        </w:r>
      </w:ins>
      <w:del w:id="90" w:author="GRAPURIMAC" w:date="2023-06-29T16:59:00Z">
        <w:r w:rsidR="0080058F" w:rsidDel="000A7CCA">
          <w:rPr>
            <w:rFonts w:ascii="Arial Narrow" w:hAnsi="Arial Narrow" w:cs="Arial"/>
            <w:bCs/>
            <w:sz w:val="22"/>
            <w:szCs w:val="22"/>
          </w:rPr>
          <w:delText xml:space="preserve">aprecia </w:delText>
        </w:r>
      </w:del>
      <w:r w:rsidR="0080058F">
        <w:rPr>
          <w:rFonts w:ascii="Arial Narrow" w:hAnsi="Arial Narrow" w:cs="Arial"/>
          <w:bCs/>
          <w:sz w:val="22"/>
          <w:szCs w:val="22"/>
        </w:rPr>
        <w:t>que existen instituciones educativas que</w:t>
      </w:r>
      <w:r w:rsidR="00047E7F">
        <w:rPr>
          <w:rFonts w:ascii="Arial Narrow" w:hAnsi="Arial Narrow" w:cs="Arial"/>
          <w:bCs/>
          <w:sz w:val="22"/>
          <w:szCs w:val="22"/>
        </w:rPr>
        <w:t xml:space="preserve"> el componente capacitación está pendiente de ejecución, </w:t>
      </w:r>
      <w:ins w:id="91" w:author="GRAPURIMAC" w:date="2023-06-29T16:59:00Z">
        <w:r w:rsidR="000A7CCA">
          <w:rPr>
            <w:rFonts w:ascii="Arial Narrow" w:hAnsi="Arial Narrow" w:cs="Arial"/>
            <w:bCs/>
            <w:sz w:val="22"/>
            <w:szCs w:val="22"/>
          </w:rPr>
          <w:t xml:space="preserve">tal </w:t>
        </w:r>
      </w:ins>
      <w:r w:rsidR="00047E7F">
        <w:rPr>
          <w:rFonts w:ascii="Arial Narrow" w:hAnsi="Arial Narrow" w:cs="Arial"/>
          <w:bCs/>
          <w:sz w:val="22"/>
          <w:szCs w:val="22"/>
        </w:rPr>
        <w:t xml:space="preserve">como se muestra </w:t>
      </w:r>
      <w:ins w:id="92" w:author="GRAPURIMAC" w:date="2023-06-29T16:59:00Z">
        <w:r w:rsidR="000A7CCA">
          <w:rPr>
            <w:rFonts w:ascii="Arial Narrow" w:hAnsi="Arial Narrow" w:cs="Arial"/>
            <w:bCs/>
            <w:sz w:val="22"/>
            <w:szCs w:val="22"/>
          </w:rPr>
          <w:t>en el cuadro siguiente</w:t>
        </w:r>
      </w:ins>
      <w:del w:id="93" w:author="GRAPURIMAC" w:date="2023-06-29T16:59:00Z">
        <w:r w:rsidR="002F1ACF" w:rsidDel="000A7CCA">
          <w:rPr>
            <w:rFonts w:ascii="Arial Narrow" w:hAnsi="Arial Narrow" w:cs="Arial"/>
            <w:bCs/>
            <w:sz w:val="22"/>
            <w:szCs w:val="22"/>
          </w:rPr>
          <w:delText>a</w:delText>
        </w:r>
      </w:del>
      <w:del w:id="94" w:author="GRAPURIMAC" w:date="2023-06-29T17:00:00Z">
        <w:r w:rsidR="002F1ACF" w:rsidDel="000A7CCA">
          <w:rPr>
            <w:rFonts w:ascii="Arial Narrow" w:hAnsi="Arial Narrow" w:cs="Arial"/>
            <w:bCs/>
            <w:sz w:val="22"/>
            <w:szCs w:val="22"/>
          </w:rPr>
          <w:delText xml:space="preserve"> conti</w:delText>
        </w:r>
      </w:del>
      <w:del w:id="95" w:author="GRAPURIMAC" w:date="2023-06-29T16:59:00Z">
        <w:r w:rsidR="002F1ACF" w:rsidDel="000A7CCA">
          <w:rPr>
            <w:rFonts w:ascii="Arial Narrow" w:hAnsi="Arial Narrow" w:cs="Arial"/>
            <w:bCs/>
            <w:sz w:val="22"/>
            <w:szCs w:val="22"/>
          </w:rPr>
          <w:delText>nuación</w:delText>
        </w:r>
      </w:del>
      <w:r w:rsidR="00047E7F">
        <w:rPr>
          <w:rFonts w:ascii="Arial Narrow" w:hAnsi="Arial Narrow" w:cs="Arial"/>
          <w:bCs/>
          <w:sz w:val="22"/>
          <w:szCs w:val="22"/>
        </w:rPr>
        <w:t>:</w:t>
      </w:r>
    </w:p>
    <w:p w14:paraId="2828D36F"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31AFA80"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DE6D9C"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1C249B"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492AA4F0" w14:textId="2C879F09" w:rsidR="00B628CB" w:rsidRDefault="00B628CB" w:rsidP="009F1F32">
      <w:pPr>
        <w:tabs>
          <w:tab w:val="left" w:pos="142"/>
          <w:tab w:val="left" w:pos="1276"/>
        </w:tabs>
        <w:autoSpaceDE w:val="0"/>
        <w:autoSpaceDN w:val="0"/>
        <w:adjustRightInd w:val="0"/>
        <w:ind w:left="709"/>
        <w:jc w:val="both"/>
        <w:rPr>
          <w:ins w:id="96" w:author="GRAPURIMAC" w:date="2023-06-29T17:00:00Z"/>
          <w:rFonts w:ascii="Arial Narrow" w:hAnsi="Arial Narrow" w:cs="Arial"/>
          <w:bCs/>
          <w:sz w:val="22"/>
          <w:szCs w:val="22"/>
        </w:rPr>
      </w:pPr>
    </w:p>
    <w:p w14:paraId="69ECEFBD" w14:textId="3903AF47" w:rsidR="000A7CCA" w:rsidRDefault="000A7CCA" w:rsidP="009F1F32">
      <w:pPr>
        <w:tabs>
          <w:tab w:val="left" w:pos="142"/>
          <w:tab w:val="left" w:pos="1276"/>
        </w:tabs>
        <w:autoSpaceDE w:val="0"/>
        <w:autoSpaceDN w:val="0"/>
        <w:adjustRightInd w:val="0"/>
        <w:ind w:left="709"/>
        <w:jc w:val="both"/>
        <w:rPr>
          <w:ins w:id="97" w:author="GRAPURIMAC" w:date="2023-06-29T17:00:00Z"/>
          <w:rFonts w:ascii="Arial Narrow" w:hAnsi="Arial Narrow" w:cs="Arial"/>
          <w:bCs/>
          <w:sz w:val="22"/>
          <w:szCs w:val="22"/>
        </w:rPr>
      </w:pPr>
    </w:p>
    <w:p w14:paraId="5D681A39" w14:textId="24D40359" w:rsidR="000A7CCA" w:rsidRDefault="000A7CCA" w:rsidP="009F1F32">
      <w:pPr>
        <w:tabs>
          <w:tab w:val="left" w:pos="142"/>
          <w:tab w:val="left" w:pos="1276"/>
        </w:tabs>
        <w:autoSpaceDE w:val="0"/>
        <w:autoSpaceDN w:val="0"/>
        <w:adjustRightInd w:val="0"/>
        <w:ind w:left="709"/>
        <w:jc w:val="both"/>
        <w:rPr>
          <w:ins w:id="98" w:author="GRAPURIMAC" w:date="2023-06-29T17:00:00Z"/>
          <w:rFonts w:ascii="Arial Narrow" w:hAnsi="Arial Narrow" w:cs="Arial"/>
          <w:bCs/>
          <w:sz w:val="22"/>
          <w:szCs w:val="22"/>
        </w:rPr>
      </w:pPr>
    </w:p>
    <w:p w14:paraId="74913BEE" w14:textId="77302575" w:rsidR="000A7CCA" w:rsidRDefault="000A7CCA" w:rsidP="009F1F32">
      <w:pPr>
        <w:tabs>
          <w:tab w:val="left" w:pos="142"/>
          <w:tab w:val="left" w:pos="1276"/>
        </w:tabs>
        <w:autoSpaceDE w:val="0"/>
        <w:autoSpaceDN w:val="0"/>
        <w:adjustRightInd w:val="0"/>
        <w:ind w:left="709"/>
        <w:jc w:val="both"/>
        <w:rPr>
          <w:ins w:id="99" w:author="GRAPURIMAC" w:date="2023-06-29T17:00:00Z"/>
          <w:rFonts w:ascii="Arial Narrow" w:hAnsi="Arial Narrow" w:cs="Arial"/>
          <w:bCs/>
          <w:sz w:val="22"/>
          <w:szCs w:val="22"/>
        </w:rPr>
      </w:pPr>
    </w:p>
    <w:p w14:paraId="0D19F750" w14:textId="77777777" w:rsidR="000A7CCA" w:rsidRDefault="000A7CC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043C10C5" w14:textId="77777777" w:rsidR="00B628CB" w:rsidRDefault="00B628CB" w:rsidP="009F1F32">
      <w:pPr>
        <w:tabs>
          <w:tab w:val="left" w:pos="142"/>
          <w:tab w:val="left" w:pos="1276"/>
        </w:tabs>
        <w:autoSpaceDE w:val="0"/>
        <w:autoSpaceDN w:val="0"/>
        <w:adjustRightInd w:val="0"/>
        <w:ind w:left="709"/>
        <w:jc w:val="both"/>
        <w:rPr>
          <w:rFonts w:ascii="Arial Narrow" w:hAnsi="Arial Narrow" w:cs="Arial"/>
          <w:bCs/>
          <w:sz w:val="22"/>
          <w:szCs w:val="22"/>
        </w:rPr>
      </w:pPr>
    </w:p>
    <w:p w14:paraId="5A376ED0" w14:textId="30D6A105" w:rsidR="00024C2E" w:rsidRPr="00047E7F" w:rsidRDefault="00B628CB" w:rsidP="00047E7F">
      <w:pPr>
        <w:tabs>
          <w:tab w:val="left" w:pos="142"/>
          <w:tab w:val="left" w:pos="1276"/>
        </w:tabs>
        <w:autoSpaceDE w:val="0"/>
        <w:autoSpaceDN w:val="0"/>
        <w:adjustRightInd w:val="0"/>
        <w:ind w:left="1276"/>
        <w:jc w:val="center"/>
        <w:rPr>
          <w:rFonts w:ascii="Arial Narrow" w:hAnsi="Arial Narrow" w:cs="Arial"/>
          <w:b/>
          <w:bCs/>
          <w:sz w:val="22"/>
          <w:szCs w:val="22"/>
        </w:rPr>
      </w:pPr>
      <w:r>
        <w:rPr>
          <w:rFonts w:ascii="Arial Narrow" w:hAnsi="Arial Narrow" w:cs="Arial"/>
          <w:b/>
          <w:bCs/>
          <w:sz w:val="22"/>
          <w:szCs w:val="22"/>
        </w:rPr>
        <w:lastRenderedPageBreak/>
        <w:t>C</w:t>
      </w:r>
      <w:r w:rsidR="00DD198D">
        <w:rPr>
          <w:rFonts w:ascii="Arial Narrow" w:hAnsi="Arial Narrow" w:cs="Arial"/>
          <w:b/>
          <w:bCs/>
          <w:sz w:val="22"/>
          <w:szCs w:val="22"/>
        </w:rPr>
        <w:t>uadro</w:t>
      </w:r>
      <w:r w:rsidR="00024C2E" w:rsidRPr="00047E7F">
        <w:rPr>
          <w:rFonts w:ascii="Arial Narrow" w:hAnsi="Arial Narrow" w:cs="Arial"/>
          <w:b/>
          <w:bCs/>
          <w:sz w:val="22"/>
          <w:szCs w:val="22"/>
        </w:rPr>
        <w:t xml:space="preserve"> n°</w:t>
      </w:r>
      <w:r w:rsidR="00A94AEA">
        <w:rPr>
          <w:rFonts w:ascii="Arial Narrow" w:hAnsi="Arial Narrow" w:cs="Arial"/>
          <w:b/>
          <w:bCs/>
          <w:sz w:val="22"/>
          <w:szCs w:val="22"/>
        </w:rPr>
        <w:t>1</w:t>
      </w:r>
    </w:p>
    <w:p w14:paraId="0802F254" w14:textId="32C6B68E" w:rsidR="00024C2E" w:rsidRPr="00047E7F" w:rsidRDefault="00024C2E" w:rsidP="00047E7F">
      <w:pPr>
        <w:tabs>
          <w:tab w:val="left" w:pos="142"/>
          <w:tab w:val="left" w:pos="1276"/>
        </w:tabs>
        <w:autoSpaceDE w:val="0"/>
        <w:autoSpaceDN w:val="0"/>
        <w:adjustRightInd w:val="0"/>
        <w:ind w:left="1134"/>
        <w:jc w:val="center"/>
        <w:rPr>
          <w:rFonts w:ascii="Arial Narrow" w:hAnsi="Arial Narrow" w:cs="Arial"/>
          <w:b/>
          <w:bCs/>
          <w:sz w:val="22"/>
          <w:szCs w:val="22"/>
        </w:rPr>
      </w:pPr>
      <w:r w:rsidRPr="00047E7F">
        <w:rPr>
          <w:rFonts w:ascii="Arial Narrow" w:hAnsi="Arial Narrow" w:cs="Arial"/>
          <w:b/>
          <w:bCs/>
          <w:sz w:val="22"/>
          <w:szCs w:val="22"/>
        </w:rPr>
        <w:t>Instituciones educativas pendientes de capacitación programadas para el presente año</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9"/>
        <w:gridCol w:w="1214"/>
        <w:gridCol w:w="1453"/>
        <w:gridCol w:w="1062"/>
        <w:gridCol w:w="2802"/>
        <w:gridCol w:w="2268"/>
      </w:tblGrid>
      <w:tr w:rsidR="00FB3A5B" w:rsidRPr="00FB3A5B" w14:paraId="2B4E9BB3" w14:textId="77777777" w:rsidTr="00FB3A5B">
        <w:trPr>
          <w:trHeight w:val="360"/>
        </w:trPr>
        <w:tc>
          <w:tcPr>
            <w:tcW w:w="9072" w:type="dxa"/>
            <w:gridSpan w:val="6"/>
            <w:shd w:val="clear" w:color="auto" w:fill="auto"/>
            <w:noWrap/>
            <w:vAlign w:val="center"/>
            <w:hideMark/>
          </w:tcPr>
          <w:p w14:paraId="2323B11E"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INSTITUCIONES EDUCATIVAS A INTERVENIR TIC CHINCHEROS 2023</w:t>
            </w:r>
          </w:p>
        </w:tc>
      </w:tr>
      <w:tr w:rsidR="00FB3A5B" w:rsidRPr="00FB3A5B" w14:paraId="3B6B4F80" w14:textId="77777777" w:rsidTr="00FB3A5B">
        <w:trPr>
          <w:trHeight w:val="1296"/>
        </w:trPr>
        <w:tc>
          <w:tcPr>
            <w:tcW w:w="348" w:type="dxa"/>
            <w:shd w:val="clear" w:color="000000" w:fill="D0CECE"/>
            <w:noWrap/>
            <w:vAlign w:val="center"/>
            <w:hideMark/>
          </w:tcPr>
          <w:p w14:paraId="01B7E6AA"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N°</w:t>
            </w:r>
          </w:p>
        </w:tc>
        <w:tc>
          <w:tcPr>
            <w:tcW w:w="1214" w:type="dxa"/>
            <w:shd w:val="clear" w:color="000000" w:fill="D0CECE"/>
            <w:noWrap/>
            <w:vAlign w:val="center"/>
            <w:hideMark/>
          </w:tcPr>
          <w:p w14:paraId="5D07251F"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DISTRITO</w:t>
            </w:r>
          </w:p>
        </w:tc>
        <w:tc>
          <w:tcPr>
            <w:tcW w:w="1453" w:type="dxa"/>
            <w:shd w:val="clear" w:color="000000" w:fill="D0CECE"/>
            <w:noWrap/>
            <w:vAlign w:val="center"/>
            <w:hideMark/>
          </w:tcPr>
          <w:p w14:paraId="7628048B"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LOCALIDAD</w:t>
            </w:r>
          </w:p>
        </w:tc>
        <w:tc>
          <w:tcPr>
            <w:tcW w:w="987" w:type="dxa"/>
            <w:shd w:val="clear" w:color="000000" w:fill="D0CECE"/>
            <w:vAlign w:val="center"/>
            <w:hideMark/>
          </w:tcPr>
          <w:p w14:paraId="784347CC"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CODIGO MODULAR</w:t>
            </w:r>
          </w:p>
        </w:tc>
        <w:tc>
          <w:tcPr>
            <w:tcW w:w="2802" w:type="dxa"/>
            <w:shd w:val="clear" w:color="000000" w:fill="D0CECE"/>
            <w:noWrap/>
            <w:vAlign w:val="center"/>
            <w:hideMark/>
          </w:tcPr>
          <w:p w14:paraId="48264E53" w14:textId="77777777"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II.EE</w:t>
            </w:r>
          </w:p>
        </w:tc>
        <w:tc>
          <w:tcPr>
            <w:tcW w:w="2268" w:type="dxa"/>
            <w:shd w:val="clear" w:color="000000" w:fill="D0CECE"/>
            <w:vAlign w:val="center"/>
          </w:tcPr>
          <w:p w14:paraId="0097B1AE" w14:textId="6E21FBE8" w:rsidR="00FB3A5B" w:rsidRPr="00FB3A5B" w:rsidRDefault="00FB3A5B" w:rsidP="00FB3A5B">
            <w:pPr>
              <w:jc w:val="center"/>
              <w:rPr>
                <w:rFonts w:ascii="Arial Narrow" w:hAnsi="Arial Narrow" w:cs="Calibri"/>
                <w:b/>
                <w:bCs/>
                <w:color w:val="000000"/>
                <w:sz w:val="22"/>
                <w:szCs w:val="22"/>
                <w:lang w:eastAsia="es-PE"/>
              </w:rPr>
            </w:pPr>
            <w:r w:rsidRPr="00FB3A5B">
              <w:rPr>
                <w:rFonts w:ascii="Arial Narrow" w:hAnsi="Arial Narrow" w:cs="Calibri"/>
                <w:b/>
                <w:bCs/>
                <w:color w:val="000000"/>
                <w:sz w:val="22"/>
                <w:szCs w:val="22"/>
                <w:lang w:eastAsia="es-PE"/>
              </w:rPr>
              <w:t>Estado</w:t>
            </w:r>
          </w:p>
        </w:tc>
      </w:tr>
      <w:tr w:rsidR="00FB3A5B" w:rsidRPr="00FB3A5B" w14:paraId="7AA83B00" w14:textId="77777777" w:rsidTr="00FB3A5B">
        <w:trPr>
          <w:trHeight w:val="324"/>
        </w:trPr>
        <w:tc>
          <w:tcPr>
            <w:tcW w:w="348" w:type="dxa"/>
            <w:shd w:val="clear" w:color="auto" w:fill="auto"/>
            <w:noWrap/>
            <w:vAlign w:val="center"/>
            <w:hideMark/>
          </w:tcPr>
          <w:p w14:paraId="1ED5C6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w:t>
            </w:r>
          </w:p>
        </w:tc>
        <w:tc>
          <w:tcPr>
            <w:tcW w:w="1214" w:type="dxa"/>
            <w:shd w:val="clear" w:color="auto" w:fill="auto"/>
            <w:noWrap/>
            <w:vAlign w:val="center"/>
            <w:hideMark/>
          </w:tcPr>
          <w:p w14:paraId="2638925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63531B8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Totorabamba</w:t>
            </w:r>
          </w:p>
        </w:tc>
        <w:tc>
          <w:tcPr>
            <w:tcW w:w="987" w:type="dxa"/>
            <w:shd w:val="clear" w:color="auto" w:fill="auto"/>
            <w:noWrap/>
            <w:vAlign w:val="center"/>
            <w:hideMark/>
          </w:tcPr>
          <w:p w14:paraId="0653D08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1266105</w:t>
            </w:r>
          </w:p>
        </w:tc>
        <w:tc>
          <w:tcPr>
            <w:tcW w:w="2802" w:type="dxa"/>
            <w:shd w:val="clear" w:color="auto" w:fill="auto"/>
            <w:noWrap/>
            <w:vAlign w:val="center"/>
            <w:hideMark/>
          </w:tcPr>
          <w:p w14:paraId="5874882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Daniel Alcides Carrión</w:t>
            </w:r>
          </w:p>
        </w:tc>
        <w:tc>
          <w:tcPr>
            <w:tcW w:w="2268" w:type="dxa"/>
            <w:shd w:val="clear" w:color="auto" w:fill="auto"/>
            <w:noWrap/>
            <w:vAlign w:val="center"/>
          </w:tcPr>
          <w:p w14:paraId="09979B88" w14:textId="7A000EA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Pendiente de capacitación </w:t>
            </w:r>
          </w:p>
        </w:tc>
      </w:tr>
      <w:tr w:rsidR="00FB3A5B" w:rsidRPr="00FB3A5B" w14:paraId="257BB5DB" w14:textId="77777777" w:rsidTr="00FB3A5B">
        <w:trPr>
          <w:trHeight w:val="324"/>
        </w:trPr>
        <w:tc>
          <w:tcPr>
            <w:tcW w:w="348" w:type="dxa"/>
            <w:shd w:val="clear" w:color="auto" w:fill="auto"/>
            <w:noWrap/>
            <w:vAlign w:val="center"/>
            <w:hideMark/>
          </w:tcPr>
          <w:p w14:paraId="22EC775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2</w:t>
            </w:r>
          </w:p>
        </w:tc>
        <w:tc>
          <w:tcPr>
            <w:tcW w:w="1214" w:type="dxa"/>
            <w:shd w:val="clear" w:color="auto" w:fill="auto"/>
            <w:noWrap/>
            <w:vAlign w:val="center"/>
            <w:hideMark/>
          </w:tcPr>
          <w:p w14:paraId="3F5856C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Anco-Huallo</w:t>
            </w:r>
          </w:p>
        </w:tc>
        <w:tc>
          <w:tcPr>
            <w:tcW w:w="1453" w:type="dxa"/>
            <w:shd w:val="clear" w:color="auto" w:fill="auto"/>
            <w:noWrap/>
            <w:vAlign w:val="center"/>
            <w:hideMark/>
          </w:tcPr>
          <w:p w14:paraId="3B062DB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Chalhuani</w:t>
            </w:r>
          </w:p>
        </w:tc>
        <w:tc>
          <w:tcPr>
            <w:tcW w:w="987" w:type="dxa"/>
            <w:shd w:val="clear" w:color="auto" w:fill="auto"/>
            <w:noWrap/>
            <w:vAlign w:val="center"/>
            <w:hideMark/>
          </w:tcPr>
          <w:p w14:paraId="7714B75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1274927</w:t>
            </w:r>
          </w:p>
        </w:tc>
        <w:tc>
          <w:tcPr>
            <w:tcW w:w="2802" w:type="dxa"/>
            <w:shd w:val="clear" w:color="auto" w:fill="auto"/>
            <w:noWrap/>
            <w:vAlign w:val="center"/>
            <w:hideMark/>
          </w:tcPr>
          <w:p w14:paraId="70CB94F2"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Las Américas</w:t>
            </w:r>
          </w:p>
        </w:tc>
        <w:tc>
          <w:tcPr>
            <w:tcW w:w="2268" w:type="dxa"/>
            <w:shd w:val="clear" w:color="auto" w:fill="auto"/>
            <w:noWrap/>
            <w:vAlign w:val="center"/>
          </w:tcPr>
          <w:p w14:paraId="4D1DF53C" w14:textId="28360CB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DEA6BD" w14:textId="77777777" w:rsidTr="00FB3A5B">
        <w:trPr>
          <w:trHeight w:val="324"/>
        </w:trPr>
        <w:tc>
          <w:tcPr>
            <w:tcW w:w="348" w:type="dxa"/>
            <w:shd w:val="clear" w:color="auto" w:fill="auto"/>
            <w:noWrap/>
            <w:vAlign w:val="center"/>
            <w:hideMark/>
          </w:tcPr>
          <w:p w14:paraId="15FC4AFC"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3</w:t>
            </w:r>
          </w:p>
        </w:tc>
        <w:tc>
          <w:tcPr>
            <w:tcW w:w="1214" w:type="dxa"/>
            <w:shd w:val="clear" w:color="auto" w:fill="auto"/>
            <w:noWrap/>
            <w:vAlign w:val="center"/>
            <w:hideMark/>
          </w:tcPr>
          <w:p w14:paraId="347A7BB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000000" w:fill="FFFFFF"/>
            <w:noWrap/>
            <w:vAlign w:val="center"/>
            <w:hideMark/>
          </w:tcPr>
          <w:p w14:paraId="59E94F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987" w:type="dxa"/>
            <w:shd w:val="clear" w:color="000000" w:fill="FFFFFF"/>
            <w:noWrap/>
            <w:vAlign w:val="center"/>
            <w:hideMark/>
          </w:tcPr>
          <w:p w14:paraId="668EA16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1140862</w:t>
            </w:r>
          </w:p>
        </w:tc>
        <w:tc>
          <w:tcPr>
            <w:tcW w:w="2802" w:type="dxa"/>
            <w:shd w:val="clear" w:color="auto" w:fill="auto"/>
            <w:noWrap/>
            <w:vAlign w:val="center"/>
            <w:hideMark/>
          </w:tcPr>
          <w:p w14:paraId="08D2A72A"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Javier Heraud Pérez</w:t>
            </w:r>
          </w:p>
        </w:tc>
        <w:tc>
          <w:tcPr>
            <w:tcW w:w="2268" w:type="dxa"/>
            <w:shd w:val="clear" w:color="auto" w:fill="auto"/>
            <w:noWrap/>
            <w:vAlign w:val="center"/>
          </w:tcPr>
          <w:p w14:paraId="1463B952" w14:textId="3C93D59A"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118A4A7" w14:textId="77777777" w:rsidTr="00FB3A5B">
        <w:trPr>
          <w:trHeight w:val="324"/>
        </w:trPr>
        <w:tc>
          <w:tcPr>
            <w:tcW w:w="348" w:type="dxa"/>
            <w:shd w:val="clear" w:color="auto" w:fill="auto"/>
            <w:noWrap/>
            <w:vAlign w:val="center"/>
            <w:hideMark/>
          </w:tcPr>
          <w:p w14:paraId="7CAF967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4</w:t>
            </w:r>
          </w:p>
        </w:tc>
        <w:tc>
          <w:tcPr>
            <w:tcW w:w="1214" w:type="dxa"/>
            <w:shd w:val="clear" w:color="auto" w:fill="auto"/>
            <w:noWrap/>
            <w:vAlign w:val="center"/>
            <w:hideMark/>
          </w:tcPr>
          <w:p w14:paraId="5B2484A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Cocharcas</w:t>
            </w:r>
          </w:p>
        </w:tc>
        <w:tc>
          <w:tcPr>
            <w:tcW w:w="1453" w:type="dxa"/>
            <w:shd w:val="clear" w:color="auto" w:fill="auto"/>
            <w:noWrap/>
            <w:vAlign w:val="center"/>
            <w:hideMark/>
          </w:tcPr>
          <w:p w14:paraId="23025BA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987" w:type="dxa"/>
            <w:shd w:val="clear" w:color="auto" w:fill="auto"/>
            <w:noWrap/>
            <w:vAlign w:val="center"/>
            <w:hideMark/>
          </w:tcPr>
          <w:p w14:paraId="2C83E79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1377290</w:t>
            </w:r>
          </w:p>
        </w:tc>
        <w:tc>
          <w:tcPr>
            <w:tcW w:w="2802" w:type="dxa"/>
            <w:shd w:val="clear" w:color="auto" w:fill="auto"/>
            <w:noWrap/>
            <w:vAlign w:val="center"/>
            <w:hideMark/>
          </w:tcPr>
          <w:p w14:paraId="5B5893B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Urucancha</w:t>
            </w:r>
          </w:p>
        </w:tc>
        <w:tc>
          <w:tcPr>
            <w:tcW w:w="2268" w:type="dxa"/>
            <w:shd w:val="clear" w:color="auto" w:fill="auto"/>
            <w:noWrap/>
            <w:vAlign w:val="center"/>
          </w:tcPr>
          <w:p w14:paraId="70271FED" w14:textId="0E764319"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9EC7CFD" w14:textId="77777777" w:rsidTr="00FB3A5B">
        <w:trPr>
          <w:trHeight w:val="324"/>
        </w:trPr>
        <w:tc>
          <w:tcPr>
            <w:tcW w:w="348" w:type="dxa"/>
            <w:shd w:val="clear" w:color="auto" w:fill="auto"/>
            <w:noWrap/>
            <w:vAlign w:val="center"/>
            <w:hideMark/>
          </w:tcPr>
          <w:p w14:paraId="69715F7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5</w:t>
            </w:r>
          </w:p>
        </w:tc>
        <w:tc>
          <w:tcPr>
            <w:tcW w:w="1214" w:type="dxa"/>
            <w:shd w:val="clear" w:color="auto" w:fill="auto"/>
            <w:noWrap/>
            <w:vAlign w:val="center"/>
            <w:hideMark/>
          </w:tcPr>
          <w:p w14:paraId="4EA0C5AB" w14:textId="77777777" w:rsidR="00FB3A5B" w:rsidRPr="00FB3A5B" w:rsidRDefault="00FB3A5B" w:rsidP="00FB3A5B">
            <w:pPr>
              <w:jc w:val="center"/>
              <w:rPr>
                <w:rFonts w:ascii="Arial Narrow" w:hAnsi="Arial Narrow" w:cs="Calibri"/>
                <w:sz w:val="22"/>
                <w:szCs w:val="22"/>
                <w:lang w:eastAsia="es-PE"/>
              </w:rPr>
            </w:pPr>
            <w:r w:rsidRPr="00FB3A5B">
              <w:rPr>
                <w:rFonts w:ascii="Arial Narrow" w:hAnsi="Arial Narrow" w:cs="Calibri"/>
                <w:sz w:val="22"/>
                <w:szCs w:val="22"/>
                <w:lang w:eastAsia="es-PE"/>
              </w:rPr>
              <w:t>Los Chancas</w:t>
            </w:r>
          </w:p>
        </w:tc>
        <w:tc>
          <w:tcPr>
            <w:tcW w:w="1453" w:type="dxa"/>
            <w:shd w:val="clear" w:color="auto" w:fill="auto"/>
            <w:noWrap/>
            <w:vAlign w:val="center"/>
            <w:hideMark/>
          </w:tcPr>
          <w:p w14:paraId="08CC092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Rio Blanco</w:t>
            </w:r>
          </w:p>
        </w:tc>
        <w:tc>
          <w:tcPr>
            <w:tcW w:w="987" w:type="dxa"/>
            <w:shd w:val="clear" w:color="auto" w:fill="auto"/>
            <w:noWrap/>
            <w:vAlign w:val="center"/>
            <w:hideMark/>
          </w:tcPr>
          <w:p w14:paraId="1688542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1266147</w:t>
            </w:r>
          </w:p>
        </w:tc>
        <w:tc>
          <w:tcPr>
            <w:tcW w:w="2802" w:type="dxa"/>
            <w:shd w:val="clear" w:color="auto" w:fill="auto"/>
            <w:noWrap/>
            <w:vAlign w:val="center"/>
            <w:hideMark/>
          </w:tcPr>
          <w:p w14:paraId="0710D8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Leoncio Prado</w:t>
            </w:r>
          </w:p>
        </w:tc>
        <w:tc>
          <w:tcPr>
            <w:tcW w:w="2268" w:type="dxa"/>
            <w:shd w:val="clear" w:color="auto" w:fill="auto"/>
            <w:noWrap/>
            <w:vAlign w:val="center"/>
          </w:tcPr>
          <w:p w14:paraId="2C541D8A" w14:textId="69F8DADD"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E21110F" w14:textId="77777777" w:rsidTr="00FB3A5B">
        <w:trPr>
          <w:trHeight w:val="324"/>
        </w:trPr>
        <w:tc>
          <w:tcPr>
            <w:tcW w:w="348" w:type="dxa"/>
            <w:shd w:val="clear" w:color="auto" w:fill="auto"/>
            <w:noWrap/>
            <w:vAlign w:val="center"/>
            <w:hideMark/>
          </w:tcPr>
          <w:p w14:paraId="0083F69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6</w:t>
            </w:r>
          </w:p>
        </w:tc>
        <w:tc>
          <w:tcPr>
            <w:tcW w:w="1214" w:type="dxa"/>
            <w:shd w:val="clear" w:color="auto" w:fill="auto"/>
            <w:vAlign w:val="center"/>
            <w:hideMark/>
          </w:tcPr>
          <w:p w14:paraId="70708DD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1453" w:type="dxa"/>
            <w:shd w:val="clear" w:color="auto" w:fill="auto"/>
            <w:noWrap/>
            <w:vAlign w:val="center"/>
            <w:hideMark/>
          </w:tcPr>
          <w:p w14:paraId="28FF08B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Ocobamba</w:t>
            </w:r>
          </w:p>
        </w:tc>
        <w:tc>
          <w:tcPr>
            <w:tcW w:w="987" w:type="dxa"/>
            <w:shd w:val="clear" w:color="auto" w:fill="auto"/>
            <w:noWrap/>
            <w:vAlign w:val="center"/>
            <w:hideMark/>
          </w:tcPr>
          <w:p w14:paraId="5AFF100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1140904</w:t>
            </w:r>
          </w:p>
        </w:tc>
        <w:tc>
          <w:tcPr>
            <w:tcW w:w="2802" w:type="dxa"/>
            <w:shd w:val="clear" w:color="auto" w:fill="auto"/>
            <w:vAlign w:val="center"/>
            <w:hideMark/>
          </w:tcPr>
          <w:p w14:paraId="0615CBEF"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Benigno Samanez Ocampo</w:t>
            </w:r>
          </w:p>
        </w:tc>
        <w:tc>
          <w:tcPr>
            <w:tcW w:w="2268" w:type="dxa"/>
            <w:shd w:val="clear" w:color="auto" w:fill="auto"/>
            <w:noWrap/>
            <w:vAlign w:val="center"/>
          </w:tcPr>
          <w:p w14:paraId="0D3D53F0" w14:textId="0AF146C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1113E2CF" w14:textId="77777777" w:rsidTr="00FB3A5B">
        <w:trPr>
          <w:trHeight w:val="324"/>
        </w:trPr>
        <w:tc>
          <w:tcPr>
            <w:tcW w:w="348" w:type="dxa"/>
            <w:shd w:val="clear" w:color="auto" w:fill="auto"/>
            <w:noWrap/>
            <w:vAlign w:val="center"/>
            <w:hideMark/>
          </w:tcPr>
          <w:p w14:paraId="6598411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7</w:t>
            </w:r>
          </w:p>
        </w:tc>
        <w:tc>
          <w:tcPr>
            <w:tcW w:w="1214" w:type="dxa"/>
            <w:shd w:val="clear" w:color="000000" w:fill="FFFFFF"/>
            <w:noWrap/>
            <w:vAlign w:val="center"/>
            <w:hideMark/>
          </w:tcPr>
          <w:p w14:paraId="3083D48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1453" w:type="dxa"/>
            <w:shd w:val="clear" w:color="000000" w:fill="FFFFFF"/>
            <w:noWrap/>
            <w:vAlign w:val="center"/>
            <w:hideMark/>
          </w:tcPr>
          <w:p w14:paraId="4C7CCD0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 xml:space="preserve">Rocchac </w:t>
            </w:r>
          </w:p>
        </w:tc>
        <w:tc>
          <w:tcPr>
            <w:tcW w:w="987" w:type="dxa"/>
            <w:shd w:val="clear" w:color="000000" w:fill="FFFFFF"/>
            <w:noWrap/>
            <w:vAlign w:val="center"/>
            <w:hideMark/>
          </w:tcPr>
          <w:p w14:paraId="6AD36AA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1205996</w:t>
            </w:r>
          </w:p>
        </w:tc>
        <w:tc>
          <w:tcPr>
            <w:tcW w:w="2802" w:type="dxa"/>
            <w:shd w:val="clear" w:color="auto" w:fill="auto"/>
            <w:noWrap/>
            <w:vAlign w:val="center"/>
            <w:hideMark/>
          </w:tcPr>
          <w:p w14:paraId="4BAF56F8"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Víctor Raúl Haya de La Torre</w:t>
            </w:r>
          </w:p>
        </w:tc>
        <w:tc>
          <w:tcPr>
            <w:tcW w:w="2268" w:type="dxa"/>
            <w:shd w:val="clear" w:color="auto" w:fill="auto"/>
            <w:noWrap/>
            <w:vAlign w:val="center"/>
          </w:tcPr>
          <w:p w14:paraId="20A83AE4" w14:textId="6533EDE4"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3645E01E" w14:textId="77777777" w:rsidTr="00FB3A5B">
        <w:trPr>
          <w:trHeight w:val="324"/>
        </w:trPr>
        <w:tc>
          <w:tcPr>
            <w:tcW w:w="348" w:type="dxa"/>
            <w:shd w:val="clear" w:color="auto" w:fill="auto"/>
            <w:noWrap/>
            <w:vAlign w:val="center"/>
            <w:hideMark/>
          </w:tcPr>
          <w:p w14:paraId="42F0CA4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8</w:t>
            </w:r>
          </w:p>
        </w:tc>
        <w:tc>
          <w:tcPr>
            <w:tcW w:w="1214" w:type="dxa"/>
            <w:shd w:val="clear" w:color="auto" w:fill="auto"/>
            <w:noWrap/>
            <w:vAlign w:val="center"/>
            <w:hideMark/>
          </w:tcPr>
          <w:p w14:paraId="01B85BF5"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1453" w:type="dxa"/>
            <w:shd w:val="clear" w:color="000000" w:fill="FFFFFF"/>
            <w:noWrap/>
            <w:vAlign w:val="center"/>
            <w:hideMark/>
          </w:tcPr>
          <w:p w14:paraId="18AC6A4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Ranracancha</w:t>
            </w:r>
          </w:p>
        </w:tc>
        <w:tc>
          <w:tcPr>
            <w:tcW w:w="987" w:type="dxa"/>
            <w:shd w:val="clear" w:color="000000" w:fill="FFFFFF"/>
            <w:noWrap/>
            <w:vAlign w:val="center"/>
            <w:hideMark/>
          </w:tcPr>
          <w:p w14:paraId="2975AF9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1206077</w:t>
            </w:r>
          </w:p>
        </w:tc>
        <w:tc>
          <w:tcPr>
            <w:tcW w:w="2802" w:type="dxa"/>
            <w:shd w:val="clear" w:color="auto" w:fill="auto"/>
            <w:noWrap/>
            <w:vAlign w:val="center"/>
            <w:hideMark/>
          </w:tcPr>
          <w:p w14:paraId="22DEDCA6"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Los Libertadores</w:t>
            </w:r>
          </w:p>
        </w:tc>
        <w:tc>
          <w:tcPr>
            <w:tcW w:w="2268" w:type="dxa"/>
            <w:shd w:val="clear" w:color="auto" w:fill="auto"/>
            <w:noWrap/>
            <w:vAlign w:val="center"/>
          </w:tcPr>
          <w:p w14:paraId="5AC39223" w14:textId="143A423C"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54A40631" w14:textId="77777777" w:rsidTr="00FB3A5B">
        <w:trPr>
          <w:trHeight w:val="324"/>
        </w:trPr>
        <w:tc>
          <w:tcPr>
            <w:tcW w:w="348" w:type="dxa"/>
            <w:shd w:val="clear" w:color="auto" w:fill="auto"/>
            <w:noWrap/>
            <w:vAlign w:val="center"/>
            <w:hideMark/>
          </w:tcPr>
          <w:p w14:paraId="31B3BC2F"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9</w:t>
            </w:r>
          </w:p>
        </w:tc>
        <w:tc>
          <w:tcPr>
            <w:tcW w:w="1214" w:type="dxa"/>
            <w:shd w:val="clear" w:color="auto" w:fill="auto"/>
            <w:vAlign w:val="center"/>
            <w:hideMark/>
          </w:tcPr>
          <w:p w14:paraId="61FE293D"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E80E89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Culluni Izquierdo</w:t>
            </w:r>
          </w:p>
        </w:tc>
        <w:tc>
          <w:tcPr>
            <w:tcW w:w="987" w:type="dxa"/>
            <w:shd w:val="clear" w:color="auto" w:fill="auto"/>
            <w:noWrap/>
            <w:vAlign w:val="center"/>
            <w:hideMark/>
          </w:tcPr>
          <w:p w14:paraId="6268DEF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1573567</w:t>
            </w:r>
          </w:p>
        </w:tc>
        <w:tc>
          <w:tcPr>
            <w:tcW w:w="2802" w:type="dxa"/>
            <w:shd w:val="clear" w:color="auto" w:fill="auto"/>
            <w:vAlign w:val="center"/>
            <w:hideMark/>
          </w:tcPr>
          <w:p w14:paraId="6C3ECDBF" w14:textId="5AB7179F" w:rsidR="00FB3A5B" w:rsidRPr="00FB3A5B" w:rsidRDefault="00FB3A5B" w:rsidP="00FB3A5B">
            <w:pPr>
              <w:rPr>
                <w:rFonts w:ascii="Arial Narrow" w:hAnsi="Arial Narrow" w:cs="Calibri"/>
                <w:color w:val="000000"/>
                <w:sz w:val="22"/>
                <w:szCs w:val="22"/>
                <w:lang w:eastAsia="es-PE"/>
              </w:rPr>
            </w:pPr>
            <w:del w:id="100" w:author="GRAPURIMAC" w:date="2023-06-29T17:00:00Z">
              <w:r w:rsidRPr="00FB3A5B" w:rsidDel="000A7CCA">
                <w:rPr>
                  <w:rFonts w:ascii="Arial Narrow" w:hAnsi="Arial Narrow" w:cs="Calibri"/>
                  <w:color w:val="000000"/>
                  <w:sz w:val="22"/>
                  <w:szCs w:val="22"/>
                  <w:lang w:eastAsia="es-PE"/>
                </w:rPr>
                <w:delText>Jesus</w:delText>
              </w:r>
            </w:del>
            <w:ins w:id="101" w:author="GRAPURIMAC" w:date="2023-06-29T17:00:00Z">
              <w:r w:rsidR="000A7CCA" w:rsidRPr="00FB3A5B">
                <w:rPr>
                  <w:rFonts w:ascii="Arial Narrow" w:hAnsi="Arial Narrow" w:cs="Calibri"/>
                  <w:color w:val="000000"/>
                  <w:sz w:val="22"/>
                  <w:szCs w:val="22"/>
                  <w:lang w:eastAsia="es-PE"/>
                </w:rPr>
                <w:t>Jesús</w:t>
              </w:r>
            </w:ins>
            <w:r w:rsidRPr="00FB3A5B">
              <w:rPr>
                <w:rFonts w:ascii="Arial Narrow" w:hAnsi="Arial Narrow" w:cs="Calibri"/>
                <w:color w:val="000000"/>
                <w:sz w:val="22"/>
                <w:szCs w:val="22"/>
                <w:lang w:eastAsia="es-PE"/>
              </w:rPr>
              <w:t xml:space="preserve"> de Nazaret</w:t>
            </w:r>
          </w:p>
        </w:tc>
        <w:tc>
          <w:tcPr>
            <w:tcW w:w="2268" w:type="dxa"/>
            <w:shd w:val="clear" w:color="auto" w:fill="auto"/>
            <w:noWrap/>
            <w:vAlign w:val="center"/>
          </w:tcPr>
          <w:p w14:paraId="406809AE" w14:textId="1A0BBBAF"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00F8A86F" w14:textId="77777777" w:rsidTr="00FB3A5B">
        <w:trPr>
          <w:trHeight w:val="324"/>
        </w:trPr>
        <w:tc>
          <w:tcPr>
            <w:tcW w:w="348" w:type="dxa"/>
            <w:shd w:val="clear" w:color="auto" w:fill="auto"/>
            <w:noWrap/>
            <w:vAlign w:val="center"/>
            <w:hideMark/>
          </w:tcPr>
          <w:p w14:paraId="338E565A"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w:t>
            </w:r>
          </w:p>
        </w:tc>
        <w:tc>
          <w:tcPr>
            <w:tcW w:w="1214" w:type="dxa"/>
            <w:shd w:val="clear" w:color="auto" w:fill="auto"/>
            <w:noWrap/>
            <w:vAlign w:val="center"/>
            <w:hideMark/>
          </w:tcPr>
          <w:p w14:paraId="127A6E3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7DE260BB"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70A5EDB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1331545</w:t>
            </w:r>
          </w:p>
        </w:tc>
        <w:tc>
          <w:tcPr>
            <w:tcW w:w="2802" w:type="dxa"/>
            <w:shd w:val="clear" w:color="auto" w:fill="auto"/>
            <w:noWrap/>
            <w:vAlign w:val="center"/>
            <w:hideMark/>
          </w:tcPr>
          <w:p w14:paraId="289CF154" w14:textId="27852D8B" w:rsidR="00FB3A5B" w:rsidRPr="00FB3A5B" w:rsidRDefault="00FB3A5B" w:rsidP="00FB3A5B">
            <w:pPr>
              <w:rPr>
                <w:rFonts w:ascii="Arial Narrow" w:hAnsi="Arial Narrow" w:cs="Calibri"/>
                <w:color w:val="000000"/>
                <w:sz w:val="22"/>
                <w:szCs w:val="22"/>
                <w:lang w:eastAsia="es-PE"/>
              </w:rPr>
            </w:pPr>
            <w:commentRangeStart w:id="102"/>
            <w:r w:rsidRPr="00FB3A5B">
              <w:rPr>
                <w:rFonts w:ascii="Arial Narrow" w:hAnsi="Arial Narrow" w:cs="Calibri"/>
                <w:color w:val="000000"/>
                <w:sz w:val="22"/>
                <w:szCs w:val="22"/>
                <w:lang w:eastAsia="es-PE"/>
              </w:rPr>
              <w:t xml:space="preserve">Inca </w:t>
            </w:r>
            <w:del w:id="103" w:author="GRAPURIMAC" w:date="2023-06-29T17:00:00Z">
              <w:r w:rsidRPr="00FB3A5B" w:rsidDel="000A7CCA">
                <w:rPr>
                  <w:rFonts w:ascii="Arial Narrow" w:hAnsi="Arial Narrow" w:cs="Calibri"/>
                  <w:color w:val="000000"/>
                  <w:sz w:val="22"/>
                  <w:szCs w:val="22"/>
                  <w:lang w:eastAsia="es-PE"/>
                </w:rPr>
                <w:delText>Garcilazo</w:delText>
              </w:r>
            </w:del>
            <w:ins w:id="104" w:author="GRAPURIMAC" w:date="2023-06-29T17:00:00Z">
              <w:r w:rsidR="00D36E8F">
                <w:rPr>
                  <w:rFonts w:ascii="Arial Narrow" w:hAnsi="Arial Narrow" w:cs="Calibri"/>
                  <w:color w:val="000000"/>
                  <w:sz w:val="22"/>
                  <w:szCs w:val="22"/>
                  <w:lang w:eastAsia="es-PE"/>
                </w:rPr>
                <w:t>Garcilaz</w:t>
              </w:r>
              <w:r w:rsidR="000A7CCA" w:rsidRPr="00FB3A5B">
                <w:rPr>
                  <w:rFonts w:ascii="Arial Narrow" w:hAnsi="Arial Narrow" w:cs="Calibri"/>
                  <w:color w:val="000000"/>
                  <w:sz w:val="22"/>
                  <w:szCs w:val="22"/>
                  <w:lang w:eastAsia="es-PE"/>
                </w:rPr>
                <w:t>o</w:t>
              </w:r>
            </w:ins>
            <w:r w:rsidRPr="00FB3A5B">
              <w:rPr>
                <w:rFonts w:ascii="Arial Narrow" w:hAnsi="Arial Narrow" w:cs="Calibri"/>
                <w:color w:val="000000"/>
                <w:sz w:val="22"/>
                <w:szCs w:val="22"/>
                <w:lang w:eastAsia="es-PE"/>
              </w:rPr>
              <w:t xml:space="preserve"> de La Vega</w:t>
            </w:r>
            <w:commentRangeEnd w:id="102"/>
            <w:r w:rsidR="00D36E8F">
              <w:rPr>
                <w:rStyle w:val="Refdecomentario"/>
              </w:rPr>
              <w:commentReference w:id="102"/>
            </w:r>
          </w:p>
        </w:tc>
        <w:tc>
          <w:tcPr>
            <w:tcW w:w="2268" w:type="dxa"/>
            <w:shd w:val="clear" w:color="auto" w:fill="auto"/>
            <w:noWrap/>
            <w:vAlign w:val="center"/>
          </w:tcPr>
          <w:p w14:paraId="27E2DC63" w14:textId="4F2BF1C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403D4DFE" w14:textId="77777777" w:rsidTr="00FB3A5B">
        <w:trPr>
          <w:trHeight w:val="324"/>
        </w:trPr>
        <w:tc>
          <w:tcPr>
            <w:tcW w:w="348" w:type="dxa"/>
            <w:shd w:val="clear" w:color="auto" w:fill="auto"/>
            <w:noWrap/>
            <w:vAlign w:val="center"/>
            <w:hideMark/>
          </w:tcPr>
          <w:p w14:paraId="5E626D29"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11</w:t>
            </w:r>
          </w:p>
        </w:tc>
        <w:tc>
          <w:tcPr>
            <w:tcW w:w="1214" w:type="dxa"/>
            <w:shd w:val="clear" w:color="auto" w:fill="auto"/>
            <w:noWrap/>
            <w:vAlign w:val="center"/>
            <w:hideMark/>
          </w:tcPr>
          <w:p w14:paraId="5BA662E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192C3E63"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987" w:type="dxa"/>
            <w:shd w:val="clear" w:color="auto" w:fill="auto"/>
            <w:noWrap/>
            <w:vAlign w:val="center"/>
            <w:hideMark/>
          </w:tcPr>
          <w:p w14:paraId="51622971"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1090422</w:t>
            </w:r>
          </w:p>
        </w:tc>
        <w:tc>
          <w:tcPr>
            <w:tcW w:w="2802" w:type="dxa"/>
            <w:shd w:val="clear" w:color="auto" w:fill="auto"/>
            <w:noWrap/>
            <w:vAlign w:val="center"/>
            <w:hideMark/>
          </w:tcPr>
          <w:p w14:paraId="3DDCA6D9"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José Carlos Mariátegui</w:t>
            </w:r>
          </w:p>
        </w:tc>
        <w:tc>
          <w:tcPr>
            <w:tcW w:w="2268" w:type="dxa"/>
            <w:shd w:val="clear" w:color="auto" w:fill="auto"/>
            <w:noWrap/>
            <w:vAlign w:val="center"/>
          </w:tcPr>
          <w:p w14:paraId="54F9A1A8" w14:textId="63E74AE3"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r w:rsidR="00FB3A5B" w:rsidRPr="00FB3A5B" w14:paraId="7C40AAC5" w14:textId="77777777" w:rsidTr="00FB3A5B">
        <w:trPr>
          <w:trHeight w:val="336"/>
        </w:trPr>
        <w:tc>
          <w:tcPr>
            <w:tcW w:w="348" w:type="dxa"/>
            <w:shd w:val="clear" w:color="auto" w:fill="auto"/>
            <w:noWrap/>
            <w:vAlign w:val="center"/>
            <w:hideMark/>
          </w:tcPr>
          <w:p w14:paraId="0AE5ED28"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12</w:t>
            </w:r>
          </w:p>
        </w:tc>
        <w:tc>
          <w:tcPr>
            <w:tcW w:w="1214" w:type="dxa"/>
            <w:shd w:val="clear" w:color="auto" w:fill="auto"/>
            <w:noWrap/>
            <w:vAlign w:val="center"/>
            <w:hideMark/>
          </w:tcPr>
          <w:p w14:paraId="597EB4FE"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Uranmarca</w:t>
            </w:r>
          </w:p>
        </w:tc>
        <w:tc>
          <w:tcPr>
            <w:tcW w:w="1453" w:type="dxa"/>
            <w:shd w:val="clear" w:color="auto" w:fill="auto"/>
            <w:noWrap/>
            <w:vAlign w:val="center"/>
            <w:hideMark/>
          </w:tcPr>
          <w:p w14:paraId="6CF24E56"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Tancayllo</w:t>
            </w:r>
          </w:p>
        </w:tc>
        <w:tc>
          <w:tcPr>
            <w:tcW w:w="987" w:type="dxa"/>
            <w:shd w:val="clear" w:color="auto" w:fill="auto"/>
            <w:noWrap/>
            <w:vAlign w:val="center"/>
            <w:hideMark/>
          </w:tcPr>
          <w:p w14:paraId="26B41FD2" w14:textId="77777777"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1331438</w:t>
            </w:r>
          </w:p>
        </w:tc>
        <w:tc>
          <w:tcPr>
            <w:tcW w:w="2802" w:type="dxa"/>
            <w:shd w:val="clear" w:color="auto" w:fill="auto"/>
            <w:noWrap/>
            <w:vAlign w:val="center"/>
            <w:hideMark/>
          </w:tcPr>
          <w:p w14:paraId="67358863" w14:textId="77777777" w:rsidR="00FB3A5B" w:rsidRPr="00FB3A5B" w:rsidRDefault="00FB3A5B" w:rsidP="00FB3A5B">
            <w:pP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Lino Quintanilla</w:t>
            </w:r>
          </w:p>
        </w:tc>
        <w:tc>
          <w:tcPr>
            <w:tcW w:w="2268" w:type="dxa"/>
            <w:shd w:val="clear" w:color="auto" w:fill="auto"/>
            <w:noWrap/>
            <w:vAlign w:val="center"/>
          </w:tcPr>
          <w:p w14:paraId="0BBE3AA6" w14:textId="3B30E060" w:rsidR="00FB3A5B" w:rsidRPr="00FB3A5B" w:rsidRDefault="00FB3A5B" w:rsidP="00FB3A5B">
            <w:pPr>
              <w:jc w:val="center"/>
              <w:rPr>
                <w:rFonts w:ascii="Arial Narrow" w:hAnsi="Arial Narrow" w:cs="Calibri"/>
                <w:color w:val="000000"/>
                <w:sz w:val="22"/>
                <w:szCs w:val="22"/>
                <w:lang w:eastAsia="es-PE"/>
              </w:rPr>
            </w:pPr>
            <w:r w:rsidRPr="00FB3A5B">
              <w:rPr>
                <w:rFonts w:ascii="Arial Narrow" w:hAnsi="Arial Narrow" w:cs="Calibri"/>
                <w:color w:val="000000"/>
                <w:sz w:val="22"/>
                <w:szCs w:val="22"/>
                <w:lang w:eastAsia="es-PE"/>
              </w:rPr>
              <w:t>Pendiente de capacitación</w:t>
            </w:r>
          </w:p>
        </w:tc>
      </w:tr>
    </w:tbl>
    <w:p w14:paraId="5D1F1741" w14:textId="6A89F013" w:rsidR="00024C2E" w:rsidRPr="00773439" w:rsidDel="000A7CCA" w:rsidRDefault="00024C2E">
      <w:pPr>
        <w:tabs>
          <w:tab w:val="left" w:pos="142"/>
          <w:tab w:val="left" w:pos="1276"/>
        </w:tabs>
        <w:autoSpaceDE w:val="0"/>
        <w:autoSpaceDN w:val="0"/>
        <w:adjustRightInd w:val="0"/>
        <w:jc w:val="both"/>
        <w:rPr>
          <w:del w:id="105" w:author="GRAPURIMAC" w:date="2023-06-29T17:00:00Z"/>
          <w:rFonts w:ascii="Arial Narrow" w:hAnsi="Arial Narrow" w:cs="Arial"/>
          <w:bCs/>
          <w:sz w:val="22"/>
          <w:szCs w:val="22"/>
        </w:rPr>
        <w:pPrChange w:id="106" w:author="GRAPURIMAC" w:date="2023-06-29T17:00:00Z">
          <w:pPr>
            <w:tabs>
              <w:tab w:val="left" w:pos="142"/>
              <w:tab w:val="left" w:pos="1276"/>
            </w:tabs>
            <w:autoSpaceDE w:val="0"/>
            <w:autoSpaceDN w:val="0"/>
            <w:adjustRightInd w:val="0"/>
            <w:ind w:left="709"/>
            <w:jc w:val="both"/>
          </w:pPr>
        </w:pPrChange>
      </w:pPr>
    </w:p>
    <w:p w14:paraId="7E72AD92" w14:textId="1BB7FAB8" w:rsidR="009F1F32" w:rsidRPr="00047E7F" w:rsidRDefault="00047E7F" w:rsidP="000A7CCA">
      <w:pPr>
        <w:tabs>
          <w:tab w:val="left" w:pos="142"/>
          <w:tab w:val="left" w:pos="1276"/>
        </w:tabs>
        <w:autoSpaceDE w:val="0"/>
        <w:autoSpaceDN w:val="0"/>
        <w:adjustRightInd w:val="0"/>
        <w:jc w:val="both"/>
        <w:rPr>
          <w:rFonts w:ascii="Arial Narrow" w:hAnsi="Arial Narrow" w:cs="Arial"/>
          <w:bCs/>
          <w:color w:val="FF0000"/>
          <w:sz w:val="16"/>
          <w:szCs w:val="22"/>
        </w:rPr>
      </w:pPr>
      <w:r w:rsidRPr="00047E7F">
        <w:rPr>
          <w:rFonts w:ascii="Arial Narrow" w:hAnsi="Arial Narrow" w:cs="Arial"/>
          <w:b/>
          <w:bCs/>
          <w:sz w:val="16"/>
          <w:szCs w:val="22"/>
        </w:rPr>
        <w:t>Elaborado por</w:t>
      </w:r>
      <w:r w:rsidR="00024C2E" w:rsidRPr="00047E7F">
        <w:rPr>
          <w:rFonts w:ascii="Arial Narrow" w:hAnsi="Arial Narrow" w:cs="Arial"/>
          <w:b/>
          <w:bCs/>
          <w:sz w:val="16"/>
          <w:szCs w:val="22"/>
        </w:rPr>
        <w:t>:</w:t>
      </w:r>
      <w:r w:rsidR="00024C2E" w:rsidRPr="00047E7F">
        <w:rPr>
          <w:rFonts w:ascii="Arial Narrow" w:hAnsi="Arial Narrow" w:cs="Arial"/>
          <w:bCs/>
          <w:sz w:val="16"/>
          <w:szCs w:val="22"/>
        </w:rPr>
        <w:t xml:space="preserve"> </w:t>
      </w:r>
      <w:r w:rsidRPr="00047E7F">
        <w:rPr>
          <w:rFonts w:ascii="Arial Narrow" w:hAnsi="Arial Narrow" w:cs="Arial"/>
          <w:bCs/>
          <w:sz w:val="16"/>
          <w:szCs w:val="22"/>
        </w:rPr>
        <w:t>Comisión de Control</w:t>
      </w:r>
      <w:r>
        <w:rPr>
          <w:rFonts w:ascii="Arial Narrow" w:hAnsi="Arial Narrow" w:cs="Arial"/>
          <w:bCs/>
          <w:sz w:val="16"/>
          <w:szCs w:val="22"/>
        </w:rPr>
        <w:t xml:space="preserve"> </w:t>
      </w:r>
    </w:p>
    <w:p w14:paraId="0E3F83B1" w14:textId="77777777" w:rsidR="00024C2E" w:rsidRPr="00773439"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AE75DAC" w14:textId="23B8E6BA" w:rsidR="009F1F32" w:rsidRDefault="009F1F32">
      <w:pPr>
        <w:tabs>
          <w:tab w:val="left" w:pos="142"/>
          <w:tab w:val="left" w:pos="1276"/>
        </w:tabs>
        <w:autoSpaceDE w:val="0"/>
        <w:autoSpaceDN w:val="0"/>
        <w:adjustRightInd w:val="0"/>
        <w:ind w:left="709"/>
        <w:jc w:val="both"/>
        <w:rPr>
          <w:rFonts w:ascii="Arial Narrow" w:hAnsi="Arial Narrow" w:cs="Arial"/>
          <w:bCs/>
          <w:sz w:val="22"/>
          <w:szCs w:val="22"/>
        </w:rPr>
      </w:pPr>
      <w:commentRangeStart w:id="107"/>
      <w:commentRangeStart w:id="108"/>
      <w:r w:rsidRPr="00773439">
        <w:rPr>
          <w:rFonts w:ascii="Arial Narrow" w:hAnsi="Arial Narrow" w:cs="Arial"/>
          <w:bCs/>
          <w:sz w:val="22"/>
          <w:szCs w:val="22"/>
        </w:rPr>
        <w:t xml:space="preserve">Por otro lado, </w:t>
      </w:r>
      <w:r w:rsidR="0080058F">
        <w:rPr>
          <w:rFonts w:ascii="Arial Narrow" w:hAnsi="Arial Narrow" w:cs="Arial"/>
          <w:bCs/>
          <w:sz w:val="22"/>
          <w:szCs w:val="22"/>
        </w:rPr>
        <w:t>de la visita</w:t>
      </w:r>
      <w:del w:id="109" w:author="GRAPURIMAC" w:date="2023-06-29T17:01:00Z">
        <w:r w:rsidR="0080058F" w:rsidDel="000A7CCA">
          <w:rPr>
            <w:rFonts w:ascii="Arial Narrow" w:hAnsi="Arial Narrow" w:cs="Arial"/>
            <w:bCs/>
            <w:sz w:val="22"/>
            <w:szCs w:val="22"/>
          </w:rPr>
          <w:delText xml:space="preserve"> </w:delText>
        </w:r>
      </w:del>
      <w:ins w:id="110" w:author="GRAPURIMAC" w:date="2023-06-29T17:01:00Z">
        <w:r w:rsidR="000A7CCA">
          <w:rPr>
            <w:rFonts w:ascii="Arial Narrow" w:hAnsi="Arial Narrow" w:cs="Arial"/>
            <w:bCs/>
            <w:sz w:val="22"/>
            <w:szCs w:val="22"/>
          </w:rPr>
          <w:t xml:space="preserve"> a </w:t>
        </w:r>
        <w:r w:rsidR="00D36E8F">
          <w:rPr>
            <w:rFonts w:ascii="Arial Narrow" w:hAnsi="Arial Narrow" w:cs="Arial"/>
            <w:bCs/>
            <w:sz w:val="22"/>
            <w:szCs w:val="22"/>
          </w:rPr>
          <w:t>la Ins</w:t>
        </w:r>
      </w:ins>
      <w:ins w:id="111" w:author="GRAPURIMAC" w:date="2023-06-29T17:03:00Z">
        <w:r w:rsidR="00D36E8F">
          <w:rPr>
            <w:rFonts w:ascii="Arial Narrow" w:hAnsi="Arial Narrow" w:cs="Arial"/>
            <w:bCs/>
            <w:sz w:val="22"/>
            <w:szCs w:val="22"/>
          </w:rPr>
          <w:t>titución Educativa</w:t>
        </w:r>
      </w:ins>
      <w:ins w:id="112" w:author="GRAPURIMAC" w:date="2023-06-29T17:01:00Z">
        <w:r w:rsidR="000A7CCA">
          <w:rPr>
            <w:rFonts w:ascii="Arial Narrow" w:hAnsi="Arial Narrow" w:cs="Arial"/>
            <w:bCs/>
            <w:sz w:val="22"/>
            <w:szCs w:val="22"/>
          </w:rPr>
          <w:t xml:space="preserve"> José María Arguedas de Uripa </w:t>
        </w:r>
      </w:ins>
      <w:del w:id="113" w:author="GRAPURIMAC" w:date="2023-06-29T17:01:00Z">
        <w:r w:rsidR="0080058F" w:rsidDel="000A7CCA">
          <w:rPr>
            <w:rFonts w:ascii="Arial Narrow" w:hAnsi="Arial Narrow" w:cs="Arial"/>
            <w:bCs/>
            <w:sz w:val="22"/>
            <w:szCs w:val="22"/>
          </w:rPr>
          <w:delText>a camp</w:delText>
        </w:r>
      </w:del>
      <w:ins w:id="114" w:author="GRAPURIMAC" w:date="2023-06-29T17:01:00Z">
        <w:r w:rsidR="000A7CCA">
          <w:rPr>
            <w:rFonts w:ascii="Arial Narrow" w:hAnsi="Arial Narrow" w:cs="Arial"/>
            <w:bCs/>
            <w:sz w:val="22"/>
            <w:szCs w:val="22"/>
          </w:rPr>
          <w:t>materializada en el</w:t>
        </w:r>
      </w:ins>
      <w:del w:id="115" w:author="GRAPURIMAC" w:date="2023-06-29T17:01:00Z">
        <w:r w:rsidR="0080058F" w:rsidDel="000A7CCA">
          <w:rPr>
            <w:rFonts w:ascii="Arial Narrow" w:hAnsi="Arial Narrow" w:cs="Arial"/>
            <w:bCs/>
            <w:sz w:val="22"/>
            <w:szCs w:val="22"/>
          </w:rPr>
          <w:delText>o</w:delText>
        </w:r>
        <w:r w:rsidR="00FB3A5B" w:rsidDel="000A7CCA">
          <w:rPr>
            <w:rFonts w:ascii="Arial Narrow" w:hAnsi="Arial Narrow" w:cs="Arial"/>
            <w:bCs/>
            <w:sz w:val="22"/>
            <w:szCs w:val="22"/>
          </w:rPr>
          <w:delText xml:space="preserve"> según</w:delText>
        </w:r>
      </w:del>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7</w:t>
      </w:r>
      <w:r w:rsidR="00FB3A5B" w:rsidRPr="00FB3A5B">
        <w:rPr>
          <w:rFonts w:ascii="Arial Narrow" w:hAnsi="Arial Narrow" w:cs="Arial"/>
          <w:bCs/>
          <w:sz w:val="22"/>
          <w:szCs w:val="22"/>
        </w:rPr>
        <w:t>-2023-CG-OCI-GORE/APURIMAC</w:t>
      </w:r>
      <w:del w:id="116" w:author="GRAPURIMAC" w:date="2023-06-29T17:01:00Z">
        <w:r w:rsidR="00FB3A5B" w:rsidRPr="00FB3A5B" w:rsidDel="000A7CCA">
          <w:rPr>
            <w:rFonts w:ascii="Arial Narrow" w:hAnsi="Arial Narrow" w:cs="Arial"/>
            <w:bCs/>
            <w:sz w:val="22"/>
            <w:szCs w:val="22"/>
          </w:rPr>
          <w:delText>,</w:delText>
        </w:r>
      </w:del>
      <w:r w:rsidR="00FB3A5B" w:rsidRPr="00FB3A5B">
        <w:rPr>
          <w:rFonts w:ascii="Arial Narrow" w:hAnsi="Arial Narrow" w:cs="Arial"/>
          <w:bCs/>
          <w:sz w:val="22"/>
          <w:szCs w:val="22"/>
        </w:rPr>
        <w:t xml:space="preserve"> de 12 de junio de 2023</w:t>
      </w:r>
      <w:r w:rsidR="00FB3A5B">
        <w:rPr>
          <w:rFonts w:ascii="Arial Narrow" w:hAnsi="Arial Narrow" w:cs="Arial"/>
          <w:bCs/>
          <w:sz w:val="22"/>
          <w:szCs w:val="22"/>
        </w:rPr>
        <w:t xml:space="preserve"> </w:t>
      </w:r>
      <w:del w:id="117" w:author="GRAPURIMAC" w:date="2023-06-29T17:01:00Z">
        <w:r w:rsidR="00FB3A5B" w:rsidDel="000A7CCA">
          <w:rPr>
            <w:rFonts w:ascii="Arial Narrow" w:hAnsi="Arial Narrow" w:cs="Arial"/>
            <w:bCs/>
            <w:sz w:val="22"/>
            <w:szCs w:val="22"/>
          </w:rPr>
          <w:delText xml:space="preserve">de la I.E. José María Arguedas de Uripa </w:delText>
        </w:r>
      </w:del>
      <w:r w:rsidR="00FB3A5B">
        <w:rPr>
          <w:rFonts w:ascii="Arial Narrow" w:hAnsi="Arial Narrow" w:cs="Arial"/>
          <w:bCs/>
          <w:sz w:val="22"/>
          <w:szCs w:val="22"/>
        </w:rPr>
        <w:t>y</w:t>
      </w:r>
      <w:ins w:id="118" w:author="GRAPURIMAC" w:date="2023-06-29T17:02:00Z">
        <w:r w:rsidR="00D36E8F">
          <w:rPr>
            <w:rFonts w:ascii="Arial Narrow" w:hAnsi="Arial Narrow" w:cs="Arial"/>
            <w:bCs/>
            <w:sz w:val="22"/>
            <w:szCs w:val="22"/>
          </w:rPr>
          <w:t xml:space="preserve"> de la visita a la I</w:t>
        </w:r>
      </w:ins>
      <w:ins w:id="119" w:author="GRAPURIMAC" w:date="2023-06-29T17:03:00Z">
        <w:r w:rsidR="00D36E8F">
          <w:rPr>
            <w:rFonts w:ascii="Arial Narrow" w:hAnsi="Arial Narrow" w:cs="Arial"/>
            <w:bCs/>
            <w:sz w:val="22"/>
            <w:szCs w:val="22"/>
          </w:rPr>
          <w:t xml:space="preserve">nstitución Educativa </w:t>
        </w:r>
      </w:ins>
      <w:ins w:id="120" w:author="GRAPURIMAC" w:date="2023-06-29T17:02:00Z">
        <w:r w:rsidR="00D36E8F">
          <w:rPr>
            <w:rFonts w:ascii="Arial Narrow" w:hAnsi="Arial Narrow" w:cs="Arial"/>
            <w:bCs/>
            <w:sz w:val="22"/>
            <w:szCs w:val="22"/>
          </w:rPr>
          <w:t>San Pedro de Uripa, según consta en el</w:t>
        </w:r>
      </w:ins>
      <w:r w:rsidR="00FB3A5B">
        <w:rPr>
          <w:rFonts w:ascii="Arial Narrow" w:hAnsi="Arial Narrow" w:cs="Arial"/>
          <w:bCs/>
          <w:sz w:val="22"/>
          <w:szCs w:val="22"/>
        </w:rPr>
        <w:t xml:space="preserve"> </w:t>
      </w:r>
      <w:r w:rsidR="00FB3A5B" w:rsidRPr="00FB3A5B">
        <w:rPr>
          <w:rFonts w:ascii="Arial Narrow" w:hAnsi="Arial Narrow" w:cs="Arial"/>
          <w:bCs/>
          <w:sz w:val="22"/>
          <w:szCs w:val="22"/>
        </w:rPr>
        <w:t>Acta de visita de control n.° 0</w:t>
      </w:r>
      <w:r w:rsidR="00FB3A5B">
        <w:rPr>
          <w:rFonts w:ascii="Arial Narrow" w:hAnsi="Arial Narrow" w:cs="Arial"/>
          <w:bCs/>
          <w:sz w:val="22"/>
          <w:szCs w:val="22"/>
        </w:rPr>
        <w:t>8</w:t>
      </w:r>
      <w:r w:rsidR="00FB3A5B" w:rsidRPr="00FB3A5B">
        <w:rPr>
          <w:rFonts w:ascii="Arial Narrow" w:hAnsi="Arial Narrow" w:cs="Arial"/>
          <w:bCs/>
          <w:sz w:val="22"/>
          <w:szCs w:val="22"/>
        </w:rPr>
        <w:t>-2023-CG-OCI-GORE/APURIMAC</w:t>
      </w:r>
      <w:ins w:id="121" w:author="GRAPURIMAC" w:date="2023-06-29T17:03:00Z">
        <w:r w:rsidR="00D36E8F">
          <w:rPr>
            <w:rFonts w:ascii="Arial Narrow" w:hAnsi="Arial Narrow" w:cs="Arial"/>
            <w:bCs/>
            <w:sz w:val="22"/>
            <w:szCs w:val="22"/>
          </w:rPr>
          <w:t xml:space="preserve"> </w:t>
        </w:r>
      </w:ins>
      <w:del w:id="122" w:author="GRAPURIMAC" w:date="2023-06-29T17:02:00Z">
        <w:r w:rsidR="00FB3A5B" w:rsidRPr="00FB3A5B" w:rsidDel="00D36E8F">
          <w:rPr>
            <w:rFonts w:ascii="Arial Narrow" w:hAnsi="Arial Narrow" w:cs="Arial"/>
            <w:bCs/>
            <w:sz w:val="22"/>
            <w:szCs w:val="22"/>
          </w:rPr>
          <w:delText xml:space="preserve">, </w:delText>
        </w:r>
      </w:del>
      <w:r w:rsidR="00FB3A5B" w:rsidRPr="00FB3A5B">
        <w:rPr>
          <w:rFonts w:ascii="Arial Narrow" w:hAnsi="Arial Narrow" w:cs="Arial"/>
          <w:bCs/>
          <w:sz w:val="22"/>
          <w:szCs w:val="22"/>
        </w:rPr>
        <w:t>de 12 de junio de 2023</w:t>
      </w:r>
      <w:ins w:id="123" w:author="GRAPURIMAC" w:date="2023-06-29T17:03:00Z">
        <w:r w:rsidR="00D36E8F">
          <w:rPr>
            <w:rFonts w:ascii="Arial Narrow" w:hAnsi="Arial Narrow" w:cs="Arial"/>
            <w:bCs/>
            <w:sz w:val="22"/>
            <w:szCs w:val="22"/>
          </w:rPr>
          <w:t>, se verificó que estos centros educativos</w:t>
        </w:r>
      </w:ins>
      <w:del w:id="124" w:author="GRAPURIMAC" w:date="2023-06-29T17:03:00Z">
        <w:r w:rsidR="00FB3A5B" w:rsidDel="00D36E8F">
          <w:rPr>
            <w:rFonts w:ascii="Arial Narrow" w:hAnsi="Arial Narrow" w:cs="Arial"/>
            <w:bCs/>
            <w:sz w:val="22"/>
            <w:szCs w:val="22"/>
          </w:rPr>
          <w:delText xml:space="preserve"> de </w:delText>
        </w:r>
      </w:del>
      <w:del w:id="125" w:author="GRAPURIMAC" w:date="2023-06-29T17:02:00Z">
        <w:r w:rsidR="00FB3A5B" w:rsidDel="00D36E8F">
          <w:rPr>
            <w:rFonts w:ascii="Arial Narrow" w:hAnsi="Arial Narrow" w:cs="Arial"/>
            <w:bCs/>
            <w:sz w:val="22"/>
            <w:szCs w:val="22"/>
          </w:rPr>
          <w:delText xml:space="preserve">la I.E. San Pedro de Uripa </w:delText>
        </w:r>
      </w:del>
      <w:del w:id="126" w:author="GRAPURIMAC" w:date="2023-06-29T17:03:00Z">
        <w:r w:rsidR="0080058F" w:rsidDel="00D36E8F">
          <w:rPr>
            <w:rFonts w:ascii="Arial Narrow" w:hAnsi="Arial Narrow" w:cs="Arial"/>
            <w:bCs/>
            <w:sz w:val="22"/>
            <w:szCs w:val="22"/>
          </w:rPr>
          <w:delText xml:space="preserve">se pudo verificar que </w:delText>
        </w:r>
        <w:r w:rsidR="00FB3A5B" w:rsidDel="00D36E8F">
          <w:rPr>
            <w:rFonts w:ascii="Arial Narrow" w:hAnsi="Arial Narrow" w:cs="Arial"/>
            <w:bCs/>
            <w:sz w:val="22"/>
            <w:szCs w:val="22"/>
          </w:rPr>
          <w:delText xml:space="preserve">estas </w:delText>
        </w:r>
        <w:r w:rsidR="004A3B21" w:rsidDel="00D36E8F">
          <w:rPr>
            <w:rFonts w:ascii="Arial Narrow" w:hAnsi="Arial Narrow" w:cs="Arial"/>
            <w:bCs/>
            <w:sz w:val="22"/>
            <w:szCs w:val="22"/>
          </w:rPr>
          <w:delText>instituciones educativas</w:delText>
        </w:r>
      </w:del>
      <w:r w:rsidR="004A3B21">
        <w:rPr>
          <w:rFonts w:ascii="Arial Narrow" w:hAnsi="Arial Narrow" w:cs="Arial"/>
          <w:bCs/>
          <w:sz w:val="22"/>
          <w:szCs w:val="22"/>
        </w:rPr>
        <w:t xml:space="preserve"> cuentan con equipos de cómputo (servidores) inoperativos</w:t>
      </w:r>
      <w:r w:rsidR="00F52244">
        <w:rPr>
          <w:rFonts w:ascii="Arial Narrow" w:hAnsi="Arial Narrow" w:cs="Arial"/>
          <w:bCs/>
          <w:sz w:val="22"/>
          <w:szCs w:val="22"/>
        </w:rPr>
        <w:t xml:space="preserve">, </w:t>
      </w:r>
      <w:ins w:id="127" w:author="GRAPURIMAC" w:date="2023-06-29T17:03:00Z">
        <w:r w:rsidR="00D36E8F">
          <w:rPr>
            <w:rFonts w:ascii="Arial Narrow" w:hAnsi="Arial Narrow" w:cs="Arial"/>
            <w:bCs/>
            <w:sz w:val="22"/>
            <w:szCs w:val="22"/>
          </w:rPr>
          <w:t xml:space="preserve"> tal como se describe a</w:t>
        </w:r>
      </w:ins>
      <w:ins w:id="128" w:author="GRAPURIMAC" w:date="2023-06-29T17:04:00Z">
        <w:r w:rsidR="00D36E8F">
          <w:rPr>
            <w:rFonts w:ascii="Arial Narrow" w:hAnsi="Arial Narrow" w:cs="Arial"/>
            <w:bCs/>
            <w:sz w:val="22"/>
            <w:szCs w:val="22"/>
          </w:rPr>
          <w:t xml:space="preserve"> continuación</w:t>
        </w:r>
      </w:ins>
      <w:del w:id="129" w:author="GRAPURIMAC" w:date="2023-06-29T17:04:00Z">
        <w:r w:rsidR="00F52244" w:rsidDel="00D36E8F">
          <w:rPr>
            <w:rFonts w:ascii="Arial Narrow" w:hAnsi="Arial Narrow" w:cs="Arial"/>
            <w:bCs/>
            <w:sz w:val="22"/>
            <w:szCs w:val="22"/>
          </w:rPr>
          <w:delText>como se muestra a continuación</w:delText>
        </w:r>
      </w:del>
      <w:r w:rsidR="00F52244">
        <w:rPr>
          <w:rFonts w:ascii="Arial Narrow" w:hAnsi="Arial Narrow" w:cs="Arial"/>
          <w:bCs/>
          <w:sz w:val="22"/>
          <w:szCs w:val="22"/>
        </w:rPr>
        <w:t>:</w:t>
      </w:r>
      <w:commentRangeEnd w:id="107"/>
      <w:r w:rsidR="00D36E8F">
        <w:rPr>
          <w:rStyle w:val="Refdecomentario"/>
        </w:rPr>
        <w:commentReference w:id="107"/>
      </w:r>
      <w:commentRangeEnd w:id="108"/>
      <w:r w:rsidR="007D4CFB">
        <w:rPr>
          <w:rStyle w:val="Refdecomentario"/>
        </w:rPr>
        <w:commentReference w:id="108"/>
      </w:r>
    </w:p>
    <w:p w14:paraId="4A0EB662" w14:textId="77777777" w:rsidR="00F52244" w:rsidRDefault="00F52244"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885832D" w14:textId="096F9490"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05329B6"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3BAB8DF"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7A672F5"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072F999"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2C1C71C0"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456944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1C4175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EAC501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4F73B152"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0A6E717B"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E52A0E7"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4DE2CFD"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5C4AC0A"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3816033" w14:textId="77777777" w:rsidR="00FB3A5B" w:rsidRDefault="00FB3A5B"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CC0A7B9"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98A7D4F" w14:textId="77777777" w:rsidR="00665DE5" w:rsidRDefault="00665DE5"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15ADE9B" w14:textId="628F547F"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0225FA">
        <w:rPr>
          <w:rFonts w:ascii="Arial Narrow" w:hAnsi="Arial Narrow" w:cs="Arial"/>
          <w:b/>
          <w:bCs/>
          <w:sz w:val="22"/>
          <w:szCs w:val="22"/>
        </w:rPr>
        <w:lastRenderedPageBreak/>
        <w:t xml:space="preserve">Cuadro n.° </w:t>
      </w:r>
      <w:r w:rsidR="00621969">
        <w:rPr>
          <w:rFonts w:ascii="Arial Narrow" w:hAnsi="Arial Narrow" w:cs="Arial"/>
          <w:b/>
          <w:bCs/>
          <w:sz w:val="22"/>
          <w:szCs w:val="22"/>
        </w:rPr>
        <w:t>2</w:t>
      </w:r>
    </w:p>
    <w:p w14:paraId="329EADD7" w14:textId="5EF70BCA" w:rsidR="00F52244" w:rsidRPr="00F52244" w:rsidRDefault="00F52244" w:rsidP="00F52244">
      <w:pPr>
        <w:tabs>
          <w:tab w:val="left" w:pos="142"/>
          <w:tab w:val="left" w:pos="1276"/>
        </w:tabs>
        <w:autoSpaceDE w:val="0"/>
        <w:autoSpaceDN w:val="0"/>
        <w:adjustRightInd w:val="0"/>
        <w:ind w:left="709"/>
        <w:jc w:val="center"/>
        <w:rPr>
          <w:rFonts w:ascii="Arial Narrow" w:hAnsi="Arial Narrow" w:cs="Arial"/>
          <w:b/>
          <w:bCs/>
          <w:sz w:val="22"/>
          <w:szCs w:val="22"/>
        </w:rPr>
      </w:pPr>
      <w:r w:rsidRPr="00F52244">
        <w:rPr>
          <w:rFonts w:ascii="Arial Narrow" w:hAnsi="Arial Narrow" w:cs="Arial"/>
          <w:b/>
          <w:bCs/>
          <w:sz w:val="22"/>
          <w:szCs w:val="22"/>
        </w:rPr>
        <w:t>Instituciones Educativas con equipo informático inoperativo y/o dañado</w:t>
      </w:r>
    </w:p>
    <w:tbl>
      <w:tblPr>
        <w:tblStyle w:val="Tablaconcuadrcula"/>
        <w:tblW w:w="7791" w:type="dxa"/>
        <w:tblInd w:w="709" w:type="dxa"/>
        <w:tblLook w:val="04A0" w:firstRow="1" w:lastRow="0" w:firstColumn="1" w:lastColumn="0" w:noHBand="0" w:noVBand="1"/>
      </w:tblPr>
      <w:tblGrid>
        <w:gridCol w:w="1554"/>
        <w:gridCol w:w="1843"/>
        <w:gridCol w:w="4394"/>
      </w:tblGrid>
      <w:tr w:rsidR="00A94AEA" w:rsidRPr="00F807C8" w14:paraId="35A99F6E" w14:textId="77777777" w:rsidTr="007A4A65">
        <w:tc>
          <w:tcPr>
            <w:tcW w:w="1554" w:type="dxa"/>
            <w:shd w:val="clear" w:color="auto" w:fill="D9D9D9" w:themeFill="background1" w:themeFillShade="D9"/>
          </w:tcPr>
          <w:p w14:paraId="14DEBABD"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I.E VISITADAS</w:t>
            </w:r>
          </w:p>
        </w:tc>
        <w:tc>
          <w:tcPr>
            <w:tcW w:w="1843" w:type="dxa"/>
            <w:shd w:val="clear" w:color="auto" w:fill="D9D9D9" w:themeFill="background1" w:themeFillShade="D9"/>
          </w:tcPr>
          <w:p w14:paraId="3FAEAE04"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LOCALIDAD</w:t>
            </w:r>
          </w:p>
        </w:tc>
        <w:tc>
          <w:tcPr>
            <w:tcW w:w="4394" w:type="dxa"/>
            <w:shd w:val="clear" w:color="auto" w:fill="D9D9D9" w:themeFill="background1" w:themeFillShade="D9"/>
          </w:tcPr>
          <w:p w14:paraId="2B56A2A0" w14:textId="77777777" w:rsidR="00F52244" w:rsidRPr="00F807C8" w:rsidRDefault="00F52244" w:rsidP="007A4A65">
            <w:pPr>
              <w:tabs>
                <w:tab w:val="left" w:pos="142"/>
                <w:tab w:val="left" w:pos="1276"/>
              </w:tabs>
              <w:autoSpaceDE w:val="0"/>
              <w:autoSpaceDN w:val="0"/>
              <w:adjustRightInd w:val="0"/>
              <w:jc w:val="both"/>
              <w:rPr>
                <w:rFonts w:ascii="Arial Narrow" w:hAnsi="Arial Narrow" w:cs="Arial"/>
                <w:b/>
                <w:sz w:val="18"/>
                <w:szCs w:val="18"/>
              </w:rPr>
            </w:pPr>
            <w:r w:rsidRPr="00F807C8">
              <w:rPr>
                <w:rFonts w:ascii="Arial Narrow" w:hAnsi="Arial Narrow" w:cs="Arial"/>
                <w:b/>
                <w:sz w:val="18"/>
                <w:szCs w:val="18"/>
              </w:rPr>
              <w:t>OBSERVACIONES</w:t>
            </w:r>
          </w:p>
        </w:tc>
      </w:tr>
      <w:tr w:rsidR="00A94AEA" w:rsidRPr="00F807C8" w14:paraId="115680C5" w14:textId="77777777" w:rsidTr="007A4A65">
        <w:tc>
          <w:tcPr>
            <w:tcW w:w="1554" w:type="dxa"/>
          </w:tcPr>
          <w:p w14:paraId="4756077E"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DANIEL ALCIDES CARRIÓN</w:t>
            </w:r>
          </w:p>
        </w:tc>
        <w:tc>
          <w:tcPr>
            <w:tcW w:w="1843" w:type="dxa"/>
          </w:tcPr>
          <w:p w14:paraId="4A6A400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TOTORABAMBA</w:t>
            </w:r>
          </w:p>
        </w:tc>
        <w:tc>
          <w:tcPr>
            <w:tcW w:w="4394" w:type="dxa"/>
          </w:tcPr>
          <w:p w14:paraId="6926D216" w14:textId="4DB23700" w:rsidR="00A94AEA"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46026FFC" w14:textId="77777777" w:rsidTr="007A4A65">
        <w:tc>
          <w:tcPr>
            <w:tcW w:w="1554" w:type="dxa"/>
          </w:tcPr>
          <w:p w14:paraId="3E96B2D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LAS AMÉRICAS</w:t>
            </w:r>
          </w:p>
        </w:tc>
        <w:tc>
          <w:tcPr>
            <w:tcW w:w="1843" w:type="dxa"/>
          </w:tcPr>
          <w:p w14:paraId="36571767"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CENTRO POBLADO DE CHALHUANI</w:t>
            </w:r>
          </w:p>
        </w:tc>
        <w:tc>
          <w:tcPr>
            <w:tcW w:w="4394" w:type="dxa"/>
          </w:tcPr>
          <w:p w14:paraId="4629A0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71D2AFB0" w14:textId="77777777" w:rsidTr="007A4A65">
        <w:tc>
          <w:tcPr>
            <w:tcW w:w="1554" w:type="dxa"/>
          </w:tcPr>
          <w:p w14:paraId="668EFA0D"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JOSE MARÍA ARGUEDAS</w:t>
            </w:r>
          </w:p>
        </w:tc>
        <w:tc>
          <w:tcPr>
            <w:tcW w:w="1843" w:type="dxa"/>
          </w:tcPr>
          <w:p w14:paraId="161BA6F5"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3DE0BD8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Servidores dañados por falla del sistema de protección eléctrico</w:t>
            </w:r>
          </w:p>
        </w:tc>
      </w:tr>
      <w:tr w:rsidR="00A94AEA" w:rsidRPr="00F807C8" w14:paraId="3F3E959C" w14:textId="77777777" w:rsidTr="007A4A65">
        <w:tc>
          <w:tcPr>
            <w:tcW w:w="1554" w:type="dxa"/>
          </w:tcPr>
          <w:p w14:paraId="3AAAEB20"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 xml:space="preserve">SAN PEDRO </w:t>
            </w:r>
          </w:p>
        </w:tc>
        <w:tc>
          <w:tcPr>
            <w:tcW w:w="1843" w:type="dxa"/>
          </w:tcPr>
          <w:p w14:paraId="4A0AEB96"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URIPA</w:t>
            </w:r>
          </w:p>
        </w:tc>
        <w:tc>
          <w:tcPr>
            <w:tcW w:w="4394" w:type="dxa"/>
          </w:tcPr>
          <w:p w14:paraId="1FFCC5D7" w14:textId="7E21ABAA"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Servidor dañado por falla del sistema de protección eléctrico</w:t>
            </w:r>
          </w:p>
        </w:tc>
      </w:tr>
      <w:tr w:rsidR="00A94AEA" w:rsidRPr="00F807C8" w14:paraId="6170F496" w14:textId="77777777" w:rsidTr="007A4A65">
        <w:tc>
          <w:tcPr>
            <w:tcW w:w="1554" w:type="dxa"/>
          </w:tcPr>
          <w:p w14:paraId="5EFE469B"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SAN JUAN BAUTISTA</w:t>
            </w:r>
          </w:p>
        </w:tc>
        <w:tc>
          <w:tcPr>
            <w:tcW w:w="1843" w:type="dxa"/>
          </w:tcPr>
          <w:p w14:paraId="5BE78658"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CALL</w:t>
            </w:r>
            <w:r>
              <w:rPr>
                <w:rFonts w:ascii="Arial Narrow" w:hAnsi="Arial Narrow" w:cs="Arial"/>
                <w:bCs/>
                <w:sz w:val="18"/>
                <w:szCs w:val="18"/>
              </w:rPr>
              <w:t>E</w:t>
            </w:r>
            <w:r w:rsidRPr="00F807C8">
              <w:rPr>
                <w:rFonts w:ascii="Arial Narrow" w:hAnsi="Arial Narrow" w:cs="Arial"/>
                <w:bCs/>
                <w:sz w:val="18"/>
                <w:szCs w:val="18"/>
              </w:rPr>
              <w:t>BAMBA</w:t>
            </w:r>
          </w:p>
        </w:tc>
        <w:tc>
          <w:tcPr>
            <w:tcW w:w="4394" w:type="dxa"/>
          </w:tcPr>
          <w:p w14:paraId="5C19B63C"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r w:rsidR="00A94AEA" w:rsidRPr="00F807C8" w14:paraId="1175A69C" w14:textId="77777777" w:rsidTr="007A4A65">
        <w:tc>
          <w:tcPr>
            <w:tcW w:w="1554" w:type="dxa"/>
          </w:tcPr>
          <w:p w14:paraId="456401B2"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LEONCIO PRADO</w:t>
            </w:r>
          </w:p>
        </w:tc>
        <w:tc>
          <w:tcPr>
            <w:tcW w:w="1843" w:type="dxa"/>
          </w:tcPr>
          <w:p w14:paraId="28A1F663"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sidRPr="00F807C8">
              <w:rPr>
                <w:rFonts w:ascii="Arial Narrow" w:hAnsi="Arial Narrow" w:cs="Arial"/>
                <w:bCs/>
                <w:sz w:val="18"/>
                <w:szCs w:val="18"/>
              </w:rPr>
              <w:t>RIO BLANCO</w:t>
            </w:r>
          </w:p>
        </w:tc>
        <w:tc>
          <w:tcPr>
            <w:tcW w:w="4394" w:type="dxa"/>
          </w:tcPr>
          <w:p w14:paraId="6875FCF1" w14:textId="77777777" w:rsidR="00F52244" w:rsidRPr="00F807C8" w:rsidRDefault="00F52244" w:rsidP="007A4A65">
            <w:pPr>
              <w:tabs>
                <w:tab w:val="left" w:pos="142"/>
                <w:tab w:val="left" w:pos="1276"/>
              </w:tabs>
              <w:autoSpaceDE w:val="0"/>
              <w:autoSpaceDN w:val="0"/>
              <w:adjustRightInd w:val="0"/>
              <w:rPr>
                <w:rFonts w:ascii="Arial Narrow" w:hAnsi="Arial Narrow" w:cs="Arial"/>
                <w:bCs/>
                <w:sz w:val="18"/>
                <w:szCs w:val="18"/>
              </w:rPr>
            </w:pPr>
            <w:r>
              <w:rPr>
                <w:rFonts w:ascii="Arial Narrow" w:hAnsi="Arial Narrow" w:cs="Arial"/>
                <w:bCs/>
                <w:sz w:val="18"/>
                <w:szCs w:val="18"/>
              </w:rPr>
              <w:t>Servidor no viene cumpliendo el objetivo de uso debido a que la plataforma no está implementada y actualizada.</w:t>
            </w:r>
          </w:p>
        </w:tc>
      </w:tr>
    </w:tbl>
    <w:p w14:paraId="3C664FCB" w14:textId="45932B28" w:rsidR="001774EA" w:rsidRDefault="001774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7D5F79FD" w14:textId="348F68AE"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3F9CC197" w14:textId="55EA6F5D" w:rsidR="00A94AEA"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drawing>
          <wp:inline distT="0" distB="0" distL="0" distR="0" wp14:anchorId="42571CE5" wp14:editId="4D274AE7">
            <wp:extent cx="4927407" cy="3695700"/>
            <wp:effectExtent l="0" t="0" r="6985" b="0"/>
            <wp:docPr id="847104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2938" cy="3699849"/>
                    </a:xfrm>
                    <a:prstGeom prst="rect">
                      <a:avLst/>
                    </a:prstGeom>
                    <a:noFill/>
                    <a:ln>
                      <a:noFill/>
                    </a:ln>
                  </pic:spPr>
                </pic:pic>
              </a:graphicData>
            </a:graphic>
          </wp:inline>
        </w:drawing>
      </w:r>
    </w:p>
    <w:p w14:paraId="7346F782" w14:textId="4BC6E17F"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Visita a la I.E. José María Arguedas. </w:t>
      </w:r>
    </w:p>
    <w:p w14:paraId="73C11F6F"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525F3B38" w14:textId="1A9BF6C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lastRenderedPageBreak/>
        <w:drawing>
          <wp:inline distT="0" distB="0" distL="0" distR="0" wp14:anchorId="28DA4191" wp14:editId="754DE606">
            <wp:extent cx="4912893" cy="3684814"/>
            <wp:effectExtent l="0" t="0" r="2540" b="0"/>
            <wp:docPr id="2344556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800" cy="3694494"/>
                    </a:xfrm>
                    <a:prstGeom prst="rect">
                      <a:avLst/>
                    </a:prstGeom>
                    <a:noFill/>
                    <a:ln>
                      <a:noFill/>
                    </a:ln>
                  </pic:spPr>
                </pic:pic>
              </a:graphicData>
            </a:graphic>
          </wp:inline>
        </w:drawing>
      </w:r>
    </w:p>
    <w:p w14:paraId="17AA48E4" w14:textId="4CB4441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En la imagen se evidencia que el servidor de la I.E. José María Arguedas se encuentra </w:t>
      </w:r>
      <w:ins w:id="130" w:author="GRAPURIMAC" w:date="2023-06-29T17:06:00Z">
        <w:r w:rsidR="00D36E8F">
          <w:rPr>
            <w:rFonts w:ascii="Arial Narrow" w:hAnsi="Arial Narrow" w:cs="Arial"/>
            <w:bCs/>
            <w:sz w:val="22"/>
            <w:szCs w:val="22"/>
          </w:rPr>
          <w:t>ino</w:t>
        </w:r>
      </w:ins>
      <w:del w:id="131" w:author="GRAPURIMAC" w:date="2023-06-29T17:06:00Z">
        <w:r w:rsidDel="00D36E8F">
          <w:rPr>
            <w:rFonts w:ascii="Arial Narrow" w:hAnsi="Arial Narrow" w:cs="Arial"/>
            <w:bCs/>
            <w:sz w:val="22"/>
            <w:szCs w:val="22"/>
          </w:rPr>
          <w:delText>no o</w:delText>
        </w:r>
      </w:del>
      <w:r>
        <w:rPr>
          <w:rFonts w:ascii="Arial Narrow" w:hAnsi="Arial Narrow" w:cs="Arial"/>
          <w:bCs/>
          <w:sz w:val="22"/>
          <w:szCs w:val="22"/>
        </w:rPr>
        <w:t xml:space="preserve">perativa </w:t>
      </w:r>
      <w:del w:id="132" w:author="GRAPURIMAC" w:date="2023-06-29T17:06:00Z">
        <w:r w:rsidDel="00D36E8F">
          <w:rPr>
            <w:rFonts w:ascii="Arial Narrow" w:hAnsi="Arial Narrow" w:cs="Arial"/>
            <w:bCs/>
            <w:sz w:val="22"/>
            <w:szCs w:val="22"/>
          </w:rPr>
          <w:delText>(malogrado)</w:delText>
        </w:r>
      </w:del>
    </w:p>
    <w:p w14:paraId="64479566" w14:textId="77777777" w:rsidR="00A94AEA" w:rsidRDefault="00A94AEA" w:rsidP="0080058F">
      <w:pPr>
        <w:tabs>
          <w:tab w:val="left" w:pos="142"/>
          <w:tab w:val="left" w:pos="1276"/>
        </w:tabs>
        <w:autoSpaceDE w:val="0"/>
        <w:autoSpaceDN w:val="0"/>
        <w:adjustRightInd w:val="0"/>
        <w:ind w:left="709"/>
        <w:jc w:val="both"/>
        <w:rPr>
          <w:rFonts w:ascii="Arial Narrow" w:hAnsi="Arial Narrow" w:cs="Arial"/>
          <w:bCs/>
          <w:sz w:val="22"/>
          <w:szCs w:val="22"/>
        </w:rPr>
      </w:pPr>
    </w:p>
    <w:p w14:paraId="63652F02" w14:textId="3E1B4A13"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drawing>
          <wp:inline distT="0" distB="0" distL="0" distR="0" wp14:anchorId="3662AED3" wp14:editId="76065BA8">
            <wp:extent cx="4893128" cy="3669989"/>
            <wp:effectExtent l="0" t="0" r="3175" b="6985"/>
            <wp:docPr id="3514480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2163" cy="3684266"/>
                    </a:xfrm>
                    <a:prstGeom prst="rect">
                      <a:avLst/>
                    </a:prstGeom>
                    <a:noFill/>
                    <a:ln>
                      <a:noFill/>
                    </a:ln>
                  </pic:spPr>
                </pic:pic>
              </a:graphicData>
            </a:graphic>
          </wp:inline>
        </w:drawing>
      </w:r>
    </w:p>
    <w:p w14:paraId="3A547899" w14:textId="3E657F7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Visita de control a la I.E. San Pedro de Uripa.</w:t>
      </w:r>
    </w:p>
    <w:p w14:paraId="6480D386" w14:textId="5A76FCB9"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lastRenderedPageBreak/>
        <w:drawing>
          <wp:inline distT="0" distB="0" distL="0" distR="0" wp14:anchorId="0DF42453" wp14:editId="46188B29">
            <wp:extent cx="4883866" cy="3663043"/>
            <wp:effectExtent l="0" t="0" r="0" b="0"/>
            <wp:docPr id="33449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94573" cy="3671074"/>
                    </a:xfrm>
                    <a:prstGeom prst="rect">
                      <a:avLst/>
                    </a:prstGeom>
                    <a:noFill/>
                    <a:ln>
                      <a:noFill/>
                    </a:ln>
                  </pic:spPr>
                </pic:pic>
              </a:graphicData>
            </a:graphic>
          </wp:inline>
        </w:drawing>
      </w:r>
    </w:p>
    <w:p w14:paraId="1D31E34B" w14:textId="315980E6"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En la imagen se aprecia que el servidor de la I.E. San Pedro se encuentra inoperativa.</w:t>
      </w:r>
    </w:p>
    <w:p w14:paraId="4F831621" w14:textId="77777777" w:rsidR="00857A87" w:rsidRDefault="00857A87" w:rsidP="0080058F">
      <w:pPr>
        <w:tabs>
          <w:tab w:val="left" w:pos="142"/>
          <w:tab w:val="left" w:pos="1276"/>
        </w:tabs>
        <w:autoSpaceDE w:val="0"/>
        <w:autoSpaceDN w:val="0"/>
        <w:adjustRightInd w:val="0"/>
        <w:ind w:left="709"/>
        <w:jc w:val="both"/>
        <w:rPr>
          <w:rFonts w:ascii="Arial Narrow" w:hAnsi="Arial Narrow" w:cs="Arial"/>
          <w:bCs/>
          <w:sz w:val="22"/>
          <w:szCs w:val="22"/>
        </w:rPr>
      </w:pPr>
    </w:p>
    <w:p w14:paraId="17BFBB2A" w14:textId="16AA6959" w:rsidR="00024C2E" w:rsidRPr="00F71CA5" w:rsidRDefault="008233A5" w:rsidP="0080058F">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Asimismo</w:t>
      </w:r>
      <w:r w:rsidR="00A45AEA">
        <w:rPr>
          <w:rFonts w:ascii="Arial Narrow" w:hAnsi="Arial Narrow" w:cs="Arial"/>
          <w:bCs/>
          <w:sz w:val="22"/>
          <w:szCs w:val="22"/>
        </w:rPr>
        <w:t xml:space="preserve">, de la información remitida por la Entidad mediante oficio n.° </w:t>
      </w:r>
      <w:r w:rsidR="009C3D98">
        <w:rPr>
          <w:rFonts w:ascii="Arial Narrow" w:hAnsi="Arial Narrow" w:cs="Arial"/>
          <w:bCs/>
          <w:sz w:val="22"/>
          <w:szCs w:val="22"/>
        </w:rPr>
        <w:t>123-2023-GRAP/11/GRDS</w:t>
      </w:r>
      <w:del w:id="133" w:author="GRAPURIMAC" w:date="2023-06-29T17:07:00Z">
        <w:r w:rsidR="00A45AEA" w:rsidDel="00D36E8F">
          <w:rPr>
            <w:rFonts w:ascii="Arial Narrow" w:hAnsi="Arial Narrow" w:cs="Arial"/>
            <w:bCs/>
            <w:sz w:val="22"/>
            <w:szCs w:val="22"/>
          </w:rPr>
          <w:delText>,</w:delText>
        </w:r>
      </w:del>
      <w:r w:rsidR="009C3D98">
        <w:rPr>
          <w:rFonts w:ascii="Arial Narrow" w:hAnsi="Arial Narrow" w:cs="Arial"/>
          <w:bCs/>
          <w:sz w:val="22"/>
          <w:szCs w:val="22"/>
        </w:rPr>
        <w:t xml:space="preserve"> de 4 de abril de 2023,</w:t>
      </w:r>
      <w:r w:rsidR="00A45AEA">
        <w:rPr>
          <w:rFonts w:ascii="Arial Narrow" w:hAnsi="Arial Narrow" w:cs="Arial"/>
          <w:bCs/>
          <w:sz w:val="22"/>
          <w:szCs w:val="22"/>
        </w:rPr>
        <w:t xml:space="preserve"> se ha tomado conocimiento que se tiene prevista la </w:t>
      </w:r>
      <w:r w:rsidR="00024C2E">
        <w:rPr>
          <w:rFonts w:ascii="Arial Narrow" w:hAnsi="Arial Narrow" w:cs="Arial"/>
          <w:bCs/>
          <w:sz w:val="22"/>
          <w:szCs w:val="22"/>
        </w:rPr>
        <w:t xml:space="preserve">entrega de equipos laptop para docentes y estudiantes </w:t>
      </w:r>
      <w:r w:rsidR="00A45AEA">
        <w:rPr>
          <w:rFonts w:ascii="Arial Narrow" w:hAnsi="Arial Narrow" w:cs="Arial"/>
          <w:bCs/>
          <w:sz w:val="22"/>
          <w:szCs w:val="22"/>
        </w:rPr>
        <w:t>y</w:t>
      </w:r>
      <w:r w:rsidR="00024C2E">
        <w:rPr>
          <w:rFonts w:ascii="Arial Narrow" w:hAnsi="Arial Narrow" w:cs="Arial"/>
          <w:bCs/>
          <w:sz w:val="22"/>
          <w:szCs w:val="22"/>
        </w:rPr>
        <w:t xml:space="preserve"> se tiene programado la ejecución del componente capacitación</w:t>
      </w:r>
      <w:r w:rsidR="00A45AEA">
        <w:rPr>
          <w:rFonts w:ascii="Arial Narrow" w:hAnsi="Arial Narrow" w:cs="Arial"/>
          <w:bCs/>
          <w:sz w:val="22"/>
          <w:szCs w:val="22"/>
        </w:rPr>
        <w:t xml:space="preserve"> en las IIEE que se muestran </w:t>
      </w:r>
      <w:r w:rsidR="005A748F">
        <w:rPr>
          <w:rFonts w:ascii="Arial Narrow" w:hAnsi="Arial Narrow" w:cs="Arial"/>
          <w:bCs/>
          <w:sz w:val="22"/>
          <w:szCs w:val="22"/>
        </w:rPr>
        <w:t xml:space="preserve">en el </w:t>
      </w:r>
      <w:ins w:id="134" w:author="Manuel Raul Livano Luna" w:date="2023-07-03T17:04:00Z">
        <w:r w:rsidR="008F59C9">
          <w:rPr>
            <w:rFonts w:ascii="Arial Narrow" w:hAnsi="Arial Narrow" w:cs="Arial"/>
            <w:bCs/>
            <w:sz w:val="22"/>
            <w:szCs w:val="22"/>
          </w:rPr>
          <w:t>cuadro n º</w:t>
        </w:r>
      </w:ins>
      <w:ins w:id="135" w:author="Manuel Raul Livano Luna" w:date="2023-07-03T17:05:00Z">
        <w:r w:rsidR="008F59C9">
          <w:rPr>
            <w:rFonts w:ascii="Arial Narrow" w:hAnsi="Arial Narrow" w:cs="Arial"/>
            <w:bCs/>
            <w:sz w:val="22"/>
            <w:szCs w:val="22"/>
          </w:rPr>
          <w:t>1</w:t>
        </w:r>
      </w:ins>
      <w:del w:id="136" w:author="Manuel Raul Livano Luna" w:date="2023-07-03T17:04:00Z">
        <w:r w:rsidR="005A748F" w:rsidDel="008F59C9">
          <w:rPr>
            <w:rFonts w:ascii="Arial Narrow" w:hAnsi="Arial Narrow" w:cs="Arial"/>
            <w:bCs/>
            <w:sz w:val="22"/>
            <w:szCs w:val="22"/>
          </w:rPr>
          <w:delText>siguiente cuadro</w:delText>
        </w:r>
      </w:del>
      <w:r w:rsidR="00A45AEA">
        <w:rPr>
          <w:rFonts w:ascii="Arial Narrow" w:hAnsi="Arial Narrow" w:cs="Arial"/>
          <w:bCs/>
          <w:sz w:val="22"/>
          <w:szCs w:val="22"/>
        </w:rPr>
        <w:t>:</w:t>
      </w:r>
    </w:p>
    <w:p w14:paraId="22CBE3AF" w14:textId="0EEDB65F" w:rsidR="001774EA" w:rsidRPr="00F71CA5" w:rsidDel="008F59C9" w:rsidRDefault="001774EA" w:rsidP="0080058F">
      <w:pPr>
        <w:tabs>
          <w:tab w:val="left" w:pos="142"/>
          <w:tab w:val="left" w:pos="1276"/>
        </w:tabs>
        <w:autoSpaceDE w:val="0"/>
        <w:autoSpaceDN w:val="0"/>
        <w:adjustRightInd w:val="0"/>
        <w:ind w:left="709"/>
        <w:jc w:val="both"/>
        <w:rPr>
          <w:del w:id="137" w:author="Manuel Raul Livano Luna" w:date="2023-07-03T17:05:00Z"/>
          <w:rFonts w:ascii="Arial Narrow" w:hAnsi="Arial Narrow" w:cs="Arial"/>
          <w:bCs/>
          <w:sz w:val="22"/>
          <w:szCs w:val="22"/>
        </w:rPr>
      </w:pPr>
    </w:p>
    <w:p w14:paraId="09015A6B" w14:textId="49B471A9" w:rsidR="009F1F32" w:rsidRPr="009158D6" w:rsidDel="008F59C9" w:rsidRDefault="00BE01EE" w:rsidP="009F1F32">
      <w:pPr>
        <w:tabs>
          <w:tab w:val="left" w:pos="142"/>
          <w:tab w:val="left" w:pos="1276"/>
        </w:tabs>
        <w:autoSpaceDE w:val="0"/>
        <w:autoSpaceDN w:val="0"/>
        <w:adjustRightInd w:val="0"/>
        <w:ind w:left="709"/>
        <w:jc w:val="center"/>
        <w:rPr>
          <w:del w:id="138" w:author="Manuel Raul Livano Luna" w:date="2023-07-03T17:04:00Z"/>
          <w:rFonts w:ascii="Arial Narrow" w:hAnsi="Arial Narrow" w:cs="Arial"/>
          <w:b/>
          <w:sz w:val="22"/>
          <w:szCs w:val="22"/>
        </w:rPr>
      </w:pPr>
      <w:del w:id="139" w:author="Manuel Raul Livano Luna" w:date="2023-07-03T17:04:00Z">
        <w:r w:rsidDel="008F59C9">
          <w:rPr>
            <w:rFonts w:ascii="Arial Narrow" w:hAnsi="Arial Narrow" w:cs="Arial"/>
            <w:b/>
            <w:sz w:val="22"/>
            <w:szCs w:val="22"/>
          </w:rPr>
          <w:delText>cuadro</w:delText>
        </w:r>
        <w:r w:rsidR="004F55E9" w:rsidDel="008F59C9">
          <w:rPr>
            <w:rFonts w:ascii="Arial Narrow" w:hAnsi="Arial Narrow" w:cs="Arial"/>
            <w:b/>
            <w:sz w:val="22"/>
            <w:szCs w:val="22"/>
          </w:rPr>
          <w:delText xml:space="preserve"> n°</w:delText>
        </w:r>
        <w:r w:rsidR="00621969" w:rsidDel="008F59C9">
          <w:rPr>
            <w:rFonts w:ascii="Arial Narrow" w:hAnsi="Arial Narrow" w:cs="Arial"/>
            <w:b/>
            <w:sz w:val="22"/>
            <w:szCs w:val="22"/>
          </w:rPr>
          <w:delText>3</w:delText>
        </w:r>
      </w:del>
    </w:p>
    <w:p w14:paraId="13F66090" w14:textId="06B36D5F" w:rsidR="009F1F32" w:rsidRPr="00677835" w:rsidDel="008F59C9" w:rsidRDefault="004F55E9" w:rsidP="004F55E9">
      <w:pPr>
        <w:pStyle w:val="Prrafodelista"/>
        <w:tabs>
          <w:tab w:val="left" w:pos="142"/>
          <w:tab w:val="left" w:pos="1276"/>
        </w:tabs>
        <w:autoSpaceDE w:val="0"/>
        <w:autoSpaceDN w:val="0"/>
        <w:adjustRightInd w:val="0"/>
        <w:ind w:left="1429"/>
        <w:jc w:val="center"/>
        <w:rPr>
          <w:del w:id="140" w:author="Manuel Raul Livano Luna" w:date="2023-07-03T17:04:00Z"/>
          <w:rFonts w:ascii="Arial Narrow" w:hAnsi="Arial Narrow" w:cs="Arial"/>
          <w:b/>
          <w:highlight w:val="cyan"/>
          <w:rPrChange w:id="141" w:author="Usuario de Windows" w:date="2023-07-03T16:56:00Z">
            <w:rPr>
              <w:del w:id="142" w:author="Manuel Raul Livano Luna" w:date="2023-07-03T17:04:00Z"/>
              <w:rFonts w:ascii="Arial Narrow" w:hAnsi="Arial Narrow" w:cs="Arial"/>
              <w:b/>
            </w:rPr>
          </w:rPrChange>
        </w:rPr>
      </w:pPr>
      <w:del w:id="143" w:author="Manuel Raul Livano Luna" w:date="2023-07-03T17:04:00Z">
        <w:r w:rsidRPr="00677835" w:rsidDel="008F59C9">
          <w:rPr>
            <w:rFonts w:ascii="Arial Narrow" w:hAnsi="Arial Narrow" w:cs="Arial"/>
            <w:b/>
            <w:highlight w:val="cyan"/>
            <w:rPrChange w:id="144" w:author="Usuario de Windows" w:date="2023-07-03T16:56:00Z">
              <w:rPr>
                <w:rFonts w:ascii="Arial Narrow" w:hAnsi="Arial Narrow" w:cs="Arial"/>
                <w:b/>
              </w:rPr>
            </w:rPrChange>
          </w:rPr>
          <w:delText>I.E. Programadas para Capacitación</w:delText>
        </w:r>
      </w:del>
    </w:p>
    <w:p w14:paraId="6DE335CC" w14:textId="26B17789" w:rsidR="009F1F32" w:rsidRPr="00677835" w:rsidDel="008F59C9" w:rsidRDefault="004F55E9" w:rsidP="009F1F32">
      <w:pPr>
        <w:tabs>
          <w:tab w:val="left" w:pos="142"/>
          <w:tab w:val="left" w:pos="1276"/>
        </w:tabs>
        <w:autoSpaceDE w:val="0"/>
        <w:autoSpaceDN w:val="0"/>
        <w:adjustRightInd w:val="0"/>
        <w:ind w:left="709"/>
        <w:jc w:val="center"/>
        <w:rPr>
          <w:del w:id="145" w:author="Manuel Raul Livano Luna" w:date="2023-07-03T17:04:00Z"/>
          <w:noProof/>
          <w:highlight w:val="cyan"/>
          <w:rPrChange w:id="146" w:author="Usuario de Windows" w:date="2023-07-03T16:56:00Z">
            <w:rPr>
              <w:del w:id="147" w:author="Manuel Raul Livano Luna" w:date="2023-07-03T17:04:00Z"/>
              <w:noProof/>
            </w:rPr>
          </w:rPrChange>
        </w:rPr>
      </w:pPr>
      <w:del w:id="148" w:author="Manuel Raul Livano Luna" w:date="2023-07-03T17:04:00Z">
        <w:r w:rsidRPr="00677835" w:rsidDel="008F59C9">
          <w:rPr>
            <w:noProof/>
            <w:highlight w:val="cyan"/>
            <w:lang w:eastAsia="es-PE"/>
            <w:rPrChange w:id="149" w:author="Usuario de Windows" w:date="2023-07-03T16:56:00Z">
              <w:rPr>
                <w:noProof/>
                <w:lang w:eastAsia="es-PE"/>
              </w:rPr>
            </w:rPrChange>
          </w:rPr>
          <w:drawing>
            <wp:inline distT="0" distB="0" distL="0" distR="0" wp14:anchorId="14414F4E" wp14:editId="2D22F74B">
              <wp:extent cx="4844143" cy="1858113"/>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859"/>
                      <a:stretch/>
                    </pic:blipFill>
                    <pic:spPr bwMode="auto">
                      <a:xfrm>
                        <a:off x="0" y="0"/>
                        <a:ext cx="4922846" cy="1888302"/>
                      </a:xfrm>
                      <a:prstGeom prst="rect">
                        <a:avLst/>
                      </a:prstGeom>
                      <a:noFill/>
                      <a:ln>
                        <a:noFill/>
                      </a:ln>
                      <a:extLst>
                        <a:ext uri="{53640926-AAD7-44D8-BBD7-CCE9431645EC}">
                          <a14:shadowObscured xmlns:a14="http://schemas.microsoft.com/office/drawing/2010/main"/>
                        </a:ext>
                      </a:extLst>
                    </pic:spPr>
                  </pic:pic>
                </a:graphicData>
              </a:graphic>
            </wp:inline>
          </w:drawing>
        </w:r>
      </w:del>
    </w:p>
    <w:p w14:paraId="20641B22" w14:textId="03B7B42C" w:rsidR="00F52244" w:rsidRPr="00677835" w:rsidDel="008F59C9" w:rsidRDefault="00F52244" w:rsidP="009F1F32">
      <w:pPr>
        <w:tabs>
          <w:tab w:val="left" w:pos="142"/>
          <w:tab w:val="left" w:pos="1276"/>
        </w:tabs>
        <w:autoSpaceDE w:val="0"/>
        <w:autoSpaceDN w:val="0"/>
        <w:adjustRightInd w:val="0"/>
        <w:ind w:left="709"/>
        <w:jc w:val="both"/>
        <w:rPr>
          <w:del w:id="150" w:author="Manuel Raul Livano Luna" w:date="2023-07-03T17:04:00Z"/>
          <w:rFonts w:ascii="Arial Narrow" w:hAnsi="Arial Narrow" w:cs="Arial"/>
          <w:sz w:val="16"/>
          <w:szCs w:val="22"/>
          <w:highlight w:val="cyan"/>
          <w:rPrChange w:id="151" w:author="Usuario de Windows" w:date="2023-07-03T16:56:00Z">
            <w:rPr>
              <w:del w:id="152" w:author="Manuel Raul Livano Luna" w:date="2023-07-03T17:04:00Z"/>
              <w:rFonts w:ascii="Arial Narrow" w:hAnsi="Arial Narrow" w:cs="Arial"/>
              <w:sz w:val="16"/>
              <w:szCs w:val="22"/>
            </w:rPr>
          </w:rPrChange>
        </w:rPr>
      </w:pPr>
      <w:del w:id="153" w:author="Manuel Raul Livano Luna" w:date="2023-07-03T17:04:00Z">
        <w:r w:rsidRPr="00677835" w:rsidDel="008F59C9">
          <w:rPr>
            <w:rFonts w:ascii="Arial Narrow" w:hAnsi="Arial Narrow" w:cs="Arial"/>
            <w:b/>
            <w:sz w:val="16"/>
            <w:szCs w:val="22"/>
            <w:highlight w:val="cyan"/>
            <w:rPrChange w:id="154" w:author="Usuario de Windows" w:date="2023-07-03T16:56:00Z">
              <w:rPr>
                <w:rFonts w:ascii="Arial Narrow" w:hAnsi="Arial Narrow" w:cs="Arial"/>
                <w:sz w:val="16"/>
                <w:szCs w:val="22"/>
              </w:rPr>
            </w:rPrChange>
          </w:rPr>
          <w:delText>Fuente</w:delText>
        </w:r>
        <w:r w:rsidRPr="00677835" w:rsidDel="008F59C9">
          <w:rPr>
            <w:rFonts w:ascii="Arial Narrow" w:hAnsi="Arial Narrow" w:cs="Arial"/>
            <w:sz w:val="16"/>
            <w:szCs w:val="22"/>
            <w:highlight w:val="cyan"/>
            <w:rPrChange w:id="155" w:author="Usuario de Windows" w:date="2023-07-03T16:56:00Z">
              <w:rPr>
                <w:rFonts w:ascii="Arial Narrow" w:hAnsi="Arial Narrow" w:cs="Arial"/>
                <w:sz w:val="16"/>
                <w:szCs w:val="22"/>
              </w:rPr>
            </w:rPrChange>
          </w:rPr>
          <w:delText xml:space="preserve">: </w:delText>
        </w:r>
        <w:r w:rsidR="005A748F" w:rsidRPr="00677835" w:rsidDel="008F59C9">
          <w:rPr>
            <w:rFonts w:ascii="Arial Narrow" w:hAnsi="Arial Narrow" w:cs="Arial"/>
            <w:sz w:val="16"/>
            <w:szCs w:val="22"/>
            <w:highlight w:val="cyan"/>
            <w:rPrChange w:id="156" w:author="Usuario de Windows" w:date="2023-07-03T16:56:00Z">
              <w:rPr>
                <w:rFonts w:ascii="Arial Narrow" w:hAnsi="Arial Narrow" w:cs="Arial"/>
                <w:sz w:val="16"/>
                <w:szCs w:val="22"/>
              </w:rPr>
            </w:rPrChange>
          </w:rPr>
          <w:delText>oficio n.° 123-2023-GRAP/11/GRDS, de 4 de abril de 2023.</w:delText>
        </w:r>
      </w:del>
    </w:p>
    <w:p w14:paraId="00B4461C" w14:textId="6F28AEBA" w:rsidR="009F1F32" w:rsidDel="008F59C9" w:rsidRDefault="00F52244" w:rsidP="009F1F32">
      <w:pPr>
        <w:tabs>
          <w:tab w:val="left" w:pos="142"/>
          <w:tab w:val="left" w:pos="1276"/>
        </w:tabs>
        <w:autoSpaceDE w:val="0"/>
        <w:autoSpaceDN w:val="0"/>
        <w:adjustRightInd w:val="0"/>
        <w:ind w:left="709"/>
        <w:jc w:val="both"/>
        <w:rPr>
          <w:del w:id="157" w:author="Manuel Raul Livano Luna" w:date="2023-07-03T17:04:00Z"/>
          <w:rFonts w:ascii="Arial Narrow" w:hAnsi="Arial Narrow" w:cs="Arial"/>
          <w:bCs/>
          <w:sz w:val="22"/>
          <w:szCs w:val="22"/>
        </w:rPr>
      </w:pPr>
      <w:del w:id="158" w:author="Manuel Raul Livano Luna" w:date="2023-07-03T17:04:00Z">
        <w:r w:rsidRPr="00677835" w:rsidDel="008F59C9">
          <w:rPr>
            <w:rFonts w:ascii="Arial Narrow" w:hAnsi="Arial Narrow" w:cs="Arial"/>
            <w:b/>
            <w:bCs/>
            <w:sz w:val="16"/>
            <w:szCs w:val="22"/>
            <w:highlight w:val="cyan"/>
            <w:rPrChange w:id="159" w:author="Usuario de Windows" w:date="2023-07-03T16:56:00Z">
              <w:rPr>
                <w:rFonts w:ascii="Arial Narrow" w:hAnsi="Arial Narrow" w:cs="Arial"/>
                <w:b/>
                <w:bCs/>
                <w:sz w:val="16"/>
                <w:szCs w:val="22"/>
              </w:rPr>
            </w:rPrChange>
          </w:rPr>
          <w:delText>Elaborado por:</w:delText>
        </w:r>
        <w:r w:rsidRPr="00677835" w:rsidDel="008F59C9">
          <w:rPr>
            <w:rFonts w:ascii="Arial Narrow" w:hAnsi="Arial Narrow" w:cs="Arial"/>
            <w:bCs/>
            <w:sz w:val="16"/>
            <w:szCs w:val="22"/>
            <w:highlight w:val="cyan"/>
            <w:rPrChange w:id="160" w:author="Usuario de Windows" w:date="2023-07-03T16:56:00Z">
              <w:rPr>
                <w:rFonts w:ascii="Arial Narrow" w:hAnsi="Arial Narrow" w:cs="Arial"/>
                <w:bCs/>
                <w:sz w:val="16"/>
                <w:szCs w:val="22"/>
              </w:rPr>
            </w:rPrChange>
          </w:rPr>
          <w:delText xml:space="preserve"> Comisión de Control</w:delText>
        </w:r>
        <w:r w:rsidR="001774EA" w:rsidRPr="00677835" w:rsidDel="008F59C9">
          <w:rPr>
            <w:rFonts w:ascii="Arial Narrow" w:hAnsi="Arial Narrow" w:cs="Arial"/>
            <w:bCs/>
            <w:sz w:val="22"/>
            <w:szCs w:val="22"/>
            <w:highlight w:val="cyan"/>
            <w:rPrChange w:id="161" w:author="Usuario de Windows" w:date="2023-07-03T16:56:00Z">
              <w:rPr>
                <w:rFonts w:ascii="Arial Narrow" w:hAnsi="Arial Narrow" w:cs="Arial"/>
                <w:bCs/>
                <w:sz w:val="22"/>
                <w:szCs w:val="22"/>
              </w:rPr>
            </w:rPrChange>
          </w:rPr>
          <w:delText>.</w:delText>
        </w:r>
      </w:del>
    </w:p>
    <w:p w14:paraId="718D15D8" w14:textId="77777777" w:rsidR="001774EA" w:rsidRDefault="001774EA"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02FEE94" w14:textId="408FD7B3" w:rsidR="001774EA" w:rsidRDefault="00A45AE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Por tanto</w:t>
      </w:r>
      <w:r w:rsidR="001774EA">
        <w:rPr>
          <w:rFonts w:ascii="Arial Narrow" w:hAnsi="Arial Narrow" w:cs="Arial"/>
          <w:bCs/>
          <w:sz w:val="22"/>
          <w:szCs w:val="22"/>
        </w:rPr>
        <w:t xml:space="preserve">, como se aprecia en el </w:t>
      </w:r>
      <w:r>
        <w:rPr>
          <w:rFonts w:ascii="Arial Narrow" w:hAnsi="Arial Narrow" w:cs="Arial"/>
          <w:bCs/>
          <w:sz w:val="22"/>
          <w:szCs w:val="22"/>
        </w:rPr>
        <w:t>cuadro</w:t>
      </w:r>
      <w:r w:rsidR="001774EA">
        <w:rPr>
          <w:rFonts w:ascii="Arial Narrow" w:hAnsi="Arial Narrow" w:cs="Arial"/>
          <w:bCs/>
          <w:sz w:val="22"/>
          <w:szCs w:val="22"/>
        </w:rPr>
        <w:t xml:space="preserve"> anterior</w:t>
      </w:r>
      <w:r>
        <w:rPr>
          <w:rFonts w:ascii="Arial Narrow" w:hAnsi="Arial Narrow" w:cs="Arial"/>
          <w:bCs/>
          <w:sz w:val="22"/>
          <w:szCs w:val="22"/>
        </w:rPr>
        <w:t>,</w:t>
      </w:r>
      <w:r w:rsidR="001774EA">
        <w:rPr>
          <w:rFonts w:ascii="Arial Narrow" w:hAnsi="Arial Narrow" w:cs="Arial"/>
          <w:bCs/>
          <w:sz w:val="22"/>
          <w:szCs w:val="22"/>
        </w:rPr>
        <w:t xml:space="preserve"> el equipo técnico tiene planificado ejecutar el componente capacitación</w:t>
      </w:r>
      <w:r w:rsidR="00762219">
        <w:rPr>
          <w:rFonts w:ascii="Arial Narrow" w:hAnsi="Arial Narrow" w:cs="Arial"/>
          <w:bCs/>
          <w:sz w:val="22"/>
          <w:szCs w:val="22"/>
        </w:rPr>
        <w:t xml:space="preserve"> </w:t>
      </w:r>
      <w:r w:rsidR="003C3447">
        <w:rPr>
          <w:rFonts w:ascii="Arial Narrow" w:hAnsi="Arial Narrow" w:cs="Arial"/>
          <w:bCs/>
          <w:sz w:val="22"/>
          <w:szCs w:val="22"/>
        </w:rPr>
        <w:t xml:space="preserve">en las </w:t>
      </w:r>
      <w:commentRangeStart w:id="162"/>
      <w:commentRangeStart w:id="163"/>
      <w:r w:rsidR="003C3447">
        <w:rPr>
          <w:rFonts w:ascii="Arial Narrow" w:hAnsi="Arial Narrow" w:cs="Arial"/>
          <w:bCs/>
          <w:sz w:val="22"/>
          <w:szCs w:val="22"/>
        </w:rPr>
        <w:t xml:space="preserve">I.E. San Pedro y I.E. José María Arguedas de </w:t>
      </w:r>
      <w:r w:rsidR="00B800E3">
        <w:rPr>
          <w:rFonts w:ascii="Arial Narrow" w:hAnsi="Arial Narrow" w:cs="Arial"/>
          <w:bCs/>
          <w:sz w:val="22"/>
          <w:szCs w:val="22"/>
        </w:rPr>
        <w:t>U</w:t>
      </w:r>
      <w:r w:rsidR="003C3447">
        <w:rPr>
          <w:rFonts w:ascii="Arial Narrow" w:hAnsi="Arial Narrow" w:cs="Arial"/>
          <w:bCs/>
          <w:sz w:val="22"/>
          <w:szCs w:val="22"/>
        </w:rPr>
        <w:t>ripa</w:t>
      </w:r>
      <w:commentRangeEnd w:id="162"/>
      <w:r w:rsidR="00D36E8F">
        <w:rPr>
          <w:rStyle w:val="Refdecomentario"/>
        </w:rPr>
        <w:commentReference w:id="162"/>
      </w:r>
      <w:commentRangeEnd w:id="163"/>
      <w:r w:rsidR="007D4CFB">
        <w:rPr>
          <w:rStyle w:val="Refdecomentario"/>
        </w:rPr>
        <w:commentReference w:id="163"/>
      </w:r>
      <w:r w:rsidR="003C3447">
        <w:rPr>
          <w:rFonts w:ascii="Arial Narrow" w:hAnsi="Arial Narrow" w:cs="Arial"/>
          <w:bCs/>
          <w:sz w:val="22"/>
          <w:szCs w:val="22"/>
        </w:rPr>
        <w:t>, y que en dich</w:t>
      </w:r>
      <w:del w:id="164" w:author="GRAPURIMAC" w:date="2023-06-29T17:10:00Z">
        <w:r w:rsidR="003C3447" w:rsidDel="00D36E8F">
          <w:rPr>
            <w:rFonts w:ascii="Arial Narrow" w:hAnsi="Arial Narrow" w:cs="Arial"/>
            <w:bCs/>
            <w:sz w:val="22"/>
            <w:szCs w:val="22"/>
          </w:rPr>
          <w:delText xml:space="preserve">as instituciones educativas </w:delText>
        </w:r>
      </w:del>
      <w:del w:id="165" w:author="ADM" w:date="2023-06-30T15:48:00Z">
        <w:r w:rsidR="003C3447" w:rsidDel="000A1822">
          <w:rPr>
            <w:rFonts w:ascii="Arial Narrow" w:hAnsi="Arial Narrow" w:cs="Arial"/>
            <w:bCs/>
            <w:sz w:val="22"/>
            <w:szCs w:val="22"/>
          </w:rPr>
          <w:delText>l</w:delText>
        </w:r>
      </w:del>
      <w:r w:rsidR="003C3447">
        <w:rPr>
          <w:rFonts w:ascii="Arial Narrow" w:hAnsi="Arial Narrow" w:cs="Arial"/>
          <w:bCs/>
          <w:sz w:val="22"/>
          <w:szCs w:val="22"/>
        </w:rPr>
        <w:t>os</w:t>
      </w:r>
      <w:r w:rsidR="001774EA">
        <w:rPr>
          <w:rFonts w:ascii="Arial Narrow" w:hAnsi="Arial Narrow" w:cs="Arial"/>
          <w:bCs/>
          <w:sz w:val="22"/>
          <w:szCs w:val="22"/>
        </w:rPr>
        <w:t xml:space="preserve"> equipos informáticos (servidores) se</w:t>
      </w:r>
      <w:r w:rsidR="00436D23">
        <w:rPr>
          <w:rFonts w:ascii="Arial Narrow" w:hAnsi="Arial Narrow" w:cs="Arial"/>
          <w:bCs/>
          <w:sz w:val="22"/>
          <w:szCs w:val="22"/>
        </w:rPr>
        <w:t xml:space="preserve"> </w:t>
      </w:r>
      <w:r w:rsidR="001774EA">
        <w:rPr>
          <w:rFonts w:ascii="Arial Narrow" w:hAnsi="Arial Narrow" w:cs="Arial"/>
          <w:bCs/>
          <w:sz w:val="22"/>
          <w:szCs w:val="22"/>
        </w:rPr>
        <w:t xml:space="preserve">encuentran Inoperativos, tal como se pudo verificar en la visita realizada y </w:t>
      </w:r>
      <w:r w:rsidR="00436D23">
        <w:rPr>
          <w:rFonts w:ascii="Arial Narrow" w:hAnsi="Arial Narrow" w:cs="Arial"/>
          <w:bCs/>
          <w:sz w:val="22"/>
          <w:szCs w:val="22"/>
        </w:rPr>
        <w:t xml:space="preserve">anotada en actas de visita de control </w:t>
      </w:r>
      <w:r w:rsidR="003C3447">
        <w:rPr>
          <w:rFonts w:ascii="Arial Narrow" w:hAnsi="Arial Narrow" w:cs="Arial"/>
          <w:bCs/>
          <w:sz w:val="22"/>
          <w:szCs w:val="22"/>
        </w:rPr>
        <w:t>según cuadro nº</w:t>
      </w:r>
      <w:r w:rsidR="00D12418">
        <w:rPr>
          <w:rFonts w:ascii="Arial Narrow" w:hAnsi="Arial Narrow" w:cs="Arial"/>
          <w:bCs/>
          <w:sz w:val="22"/>
          <w:szCs w:val="22"/>
        </w:rPr>
        <w:t xml:space="preserve"> </w:t>
      </w:r>
      <w:r w:rsidR="003C3447">
        <w:rPr>
          <w:rFonts w:ascii="Arial Narrow" w:hAnsi="Arial Narrow" w:cs="Arial"/>
          <w:bCs/>
          <w:sz w:val="22"/>
          <w:szCs w:val="22"/>
        </w:rPr>
        <w:t>3</w:t>
      </w:r>
      <w:r w:rsidR="00B926AA">
        <w:rPr>
          <w:rFonts w:ascii="Arial Narrow" w:hAnsi="Arial Narrow" w:cs="Arial"/>
          <w:bCs/>
          <w:sz w:val="22"/>
          <w:szCs w:val="22"/>
        </w:rPr>
        <w:t>.</w:t>
      </w:r>
    </w:p>
    <w:p w14:paraId="535DA0B9" w14:textId="77777777" w:rsidR="00024C2E" w:rsidRDefault="00024C2E" w:rsidP="009F1F32">
      <w:pPr>
        <w:tabs>
          <w:tab w:val="left" w:pos="142"/>
          <w:tab w:val="left" w:pos="1276"/>
        </w:tabs>
        <w:autoSpaceDE w:val="0"/>
        <w:autoSpaceDN w:val="0"/>
        <w:adjustRightInd w:val="0"/>
        <w:ind w:left="709"/>
        <w:jc w:val="both"/>
        <w:rPr>
          <w:rFonts w:ascii="Arial Narrow" w:hAnsi="Arial Narrow" w:cs="Arial"/>
          <w:bCs/>
          <w:sz w:val="22"/>
          <w:szCs w:val="22"/>
        </w:rPr>
      </w:pPr>
    </w:p>
    <w:p w14:paraId="635DFEE9" w14:textId="3053C124" w:rsidR="00026DA7" w:rsidRPr="009A0AC2" w:rsidRDefault="009A0AC2"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S</w:t>
      </w:r>
      <w:r w:rsidR="00F807C8" w:rsidRPr="009A0AC2">
        <w:rPr>
          <w:rFonts w:ascii="Arial Narrow" w:hAnsi="Arial Narrow" w:cs="Arial"/>
          <w:bCs/>
          <w:sz w:val="22"/>
          <w:szCs w:val="22"/>
        </w:rPr>
        <w:t xml:space="preserve">in embargo, considerando que los </w:t>
      </w:r>
      <w:commentRangeStart w:id="166"/>
      <w:commentRangeStart w:id="167"/>
      <w:r w:rsidR="00F807C8" w:rsidRPr="009A0AC2">
        <w:rPr>
          <w:rFonts w:ascii="Arial Narrow" w:hAnsi="Arial Narrow" w:cs="Arial"/>
          <w:bCs/>
          <w:sz w:val="22"/>
          <w:szCs w:val="22"/>
        </w:rPr>
        <w:t xml:space="preserve">equipos </w:t>
      </w:r>
      <w:r w:rsidRPr="009A0AC2">
        <w:rPr>
          <w:rFonts w:ascii="Arial Narrow" w:hAnsi="Arial Narrow" w:cs="Arial"/>
          <w:bCs/>
          <w:sz w:val="22"/>
          <w:szCs w:val="22"/>
        </w:rPr>
        <w:t>informáticos</w:t>
      </w:r>
      <w:ins w:id="168" w:author="Manuel Raul Livano Luna" w:date="2023-07-03T15:18:00Z">
        <w:r w:rsidR="007D4CFB">
          <w:rPr>
            <w:rFonts w:ascii="Arial Narrow" w:hAnsi="Arial Narrow" w:cs="Arial"/>
            <w:bCs/>
            <w:sz w:val="22"/>
            <w:szCs w:val="22"/>
          </w:rPr>
          <w:t xml:space="preserve"> (Servidores) </w:t>
        </w:r>
      </w:ins>
      <w:del w:id="169" w:author="Manuel Raul Livano Luna" w:date="2023-07-03T15:18:00Z">
        <w:r w:rsidR="00F807C8" w:rsidRPr="009A0AC2" w:rsidDel="007D4CFB">
          <w:rPr>
            <w:rFonts w:ascii="Arial Narrow" w:hAnsi="Arial Narrow" w:cs="Arial"/>
            <w:bCs/>
            <w:sz w:val="22"/>
            <w:szCs w:val="22"/>
          </w:rPr>
          <w:delText xml:space="preserve"> </w:delText>
        </w:r>
      </w:del>
      <w:commentRangeEnd w:id="166"/>
      <w:r w:rsidR="0083009D">
        <w:rPr>
          <w:rStyle w:val="Refdecomentario"/>
        </w:rPr>
        <w:commentReference w:id="166"/>
      </w:r>
      <w:r w:rsidR="00F807C8" w:rsidRPr="009A0AC2">
        <w:rPr>
          <w:rFonts w:ascii="Arial Narrow" w:hAnsi="Arial Narrow" w:cs="Arial"/>
          <w:bCs/>
          <w:sz w:val="22"/>
          <w:szCs w:val="22"/>
        </w:rPr>
        <w:t xml:space="preserve">se encuentran </w:t>
      </w:r>
      <w:commentRangeStart w:id="170"/>
      <w:del w:id="171" w:author="Manuel Raul Livano Luna" w:date="2023-07-03T15:18:00Z">
        <w:r w:rsidR="00F807C8" w:rsidRPr="009A0AC2" w:rsidDel="007D4CFB">
          <w:rPr>
            <w:rFonts w:ascii="Arial Narrow" w:hAnsi="Arial Narrow" w:cs="Arial"/>
            <w:bCs/>
            <w:sz w:val="22"/>
            <w:szCs w:val="22"/>
          </w:rPr>
          <w:delText>deteriorados</w:delText>
        </w:r>
        <w:commentRangeEnd w:id="170"/>
        <w:r w:rsidR="00D36E8F" w:rsidDel="007D4CFB">
          <w:rPr>
            <w:rStyle w:val="Refdecomentario"/>
          </w:rPr>
          <w:commentReference w:id="170"/>
        </w:r>
      </w:del>
      <w:ins w:id="172" w:author="Manuel Raul Livano Luna" w:date="2023-07-03T15:18:00Z">
        <w:r w:rsidR="007D4CFB">
          <w:rPr>
            <w:rFonts w:ascii="Arial Narrow" w:hAnsi="Arial Narrow" w:cs="Arial"/>
            <w:bCs/>
            <w:sz w:val="22"/>
            <w:szCs w:val="22"/>
          </w:rPr>
          <w:t>inoperativos</w:t>
        </w:r>
      </w:ins>
      <w:r w:rsidR="00F807C8" w:rsidRPr="009A0AC2">
        <w:rPr>
          <w:rFonts w:ascii="Arial Narrow" w:hAnsi="Arial Narrow" w:cs="Arial"/>
          <w:bCs/>
          <w:sz w:val="22"/>
          <w:szCs w:val="22"/>
        </w:rPr>
        <w:t xml:space="preserve">, </w:t>
      </w:r>
      <w:commentRangeEnd w:id="167"/>
      <w:r w:rsidR="0083009D">
        <w:rPr>
          <w:rStyle w:val="Refdecomentario"/>
        </w:rPr>
        <w:commentReference w:id="167"/>
      </w:r>
      <w:r w:rsidR="00F807C8" w:rsidRPr="009A0AC2">
        <w:rPr>
          <w:rFonts w:ascii="Arial Narrow" w:hAnsi="Arial Narrow" w:cs="Arial"/>
          <w:bCs/>
          <w:sz w:val="22"/>
          <w:szCs w:val="22"/>
        </w:rPr>
        <w:t xml:space="preserve">dicha programación no </w:t>
      </w:r>
      <w:r w:rsidR="00B926AA" w:rsidRPr="009A0AC2">
        <w:rPr>
          <w:rFonts w:ascii="Arial Narrow" w:hAnsi="Arial Narrow" w:cs="Arial"/>
          <w:bCs/>
          <w:sz w:val="22"/>
          <w:szCs w:val="22"/>
        </w:rPr>
        <w:t>podr</w:t>
      </w:r>
      <w:r w:rsidR="00B926AA">
        <w:rPr>
          <w:rFonts w:ascii="Arial Narrow" w:hAnsi="Arial Narrow" w:cs="Arial"/>
          <w:bCs/>
          <w:sz w:val="22"/>
          <w:szCs w:val="22"/>
        </w:rPr>
        <w:t>í</w:t>
      </w:r>
      <w:r w:rsidR="00B926AA" w:rsidRPr="009A0AC2">
        <w:rPr>
          <w:rFonts w:ascii="Arial Narrow" w:hAnsi="Arial Narrow" w:cs="Arial"/>
          <w:bCs/>
          <w:sz w:val="22"/>
          <w:szCs w:val="22"/>
        </w:rPr>
        <w:t>a</w:t>
      </w:r>
      <w:r w:rsidR="00F807C8" w:rsidRPr="009A0AC2">
        <w:rPr>
          <w:rFonts w:ascii="Arial Narrow" w:hAnsi="Arial Narrow" w:cs="Arial"/>
          <w:bCs/>
          <w:sz w:val="22"/>
          <w:szCs w:val="22"/>
        </w:rPr>
        <w:t xml:space="preserve"> cumplirse </w:t>
      </w:r>
      <w:r w:rsidR="00B926AA">
        <w:rPr>
          <w:rFonts w:ascii="Arial Narrow" w:hAnsi="Arial Narrow" w:cs="Arial"/>
          <w:bCs/>
          <w:sz w:val="22"/>
          <w:szCs w:val="22"/>
        </w:rPr>
        <w:t xml:space="preserve">ya </w:t>
      </w:r>
      <w:commentRangeStart w:id="173"/>
      <w:r w:rsidR="00B926AA">
        <w:rPr>
          <w:rFonts w:ascii="Arial Narrow" w:hAnsi="Arial Narrow" w:cs="Arial"/>
          <w:bCs/>
          <w:sz w:val="22"/>
          <w:szCs w:val="22"/>
        </w:rPr>
        <w:t>que los equipos según el cuadro nº</w:t>
      </w:r>
      <w:r w:rsidR="00D12418">
        <w:rPr>
          <w:rFonts w:ascii="Arial Narrow" w:hAnsi="Arial Narrow" w:cs="Arial"/>
          <w:bCs/>
          <w:sz w:val="22"/>
          <w:szCs w:val="22"/>
        </w:rPr>
        <w:t xml:space="preserve"> </w:t>
      </w:r>
      <w:ins w:id="174" w:author="Manuel Raul Livano Luna" w:date="2023-07-03T15:19:00Z">
        <w:r w:rsidR="007D4CFB">
          <w:rPr>
            <w:rFonts w:ascii="Arial Narrow" w:hAnsi="Arial Narrow" w:cs="Arial"/>
            <w:bCs/>
            <w:sz w:val="22"/>
            <w:szCs w:val="22"/>
          </w:rPr>
          <w:t>2</w:t>
        </w:r>
      </w:ins>
      <w:del w:id="175" w:author="Manuel Raul Livano Luna" w:date="2023-07-03T15:19:00Z">
        <w:r w:rsidR="00B926AA" w:rsidDel="007D4CFB">
          <w:rPr>
            <w:rFonts w:ascii="Arial Narrow" w:hAnsi="Arial Narrow" w:cs="Arial"/>
            <w:bCs/>
            <w:sz w:val="22"/>
            <w:szCs w:val="22"/>
          </w:rPr>
          <w:delText>3</w:delText>
        </w:r>
      </w:del>
      <w:r w:rsidR="00B926AA">
        <w:rPr>
          <w:rFonts w:ascii="Arial Narrow" w:hAnsi="Arial Narrow" w:cs="Arial"/>
          <w:bCs/>
          <w:sz w:val="22"/>
          <w:szCs w:val="22"/>
        </w:rPr>
        <w:t xml:space="preserve"> </w:t>
      </w:r>
      <w:commentRangeEnd w:id="173"/>
      <w:r w:rsidR="0083009D">
        <w:rPr>
          <w:rStyle w:val="Refdecomentario"/>
        </w:rPr>
        <w:commentReference w:id="173"/>
      </w:r>
      <w:r>
        <w:rPr>
          <w:rFonts w:ascii="Arial Narrow" w:hAnsi="Arial Narrow" w:cs="Arial"/>
          <w:bCs/>
          <w:sz w:val="22"/>
          <w:szCs w:val="22"/>
        </w:rPr>
        <w:t xml:space="preserve">se encuentran en mal estado y </w:t>
      </w:r>
      <w:r w:rsidR="00B926AA">
        <w:rPr>
          <w:rFonts w:ascii="Arial Narrow" w:hAnsi="Arial Narrow" w:cs="Arial"/>
          <w:bCs/>
          <w:sz w:val="22"/>
          <w:szCs w:val="22"/>
        </w:rPr>
        <w:t xml:space="preserve">en </w:t>
      </w:r>
      <w:r>
        <w:rPr>
          <w:rFonts w:ascii="Arial Narrow" w:hAnsi="Arial Narrow" w:cs="Arial"/>
          <w:bCs/>
          <w:sz w:val="22"/>
          <w:szCs w:val="22"/>
        </w:rPr>
        <w:t>otros casos malogrados</w:t>
      </w:r>
      <w:r w:rsidR="00760E9E">
        <w:rPr>
          <w:rFonts w:ascii="Arial Narrow" w:hAnsi="Arial Narrow" w:cs="Arial"/>
          <w:bCs/>
          <w:sz w:val="22"/>
          <w:szCs w:val="22"/>
        </w:rPr>
        <w:t xml:space="preserve"> pudiendo correr el riesgo de no cumplir con la ejecución programada de dicho componente y retrasar la culminación del proyecto</w:t>
      </w:r>
    </w:p>
    <w:p w14:paraId="601701E0" w14:textId="77777777" w:rsidR="00436D23" w:rsidRDefault="00436D23" w:rsidP="009F1F32">
      <w:pPr>
        <w:tabs>
          <w:tab w:val="left" w:pos="142"/>
          <w:tab w:val="left" w:pos="1276"/>
        </w:tabs>
        <w:autoSpaceDE w:val="0"/>
        <w:autoSpaceDN w:val="0"/>
        <w:adjustRightInd w:val="0"/>
        <w:ind w:left="709"/>
        <w:jc w:val="both"/>
        <w:rPr>
          <w:rFonts w:ascii="Arial Narrow" w:hAnsi="Arial Narrow" w:cs="Arial"/>
          <w:bCs/>
          <w:sz w:val="22"/>
          <w:szCs w:val="22"/>
        </w:rPr>
      </w:pPr>
    </w:p>
    <w:p w14:paraId="1EF24856" w14:textId="75171E19" w:rsidR="009F1F32" w:rsidRPr="00773439" w:rsidRDefault="00B926AA"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La situación descrita anteriormente contraviene</w:t>
      </w:r>
      <w:del w:id="176" w:author="GRAPURIMAC" w:date="2023-06-29T17:12:00Z">
        <w:r w:rsidDel="0083009D">
          <w:rPr>
            <w:rFonts w:ascii="Arial Narrow" w:hAnsi="Arial Narrow" w:cs="Arial"/>
            <w:bCs/>
            <w:sz w:val="22"/>
            <w:szCs w:val="22"/>
          </w:rPr>
          <w:delText>n</w:delText>
        </w:r>
      </w:del>
      <w:r>
        <w:rPr>
          <w:rFonts w:ascii="Arial Narrow" w:hAnsi="Arial Narrow" w:cs="Arial"/>
          <w:bCs/>
          <w:sz w:val="22"/>
          <w:szCs w:val="22"/>
        </w:rPr>
        <w:t xml:space="preserve"> los criterios siguientes:</w:t>
      </w:r>
    </w:p>
    <w:p w14:paraId="4FCDCC81"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p>
    <w:p w14:paraId="252B5E39" w14:textId="022C9A9F" w:rsidR="009F1F32" w:rsidRPr="003758E8" w:rsidRDefault="00A45AEA"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Pr>
          <w:rFonts w:ascii="Arial Narrow" w:hAnsi="Arial Narrow" w:cs="Arial"/>
          <w:b/>
          <w:bCs/>
          <w:sz w:val="22"/>
          <w:szCs w:val="22"/>
        </w:rPr>
        <w:t>n.</w:t>
      </w:r>
      <w:r w:rsidR="009F1F32" w:rsidRPr="00773439">
        <w:rPr>
          <w:rFonts w:ascii="Arial Narrow" w:hAnsi="Arial Narrow" w:cs="Arial"/>
          <w:b/>
          <w:bCs/>
          <w:sz w:val="22"/>
          <w:szCs w:val="22"/>
        </w:rPr>
        <w:t>°</w:t>
      </w:r>
      <w:r>
        <w:rPr>
          <w:rFonts w:ascii="Arial Narrow" w:hAnsi="Arial Narrow" w:cs="Arial"/>
          <w:b/>
          <w:bCs/>
          <w:sz w:val="22"/>
          <w:szCs w:val="22"/>
        </w:rPr>
        <w:t xml:space="preserve"> </w:t>
      </w:r>
      <w:r w:rsidR="009F1F32"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A500FD">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w:t>
      </w:r>
      <w:ins w:id="177" w:author="GRAPURIMAC" w:date="2023-06-29T17:14:00Z">
        <w:r w:rsidR="0083009D">
          <w:rPr>
            <w:rFonts w:ascii="Arial Narrow" w:hAnsi="Arial Narrow" w:cs="Arial"/>
            <w:b/>
            <w:bCs/>
            <w:sz w:val="22"/>
            <w:szCs w:val="22"/>
          </w:rPr>
          <w:t xml:space="preserve"> n.°</w:t>
        </w:r>
      </w:ins>
      <w:r w:rsidR="00BE01EE">
        <w:rPr>
          <w:rFonts w:ascii="Arial Narrow" w:hAnsi="Arial Narrow" w:cs="Arial"/>
          <w:b/>
          <w:bCs/>
          <w:sz w:val="22"/>
          <w:szCs w:val="22"/>
        </w:rPr>
        <w:t xml:space="preserve"> 467-2022-GR.APURIMAC/PR de 23 de diciembre del 2022.</w:t>
      </w:r>
      <w:del w:id="178" w:author="GRAPURIMAC" w:date="2023-06-29T17:13:00Z">
        <w:r w:rsidRPr="00773439" w:rsidDel="0083009D">
          <w:rPr>
            <w:rFonts w:ascii="Arial Narrow" w:hAnsi="Arial Narrow" w:cs="Arial"/>
            <w:b/>
            <w:bCs/>
            <w:sz w:val="22"/>
            <w:szCs w:val="22"/>
          </w:rPr>
          <w:delText>.</w:delText>
        </w:r>
      </w:del>
    </w:p>
    <w:p w14:paraId="47F6F8B6" w14:textId="77777777" w:rsidR="003758E8" w:rsidRPr="00773439" w:rsidRDefault="003758E8" w:rsidP="003758E8">
      <w:pPr>
        <w:tabs>
          <w:tab w:val="left" w:pos="142"/>
          <w:tab w:val="left" w:pos="1276"/>
        </w:tabs>
        <w:autoSpaceDE w:val="0"/>
        <w:autoSpaceDN w:val="0"/>
        <w:adjustRightInd w:val="0"/>
        <w:ind w:left="1069"/>
        <w:jc w:val="both"/>
        <w:rPr>
          <w:rFonts w:ascii="Arial Narrow" w:hAnsi="Arial Narrow" w:cs="Arial"/>
          <w:bCs/>
          <w:sz w:val="22"/>
          <w:szCs w:val="22"/>
        </w:rPr>
      </w:pPr>
    </w:p>
    <w:p w14:paraId="24978E0F"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65319489"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79" w:name="_Toc135836001"/>
      <w:r w:rsidRPr="00681170">
        <w:rPr>
          <w:rFonts w:ascii="Arial Narrow" w:hAnsi="Arial Narrow" w:cs="Arial"/>
          <w:b/>
          <w:i/>
          <w:iCs/>
          <w:sz w:val="22"/>
          <w:szCs w:val="22"/>
        </w:rPr>
        <w:t>8.3.1. DISPOSICIONES GENERALES DE LA EJECUCIÓN DE INVERSIONES</w:t>
      </w:r>
      <w:bookmarkEnd w:id="179"/>
    </w:p>
    <w:p w14:paraId="3A1C49BA"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6A452502" w14:textId="77777777" w:rsidR="003758E8" w:rsidRPr="00A45AEA" w:rsidRDefault="003758E8" w:rsidP="003758E8">
      <w:pPr>
        <w:tabs>
          <w:tab w:val="left" w:pos="142"/>
          <w:tab w:val="left" w:pos="1276"/>
        </w:tabs>
        <w:autoSpaceDE w:val="0"/>
        <w:autoSpaceDN w:val="0"/>
        <w:adjustRightInd w:val="0"/>
        <w:ind w:left="1276"/>
        <w:jc w:val="both"/>
        <w:rPr>
          <w:rFonts w:ascii="Arial Narrow" w:hAnsi="Arial Narrow" w:cs="Arial"/>
          <w:b/>
          <w:bCs/>
          <w:i/>
          <w:iCs/>
          <w:sz w:val="22"/>
          <w:szCs w:val="22"/>
        </w:rPr>
      </w:pPr>
      <w:bookmarkStart w:id="180" w:name="_Toc135836002"/>
      <w:r w:rsidRPr="00A45AEA">
        <w:rPr>
          <w:rFonts w:ascii="Arial Narrow" w:hAnsi="Arial Narrow" w:cs="Arial"/>
          <w:b/>
          <w:bCs/>
          <w:i/>
          <w:iCs/>
          <w:sz w:val="22"/>
          <w:szCs w:val="22"/>
        </w:rPr>
        <w:t>8.3.1.1. OBJETIVO</w:t>
      </w:r>
      <w:bookmarkEnd w:id="180"/>
    </w:p>
    <w:p w14:paraId="79A99FA8"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7B5ED961" w14:textId="77777777" w:rsid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lastRenderedPageBreak/>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4AFAE834"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00C64711" w14:textId="77777777" w:rsidR="003758E8" w:rsidRPr="00681170" w:rsidRDefault="003758E8" w:rsidP="003758E8">
      <w:pPr>
        <w:tabs>
          <w:tab w:val="left" w:pos="142"/>
          <w:tab w:val="left" w:pos="1276"/>
        </w:tabs>
        <w:autoSpaceDE w:val="0"/>
        <w:autoSpaceDN w:val="0"/>
        <w:adjustRightInd w:val="0"/>
        <w:ind w:left="1276"/>
        <w:jc w:val="both"/>
        <w:rPr>
          <w:rFonts w:ascii="Arial Narrow" w:hAnsi="Arial Narrow" w:cs="Arial"/>
          <w:b/>
          <w:i/>
          <w:iCs/>
          <w:sz w:val="22"/>
          <w:szCs w:val="22"/>
        </w:rPr>
      </w:pPr>
      <w:bookmarkStart w:id="181" w:name="_Toc135836003"/>
      <w:r w:rsidRPr="00681170">
        <w:rPr>
          <w:rFonts w:ascii="Arial Narrow" w:hAnsi="Arial Narrow" w:cs="Arial"/>
          <w:b/>
          <w:i/>
          <w:iCs/>
          <w:sz w:val="22"/>
          <w:szCs w:val="22"/>
        </w:rPr>
        <w:t>8.3.1.2. FINALIDAD</w:t>
      </w:r>
      <w:bookmarkEnd w:id="181"/>
    </w:p>
    <w:p w14:paraId="51A10F2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p>
    <w:p w14:paraId="2ACEF295" w14:textId="77777777" w:rsidR="003758E8" w:rsidRPr="003758E8" w:rsidRDefault="003758E8" w:rsidP="003758E8">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182" w:author="GRAPURIMAC" w:date="2023-06-29T17:16:00Z">
        <w:r w:rsidRPr="003758E8" w:rsidDel="0083009D">
          <w:rPr>
            <w:rFonts w:ascii="Arial Narrow" w:hAnsi="Arial Narrow" w:cs="Arial"/>
            <w:bCs/>
            <w:i/>
            <w:iCs/>
            <w:sz w:val="22"/>
            <w:szCs w:val="22"/>
          </w:rPr>
          <w:delText xml:space="preserve"> </w:delText>
        </w:r>
      </w:del>
      <w:r w:rsidRPr="003758E8">
        <w:rPr>
          <w:rFonts w:ascii="Arial Narrow" w:hAnsi="Arial Narrow" w:cs="Arial"/>
          <w:bCs/>
          <w:i/>
          <w:iCs/>
          <w:sz w:val="22"/>
          <w:szCs w:val="22"/>
        </w:rPr>
        <w:t>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8D669F" w14:textId="10F6175E" w:rsidR="007D1D1A" w:rsidRDefault="007D1D1A" w:rsidP="00665DE5">
      <w:pPr>
        <w:tabs>
          <w:tab w:val="left" w:pos="142"/>
          <w:tab w:val="left" w:pos="1276"/>
        </w:tabs>
        <w:autoSpaceDE w:val="0"/>
        <w:autoSpaceDN w:val="0"/>
        <w:adjustRightInd w:val="0"/>
        <w:jc w:val="both"/>
        <w:rPr>
          <w:rFonts w:ascii="Arial Narrow" w:hAnsi="Arial Narrow" w:cs="Arial"/>
          <w:bCs/>
          <w:i/>
          <w:iCs/>
          <w:sz w:val="22"/>
          <w:szCs w:val="22"/>
        </w:rPr>
      </w:pPr>
    </w:p>
    <w:p w14:paraId="5C8D4DAB" w14:textId="77777777" w:rsidR="009F1F32" w:rsidRPr="00773439" w:rsidRDefault="009F1F32">
      <w:pPr>
        <w:tabs>
          <w:tab w:val="left" w:pos="142"/>
          <w:tab w:val="left" w:pos="1276"/>
        </w:tabs>
        <w:autoSpaceDE w:val="0"/>
        <w:autoSpaceDN w:val="0"/>
        <w:adjustRightInd w:val="0"/>
        <w:jc w:val="both"/>
        <w:rPr>
          <w:rFonts w:ascii="Arial Narrow" w:hAnsi="Arial Narrow" w:cs="Arial"/>
          <w:bCs/>
          <w:i/>
          <w:iCs/>
          <w:sz w:val="22"/>
          <w:szCs w:val="22"/>
        </w:rPr>
        <w:pPrChange w:id="183" w:author="GRAPURIMAC" w:date="2023-06-29T17:31:00Z">
          <w:pPr>
            <w:tabs>
              <w:tab w:val="left" w:pos="142"/>
              <w:tab w:val="left" w:pos="1276"/>
            </w:tabs>
            <w:autoSpaceDE w:val="0"/>
            <w:autoSpaceDN w:val="0"/>
            <w:adjustRightInd w:val="0"/>
            <w:ind w:left="709"/>
            <w:jc w:val="both"/>
          </w:pPr>
        </w:pPrChange>
      </w:pPr>
    </w:p>
    <w:p w14:paraId="33E98E16" w14:textId="435508F1" w:rsidR="009F1F32" w:rsidRDefault="009F1F32" w:rsidP="00681170">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ins w:id="184" w:author="GRAPURIMAC" w:date="2023-06-29T17:29:00Z">
        <w:r w:rsidR="00594D29">
          <w:rPr>
            <w:rFonts w:ascii="Arial Narrow" w:hAnsi="Arial Narrow" w:cs="Arial"/>
            <w:bCs/>
            <w:sz w:val="22"/>
            <w:szCs w:val="22"/>
          </w:rPr>
          <w:t xml:space="preserve"> </w:t>
        </w:r>
        <w:del w:id="185" w:author="Usuario de Windows" w:date="2023-07-03T16:35:00Z">
          <w:r w:rsidR="00594D29" w:rsidDel="00C45CCF">
            <w:rPr>
              <w:rFonts w:ascii="Arial Narrow" w:hAnsi="Arial Narrow" w:cs="Arial"/>
              <w:bCs/>
              <w:sz w:val="22"/>
              <w:szCs w:val="22"/>
            </w:rPr>
            <w:delText xml:space="preserve">se ha verificado </w:delText>
          </w:r>
        </w:del>
      </w:ins>
      <w:del w:id="186" w:author="GRAPURIMAC" w:date="2023-06-29T17:29:00Z">
        <w:r w:rsidRPr="00773439" w:rsidDel="00594D29">
          <w:rPr>
            <w:rFonts w:ascii="Arial Narrow" w:hAnsi="Arial Narrow" w:cs="Arial"/>
            <w:bCs/>
            <w:sz w:val="22"/>
            <w:szCs w:val="22"/>
          </w:rPr>
          <w:delText xml:space="preserve">genera el riesgo de </w:delText>
        </w:r>
      </w:del>
      <w:ins w:id="187" w:author="GRAPURIMAC" w:date="2023-06-29T17:28:00Z">
        <w:r w:rsidR="00594D29">
          <w:rPr>
            <w:rFonts w:ascii="Arial Narrow" w:hAnsi="Arial Narrow" w:cs="Arial"/>
            <w:bCs/>
            <w:sz w:val="22"/>
            <w:szCs w:val="22"/>
          </w:rPr>
          <w:t xml:space="preserve">que </w:t>
        </w:r>
        <w:del w:id="188" w:author="Usuario de Windows" w:date="2023-07-03T16:35:00Z">
          <w:r w:rsidR="00594D29" w:rsidDel="00C45CCF">
            <w:rPr>
              <w:rFonts w:ascii="Arial Narrow" w:hAnsi="Arial Narrow" w:cs="Arial"/>
              <w:bCs/>
              <w:sz w:val="22"/>
              <w:szCs w:val="22"/>
            </w:rPr>
            <w:delText xml:space="preserve">en </w:delText>
          </w:r>
        </w:del>
        <w:r w:rsidR="00594D29">
          <w:rPr>
            <w:rFonts w:ascii="Arial Narrow" w:hAnsi="Arial Narrow" w:cs="Arial"/>
            <w:bCs/>
            <w:sz w:val="22"/>
            <w:szCs w:val="22"/>
          </w:rPr>
          <w:t>las</w:t>
        </w:r>
      </w:ins>
      <w:del w:id="189" w:author="GRAPURIMAC" w:date="2023-06-29T17:28:00Z">
        <w:r w:rsidRPr="00773439" w:rsidDel="00594D29">
          <w:rPr>
            <w:rFonts w:ascii="Arial Narrow" w:hAnsi="Arial Narrow" w:cs="Arial"/>
            <w:bCs/>
            <w:sz w:val="22"/>
            <w:szCs w:val="22"/>
          </w:rPr>
          <w:delText>afectar negativamente con el proceso de ejecución física y financiera del proyecto, debido al posible incumplimiento de las directivas en relación a ejecución de obras por administración directa</w:delText>
        </w:r>
        <w:r w:rsidDel="00594D29">
          <w:rPr>
            <w:rFonts w:ascii="Arial Narrow" w:hAnsi="Arial Narrow" w:cs="Arial"/>
            <w:bCs/>
            <w:sz w:val="22"/>
            <w:szCs w:val="22"/>
          </w:rPr>
          <w:delText xml:space="preserve">, </w:delText>
        </w:r>
        <w:r w:rsidR="00681170" w:rsidDel="00594D29">
          <w:rPr>
            <w:rFonts w:ascii="Arial Narrow" w:hAnsi="Arial Narrow" w:cs="Arial"/>
            <w:bCs/>
            <w:sz w:val="22"/>
            <w:szCs w:val="22"/>
          </w:rPr>
          <w:delText xml:space="preserve">y que además se tiene programado la ejecución física del componente capacitación y en circunstancias que existen </w:delText>
        </w:r>
      </w:del>
      <w:del w:id="190" w:author="GRAPURIMAC" w:date="2023-06-29T17:29:00Z">
        <w:r w:rsidR="00681170" w:rsidDel="00594D29">
          <w:rPr>
            <w:rFonts w:ascii="Arial Narrow" w:hAnsi="Arial Narrow" w:cs="Arial"/>
            <w:bCs/>
            <w:sz w:val="22"/>
            <w:szCs w:val="22"/>
          </w:rPr>
          <w:delText>varias</w:delText>
        </w:r>
      </w:del>
      <w:r w:rsidR="00681170">
        <w:rPr>
          <w:rFonts w:ascii="Arial Narrow" w:hAnsi="Arial Narrow" w:cs="Arial"/>
          <w:bCs/>
          <w:sz w:val="22"/>
          <w:szCs w:val="22"/>
        </w:rPr>
        <w:t xml:space="preserve"> instituciones educativas</w:t>
      </w:r>
      <w:ins w:id="191" w:author="GRAPURIMAC" w:date="2023-06-29T17:29:00Z">
        <w:r w:rsidR="00594D29">
          <w:rPr>
            <w:rFonts w:ascii="Arial Narrow" w:hAnsi="Arial Narrow" w:cs="Arial"/>
            <w:bCs/>
            <w:sz w:val="22"/>
            <w:szCs w:val="22"/>
          </w:rPr>
          <w:t xml:space="preserve"> antes citadas</w:t>
        </w:r>
        <w:del w:id="192" w:author="Usuario de Windows" w:date="2023-07-03T16:35:00Z">
          <w:r w:rsidR="00594D29" w:rsidDel="00C45CCF">
            <w:rPr>
              <w:rFonts w:ascii="Arial Narrow" w:hAnsi="Arial Narrow" w:cs="Arial"/>
              <w:bCs/>
              <w:sz w:val="22"/>
              <w:szCs w:val="22"/>
            </w:rPr>
            <w:delText>,</w:delText>
          </w:r>
        </w:del>
        <w:r w:rsidR="00594D29">
          <w:rPr>
            <w:rFonts w:ascii="Arial Narrow" w:hAnsi="Arial Narrow" w:cs="Arial"/>
            <w:bCs/>
            <w:sz w:val="22"/>
            <w:szCs w:val="22"/>
          </w:rPr>
          <w:t xml:space="preserve"> cuentan con servidores inoperativos</w:t>
        </w:r>
      </w:ins>
      <w:ins w:id="193" w:author="GRAPURIMAC" w:date="2023-06-29T17:30:00Z">
        <w:r w:rsidR="00594D29">
          <w:rPr>
            <w:rFonts w:ascii="Arial Narrow" w:hAnsi="Arial Narrow" w:cs="Arial"/>
            <w:bCs/>
            <w:sz w:val="22"/>
            <w:szCs w:val="22"/>
          </w:rPr>
          <w:t xml:space="preserve">, </w:t>
        </w:r>
      </w:ins>
      <w:ins w:id="194" w:author="GRAPURIMAC" w:date="2023-06-29T17:31:00Z">
        <w:del w:id="195" w:author="Usuario de Windows" w:date="2023-07-03T16:35:00Z">
          <w:r w:rsidR="00594D29" w:rsidDel="00C45CCF">
            <w:rPr>
              <w:rFonts w:ascii="Arial Narrow" w:hAnsi="Arial Narrow" w:cs="Arial"/>
              <w:bCs/>
              <w:sz w:val="22"/>
              <w:szCs w:val="22"/>
            </w:rPr>
            <w:delText xml:space="preserve">ello </w:delText>
          </w:r>
        </w:del>
      </w:ins>
      <w:ins w:id="196" w:author="GRAPURIMAC" w:date="2023-06-29T17:30:00Z">
        <w:r w:rsidR="00594D29">
          <w:rPr>
            <w:rFonts w:ascii="Arial Narrow" w:hAnsi="Arial Narrow" w:cs="Arial"/>
            <w:bCs/>
            <w:sz w:val="22"/>
            <w:szCs w:val="22"/>
          </w:rPr>
          <w:t xml:space="preserve">genera el riesgo de que no se ejecuté de manera eficaz el componente de capacitación y, por ende, no se cumpla </w:t>
        </w:r>
      </w:ins>
      <w:ins w:id="197" w:author="GRAPURIMAC" w:date="2023-06-29T17:31:00Z">
        <w:r w:rsidR="00594D29">
          <w:rPr>
            <w:rFonts w:ascii="Arial Narrow" w:hAnsi="Arial Narrow" w:cs="Arial"/>
            <w:bCs/>
            <w:sz w:val="22"/>
            <w:szCs w:val="22"/>
          </w:rPr>
          <w:t xml:space="preserve">con </w:t>
        </w:r>
      </w:ins>
      <w:del w:id="198" w:author="GRAPURIMAC" w:date="2023-06-29T17:29:00Z">
        <w:r w:rsidR="00681170" w:rsidDel="00594D29">
          <w:rPr>
            <w:rFonts w:ascii="Arial Narrow" w:hAnsi="Arial Narrow" w:cs="Arial"/>
            <w:bCs/>
            <w:sz w:val="22"/>
            <w:szCs w:val="22"/>
          </w:rPr>
          <w:delText xml:space="preserve"> que no cuentan con el equipamiento completo o en buen estado</w:delText>
        </w:r>
      </w:del>
      <w:del w:id="199" w:author="GRAPURIMAC" w:date="2023-06-29T17:30:00Z">
        <w:r w:rsidR="00681170" w:rsidDel="00594D29">
          <w:rPr>
            <w:rFonts w:ascii="Arial Narrow" w:hAnsi="Arial Narrow" w:cs="Arial"/>
            <w:bCs/>
            <w:sz w:val="22"/>
            <w:szCs w:val="22"/>
          </w:rPr>
          <w:delText xml:space="preserve"> para ejecutar dicho componente, </w:delText>
        </w:r>
      </w:del>
      <w:del w:id="200" w:author="GRAPURIMAC" w:date="2023-06-29T17:31:00Z">
        <w:r w:rsidR="00681170" w:rsidDel="00594D29">
          <w:rPr>
            <w:rFonts w:ascii="Arial Narrow" w:hAnsi="Arial Narrow" w:cs="Arial"/>
            <w:bCs/>
            <w:sz w:val="22"/>
            <w:szCs w:val="22"/>
          </w:rPr>
          <w:delText xml:space="preserve">y que esto puede conllevar al no cumplimiento de </w:delText>
        </w:r>
      </w:del>
      <w:r w:rsidR="00681170">
        <w:rPr>
          <w:rFonts w:ascii="Arial Narrow" w:hAnsi="Arial Narrow" w:cs="Arial"/>
          <w:bCs/>
          <w:sz w:val="22"/>
          <w:szCs w:val="22"/>
        </w:rPr>
        <w:t>los objetivos planteados en el expediente técnico</w:t>
      </w:r>
      <w:ins w:id="201" w:author="GRAPURIMAC" w:date="2023-06-29T17:31:00Z">
        <w:r w:rsidR="00594D29">
          <w:rPr>
            <w:rFonts w:ascii="Arial Narrow" w:hAnsi="Arial Narrow" w:cs="Arial"/>
            <w:bCs/>
            <w:sz w:val="22"/>
            <w:szCs w:val="22"/>
          </w:rPr>
          <w:t>.</w:t>
        </w:r>
      </w:ins>
      <w:del w:id="202" w:author="GRAPURIMAC" w:date="2023-06-29T17:31:00Z">
        <w:r w:rsidR="00681170" w:rsidDel="00594D29">
          <w:rPr>
            <w:rFonts w:ascii="Arial Narrow" w:hAnsi="Arial Narrow" w:cs="Arial"/>
            <w:bCs/>
            <w:sz w:val="22"/>
            <w:szCs w:val="22"/>
          </w:rPr>
          <w:delText xml:space="preserve"> y que además ocasionar un retraso</w:delText>
        </w:r>
        <w:r w:rsidR="000C1BE3" w:rsidDel="00594D29">
          <w:rPr>
            <w:rFonts w:ascii="Arial Narrow" w:hAnsi="Arial Narrow" w:cs="Arial"/>
            <w:bCs/>
            <w:sz w:val="22"/>
            <w:szCs w:val="22"/>
          </w:rPr>
          <w:delText xml:space="preserve"> en el proyecto.</w:delText>
        </w:r>
      </w:del>
    </w:p>
    <w:p w14:paraId="4A960C91" w14:textId="77777777" w:rsidR="00797607" w:rsidRDefault="00797607" w:rsidP="00361274">
      <w:pPr>
        <w:tabs>
          <w:tab w:val="left" w:pos="142"/>
          <w:tab w:val="left" w:pos="1276"/>
        </w:tabs>
        <w:autoSpaceDE w:val="0"/>
        <w:autoSpaceDN w:val="0"/>
        <w:adjustRightInd w:val="0"/>
        <w:ind w:left="709"/>
        <w:jc w:val="both"/>
        <w:rPr>
          <w:ins w:id="203" w:author="Usuario de Windows" w:date="2023-07-03T16:35:00Z"/>
          <w:rFonts w:ascii="Arial Narrow" w:hAnsi="Arial Narrow" w:cs="Arial"/>
          <w:bCs/>
          <w:sz w:val="22"/>
          <w:szCs w:val="22"/>
        </w:rPr>
      </w:pPr>
    </w:p>
    <w:p w14:paraId="3044D653" w14:textId="77777777" w:rsidR="00C45CCF" w:rsidRDefault="00C45CCF"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C2239B4" w14:textId="77777777" w:rsidR="00893C64" w:rsidRPr="00893C64" w:rsidRDefault="00760E9E" w:rsidP="00893C64">
      <w:pPr>
        <w:pStyle w:val="Prrafodelista"/>
        <w:numPr>
          <w:ilvl w:val="0"/>
          <w:numId w:val="8"/>
        </w:numPr>
        <w:spacing w:line="240" w:lineRule="auto"/>
        <w:ind w:left="709"/>
        <w:jc w:val="both"/>
        <w:outlineLvl w:val="1"/>
        <w:rPr>
          <w:rFonts w:ascii="Arial Narrow" w:hAnsi="Arial Narrow" w:cs="Arial"/>
          <w:bCs/>
        </w:rPr>
      </w:pPr>
      <w:bookmarkStart w:id="204" w:name="_Toc138874362"/>
      <w:r w:rsidRPr="00760E9E">
        <w:rPr>
          <w:rFonts w:ascii="Arial Narrow" w:hAnsi="Arial Narrow"/>
          <w:b/>
          <w:bCs/>
        </w:rPr>
        <w:t>APLICATIVO INFORMÁTICO PERÚ EDUCA IMPLEMENTADO POR EL PROYECTO NO TENDRÍA COMPATIBILIDAD CON</w:t>
      </w:r>
      <w:r w:rsidR="00A45AEA">
        <w:rPr>
          <w:rFonts w:ascii="Arial Narrow" w:hAnsi="Arial Narrow"/>
          <w:b/>
          <w:bCs/>
        </w:rPr>
        <w:t xml:space="preserve"> EL SISTEMA OPERATIVO DE LAS</w:t>
      </w:r>
      <w:r w:rsidRPr="00760E9E">
        <w:rPr>
          <w:rFonts w:ascii="Arial Narrow" w:hAnsi="Arial Narrow"/>
          <w:b/>
          <w:bCs/>
        </w:rPr>
        <w:t xml:space="preserve"> </w:t>
      </w:r>
      <w:r w:rsidR="00A45AEA">
        <w:rPr>
          <w:rFonts w:ascii="Arial Narrow" w:hAnsi="Arial Narrow"/>
          <w:b/>
          <w:bCs/>
        </w:rPr>
        <w:t xml:space="preserve">ÚLTIMAS </w:t>
      </w:r>
      <w:r w:rsidRPr="00760E9E">
        <w:rPr>
          <w:rFonts w:ascii="Arial Narrow" w:hAnsi="Arial Narrow"/>
          <w:b/>
          <w:bCs/>
        </w:rPr>
        <w:t>LAPTOP</w:t>
      </w:r>
      <w:r w:rsidR="00A45AEA">
        <w:rPr>
          <w:rFonts w:ascii="Arial Narrow" w:hAnsi="Arial Narrow"/>
          <w:b/>
          <w:bCs/>
        </w:rPr>
        <w:t>S</w:t>
      </w:r>
      <w:r w:rsidRPr="00760E9E">
        <w:rPr>
          <w:rFonts w:ascii="Arial Narrow" w:hAnsi="Arial Narrow"/>
          <w:b/>
          <w:bCs/>
        </w:rPr>
        <w:t xml:space="preserve"> ENTREGADAS POR EL PROYECTO</w:t>
      </w:r>
      <w:r w:rsidR="00A45AEA">
        <w:rPr>
          <w:rFonts w:ascii="Arial Narrow" w:hAnsi="Arial Narrow"/>
          <w:b/>
          <w:bCs/>
        </w:rPr>
        <w:t>, RESTRINGIENDO EL ACCESO A MATERIAL DE AUDIO Y VIDEO A LOS ESTUDIANTES Y DOCENTES BENEFICIARIOS DEL PROYECTO.</w:t>
      </w:r>
      <w:bookmarkEnd w:id="204"/>
    </w:p>
    <w:p w14:paraId="4F4125BE" w14:textId="77777777" w:rsidR="00893C64" w:rsidRPr="00893C64" w:rsidRDefault="00893C64" w:rsidP="00893C64"/>
    <w:p w14:paraId="44F6AC63" w14:textId="2500C061" w:rsidR="00A500FD" w:rsidRPr="007F2EED" w:rsidRDefault="00A45AEA" w:rsidP="00893C64">
      <w:pPr>
        <w:ind w:left="709"/>
        <w:jc w:val="both"/>
        <w:rPr>
          <w:rFonts w:ascii="Arial Narrow" w:hAnsi="Arial Narrow" w:cs="Arial"/>
          <w:bCs/>
          <w:sz w:val="22"/>
          <w:szCs w:val="22"/>
        </w:rPr>
      </w:pPr>
      <w:r w:rsidRPr="007F2EED">
        <w:rPr>
          <w:rFonts w:ascii="Arial Narrow" w:hAnsi="Arial Narrow" w:cs="Arial"/>
          <w:bCs/>
          <w:sz w:val="22"/>
          <w:szCs w:val="22"/>
        </w:rPr>
        <w:t>Mediante</w:t>
      </w:r>
      <w:r w:rsidR="009F1F32" w:rsidRPr="007F2EED">
        <w:rPr>
          <w:rFonts w:ascii="Arial Narrow" w:hAnsi="Arial Narrow" w:cs="Arial"/>
          <w:bCs/>
          <w:sz w:val="22"/>
          <w:szCs w:val="22"/>
        </w:rPr>
        <w:t xml:space="preserve"> </w:t>
      </w:r>
      <w:r w:rsidRPr="007F2EED">
        <w:rPr>
          <w:rFonts w:ascii="Arial Narrow" w:hAnsi="Arial Narrow" w:cs="Arial"/>
          <w:bCs/>
          <w:sz w:val="22"/>
          <w:szCs w:val="22"/>
        </w:rPr>
        <w:t>oficio n.</w:t>
      </w:r>
      <w:r w:rsidR="009F1F32" w:rsidRPr="007F2EED">
        <w:rPr>
          <w:rFonts w:ascii="Arial Narrow" w:hAnsi="Arial Narrow" w:cs="Arial"/>
          <w:bCs/>
          <w:sz w:val="22"/>
          <w:szCs w:val="22"/>
        </w:rPr>
        <w:t xml:space="preserve">° </w:t>
      </w:r>
      <w:r w:rsidR="00204617" w:rsidRPr="007F2EED">
        <w:rPr>
          <w:rFonts w:ascii="Arial Narrow" w:hAnsi="Arial Narrow" w:cs="Arial"/>
          <w:bCs/>
          <w:sz w:val="22"/>
          <w:szCs w:val="22"/>
        </w:rPr>
        <w:t>1</w:t>
      </w:r>
      <w:r w:rsidR="001433C5" w:rsidRPr="007F2EED">
        <w:rPr>
          <w:rFonts w:ascii="Arial Narrow" w:hAnsi="Arial Narrow" w:cs="Arial"/>
          <w:bCs/>
          <w:sz w:val="22"/>
          <w:szCs w:val="22"/>
        </w:rPr>
        <w:t>15</w:t>
      </w:r>
      <w:r w:rsidR="009F1F32" w:rsidRPr="007F2EED">
        <w:rPr>
          <w:rFonts w:ascii="Arial Narrow" w:hAnsi="Arial Narrow" w:cs="Arial"/>
          <w:bCs/>
          <w:sz w:val="22"/>
          <w:szCs w:val="22"/>
        </w:rPr>
        <w:t xml:space="preserve">-2023-GRAP/11/GRDS </w:t>
      </w:r>
      <w:r w:rsidR="00204617" w:rsidRPr="007F2EED">
        <w:rPr>
          <w:rFonts w:ascii="Arial Narrow" w:hAnsi="Arial Narrow" w:cs="Arial"/>
          <w:bCs/>
          <w:sz w:val="22"/>
          <w:szCs w:val="22"/>
        </w:rPr>
        <w:t xml:space="preserve">de </w:t>
      </w:r>
      <w:r w:rsidR="001433C5" w:rsidRPr="007F2EED">
        <w:rPr>
          <w:rFonts w:ascii="Arial Narrow" w:hAnsi="Arial Narrow" w:cs="Arial"/>
          <w:bCs/>
          <w:sz w:val="22"/>
          <w:szCs w:val="22"/>
        </w:rPr>
        <w:t>31</w:t>
      </w:r>
      <w:r w:rsidR="00204617" w:rsidRPr="007F2EED">
        <w:rPr>
          <w:rFonts w:ascii="Arial Narrow" w:hAnsi="Arial Narrow" w:cs="Arial"/>
          <w:bCs/>
          <w:sz w:val="22"/>
          <w:szCs w:val="22"/>
        </w:rPr>
        <w:t xml:space="preserve"> de </w:t>
      </w:r>
      <w:r w:rsidR="001433C5" w:rsidRPr="007F2EED">
        <w:rPr>
          <w:rFonts w:ascii="Arial Narrow" w:hAnsi="Arial Narrow" w:cs="Arial"/>
          <w:bCs/>
          <w:sz w:val="22"/>
          <w:szCs w:val="22"/>
        </w:rPr>
        <w:t>marzo</w:t>
      </w:r>
      <w:r w:rsidRPr="007F2EED">
        <w:rPr>
          <w:rFonts w:ascii="Arial Narrow" w:hAnsi="Arial Narrow" w:cs="Arial"/>
          <w:bCs/>
          <w:sz w:val="22"/>
          <w:szCs w:val="22"/>
        </w:rPr>
        <w:t xml:space="preserve"> del 2023, la Entidad remitió </w:t>
      </w:r>
      <w:r w:rsidR="00204617" w:rsidRPr="007F2EED">
        <w:rPr>
          <w:rFonts w:ascii="Arial Narrow" w:hAnsi="Arial Narrow" w:cs="Arial"/>
          <w:bCs/>
          <w:sz w:val="22"/>
          <w:szCs w:val="22"/>
        </w:rPr>
        <w:t xml:space="preserve">la </w:t>
      </w:r>
      <w:r w:rsidR="001433C5" w:rsidRPr="007F2EED">
        <w:rPr>
          <w:rFonts w:ascii="Arial Narrow" w:hAnsi="Arial Narrow" w:cs="Arial"/>
          <w:bCs/>
          <w:sz w:val="22"/>
          <w:szCs w:val="22"/>
        </w:rPr>
        <w:t>orden</w:t>
      </w:r>
      <w:r w:rsidR="00204617" w:rsidRPr="007F2EED">
        <w:rPr>
          <w:rFonts w:ascii="Arial Narrow" w:hAnsi="Arial Narrow" w:cs="Arial"/>
          <w:bCs/>
          <w:sz w:val="22"/>
          <w:szCs w:val="22"/>
        </w:rPr>
        <w:t xml:space="preserve"> de compra </w:t>
      </w:r>
      <w:r w:rsidRPr="007F2EED">
        <w:rPr>
          <w:rFonts w:ascii="Arial Narrow" w:hAnsi="Arial Narrow" w:cs="Arial"/>
          <w:bCs/>
          <w:sz w:val="22"/>
          <w:szCs w:val="22"/>
        </w:rPr>
        <w:t>n.</w:t>
      </w:r>
      <w:r w:rsidR="00204617" w:rsidRPr="007F2EED">
        <w:rPr>
          <w:rFonts w:ascii="Arial Narrow" w:hAnsi="Arial Narrow" w:cs="Arial"/>
          <w:bCs/>
          <w:sz w:val="22"/>
          <w:szCs w:val="22"/>
        </w:rPr>
        <w:t>º 1</w:t>
      </w:r>
      <w:r w:rsidR="00893C64" w:rsidRPr="007F2EED">
        <w:rPr>
          <w:rFonts w:ascii="Arial Narrow" w:hAnsi="Arial Narrow" w:cs="Arial"/>
          <w:bCs/>
          <w:sz w:val="22"/>
          <w:szCs w:val="22"/>
        </w:rPr>
        <w:t>50</w:t>
      </w:r>
      <w:r w:rsidR="00204617" w:rsidRPr="007F2EED">
        <w:rPr>
          <w:rFonts w:ascii="Arial Narrow" w:hAnsi="Arial Narrow" w:cs="Arial"/>
          <w:bCs/>
          <w:sz w:val="22"/>
          <w:szCs w:val="22"/>
        </w:rPr>
        <w:t xml:space="preserve"> </w:t>
      </w:r>
      <w:r w:rsidRPr="007F2EED">
        <w:rPr>
          <w:rFonts w:ascii="Arial Narrow" w:hAnsi="Arial Narrow" w:cs="Arial"/>
          <w:bCs/>
          <w:sz w:val="22"/>
          <w:szCs w:val="22"/>
        </w:rPr>
        <w:t xml:space="preserve">del </w:t>
      </w:r>
      <w:r w:rsidR="00204617" w:rsidRPr="007F2EED">
        <w:rPr>
          <w:rFonts w:ascii="Arial Narrow" w:hAnsi="Arial Narrow" w:cs="Arial"/>
          <w:bCs/>
          <w:sz w:val="22"/>
          <w:szCs w:val="22"/>
        </w:rPr>
        <w:t>2023</w:t>
      </w:r>
      <w:r w:rsidRPr="007F2EED">
        <w:rPr>
          <w:rFonts w:ascii="Arial Narrow" w:hAnsi="Arial Narrow" w:cs="Arial"/>
          <w:bCs/>
          <w:sz w:val="22"/>
          <w:szCs w:val="22"/>
        </w:rPr>
        <w:t xml:space="preserve">, mediante la cual se </w:t>
      </w:r>
      <w:r w:rsidR="00A500FD" w:rsidRPr="007F2EED">
        <w:rPr>
          <w:rFonts w:ascii="Arial Narrow" w:hAnsi="Arial Narrow" w:cs="Arial"/>
          <w:bCs/>
          <w:sz w:val="22"/>
          <w:szCs w:val="22"/>
        </w:rPr>
        <w:t xml:space="preserve">adquirió </w:t>
      </w:r>
      <w:r w:rsidR="00893C64" w:rsidRPr="007F2EED">
        <w:rPr>
          <w:rFonts w:ascii="Arial Narrow" w:hAnsi="Arial Narrow" w:cs="Arial"/>
          <w:bCs/>
          <w:sz w:val="22"/>
          <w:szCs w:val="22"/>
        </w:rPr>
        <w:t>148</w:t>
      </w:r>
      <w:r w:rsidR="00A500FD" w:rsidRPr="007F2EED">
        <w:rPr>
          <w:rFonts w:ascii="Arial Narrow" w:hAnsi="Arial Narrow" w:cs="Arial"/>
          <w:bCs/>
          <w:sz w:val="22"/>
          <w:szCs w:val="22"/>
        </w:rPr>
        <w:t xml:space="preserve"> unidades de laptops</w:t>
      </w:r>
      <w:r w:rsidR="00893C64" w:rsidRPr="007F2EED">
        <w:rPr>
          <w:rFonts w:ascii="Arial Narrow" w:hAnsi="Arial Narrow" w:cs="Arial"/>
          <w:bCs/>
          <w:sz w:val="22"/>
          <w:szCs w:val="22"/>
        </w:rPr>
        <w:t xml:space="preserve"> para docentes</w:t>
      </w:r>
      <w:r w:rsidR="00A500FD" w:rsidRPr="007F2EED">
        <w:rPr>
          <w:rFonts w:ascii="Arial Narrow" w:hAnsi="Arial Narrow" w:cs="Arial"/>
          <w:bCs/>
          <w:sz w:val="22"/>
          <w:szCs w:val="22"/>
        </w:rPr>
        <w:t xml:space="preserve">, </w:t>
      </w:r>
      <w:r w:rsidR="00893C64" w:rsidRPr="007F2EED">
        <w:rPr>
          <w:rFonts w:ascii="Arial Narrow" w:hAnsi="Arial Narrow" w:cs="Arial"/>
          <w:bCs/>
          <w:sz w:val="22"/>
          <w:szCs w:val="22"/>
        </w:rPr>
        <w:t xml:space="preserve">y con orden de compra </w:t>
      </w:r>
      <w:ins w:id="205" w:author="GRAPURIMAC" w:date="2023-06-29T17:32:00Z">
        <w:r w:rsidR="00594D29">
          <w:rPr>
            <w:rFonts w:ascii="Arial Narrow" w:hAnsi="Arial Narrow" w:cs="Arial"/>
            <w:bCs/>
            <w:sz w:val="22"/>
            <w:szCs w:val="22"/>
          </w:rPr>
          <w:t xml:space="preserve"> n.° </w:t>
        </w:r>
      </w:ins>
      <w:r w:rsidR="00893C64" w:rsidRPr="007F2EED">
        <w:rPr>
          <w:rFonts w:ascii="Arial Narrow" w:hAnsi="Arial Narrow" w:cs="Arial"/>
          <w:bCs/>
          <w:sz w:val="22"/>
          <w:szCs w:val="22"/>
        </w:rPr>
        <w:t>152 se adqui</w:t>
      </w:r>
      <w:ins w:id="206" w:author="GRAPURIMAC" w:date="2023-06-29T17:33:00Z">
        <w:r w:rsidR="00594D29">
          <w:rPr>
            <w:rFonts w:ascii="Arial Narrow" w:hAnsi="Arial Narrow" w:cs="Arial"/>
            <w:bCs/>
            <w:sz w:val="22"/>
            <w:szCs w:val="22"/>
          </w:rPr>
          <w:t>rió</w:t>
        </w:r>
      </w:ins>
      <w:del w:id="207" w:author="GRAPURIMAC" w:date="2023-06-29T17:33:00Z">
        <w:r w:rsidR="00893C64" w:rsidRPr="007F2EED" w:rsidDel="00594D29">
          <w:rPr>
            <w:rFonts w:ascii="Arial Narrow" w:hAnsi="Arial Narrow" w:cs="Arial"/>
            <w:bCs/>
            <w:sz w:val="22"/>
            <w:szCs w:val="22"/>
          </w:rPr>
          <w:delText>ere</w:delText>
        </w:r>
      </w:del>
      <w:r w:rsidR="00893C64" w:rsidRPr="007F2EED">
        <w:rPr>
          <w:rFonts w:ascii="Arial Narrow" w:hAnsi="Arial Narrow" w:cs="Arial"/>
          <w:bCs/>
          <w:sz w:val="22"/>
          <w:szCs w:val="22"/>
        </w:rPr>
        <w:t xml:space="preserve"> 423 laptops para estudiantes, </w:t>
      </w:r>
      <w:r w:rsidR="00A500FD" w:rsidRPr="007F2EED">
        <w:rPr>
          <w:rFonts w:ascii="Arial Narrow" w:hAnsi="Arial Narrow" w:cs="Arial"/>
          <w:bCs/>
          <w:sz w:val="22"/>
          <w:szCs w:val="22"/>
        </w:rPr>
        <w:t>las mismas que están implementadas con sistema operativo Windows 11, tal como se evidencia en la imagen siguiente:</w:t>
      </w:r>
    </w:p>
    <w:p w14:paraId="71FAF9D3" w14:textId="77777777" w:rsidR="00893C64" w:rsidRDefault="00893C64" w:rsidP="00893C64">
      <w:pPr>
        <w:ind w:left="709"/>
        <w:jc w:val="both"/>
        <w:rPr>
          <w:rFonts w:ascii="Arial Narrow" w:hAnsi="Arial Narrow" w:cs="Arial"/>
          <w:bCs/>
        </w:rPr>
      </w:pPr>
    </w:p>
    <w:p w14:paraId="22D9E0CE" w14:textId="590607EF" w:rsidR="00C409AE" w:rsidRPr="009F3A0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b/>
          <w:bCs/>
          <w:sz w:val="20"/>
        </w:rPr>
      </w:pPr>
      <w:commentRangeStart w:id="208"/>
      <w:r w:rsidRPr="009F3A0D">
        <w:rPr>
          <w:rFonts w:ascii="Arial Narrow" w:hAnsi="Arial Narrow" w:cs="Arial"/>
          <w:b/>
          <w:bCs/>
          <w:sz w:val="20"/>
        </w:rPr>
        <w:t xml:space="preserve">Imagen n.° </w:t>
      </w:r>
      <w:r w:rsidR="00621969">
        <w:rPr>
          <w:rFonts w:ascii="Arial Narrow" w:hAnsi="Arial Narrow" w:cs="Arial"/>
          <w:b/>
          <w:bCs/>
          <w:sz w:val="20"/>
        </w:rPr>
        <w:t>1</w:t>
      </w:r>
    </w:p>
    <w:p w14:paraId="1B920F63" w14:textId="248D4136" w:rsidR="00C409AE" w:rsidRPr="0090296D" w:rsidRDefault="00C409AE" w:rsidP="00C409AE">
      <w:pPr>
        <w:pStyle w:val="Prrafodelista"/>
        <w:tabs>
          <w:tab w:val="left" w:pos="142"/>
          <w:tab w:val="left" w:pos="1276"/>
        </w:tabs>
        <w:autoSpaceDE w:val="0"/>
        <w:autoSpaceDN w:val="0"/>
        <w:adjustRightInd w:val="0"/>
        <w:spacing w:after="0" w:line="240" w:lineRule="auto"/>
        <w:ind w:left="709"/>
        <w:jc w:val="center"/>
        <w:rPr>
          <w:rFonts w:ascii="Arial Narrow" w:hAnsi="Arial Narrow" w:cs="Arial"/>
        </w:rPr>
      </w:pPr>
      <w:r>
        <w:rPr>
          <w:rFonts w:ascii="Arial Narrow" w:hAnsi="Arial Narrow" w:cs="Arial"/>
          <w:b/>
          <w:bCs/>
          <w:sz w:val="20"/>
          <w:szCs w:val="20"/>
        </w:rPr>
        <w:t>Orden de compra n.° 150</w:t>
      </w:r>
      <w:commentRangeEnd w:id="208"/>
      <w:r w:rsidR="00594D29">
        <w:rPr>
          <w:rStyle w:val="Refdecomentario"/>
          <w:rFonts w:ascii="Times New Roman" w:eastAsia="Times New Roman" w:hAnsi="Times New Roman"/>
          <w:lang w:eastAsia="es-ES"/>
        </w:rPr>
        <w:commentReference w:id="208"/>
      </w:r>
      <w:ins w:id="209" w:author="Manuel Raul Livano Luna" w:date="2023-07-03T15:21:00Z">
        <w:r w:rsidR="007D4CFB">
          <w:rPr>
            <w:rFonts w:ascii="Arial Narrow" w:hAnsi="Arial Narrow" w:cs="Arial"/>
            <w:b/>
            <w:bCs/>
            <w:sz w:val="20"/>
            <w:szCs w:val="20"/>
          </w:rPr>
          <w:t xml:space="preserve"> y nº152</w:t>
        </w:r>
      </w:ins>
    </w:p>
    <w:p w14:paraId="43FD9E8A" w14:textId="77777777" w:rsidR="00C409AE" w:rsidDel="00594D29" w:rsidRDefault="00C409AE" w:rsidP="00893C64">
      <w:pPr>
        <w:ind w:left="709"/>
        <w:rPr>
          <w:del w:id="210" w:author="GRAPURIMAC" w:date="2023-06-29T17:33:00Z"/>
        </w:rPr>
      </w:pPr>
    </w:p>
    <w:p w14:paraId="339A4B47" w14:textId="77777777" w:rsidR="004B794E" w:rsidRDefault="004B794E">
      <w:pPr>
        <w:rPr>
          <w:noProof/>
        </w:rPr>
        <w:pPrChange w:id="211" w:author="GRAPURIMAC" w:date="2023-06-29T17:33:00Z">
          <w:pPr>
            <w:ind w:left="709"/>
          </w:pPr>
        </w:pPrChange>
      </w:pPr>
    </w:p>
    <w:p w14:paraId="2886BC5F" w14:textId="6B6AF7BA" w:rsidR="00A500FD" w:rsidRDefault="004B794E" w:rsidP="00893C64">
      <w:pPr>
        <w:ind w:left="709"/>
        <w:rPr>
          <w:ins w:id="212" w:author="Manuel Raul Livano Luna" w:date="2023-07-03T15:22:00Z"/>
        </w:rPr>
      </w:pPr>
      <w:r>
        <w:rPr>
          <w:noProof/>
          <w:lang w:eastAsia="es-PE"/>
        </w:rPr>
        <w:lastRenderedPageBreak/>
        <mc:AlternateContent>
          <mc:Choice Requires="wpi">
            <w:drawing>
              <wp:anchor distT="0" distB="0" distL="114300" distR="114300" simplePos="0" relativeHeight="251667456" behindDoc="0" locked="0" layoutInCell="1" allowOverlap="1" wp14:anchorId="01AE923C" wp14:editId="1F0534C8">
                <wp:simplePos x="0" y="0"/>
                <wp:positionH relativeFrom="column">
                  <wp:posOffset>2987465</wp:posOffset>
                </wp:positionH>
                <wp:positionV relativeFrom="paragraph">
                  <wp:posOffset>2336830</wp:posOffset>
                </wp:positionV>
                <wp:extent cx="1314000" cy="174600"/>
                <wp:effectExtent l="57150" t="38100" r="57785" b="54610"/>
                <wp:wrapNone/>
                <wp:docPr id="610645270" name="Entrada de lápiz 8"/>
                <wp:cNvGraphicFramePr/>
                <a:graphic xmlns:a="http://schemas.openxmlformats.org/drawingml/2006/main">
                  <a:graphicData uri="http://schemas.microsoft.com/office/word/2010/wordprocessingInk">
                    <w14:contentPart bwMode="auto" r:id="rId19">
                      <w14:nvContentPartPr>
                        <w14:cNvContentPartPr/>
                      </w14:nvContentPartPr>
                      <w14:xfrm>
                        <a:off x="0" y="0"/>
                        <a:ext cx="1314000" cy="174600"/>
                      </w14:xfrm>
                    </w14:contentPart>
                  </a:graphicData>
                </a:graphic>
              </wp:anchor>
            </w:drawing>
          </mc:Choice>
          <mc:Fallback>
            <w:pict>
              <v:shapetype w14:anchorId="3712DC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8" o:spid="_x0000_s1026" type="#_x0000_t75" style="position:absolute;margin-left:234.55pt;margin-top:183.3pt;width:104.8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">
                <v:imagedata r:id="rId20" o:title=""/>
              </v:shape>
            </w:pict>
          </mc:Fallback>
        </mc:AlternateContent>
      </w:r>
      <w:r w:rsidR="00893C64" w:rsidRPr="00893C64">
        <w:rPr>
          <w:noProof/>
          <w:lang w:eastAsia="es-PE"/>
        </w:rPr>
        <w:drawing>
          <wp:inline distT="0" distB="0" distL="0" distR="0" wp14:anchorId="3D74A558" wp14:editId="140BF508">
            <wp:extent cx="5117034" cy="2601686"/>
            <wp:effectExtent l="0" t="0" r="7620" b="8255"/>
            <wp:docPr id="888099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aturation sat="33000"/>
                              </a14:imgEffect>
                            </a14:imgLayer>
                          </a14:imgProps>
                        </a:ext>
                        <a:ext uri="{28A0092B-C50C-407E-A947-70E740481C1C}">
                          <a14:useLocalDpi xmlns:a14="http://schemas.microsoft.com/office/drawing/2010/main" val="0"/>
                        </a:ext>
                      </a:extLst>
                    </a:blip>
                    <a:srcRect r="4889" b="65503"/>
                    <a:stretch/>
                  </pic:blipFill>
                  <pic:spPr bwMode="auto">
                    <a:xfrm>
                      <a:off x="0" y="0"/>
                      <a:ext cx="5185499" cy="2636496"/>
                    </a:xfrm>
                    <a:prstGeom prst="rect">
                      <a:avLst/>
                    </a:prstGeom>
                    <a:noFill/>
                    <a:ln>
                      <a:noFill/>
                    </a:ln>
                    <a:extLst>
                      <a:ext uri="{53640926-AAD7-44D8-BBD7-CCE9431645EC}">
                        <a14:shadowObscured xmlns:a14="http://schemas.microsoft.com/office/drawing/2010/main"/>
                      </a:ext>
                    </a:extLst>
                  </pic:spPr>
                </pic:pic>
              </a:graphicData>
            </a:graphic>
          </wp:inline>
        </w:drawing>
      </w:r>
    </w:p>
    <w:p w14:paraId="1B0E24CE" w14:textId="77777777" w:rsidR="00E1282D" w:rsidRDefault="00E1282D" w:rsidP="00893C64">
      <w:pPr>
        <w:ind w:left="709"/>
        <w:rPr>
          <w:ins w:id="213" w:author="Manuel Raul Livano Luna" w:date="2023-07-03T15:23:00Z"/>
          <w:noProof/>
        </w:rPr>
      </w:pPr>
    </w:p>
    <w:p w14:paraId="5B015EC8" w14:textId="77777777" w:rsidR="00E1282D" w:rsidRDefault="00E1282D" w:rsidP="00893C64">
      <w:pPr>
        <w:ind w:left="709"/>
        <w:rPr>
          <w:ins w:id="214" w:author="Manuel Raul Livano Luna" w:date="2023-07-03T15:24:00Z"/>
        </w:rPr>
      </w:pPr>
    </w:p>
    <w:p w14:paraId="21201D2D" w14:textId="6DA4814D" w:rsidR="00E1282D" w:rsidRPr="00893C64" w:rsidRDefault="00E1282D" w:rsidP="00893C64">
      <w:pPr>
        <w:ind w:left="709"/>
      </w:pPr>
      <w:ins w:id="215" w:author="Manuel Raul Livano Luna" w:date="2023-07-03T15:24:00Z">
        <w:r>
          <w:rPr>
            <w:noProof/>
            <w:lang w:eastAsia="es-PE"/>
          </w:rPr>
          <mc:AlternateContent>
            <mc:Choice Requires="wpi">
              <w:drawing>
                <wp:anchor distT="0" distB="0" distL="114300" distR="114300" simplePos="0" relativeHeight="251671552" behindDoc="0" locked="0" layoutInCell="1" allowOverlap="1" wp14:anchorId="6EAA1C46" wp14:editId="31765F67">
                  <wp:simplePos x="0" y="0"/>
                  <wp:positionH relativeFrom="column">
                    <wp:posOffset>2009775</wp:posOffset>
                  </wp:positionH>
                  <wp:positionV relativeFrom="paragraph">
                    <wp:posOffset>1894840</wp:posOffset>
                  </wp:positionV>
                  <wp:extent cx="360" cy="360"/>
                  <wp:effectExtent l="38100" t="38100" r="57150" b="57150"/>
                  <wp:wrapNone/>
                  <wp:docPr id="1509334095" name="Entrada de lápiz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34E0B6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157.55pt;margin-top:148.5pt;width:1.45pt;height:1.4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">
                  <v:imagedata r:id="rId24" o:title=""/>
                </v:shape>
              </w:pict>
            </mc:Fallback>
          </mc:AlternateContent>
        </w:r>
        <w:r>
          <w:rPr>
            <w:noProof/>
            <w:lang w:eastAsia="es-PE"/>
          </w:rPr>
          <mc:AlternateContent>
            <mc:Choice Requires="wpi">
              <w:drawing>
                <wp:anchor distT="0" distB="0" distL="114300" distR="114300" simplePos="0" relativeHeight="251668480" behindDoc="0" locked="0" layoutInCell="1" allowOverlap="1" wp14:anchorId="5112F0AC" wp14:editId="2536B2A2">
                  <wp:simplePos x="0" y="0"/>
                  <wp:positionH relativeFrom="column">
                    <wp:posOffset>3258165</wp:posOffset>
                  </wp:positionH>
                  <wp:positionV relativeFrom="paragraph">
                    <wp:posOffset>2381637</wp:posOffset>
                  </wp:positionV>
                  <wp:extent cx="1005120" cy="340560"/>
                  <wp:effectExtent l="57150" t="38100" r="43180" b="40640"/>
                  <wp:wrapNone/>
                  <wp:docPr id="109267414" name="Entrada de lápiz 2"/>
                  <wp:cNvGraphicFramePr/>
                  <a:graphic xmlns:a="http://schemas.openxmlformats.org/drawingml/2006/main">
                    <a:graphicData uri="http://schemas.microsoft.com/office/word/2010/wordprocessingInk">
                      <w14:contentPart bwMode="auto" r:id="rId25">
                        <w14:nvContentPartPr>
                          <w14:cNvContentPartPr/>
                        </w14:nvContentPartPr>
                        <w14:xfrm>
                          <a:off x="0" y="0"/>
                          <a:ext cx="1005120" cy="340560"/>
                        </w14:xfrm>
                      </w14:contentPart>
                    </a:graphicData>
                  </a:graphic>
                </wp:anchor>
              </w:drawing>
            </mc:Choice>
            <mc:Fallback>
              <w:pict>
                <v:shape w14:anchorId="6E60C5EE" id="Entrada de lápiz 2" o:spid="_x0000_s1026" type="#_x0000_t75" style="position:absolute;margin-left:255.85pt;margin-top:186.85pt;width:80.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">
                  <v:imagedata r:id="rId26" o:title=""/>
                </v:shape>
              </w:pict>
            </mc:Fallback>
          </mc:AlternateContent>
        </w:r>
      </w:ins>
      <w:ins w:id="216" w:author="Manuel Raul Livano Luna" w:date="2023-07-03T15:22:00Z">
        <w:r>
          <w:rPr>
            <w:noProof/>
            <w:lang w:eastAsia="es-PE"/>
          </w:rPr>
          <w:drawing>
            <wp:inline distT="0" distB="0" distL="0" distR="0" wp14:anchorId="1FE9EFF1" wp14:editId="516B6CBC">
              <wp:extent cx="5143500" cy="4280571"/>
              <wp:effectExtent l="0" t="0" r="0" b="5715"/>
              <wp:docPr id="98929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rightnessContrast bright="20000" contrast="20000"/>
                                </a14:imgEffect>
                              </a14:imgLayer>
                            </a14:imgProps>
                          </a:ext>
                          <a:ext uri="{28A0092B-C50C-407E-A947-70E740481C1C}">
                            <a14:useLocalDpi xmlns:a14="http://schemas.microsoft.com/office/drawing/2010/main" val="0"/>
                          </a:ext>
                        </a:extLst>
                      </a:blip>
                      <a:srcRect l="6094" t="5741" b="50300"/>
                      <a:stretch/>
                    </pic:blipFill>
                    <pic:spPr bwMode="auto">
                      <a:xfrm>
                        <a:off x="0" y="0"/>
                        <a:ext cx="5147615" cy="428399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76C4E73" w14:textId="13515241" w:rsidR="00893C64" w:rsidRPr="00C45CCF" w:rsidRDefault="00C409AE" w:rsidP="00893C64">
      <w:pPr>
        <w:ind w:left="709"/>
        <w:rPr>
          <w:rFonts w:ascii="Arial Narrow" w:hAnsi="Arial Narrow"/>
          <w:rPrChange w:id="217" w:author="Usuario de Windows" w:date="2023-07-03T16:36:00Z">
            <w:rPr/>
          </w:rPrChange>
        </w:rPr>
      </w:pPr>
      <w:r w:rsidRPr="00C45CCF">
        <w:rPr>
          <w:rFonts w:ascii="Arial Narrow" w:hAnsi="Arial Narrow"/>
          <w:b/>
          <w:rPrChange w:id="218" w:author="Usuario de Windows" w:date="2023-07-03T16:36:00Z">
            <w:rPr/>
          </w:rPrChange>
        </w:rPr>
        <w:t>Fuente</w:t>
      </w:r>
      <w:r w:rsidRPr="00C45CCF">
        <w:rPr>
          <w:rFonts w:ascii="Arial Narrow" w:hAnsi="Arial Narrow"/>
          <w:rPrChange w:id="219" w:author="Usuario de Windows" w:date="2023-07-03T16:36:00Z">
            <w:rPr/>
          </w:rPrChange>
        </w:rPr>
        <w:t xml:space="preserve">: </w:t>
      </w:r>
      <w:ins w:id="220" w:author="Usuario de Windows" w:date="2023-07-03T16:36:00Z">
        <w:r w:rsidR="00C45CCF">
          <w:rPr>
            <w:rFonts w:ascii="Arial Narrow" w:hAnsi="Arial Narrow"/>
          </w:rPr>
          <w:t>Ó</w:t>
        </w:r>
      </w:ins>
      <w:del w:id="221" w:author="Usuario de Windows" w:date="2023-07-03T16:36:00Z">
        <w:r w:rsidR="00C45CCF" w:rsidRPr="00C45CCF" w:rsidDel="00C45CCF">
          <w:rPr>
            <w:rFonts w:ascii="Arial Narrow" w:hAnsi="Arial Narrow"/>
          </w:rPr>
          <w:delText>O</w:delText>
        </w:r>
      </w:del>
      <w:r w:rsidR="00C45CCF" w:rsidRPr="00C45CCF">
        <w:rPr>
          <w:rFonts w:ascii="Arial Narrow" w:hAnsi="Arial Narrow"/>
        </w:rPr>
        <w:t>rden</w:t>
      </w:r>
      <w:ins w:id="222" w:author="Usuario de Windows" w:date="2023-07-03T16:36:00Z">
        <w:r w:rsidR="00C45CCF">
          <w:rPr>
            <w:rFonts w:ascii="Arial Narrow" w:hAnsi="Arial Narrow"/>
          </w:rPr>
          <w:t>es</w:t>
        </w:r>
      </w:ins>
      <w:r w:rsidR="00C45CCF" w:rsidRPr="00C45CCF">
        <w:rPr>
          <w:rFonts w:ascii="Arial Narrow" w:hAnsi="Arial Narrow"/>
        </w:rPr>
        <w:t xml:space="preserve"> </w:t>
      </w:r>
      <w:r w:rsidRPr="00C45CCF">
        <w:rPr>
          <w:rFonts w:ascii="Arial Narrow" w:hAnsi="Arial Narrow"/>
          <w:rPrChange w:id="223" w:author="Usuario de Windows" w:date="2023-07-03T16:36:00Z">
            <w:rPr/>
          </w:rPrChange>
        </w:rPr>
        <w:t>de compra</w:t>
      </w:r>
      <w:r w:rsidR="0008508F" w:rsidRPr="00C45CCF">
        <w:rPr>
          <w:rFonts w:ascii="Arial Narrow" w:hAnsi="Arial Narrow"/>
          <w:rPrChange w:id="224" w:author="Usuario de Windows" w:date="2023-07-03T16:36:00Z">
            <w:rPr/>
          </w:rPrChange>
        </w:rPr>
        <w:t xml:space="preserve"> </w:t>
      </w:r>
      <w:ins w:id="225" w:author="Usuario de Windows" w:date="2023-07-03T16:36:00Z">
        <w:r w:rsidR="00C45CCF">
          <w:rPr>
            <w:rFonts w:ascii="Arial Narrow" w:hAnsi="Arial Narrow"/>
          </w:rPr>
          <w:t>n.</w:t>
        </w:r>
        <w:r w:rsidR="00C45CCF" w:rsidRPr="00C45CCF">
          <w:rPr>
            <w:rFonts w:ascii="Arial Narrow" w:hAnsi="Arial Narrow"/>
            <w:vertAlign w:val="superscript"/>
            <w:rPrChange w:id="226" w:author="Usuario de Windows" w:date="2023-07-03T16:37:00Z">
              <w:rPr>
                <w:rFonts w:ascii="Arial Narrow" w:hAnsi="Arial Narrow"/>
              </w:rPr>
            </w:rPrChange>
          </w:rPr>
          <w:t>os</w:t>
        </w:r>
        <w:r w:rsidR="00C45CCF">
          <w:rPr>
            <w:rFonts w:ascii="Arial Narrow" w:hAnsi="Arial Narrow"/>
          </w:rPr>
          <w:t xml:space="preserve"> </w:t>
        </w:r>
      </w:ins>
      <w:ins w:id="227" w:author="Usuario de Windows" w:date="2023-07-03T16:37:00Z">
        <w:r w:rsidR="00C45CCF">
          <w:rPr>
            <w:rFonts w:ascii="Arial Narrow" w:hAnsi="Arial Narrow"/>
          </w:rPr>
          <w:t>150 y 152</w:t>
        </w:r>
      </w:ins>
      <w:r w:rsidR="00793858" w:rsidRPr="00C45CCF">
        <w:rPr>
          <w:rFonts w:ascii="Arial Narrow" w:hAnsi="Arial Narrow"/>
          <w:rPrChange w:id="228" w:author="Usuario de Windows" w:date="2023-07-03T16:36:00Z">
            <w:rPr/>
          </w:rPrChange>
        </w:rPr>
        <w:t xml:space="preserve"> </w:t>
      </w:r>
    </w:p>
    <w:p w14:paraId="140C6966" w14:textId="77777777" w:rsidR="00893C64" w:rsidRDefault="00893C64" w:rsidP="00893C64">
      <w:pPr>
        <w:ind w:left="709"/>
      </w:pPr>
    </w:p>
    <w:p w14:paraId="5FFC80D6" w14:textId="31CD3685" w:rsidR="009F1F32" w:rsidRDefault="009F1F32" w:rsidP="00E1282D">
      <w:pPr>
        <w:ind w:left="709"/>
        <w:jc w:val="both"/>
        <w:rPr>
          <w:rFonts w:ascii="Arial Narrow" w:hAnsi="Arial Narrow" w:cs="Arial"/>
          <w:bCs/>
          <w:sz w:val="22"/>
          <w:szCs w:val="22"/>
        </w:rPr>
      </w:pPr>
      <w:r w:rsidRPr="007F2EED">
        <w:rPr>
          <w:rFonts w:ascii="Arial Narrow" w:hAnsi="Arial Narrow"/>
          <w:sz w:val="22"/>
          <w:szCs w:val="22"/>
        </w:rPr>
        <w:t xml:space="preserve">Asimismo, </w:t>
      </w:r>
      <w:r w:rsidR="001433C5" w:rsidRPr="007F2EED">
        <w:rPr>
          <w:rFonts w:ascii="Arial Narrow" w:hAnsi="Arial Narrow"/>
          <w:sz w:val="22"/>
          <w:szCs w:val="22"/>
        </w:rPr>
        <w:t xml:space="preserve">de las visitas a campo realizadas por la comisión </w:t>
      </w:r>
      <w:r w:rsidR="00F7162A">
        <w:rPr>
          <w:rFonts w:ascii="Arial Narrow" w:hAnsi="Arial Narrow"/>
          <w:sz w:val="22"/>
          <w:szCs w:val="22"/>
        </w:rPr>
        <w:t>según actas de visitas n</w:t>
      </w:r>
      <w:ins w:id="229" w:author="GRAPURIMAC" w:date="2023-06-29T17:40:00Z">
        <w:r w:rsidR="00C317F8">
          <w:rPr>
            <w:rFonts w:ascii="Arial Narrow" w:hAnsi="Arial Narrow"/>
            <w:sz w:val="22"/>
            <w:szCs w:val="22"/>
          </w:rPr>
          <w:t>.</w:t>
        </w:r>
        <w:r w:rsidR="00C317F8" w:rsidRPr="00C317F8">
          <w:rPr>
            <w:rFonts w:ascii="Arial Narrow" w:hAnsi="Arial Narrow"/>
            <w:sz w:val="22"/>
            <w:szCs w:val="22"/>
            <w:vertAlign w:val="superscript"/>
            <w:rPrChange w:id="230" w:author="GRAPURIMAC" w:date="2023-06-29T17:40:00Z">
              <w:rPr>
                <w:rFonts w:ascii="Arial Narrow" w:hAnsi="Arial Narrow"/>
                <w:sz w:val="22"/>
                <w:szCs w:val="22"/>
              </w:rPr>
            </w:rPrChange>
          </w:rPr>
          <w:t>os</w:t>
        </w:r>
        <w:r w:rsidR="00C317F8">
          <w:rPr>
            <w:rFonts w:ascii="Arial Narrow" w:hAnsi="Arial Narrow"/>
            <w:sz w:val="22"/>
            <w:szCs w:val="22"/>
          </w:rPr>
          <w:t xml:space="preserve"> 5 al 10, </w:t>
        </w:r>
      </w:ins>
      <w:del w:id="231" w:author="GRAPURIMAC" w:date="2023-06-29T17:40:00Z">
        <w:r w:rsidR="00F7162A" w:rsidDel="00C317F8">
          <w:rPr>
            <w:rFonts w:ascii="Arial Narrow" w:hAnsi="Arial Narrow"/>
            <w:sz w:val="22"/>
            <w:szCs w:val="22"/>
          </w:rPr>
          <w:delText xml:space="preserve">º 05 al nº10 </w:delText>
        </w:r>
      </w:del>
      <w:r w:rsidR="001433C5" w:rsidRPr="007F2EED">
        <w:rPr>
          <w:rFonts w:ascii="Arial Narrow" w:hAnsi="Arial Narrow"/>
          <w:sz w:val="22"/>
          <w:szCs w:val="22"/>
        </w:rPr>
        <w:t>se verific</w:t>
      </w:r>
      <w:ins w:id="232" w:author="Usuario de Windows" w:date="2023-07-03T16:37:00Z">
        <w:r w:rsidR="00C45CCF">
          <w:rPr>
            <w:rFonts w:ascii="Arial Narrow" w:hAnsi="Arial Narrow"/>
            <w:sz w:val="22"/>
            <w:szCs w:val="22"/>
          </w:rPr>
          <w:t>ó</w:t>
        </w:r>
      </w:ins>
      <w:del w:id="233" w:author="Usuario de Windows" w:date="2023-07-03T16:37:00Z">
        <w:r w:rsidR="001433C5" w:rsidRPr="007F2EED" w:rsidDel="00C45CCF">
          <w:rPr>
            <w:rFonts w:ascii="Arial Narrow" w:hAnsi="Arial Narrow"/>
            <w:sz w:val="22"/>
            <w:szCs w:val="22"/>
          </w:rPr>
          <w:delText>o</w:delText>
        </w:r>
      </w:del>
      <w:r w:rsidR="001433C5" w:rsidRPr="007F2EED">
        <w:rPr>
          <w:rFonts w:ascii="Arial Narrow" w:hAnsi="Arial Narrow"/>
          <w:sz w:val="22"/>
          <w:szCs w:val="22"/>
        </w:rPr>
        <w:t xml:space="preserve"> que </w:t>
      </w:r>
      <w:r w:rsidR="00A500FD" w:rsidRPr="007F2EED">
        <w:rPr>
          <w:rFonts w:ascii="Arial Narrow" w:hAnsi="Arial Narrow"/>
          <w:sz w:val="22"/>
          <w:szCs w:val="22"/>
        </w:rPr>
        <w:t>los servidores</w:t>
      </w:r>
      <w:r w:rsidR="00A500FD" w:rsidRPr="007F2EED">
        <w:rPr>
          <w:rFonts w:ascii="Arial Narrow" w:hAnsi="Arial Narrow" w:cs="Arial"/>
          <w:bCs/>
          <w:sz w:val="22"/>
          <w:szCs w:val="22"/>
        </w:rPr>
        <w:t xml:space="preserve"> instalados en </w:t>
      </w:r>
      <w:r w:rsidR="001433C5" w:rsidRPr="007F2EED">
        <w:rPr>
          <w:rFonts w:ascii="Arial Narrow" w:hAnsi="Arial Narrow" w:cs="Arial"/>
          <w:bCs/>
          <w:sz w:val="22"/>
          <w:szCs w:val="22"/>
        </w:rPr>
        <w:t xml:space="preserve">las instituciones educativas </w:t>
      </w:r>
      <w:r w:rsidR="00530FC1" w:rsidRPr="007F2EED">
        <w:rPr>
          <w:rFonts w:ascii="Arial Narrow" w:hAnsi="Arial Narrow" w:cs="Arial"/>
          <w:bCs/>
          <w:sz w:val="22"/>
          <w:szCs w:val="22"/>
        </w:rPr>
        <w:t>están impl</w:t>
      </w:r>
      <w:r w:rsidR="00A500FD" w:rsidRPr="007F2EED">
        <w:rPr>
          <w:rFonts w:ascii="Arial Narrow" w:hAnsi="Arial Narrow" w:cs="Arial"/>
          <w:bCs/>
          <w:sz w:val="22"/>
          <w:szCs w:val="22"/>
        </w:rPr>
        <w:t>emen</w:t>
      </w:r>
      <w:r w:rsidR="00530FC1" w:rsidRPr="007F2EED">
        <w:rPr>
          <w:rFonts w:ascii="Arial Narrow" w:hAnsi="Arial Narrow" w:cs="Arial"/>
          <w:bCs/>
          <w:sz w:val="22"/>
          <w:szCs w:val="22"/>
        </w:rPr>
        <w:t>tadas con la plataforma Perú Educa</w:t>
      </w:r>
      <w:r w:rsidR="00A500FD" w:rsidRPr="007F2EED">
        <w:rPr>
          <w:rFonts w:ascii="Arial Narrow" w:hAnsi="Arial Narrow" w:cs="Arial"/>
          <w:bCs/>
          <w:sz w:val="22"/>
          <w:szCs w:val="22"/>
        </w:rPr>
        <w:t xml:space="preserve"> </w:t>
      </w:r>
      <w:r w:rsidR="00665DE5" w:rsidRPr="007F2EED">
        <w:rPr>
          <w:rFonts w:ascii="Arial Narrow" w:hAnsi="Arial Narrow" w:cs="Arial"/>
          <w:bCs/>
          <w:sz w:val="22"/>
          <w:szCs w:val="22"/>
        </w:rPr>
        <w:t>basado en diferentes versiones del SO LINUX,</w:t>
      </w:r>
      <w:r w:rsidR="00530FC1" w:rsidRPr="007F2EED">
        <w:rPr>
          <w:rFonts w:ascii="Arial Narrow" w:hAnsi="Arial Narrow" w:cs="Arial"/>
          <w:bCs/>
          <w:sz w:val="22"/>
          <w:szCs w:val="22"/>
        </w:rPr>
        <w:t xml:space="preserve"> únicamente para su uso en intranet</w:t>
      </w:r>
      <w:ins w:id="234" w:author="GRAPURIMAC" w:date="2023-06-29T17:41:00Z">
        <w:r w:rsidR="00C317F8">
          <w:rPr>
            <w:rFonts w:ascii="Arial Narrow" w:hAnsi="Arial Narrow" w:cs="Arial"/>
            <w:bCs/>
            <w:sz w:val="22"/>
            <w:szCs w:val="22"/>
          </w:rPr>
          <w:t xml:space="preserve">; </w:t>
        </w:r>
        <w:commentRangeStart w:id="235"/>
        <w:r w:rsidR="00C317F8" w:rsidRPr="00C317F8">
          <w:rPr>
            <w:rFonts w:ascii="Arial Narrow" w:hAnsi="Arial Narrow" w:cs="Arial"/>
            <w:bCs/>
            <w:sz w:val="22"/>
            <w:szCs w:val="22"/>
            <w:highlight w:val="yellow"/>
            <w:rPrChange w:id="236" w:author="GRAPURIMAC" w:date="2023-06-29T17:42:00Z">
              <w:rPr>
                <w:rFonts w:ascii="Arial Narrow" w:hAnsi="Arial Narrow" w:cs="Arial"/>
                <w:bCs/>
                <w:sz w:val="22"/>
                <w:szCs w:val="22"/>
              </w:rPr>
            </w:rPrChange>
          </w:rPr>
          <w:t>ello</w:t>
        </w:r>
      </w:ins>
      <w:del w:id="237" w:author="GRAPURIMAC" w:date="2023-06-29T17:40:00Z">
        <w:r w:rsidR="00530FC1" w:rsidRPr="00C317F8" w:rsidDel="00C317F8">
          <w:rPr>
            <w:rFonts w:ascii="Arial Narrow" w:hAnsi="Arial Narrow" w:cs="Arial"/>
            <w:bCs/>
            <w:sz w:val="22"/>
            <w:szCs w:val="22"/>
            <w:highlight w:val="yellow"/>
            <w:rPrChange w:id="238" w:author="GRAPURIMAC" w:date="2023-06-29T17:42:00Z">
              <w:rPr>
                <w:rFonts w:ascii="Arial Narrow" w:hAnsi="Arial Narrow" w:cs="Arial"/>
                <w:bCs/>
                <w:sz w:val="22"/>
                <w:szCs w:val="22"/>
              </w:rPr>
            </w:rPrChange>
          </w:rPr>
          <w:delText>,</w:delText>
        </w:r>
      </w:del>
      <w:del w:id="239" w:author="GRAPURIMAC" w:date="2023-06-29T17:41:00Z">
        <w:r w:rsidR="00530FC1" w:rsidRPr="00C317F8" w:rsidDel="00C317F8">
          <w:rPr>
            <w:rFonts w:ascii="Arial Narrow" w:hAnsi="Arial Narrow" w:cs="Arial"/>
            <w:bCs/>
            <w:sz w:val="22"/>
            <w:szCs w:val="22"/>
            <w:highlight w:val="yellow"/>
            <w:rPrChange w:id="240" w:author="GRAPURIMAC" w:date="2023-06-29T17:42:00Z">
              <w:rPr>
                <w:rFonts w:ascii="Arial Narrow" w:hAnsi="Arial Narrow" w:cs="Arial"/>
                <w:bCs/>
                <w:sz w:val="22"/>
                <w:szCs w:val="22"/>
              </w:rPr>
            </w:rPrChange>
          </w:rPr>
          <w:delText xml:space="preserve"> esto</w:delText>
        </w:r>
      </w:del>
      <w:r w:rsidR="00530FC1" w:rsidRPr="00C317F8">
        <w:rPr>
          <w:rFonts w:ascii="Arial Narrow" w:hAnsi="Arial Narrow" w:cs="Arial"/>
          <w:bCs/>
          <w:sz w:val="22"/>
          <w:szCs w:val="22"/>
          <w:highlight w:val="yellow"/>
          <w:rPrChange w:id="241" w:author="GRAPURIMAC" w:date="2023-06-29T17:42:00Z">
            <w:rPr>
              <w:rFonts w:ascii="Arial Narrow" w:hAnsi="Arial Narrow" w:cs="Arial"/>
              <w:bCs/>
              <w:sz w:val="22"/>
              <w:szCs w:val="22"/>
            </w:rPr>
          </w:rPrChange>
        </w:rPr>
        <w:t xml:space="preserve"> implica </w:t>
      </w:r>
      <w:del w:id="242" w:author="GRAPURIMAC" w:date="2023-06-29T17:41:00Z">
        <w:r w:rsidR="00530FC1" w:rsidRPr="00C317F8" w:rsidDel="00C317F8">
          <w:rPr>
            <w:rFonts w:ascii="Arial Narrow" w:hAnsi="Arial Narrow" w:cs="Arial"/>
            <w:bCs/>
            <w:sz w:val="22"/>
            <w:szCs w:val="22"/>
            <w:highlight w:val="yellow"/>
            <w:rPrChange w:id="243" w:author="GRAPURIMAC" w:date="2023-06-29T17:42:00Z">
              <w:rPr>
                <w:rFonts w:ascii="Arial Narrow" w:hAnsi="Arial Narrow" w:cs="Arial"/>
                <w:bCs/>
                <w:sz w:val="22"/>
                <w:szCs w:val="22"/>
              </w:rPr>
            </w:rPrChange>
          </w:rPr>
          <w:delText xml:space="preserve">a </w:delText>
        </w:r>
      </w:del>
      <w:r w:rsidR="00530FC1" w:rsidRPr="00C317F8">
        <w:rPr>
          <w:rFonts w:ascii="Arial Narrow" w:hAnsi="Arial Narrow" w:cs="Arial"/>
          <w:bCs/>
          <w:sz w:val="22"/>
          <w:szCs w:val="22"/>
          <w:highlight w:val="yellow"/>
          <w:rPrChange w:id="244" w:author="GRAPURIMAC" w:date="2023-06-29T17:42:00Z">
            <w:rPr>
              <w:rFonts w:ascii="Arial Narrow" w:hAnsi="Arial Narrow" w:cs="Arial"/>
              <w:bCs/>
              <w:sz w:val="22"/>
              <w:szCs w:val="22"/>
            </w:rPr>
          </w:rPrChange>
        </w:rPr>
        <w:t>que estos servidores ya no pueden ser actualizados</w:t>
      </w:r>
      <w:r w:rsidR="00F7162A" w:rsidRPr="00C317F8">
        <w:rPr>
          <w:rFonts w:ascii="Arial Narrow" w:hAnsi="Arial Narrow" w:cs="Arial"/>
          <w:bCs/>
          <w:sz w:val="22"/>
          <w:szCs w:val="22"/>
          <w:highlight w:val="yellow"/>
          <w:rPrChange w:id="245" w:author="GRAPURIMAC" w:date="2023-06-29T17:42:00Z">
            <w:rPr>
              <w:rFonts w:ascii="Arial Narrow" w:hAnsi="Arial Narrow" w:cs="Arial"/>
              <w:bCs/>
              <w:sz w:val="22"/>
              <w:szCs w:val="22"/>
            </w:rPr>
          </w:rPrChange>
        </w:rPr>
        <w:t>,</w:t>
      </w:r>
      <w:r w:rsidR="00530FC1" w:rsidRPr="00C317F8">
        <w:rPr>
          <w:rFonts w:ascii="Arial Narrow" w:hAnsi="Arial Narrow" w:cs="Arial"/>
          <w:bCs/>
          <w:sz w:val="22"/>
          <w:szCs w:val="22"/>
          <w:highlight w:val="yellow"/>
          <w:rPrChange w:id="246" w:author="GRAPURIMAC" w:date="2023-06-29T17:42:00Z">
            <w:rPr>
              <w:rFonts w:ascii="Arial Narrow" w:hAnsi="Arial Narrow" w:cs="Arial"/>
              <w:bCs/>
              <w:sz w:val="22"/>
              <w:szCs w:val="22"/>
            </w:rPr>
          </w:rPrChange>
        </w:rPr>
        <w:t xml:space="preserve"> </w:t>
      </w:r>
      <w:ins w:id="247" w:author="GRAPURIMAC" w:date="2023-06-29T17:41:00Z">
        <w:r w:rsidR="00C317F8" w:rsidRPr="00C317F8">
          <w:rPr>
            <w:rFonts w:ascii="Arial Narrow" w:hAnsi="Arial Narrow" w:cs="Arial"/>
            <w:bCs/>
            <w:sz w:val="22"/>
            <w:szCs w:val="22"/>
            <w:highlight w:val="yellow"/>
            <w:rPrChange w:id="248" w:author="GRAPURIMAC" w:date="2023-06-29T17:42:00Z">
              <w:rPr>
                <w:rFonts w:ascii="Arial Narrow" w:hAnsi="Arial Narrow" w:cs="Arial"/>
                <w:bCs/>
                <w:sz w:val="22"/>
                <w:szCs w:val="22"/>
              </w:rPr>
            </w:rPrChange>
          </w:rPr>
          <w:t xml:space="preserve">así como </w:t>
        </w:r>
      </w:ins>
      <w:r w:rsidR="00530FC1" w:rsidRPr="00C317F8">
        <w:rPr>
          <w:rFonts w:ascii="Arial Narrow" w:hAnsi="Arial Narrow" w:cs="Arial"/>
          <w:bCs/>
          <w:sz w:val="22"/>
          <w:szCs w:val="22"/>
          <w:highlight w:val="yellow"/>
          <w:rPrChange w:id="249" w:author="GRAPURIMAC" w:date="2023-06-29T17:42:00Z">
            <w:rPr>
              <w:rFonts w:ascii="Arial Narrow" w:hAnsi="Arial Narrow" w:cs="Arial"/>
              <w:bCs/>
              <w:sz w:val="22"/>
              <w:szCs w:val="22"/>
            </w:rPr>
          </w:rPrChange>
        </w:rPr>
        <w:t xml:space="preserve">la plataforma </w:t>
      </w:r>
      <w:commentRangeEnd w:id="235"/>
      <w:r w:rsidR="00C317F8" w:rsidRPr="00C317F8">
        <w:rPr>
          <w:rStyle w:val="Refdecomentario"/>
          <w:highlight w:val="yellow"/>
          <w:rPrChange w:id="250" w:author="GRAPURIMAC" w:date="2023-06-29T17:42:00Z">
            <w:rPr>
              <w:rStyle w:val="Refdecomentario"/>
            </w:rPr>
          </w:rPrChange>
        </w:rPr>
        <w:commentReference w:id="235"/>
      </w:r>
      <w:r w:rsidR="00530FC1" w:rsidRPr="007F2EED">
        <w:rPr>
          <w:rFonts w:ascii="Arial Narrow" w:hAnsi="Arial Narrow" w:cs="Arial"/>
          <w:bCs/>
          <w:sz w:val="22"/>
          <w:szCs w:val="22"/>
        </w:rPr>
        <w:t>educativa ya no cuenta con soporte y/o actualizaciones</w:t>
      </w:r>
      <w:ins w:id="251" w:author="Manuel Raul Livano Luna" w:date="2023-07-03T15:26:00Z">
        <w:r w:rsidR="00E1282D">
          <w:rPr>
            <w:rFonts w:ascii="Arial Narrow" w:hAnsi="Arial Narrow" w:cs="Arial"/>
            <w:bCs/>
            <w:sz w:val="22"/>
            <w:szCs w:val="22"/>
          </w:rPr>
          <w:t xml:space="preserve"> por parte del Ministerio de Educación</w:t>
        </w:r>
      </w:ins>
      <w:ins w:id="252" w:author="GRAPURIMAC" w:date="2023-06-29T17:43:00Z">
        <w:r w:rsidR="00C317F8">
          <w:rPr>
            <w:rFonts w:ascii="Arial Narrow" w:hAnsi="Arial Narrow" w:cs="Arial"/>
            <w:bCs/>
            <w:sz w:val="22"/>
            <w:szCs w:val="22"/>
          </w:rPr>
          <w:t>;</w:t>
        </w:r>
      </w:ins>
      <w:del w:id="253" w:author="GRAPURIMAC" w:date="2023-06-29T17:43:00Z">
        <w:r w:rsidR="00530FC1" w:rsidRPr="007F2EED" w:rsidDel="00C317F8">
          <w:rPr>
            <w:rFonts w:ascii="Arial Narrow" w:hAnsi="Arial Narrow" w:cs="Arial"/>
            <w:bCs/>
            <w:sz w:val="22"/>
            <w:szCs w:val="22"/>
          </w:rPr>
          <w:delText>,</w:delText>
        </w:r>
      </w:del>
      <w:r w:rsidR="00530FC1" w:rsidRPr="007F2EED">
        <w:rPr>
          <w:rFonts w:ascii="Arial Narrow" w:hAnsi="Arial Narrow" w:cs="Arial"/>
          <w:bCs/>
          <w:sz w:val="22"/>
          <w:szCs w:val="22"/>
        </w:rPr>
        <w:t xml:space="preserve"> </w:t>
      </w:r>
      <w:commentRangeStart w:id="254"/>
      <w:r w:rsidR="00530FC1" w:rsidRPr="007F2EED">
        <w:rPr>
          <w:rFonts w:ascii="Arial Narrow" w:hAnsi="Arial Narrow" w:cs="Arial"/>
          <w:bCs/>
          <w:sz w:val="22"/>
          <w:szCs w:val="22"/>
        </w:rPr>
        <w:lastRenderedPageBreak/>
        <w:t xml:space="preserve">siendo este un problema ya que posiblemente </w:t>
      </w:r>
      <w:r w:rsidR="00F7162A">
        <w:rPr>
          <w:rFonts w:ascii="Arial Narrow" w:hAnsi="Arial Narrow" w:cs="Arial"/>
          <w:bCs/>
          <w:sz w:val="22"/>
          <w:szCs w:val="22"/>
        </w:rPr>
        <w:t>no se puedan implantar nuevos contenidos pedagógicos</w:t>
      </w:r>
      <w:ins w:id="255" w:author="Manuel Raul Livano Luna" w:date="2023-07-03T15:27:00Z">
        <w:r w:rsidR="00E1282D">
          <w:rPr>
            <w:rFonts w:ascii="Arial Narrow" w:hAnsi="Arial Narrow" w:cs="Arial"/>
            <w:bCs/>
            <w:sz w:val="22"/>
            <w:szCs w:val="22"/>
          </w:rPr>
          <w:t xml:space="preserve"> debido a que estos están desarrollados con nuevos formatos de audio y video</w:t>
        </w:r>
      </w:ins>
      <w:ins w:id="256" w:author="Manuel Raul Livano Luna" w:date="2023-07-03T15:30:00Z">
        <w:r w:rsidR="00E1282D">
          <w:rPr>
            <w:rFonts w:ascii="Arial Narrow" w:hAnsi="Arial Narrow" w:cs="Arial"/>
            <w:bCs/>
            <w:sz w:val="22"/>
            <w:szCs w:val="22"/>
          </w:rPr>
          <w:t xml:space="preserve"> como</w:t>
        </w:r>
      </w:ins>
      <w:del w:id="257" w:author="Manuel Raul Livano Luna" w:date="2023-07-03T15:30:00Z">
        <w:r w:rsidR="00F7162A" w:rsidDel="00E1282D">
          <w:rPr>
            <w:rFonts w:ascii="Arial Narrow" w:hAnsi="Arial Narrow" w:cs="Arial"/>
            <w:bCs/>
            <w:sz w:val="22"/>
            <w:szCs w:val="22"/>
          </w:rPr>
          <w:delText>.</w:delText>
        </w:r>
      </w:del>
      <w:ins w:id="258" w:author="Manuel Raul Livano Luna" w:date="2023-07-03T15:30:00Z">
        <w:r w:rsidR="00E1282D" w:rsidRPr="00E1282D">
          <w:t xml:space="preserve"> </w:t>
        </w:r>
        <w:r w:rsidR="00E1282D" w:rsidRPr="00E1282D">
          <w:rPr>
            <w:rFonts w:ascii="Arial Narrow" w:hAnsi="Arial Narrow" w:cs="Arial"/>
            <w:bCs/>
            <w:sz w:val="22"/>
            <w:szCs w:val="22"/>
          </w:rPr>
          <w:t>AAC. Ogg Vorbis. FLAC. ALAC. WAV. AIFF. DSD</w:t>
        </w:r>
      </w:ins>
      <w:ins w:id="259" w:author="Manuel Raul Livano Luna" w:date="2023-07-03T15:31:00Z">
        <w:r w:rsidR="00E1282D">
          <w:rPr>
            <w:rFonts w:ascii="Arial Narrow" w:hAnsi="Arial Narrow" w:cs="Arial"/>
            <w:bCs/>
            <w:sz w:val="22"/>
            <w:szCs w:val="22"/>
          </w:rPr>
          <w:t xml:space="preserve"> y otros que no son soportados en plataformas LINUX de manera nativa.</w:t>
        </w:r>
      </w:ins>
    </w:p>
    <w:commentRangeEnd w:id="254"/>
    <w:p w14:paraId="3CEDE7CC" w14:textId="77777777" w:rsidR="00F7162A" w:rsidRPr="007F2EED" w:rsidRDefault="00C317F8" w:rsidP="00665DE5">
      <w:pPr>
        <w:ind w:left="709"/>
        <w:jc w:val="both"/>
        <w:rPr>
          <w:rFonts w:ascii="Arial Narrow" w:hAnsi="Arial Narrow" w:cs="Arial"/>
          <w:bCs/>
          <w:sz w:val="22"/>
          <w:szCs w:val="22"/>
        </w:rPr>
      </w:pPr>
      <w:r>
        <w:rPr>
          <w:rStyle w:val="Refdecomentario"/>
        </w:rPr>
        <w:commentReference w:id="254"/>
      </w:r>
    </w:p>
    <w:p w14:paraId="30777455" w14:textId="369990F0" w:rsidR="005C0150" w:rsidRDefault="00343705">
      <w:pPr>
        <w:tabs>
          <w:tab w:val="left" w:pos="142"/>
          <w:tab w:val="left" w:pos="1276"/>
        </w:tabs>
        <w:autoSpaceDE w:val="0"/>
        <w:autoSpaceDN w:val="0"/>
        <w:adjustRightInd w:val="0"/>
        <w:ind w:left="709"/>
        <w:jc w:val="both"/>
        <w:rPr>
          <w:rFonts w:ascii="Arial Narrow" w:hAnsi="Arial Narrow" w:cs="Arial"/>
          <w:bCs/>
          <w:sz w:val="22"/>
          <w:szCs w:val="22"/>
        </w:rPr>
      </w:pPr>
      <w:r w:rsidRPr="007F2EED">
        <w:rPr>
          <w:rFonts w:ascii="Arial Narrow" w:hAnsi="Arial Narrow" w:cs="Arial"/>
          <w:bCs/>
          <w:sz w:val="22"/>
          <w:szCs w:val="22"/>
        </w:rPr>
        <w:t xml:space="preserve">Por otro lado, </w:t>
      </w:r>
      <w:r w:rsidR="00A500FD" w:rsidRPr="007F2EED">
        <w:rPr>
          <w:rFonts w:ascii="Arial Narrow" w:hAnsi="Arial Narrow" w:cs="Arial"/>
          <w:bCs/>
          <w:sz w:val="22"/>
          <w:szCs w:val="22"/>
        </w:rPr>
        <w:t>se ha evidenciado que</w:t>
      </w:r>
      <w:ins w:id="260" w:author="GRAPURIMAC" w:date="2023-06-29T17:45:00Z">
        <w:r w:rsidR="00C317F8">
          <w:rPr>
            <w:rFonts w:ascii="Arial Narrow" w:hAnsi="Arial Narrow" w:cs="Arial"/>
            <w:bCs/>
            <w:sz w:val="22"/>
            <w:szCs w:val="22"/>
          </w:rPr>
          <w:t xml:space="preserve"> ocho (8)</w:t>
        </w:r>
      </w:ins>
      <w:r w:rsidR="00A500FD" w:rsidRPr="007F2EED">
        <w:rPr>
          <w:rFonts w:ascii="Arial Narrow" w:hAnsi="Arial Narrow" w:cs="Arial"/>
          <w:bCs/>
          <w:sz w:val="22"/>
          <w:szCs w:val="22"/>
        </w:rPr>
        <w:t xml:space="preserve"> </w:t>
      </w:r>
      <w:del w:id="261" w:author="GRAPURIMAC" w:date="2023-06-29T17:45:00Z">
        <w:r w:rsidRPr="007F2EED" w:rsidDel="00C317F8">
          <w:rPr>
            <w:rFonts w:ascii="Arial Narrow" w:hAnsi="Arial Narrow" w:cs="Arial"/>
            <w:bCs/>
            <w:sz w:val="22"/>
            <w:szCs w:val="22"/>
          </w:rPr>
          <w:delText>las</w:delText>
        </w:r>
      </w:del>
      <w:r w:rsidRPr="007F2EED">
        <w:rPr>
          <w:rFonts w:ascii="Arial Narrow" w:hAnsi="Arial Narrow" w:cs="Arial"/>
          <w:bCs/>
          <w:sz w:val="22"/>
          <w:szCs w:val="22"/>
        </w:rPr>
        <w:t xml:space="preserve"> laptops</w:t>
      </w:r>
      <w:r w:rsidR="00F7162A">
        <w:rPr>
          <w:rFonts w:ascii="Arial Narrow" w:hAnsi="Arial Narrow" w:cs="Arial"/>
          <w:bCs/>
          <w:sz w:val="22"/>
          <w:szCs w:val="22"/>
        </w:rPr>
        <w:t xml:space="preserve"> </w:t>
      </w:r>
      <w:del w:id="262" w:author="GRAPURIMAC" w:date="2023-06-29T17:45:00Z">
        <w:r w:rsidR="00F7162A" w:rsidDel="00C317F8">
          <w:rPr>
            <w:rFonts w:ascii="Arial Narrow" w:hAnsi="Arial Narrow" w:cs="Arial"/>
            <w:bCs/>
            <w:sz w:val="22"/>
            <w:szCs w:val="22"/>
          </w:rPr>
          <w:delText>en un numero de 08</w:delText>
        </w:r>
        <w:r w:rsidRPr="007F2EED" w:rsidDel="00C317F8">
          <w:rPr>
            <w:rFonts w:ascii="Arial Narrow" w:hAnsi="Arial Narrow" w:cs="Arial"/>
            <w:bCs/>
            <w:sz w:val="22"/>
            <w:szCs w:val="22"/>
          </w:rPr>
          <w:delText xml:space="preserve"> </w:delText>
        </w:r>
      </w:del>
      <w:r w:rsidRPr="007F2EED">
        <w:rPr>
          <w:rFonts w:ascii="Arial Narrow" w:hAnsi="Arial Narrow" w:cs="Arial"/>
          <w:bCs/>
          <w:sz w:val="22"/>
          <w:szCs w:val="22"/>
        </w:rPr>
        <w:t>y</w:t>
      </w:r>
      <w:ins w:id="263" w:author="GRAPURIMAC" w:date="2023-06-29T17:45:00Z">
        <w:r w:rsidR="00C317F8">
          <w:rPr>
            <w:rFonts w:ascii="Arial Narrow" w:hAnsi="Arial Narrow" w:cs="Arial"/>
            <w:bCs/>
            <w:sz w:val="22"/>
            <w:szCs w:val="22"/>
          </w:rPr>
          <w:t xml:space="preserve"> una (</w:t>
        </w:r>
      </w:ins>
      <w:del w:id="264"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0</w:delText>
        </w:r>
      </w:del>
      <w:r w:rsidR="00F7162A">
        <w:rPr>
          <w:rFonts w:ascii="Arial Narrow" w:hAnsi="Arial Narrow" w:cs="Arial"/>
          <w:bCs/>
          <w:sz w:val="22"/>
          <w:szCs w:val="22"/>
        </w:rPr>
        <w:t>1</w:t>
      </w:r>
      <w:ins w:id="265" w:author="GRAPURIMAC" w:date="2023-06-29T17:45:00Z">
        <w:r w:rsidR="00C317F8">
          <w:rPr>
            <w:rFonts w:ascii="Arial Narrow" w:hAnsi="Arial Narrow" w:cs="Arial"/>
            <w:bCs/>
            <w:sz w:val="22"/>
            <w:szCs w:val="22"/>
          </w:rPr>
          <w:t>)</w:t>
        </w:r>
      </w:ins>
      <w:r w:rsidR="00F7162A">
        <w:rPr>
          <w:rFonts w:ascii="Arial Narrow" w:hAnsi="Arial Narrow" w:cs="Arial"/>
          <w:bCs/>
          <w:sz w:val="22"/>
          <w:szCs w:val="22"/>
        </w:rPr>
        <w:t xml:space="preserve"> </w:t>
      </w:r>
      <w:r w:rsidRPr="007F2EED">
        <w:rPr>
          <w:rFonts w:ascii="Arial Narrow" w:hAnsi="Arial Narrow" w:cs="Arial"/>
          <w:bCs/>
          <w:sz w:val="22"/>
          <w:szCs w:val="22"/>
        </w:rPr>
        <w:t>pantalla interactiva se encuentran con licencias vencidas</w:t>
      </w:r>
      <w:ins w:id="266" w:author="GRAPURIMAC" w:date="2023-06-29T17:45:00Z">
        <w:r w:rsidR="00C317F8">
          <w:rPr>
            <w:rFonts w:ascii="Arial Narrow" w:hAnsi="Arial Narrow" w:cs="Arial"/>
            <w:bCs/>
            <w:sz w:val="22"/>
            <w:szCs w:val="22"/>
          </w:rPr>
          <w:t xml:space="preserve">, tal como se evidencia en el </w:t>
        </w:r>
      </w:ins>
      <w:del w:id="267" w:author="GRAPURIMAC" w:date="2023-06-29T17:45:00Z">
        <w:r w:rsidRPr="007F2EED" w:rsidDel="00C317F8">
          <w:rPr>
            <w:rFonts w:ascii="Arial Narrow" w:hAnsi="Arial Narrow" w:cs="Arial"/>
            <w:bCs/>
            <w:sz w:val="22"/>
            <w:szCs w:val="22"/>
          </w:rPr>
          <w:delText xml:space="preserve"> </w:delText>
        </w:r>
        <w:r w:rsidR="00F7162A" w:rsidDel="00C317F8">
          <w:rPr>
            <w:rFonts w:ascii="Arial Narrow" w:hAnsi="Arial Narrow" w:cs="Arial"/>
            <w:bCs/>
            <w:sz w:val="22"/>
            <w:szCs w:val="22"/>
          </w:rPr>
          <w:delText xml:space="preserve">evidenciado con </w:delText>
        </w:r>
      </w:del>
      <w:r w:rsidR="00F7162A">
        <w:rPr>
          <w:rFonts w:ascii="Arial Narrow" w:hAnsi="Arial Narrow" w:cs="Arial"/>
          <w:bCs/>
          <w:sz w:val="22"/>
          <w:szCs w:val="22"/>
        </w:rPr>
        <w:t>acta de visita de control n</w:t>
      </w:r>
      <w:ins w:id="268" w:author="GRAPURIMAC" w:date="2023-06-29T17:45:00Z">
        <w:r w:rsidR="00C317F8">
          <w:rPr>
            <w:rFonts w:ascii="Arial Narrow" w:hAnsi="Arial Narrow" w:cs="Arial"/>
            <w:bCs/>
            <w:sz w:val="22"/>
            <w:szCs w:val="22"/>
          </w:rPr>
          <w:t xml:space="preserve">.° </w:t>
        </w:r>
      </w:ins>
      <w:del w:id="269" w:author="GRAPURIMAC" w:date="2023-06-29T17:45:00Z">
        <w:r w:rsidR="00F7162A" w:rsidDel="00C317F8">
          <w:rPr>
            <w:rFonts w:ascii="Arial Narrow" w:hAnsi="Arial Narrow" w:cs="Arial"/>
            <w:bCs/>
            <w:sz w:val="22"/>
            <w:szCs w:val="22"/>
          </w:rPr>
          <w:delText>º</w:delText>
        </w:r>
      </w:del>
      <w:r w:rsidR="00F7162A">
        <w:rPr>
          <w:rFonts w:ascii="Arial Narrow" w:hAnsi="Arial Narrow" w:cs="Arial"/>
          <w:bCs/>
          <w:sz w:val="22"/>
          <w:szCs w:val="22"/>
        </w:rPr>
        <w:t>9 realizada a la I.E. de Call</w:t>
      </w:r>
      <w:ins w:id="270" w:author="Usuario de Windows" w:date="2023-07-03T16:38:00Z">
        <w:r w:rsidR="00C45CCF">
          <w:rPr>
            <w:rFonts w:ascii="Arial Narrow" w:hAnsi="Arial Narrow" w:cs="Arial"/>
            <w:bCs/>
            <w:sz w:val="22"/>
            <w:szCs w:val="22"/>
          </w:rPr>
          <w:t>e</w:t>
        </w:r>
      </w:ins>
      <w:del w:id="271" w:author="Usuario de Windows" w:date="2023-07-03T16:38:00Z">
        <w:r w:rsidR="00F7162A" w:rsidDel="00C45CCF">
          <w:rPr>
            <w:rFonts w:ascii="Arial Narrow" w:hAnsi="Arial Narrow" w:cs="Arial"/>
            <w:bCs/>
            <w:sz w:val="22"/>
            <w:szCs w:val="22"/>
          </w:rPr>
          <w:delText>a</w:delText>
        </w:r>
      </w:del>
      <w:r w:rsidR="00F7162A">
        <w:rPr>
          <w:rFonts w:ascii="Arial Narrow" w:hAnsi="Arial Narrow" w:cs="Arial"/>
          <w:bCs/>
          <w:sz w:val="22"/>
          <w:szCs w:val="22"/>
        </w:rPr>
        <w:t xml:space="preserve">bamba del distrito de </w:t>
      </w:r>
      <w:r w:rsidR="00621969">
        <w:rPr>
          <w:rFonts w:ascii="Arial Narrow" w:hAnsi="Arial Narrow" w:cs="Arial"/>
          <w:bCs/>
          <w:sz w:val="22"/>
          <w:szCs w:val="22"/>
        </w:rPr>
        <w:t>C</w:t>
      </w:r>
      <w:r w:rsidR="00F7162A">
        <w:rPr>
          <w:rFonts w:ascii="Arial Narrow" w:hAnsi="Arial Narrow" w:cs="Arial"/>
          <w:bCs/>
          <w:sz w:val="22"/>
          <w:szCs w:val="22"/>
        </w:rPr>
        <w:t>hincheros</w:t>
      </w:r>
      <w:r w:rsidR="005C0150">
        <w:rPr>
          <w:rFonts w:ascii="Arial Narrow" w:hAnsi="Arial Narrow" w:cs="Arial"/>
          <w:bCs/>
          <w:sz w:val="22"/>
          <w:szCs w:val="22"/>
        </w:rPr>
        <w:t xml:space="preserve">. </w:t>
      </w:r>
      <w:ins w:id="272" w:author="GRAPURIMAC" w:date="2023-06-29T17:46:00Z">
        <w:r w:rsidR="00C317F8">
          <w:rPr>
            <w:rFonts w:ascii="Arial Narrow" w:hAnsi="Arial Narrow" w:cs="Arial"/>
            <w:bCs/>
            <w:sz w:val="22"/>
            <w:szCs w:val="22"/>
          </w:rPr>
          <w:t>Asimismo, l</w:t>
        </w:r>
      </w:ins>
      <w:del w:id="273" w:author="GRAPURIMAC" w:date="2023-06-29T17:46:00Z">
        <w:r w:rsidR="005C0150" w:rsidDel="00C317F8">
          <w:rPr>
            <w:rFonts w:ascii="Arial Narrow" w:hAnsi="Arial Narrow" w:cs="Arial"/>
            <w:bCs/>
            <w:sz w:val="22"/>
            <w:szCs w:val="22"/>
          </w:rPr>
          <w:delText>L</w:delText>
        </w:r>
      </w:del>
      <w:r w:rsidR="005C0150">
        <w:rPr>
          <w:rFonts w:ascii="Arial Narrow" w:hAnsi="Arial Narrow" w:cs="Arial"/>
          <w:bCs/>
          <w:sz w:val="22"/>
          <w:szCs w:val="22"/>
        </w:rPr>
        <w:t xml:space="preserve">as laptops se encuentran guardadas ya que </w:t>
      </w:r>
      <w:del w:id="274" w:author="GRAPURIMAC" w:date="2023-06-29T17:46:00Z">
        <w:r w:rsidR="005C0150" w:rsidDel="00C317F8">
          <w:rPr>
            <w:rFonts w:ascii="Arial Narrow" w:hAnsi="Arial Narrow" w:cs="Arial"/>
            <w:bCs/>
            <w:sz w:val="22"/>
            <w:szCs w:val="22"/>
          </w:rPr>
          <w:delText xml:space="preserve">como lo indicamos estas </w:delText>
        </w:r>
      </w:del>
      <w:r w:rsidR="005C0150">
        <w:rPr>
          <w:rFonts w:ascii="Arial Narrow" w:hAnsi="Arial Narrow" w:cs="Arial"/>
          <w:bCs/>
          <w:sz w:val="22"/>
          <w:szCs w:val="22"/>
        </w:rPr>
        <w:t xml:space="preserve">no cuentan con </w:t>
      </w:r>
      <w:commentRangeStart w:id="275"/>
      <w:del w:id="276" w:author="Manuel Raul Livano Luna" w:date="2023-07-03T15:33:00Z">
        <w:r w:rsidR="005C0150" w:rsidDel="00986133">
          <w:rPr>
            <w:rFonts w:ascii="Arial Narrow" w:hAnsi="Arial Narrow" w:cs="Arial"/>
            <w:bCs/>
            <w:sz w:val="22"/>
            <w:szCs w:val="22"/>
          </w:rPr>
          <w:delText xml:space="preserve">aplicativos informáticos </w:delText>
        </w:r>
        <w:commentRangeEnd w:id="275"/>
        <w:r w:rsidR="00C317F8" w:rsidDel="00986133">
          <w:rPr>
            <w:rStyle w:val="Refdecomentario"/>
          </w:rPr>
          <w:commentReference w:id="275"/>
        </w:r>
        <w:r w:rsidR="005C0150" w:rsidDel="00986133">
          <w:rPr>
            <w:rFonts w:ascii="Arial Narrow" w:hAnsi="Arial Narrow" w:cs="Arial"/>
            <w:bCs/>
            <w:sz w:val="22"/>
            <w:szCs w:val="22"/>
          </w:rPr>
          <w:delText>como</w:delText>
        </w:r>
      </w:del>
      <w:ins w:id="277" w:author="Manuel Raul Livano Luna" w:date="2023-07-03T15:33:00Z">
        <w:r w:rsidR="00986133">
          <w:rPr>
            <w:rFonts w:ascii="Arial Narrow" w:hAnsi="Arial Narrow" w:cs="Arial"/>
            <w:bCs/>
            <w:sz w:val="22"/>
            <w:szCs w:val="22"/>
          </w:rPr>
          <w:t>licencias de</w:t>
        </w:r>
      </w:ins>
      <w:del w:id="278" w:author="Manuel Raul Livano Luna" w:date="2023-07-03T15:33:00Z">
        <w:r w:rsidR="005C0150" w:rsidDel="00986133">
          <w:rPr>
            <w:rFonts w:ascii="Arial Narrow" w:hAnsi="Arial Narrow" w:cs="Arial"/>
            <w:bCs/>
            <w:sz w:val="22"/>
            <w:szCs w:val="22"/>
          </w:rPr>
          <w:delText xml:space="preserve"> el</w:delText>
        </w:r>
      </w:del>
      <w:r w:rsidR="005C0150">
        <w:rPr>
          <w:rFonts w:ascii="Arial Narrow" w:hAnsi="Arial Narrow" w:cs="Arial"/>
          <w:bCs/>
          <w:sz w:val="22"/>
          <w:szCs w:val="22"/>
        </w:rPr>
        <w:t xml:space="preserve"> office</w:t>
      </w:r>
      <w:ins w:id="279" w:author="Manuel Raul Livano Luna" w:date="2023-07-03T15:33:00Z">
        <w:r w:rsidR="00986133">
          <w:rPr>
            <w:rFonts w:ascii="Arial Narrow" w:hAnsi="Arial Narrow" w:cs="Arial"/>
            <w:bCs/>
            <w:sz w:val="22"/>
            <w:szCs w:val="22"/>
          </w:rPr>
          <w:t xml:space="preserve"> y</w:t>
        </w:r>
      </w:ins>
      <w:ins w:id="280" w:author="Manuel Raul Livano Luna" w:date="2023-07-03T15:32:00Z">
        <w:r w:rsidR="00986133">
          <w:rPr>
            <w:rFonts w:ascii="Arial Narrow" w:hAnsi="Arial Narrow" w:cs="Arial"/>
            <w:bCs/>
            <w:sz w:val="22"/>
            <w:szCs w:val="22"/>
          </w:rPr>
          <w:t xml:space="preserve"> SO Windows, </w:t>
        </w:r>
      </w:ins>
      <w:del w:id="281" w:author="Manuel Raul Livano Luna" w:date="2023-07-03T15:32:00Z">
        <w:r w:rsidR="005C0150" w:rsidDel="00986133">
          <w:rPr>
            <w:rFonts w:ascii="Arial Narrow" w:hAnsi="Arial Narrow" w:cs="Arial"/>
            <w:bCs/>
            <w:sz w:val="22"/>
            <w:szCs w:val="22"/>
          </w:rPr>
          <w:delText xml:space="preserve"> </w:delText>
        </w:r>
      </w:del>
      <w:del w:id="282" w:author="Manuel Raul Livano Luna" w:date="2023-07-03T15:33:00Z">
        <w:r w:rsidR="005C0150" w:rsidDel="00986133">
          <w:rPr>
            <w:rFonts w:ascii="Arial Narrow" w:hAnsi="Arial Narrow" w:cs="Arial"/>
            <w:bCs/>
            <w:sz w:val="22"/>
            <w:szCs w:val="22"/>
          </w:rPr>
          <w:delText xml:space="preserve">licenciados </w:delText>
        </w:r>
      </w:del>
      <w:r w:rsidR="005C0150">
        <w:rPr>
          <w:rFonts w:ascii="Arial Narrow" w:hAnsi="Arial Narrow" w:cs="Arial"/>
          <w:bCs/>
          <w:sz w:val="22"/>
          <w:szCs w:val="22"/>
        </w:rPr>
        <w:t>para su uso en aula.</w:t>
      </w:r>
    </w:p>
    <w:p w14:paraId="7DAE94D6" w14:textId="593A666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rFonts w:ascii="Arial Narrow" w:hAnsi="Arial Narrow" w:cs="Arial"/>
          <w:bCs/>
          <w:sz w:val="22"/>
          <w:szCs w:val="22"/>
        </w:rPr>
        <w:t xml:space="preserve"> </w:t>
      </w:r>
    </w:p>
    <w:p w14:paraId="28FAC04C" w14:textId="7BD42726" w:rsidR="005C0150" w:rsidRPr="007F2EED"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drawing>
          <wp:inline distT="0" distB="0" distL="0" distR="0" wp14:anchorId="7AE7649E" wp14:editId="2C7463FC">
            <wp:extent cx="4930793" cy="3698240"/>
            <wp:effectExtent l="0" t="0" r="3175" b="0"/>
            <wp:docPr id="5946620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5925" cy="3702089"/>
                    </a:xfrm>
                    <a:prstGeom prst="rect">
                      <a:avLst/>
                    </a:prstGeom>
                    <a:noFill/>
                    <a:ln>
                      <a:noFill/>
                    </a:ln>
                  </pic:spPr>
                </pic:pic>
              </a:graphicData>
            </a:graphic>
          </wp:inline>
        </w:drawing>
      </w:r>
    </w:p>
    <w:p w14:paraId="0467C2DF" w14:textId="76614464" w:rsidR="00FE09A4" w:rsidRPr="00C45CCF" w:rsidRDefault="005C0150" w:rsidP="009F1F32">
      <w:pPr>
        <w:tabs>
          <w:tab w:val="left" w:pos="142"/>
          <w:tab w:val="left" w:pos="1276"/>
        </w:tabs>
        <w:autoSpaceDE w:val="0"/>
        <w:autoSpaceDN w:val="0"/>
        <w:adjustRightInd w:val="0"/>
        <w:ind w:left="709"/>
        <w:jc w:val="both"/>
        <w:rPr>
          <w:rFonts w:ascii="Arial Narrow" w:hAnsi="Arial Narrow" w:cs="Arial"/>
          <w:bCs/>
          <w:sz w:val="18"/>
          <w:szCs w:val="22"/>
          <w:rPrChange w:id="283" w:author="Usuario de Windows" w:date="2023-07-03T16:38:00Z">
            <w:rPr>
              <w:rFonts w:ascii="Arial Narrow" w:hAnsi="Arial Narrow" w:cs="Arial"/>
              <w:bCs/>
              <w:sz w:val="22"/>
              <w:szCs w:val="22"/>
            </w:rPr>
          </w:rPrChange>
        </w:rPr>
      </w:pPr>
      <w:r w:rsidRPr="00C45CCF">
        <w:rPr>
          <w:rFonts w:ascii="Arial Narrow" w:hAnsi="Arial Narrow" w:cs="Arial"/>
          <w:bCs/>
          <w:sz w:val="18"/>
          <w:szCs w:val="22"/>
          <w:rPrChange w:id="284" w:author="Usuario de Windows" w:date="2023-07-03T16:38:00Z">
            <w:rPr>
              <w:rFonts w:ascii="Arial Narrow" w:hAnsi="Arial Narrow" w:cs="Arial"/>
              <w:bCs/>
              <w:sz w:val="22"/>
              <w:szCs w:val="22"/>
            </w:rPr>
          </w:rPrChange>
        </w:rPr>
        <w:t>En la imagen se aprecia que las laptops se encuentran almacenadas y en sus bolsas en desuso por falta de licencias.</w:t>
      </w:r>
    </w:p>
    <w:p w14:paraId="3635747C" w14:textId="77777777" w:rsidR="0027169A" w:rsidDel="00C317F8" w:rsidRDefault="0027169A" w:rsidP="009F1F32">
      <w:pPr>
        <w:tabs>
          <w:tab w:val="left" w:pos="142"/>
          <w:tab w:val="left" w:pos="1276"/>
        </w:tabs>
        <w:autoSpaceDE w:val="0"/>
        <w:autoSpaceDN w:val="0"/>
        <w:adjustRightInd w:val="0"/>
        <w:ind w:left="709"/>
        <w:jc w:val="both"/>
        <w:rPr>
          <w:del w:id="285" w:author="GRAPURIMAC" w:date="2023-06-29T17:48:00Z"/>
          <w:rFonts w:ascii="Arial Narrow" w:hAnsi="Arial Narrow" w:cs="Arial"/>
          <w:bCs/>
          <w:sz w:val="22"/>
          <w:szCs w:val="22"/>
        </w:rPr>
      </w:pPr>
    </w:p>
    <w:p w14:paraId="607B0006" w14:textId="5810B933" w:rsidR="0027169A" w:rsidDel="00C317F8" w:rsidRDefault="0027169A">
      <w:pPr>
        <w:tabs>
          <w:tab w:val="left" w:pos="142"/>
          <w:tab w:val="left" w:pos="1276"/>
        </w:tabs>
        <w:autoSpaceDE w:val="0"/>
        <w:autoSpaceDN w:val="0"/>
        <w:adjustRightInd w:val="0"/>
        <w:rPr>
          <w:del w:id="286" w:author="GRAPURIMAC" w:date="2023-06-29T17:48:00Z"/>
          <w:rFonts w:ascii="Arial Narrow" w:hAnsi="Arial Narrow" w:cs="Arial"/>
          <w:bCs/>
          <w:sz w:val="22"/>
          <w:szCs w:val="22"/>
        </w:rPr>
        <w:pPrChange w:id="287" w:author="GRAPURIMAC" w:date="2023-06-29T17:48:00Z">
          <w:pPr>
            <w:tabs>
              <w:tab w:val="left" w:pos="142"/>
              <w:tab w:val="left" w:pos="1276"/>
            </w:tabs>
            <w:autoSpaceDE w:val="0"/>
            <w:autoSpaceDN w:val="0"/>
            <w:adjustRightInd w:val="0"/>
            <w:ind w:left="709"/>
          </w:pPr>
        </w:pPrChange>
      </w:pPr>
      <w:moveFromRangeStart w:id="288" w:author="GRAPURIMAC" w:date="2023-06-29T17:49:00Z" w:name="move138953356"/>
      <w:moveFrom w:id="289" w:author="GRAPURIMAC" w:date="2023-06-29T17:49:00Z">
        <w:r w:rsidDel="00C317F8">
          <w:rPr>
            <w:noProof/>
            <w:lang w:eastAsia="es-PE"/>
          </w:rPr>
          <w:drawing>
            <wp:inline distT="0" distB="0" distL="0" distR="0" wp14:anchorId="331249F5" wp14:editId="149DB58B">
              <wp:extent cx="4924425" cy="3693464"/>
              <wp:effectExtent l="0" t="0" r="0" b="2540"/>
              <wp:docPr id="4180660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7552" cy="3695809"/>
                      </a:xfrm>
                      <a:prstGeom prst="rect">
                        <a:avLst/>
                      </a:prstGeom>
                      <a:noFill/>
                      <a:ln>
                        <a:noFill/>
                      </a:ln>
                    </pic:spPr>
                  </pic:pic>
                </a:graphicData>
              </a:graphic>
            </wp:inline>
          </w:drawing>
        </w:r>
      </w:moveFrom>
      <w:moveFromRangeEnd w:id="288"/>
    </w:p>
    <w:p w14:paraId="69BCBD2B" w14:textId="77777777" w:rsidR="0027169A" w:rsidRDefault="0027169A">
      <w:pPr>
        <w:tabs>
          <w:tab w:val="left" w:pos="142"/>
          <w:tab w:val="left" w:pos="1276"/>
        </w:tabs>
        <w:autoSpaceDE w:val="0"/>
        <w:autoSpaceDN w:val="0"/>
        <w:adjustRightInd w:val="0"/>
        <w:rPr>
          <w:rFonts w:ascii="Arial Narrow" w:hAnsi="Arial Narrow" w:cs="Arial"/>
          <w:sz w:val="22"/>
          <w:szCs w:val="22"/>
        </w:rPr>
        <w:pPrChange w:id="290" w:author="GRAPURIMAC" w:date="2023-06-29T17:48:00Z">
          <w:pPr>
            <w:tabs>
              <w:tab w:val="left" w:pos="142"/>
              <w:tab w:val="left" w:pos="1276"/>
            </w:tabs>
            <w:autoSpaceDE w:val="0"/>
            <w:autoSpaceDN w:val="0"/>
            <w:adjustRightInd w:val="0"/>
            <w:ind w:left="709"/>
            <w:jc w:val="both"/>
          </w:pPr>
        </w:pPrChange>
      </w:pPr>
    </w:p>
    <w:p w14:paraId="08B21668" w14:textId="39EF618E" w:rsidR="0027169A" w:rsidRDefault="00C317F8" w:rsidP="0027169A">
      <w:pPr>
        <w:tabs>
          <w:tab w:val="left" w:pos="142"/>
          <w:tab w:val="left" w:pos="1276"/>
        </w:tabs>
        <w:autoSpaceDE w:val="0"/>
        <w:autoSpaceDN w:val="0"/>
        <w:adjustRightInd w:val="0"/>
        <w:ind w:left="709"/>
        <w:jc w:val="both"/>
        <w:rPr>
          <w:rFonts w:ascii="Arial Narrow" w:hAnsi="Arial Narrow" w:cs="Arial"/>
          <w:sz w:val="22"/>
          <w:szCs w:val="22"/>
        </w:rPr>
      </w:pPr>
      <w:ins w:id="291" w:author="GRAPURIMAC" w:date="2023-06-29T17:48:00Z">
        <w:r>
          <w:rPr>
            <w:rFonts w:ascii="Arial Narrow" w:hAnsi="Arial Narrow" w:cs="Arial"/>
            <w:sz w:val="22"/>
            <w:szCs w:val="22"/>
          </w:rPr>
          <w:t xml:space="preserve">Por otro lado, </w:t>
        </w:r>
      </w:ins>
      <w:del w:id="292" w:author="GRAPURIMAC" w:date="2023-06-29T17:48:00Z">
        <w:r w:rsidR="0027169A" w:rsidRPr="00BE01EE" w:rsidDel="00C317F8">
          <w:rPr>
            <w:rFonts w:ascii="Arial Narrow" w:hAnsi="Arial Narrow" w:cs="Arial"/>
            <w:sz w:val="22"/>
            <w:szCs w:val="22"/>
          </w:rPr>
          <w:delText xml:space="preserve">En la siguiente imagen </w:delText>
        </w:r>
      </w:del>
      <w:r w:rsidR="0027169A" w:rsidRPr="00BE01EE">
        <w:rPr>
          <w:rFonts w:ascii="Arial Narrow" w:hAnsi="Arial Narrow" w:cs="Arial"/>
          <w:sz w:val="22"/>
          <w:szCs w:val="22"/>
        </w:rPr>
        <w:t>se aprecia que el aplicativo MyViewBoard que es el que se utiliza como pizarra interactiva no cuenta con la licencia correspondiente</w:t>
      </w:r>
      <w:r w:rsidR="0027169A">
        <w:rPr>
          <w:rFonts w:ascii="Arial Narrow" w:hAnsi="Arial Narrow" w:cs="Arial"/>
          <w:sz w:val="22"/>
          <w:szCs w:val="22"/>
        </w:rPr>
        <w:t>, esto corresponde a la I</w:t>
      </w:r>
      <w:ins w:id="293" w:author="GRAPURIMAC" w:date="2023-06-29T17:48:00Z">
        <w:r>
          <w:rPr>
            <w:rFonts w:ascii="Arial Narrow" w:hAnsi="Arial Narrow" w:cs="Arial"/>
            <w:sz w:val="22"/>
            <w:szCs w:val="22"/>
          </w:rPr>
          <w:t>nstitución Educativa</w:t>
        </w:r>
      </w:ins>
      <w:del w:id="294" w:author="GRAPURIMAC" w:date="2023-06-29T17:48:00Z">
        <w:r w:rsidR="0027169A" w:rsidDel="00C317F8">
          <w:rPr>
            <w:rFonts w:ascii="Arial Narrow" w:hAnsi="Arial Narrow" w:cs="Arial"/>
            <w:sz w:val="22"/>
            <w:szCs w:val="22"/>
          </w:rPr>
          <w:delText>.E</w:delText>
        </w:r>
      </w:del>
      <w:r w:rsidR="0027169A">
        <w:rPr>
          <w:rFonts w:ascii="Arial Narrow" w:hAnsi="Arial Narrow" w:cs="Arial"/>
          <w:sz w:val="22"/>
          <w:szCs w:val="22"/>
        </w:rPr>
        <w:t>. Leoncio Prado de Rio Blanco consignado en acta de visita de control n</w:t>
      </w:r>
      <w:ins w:id="295" w:author="GRAPURIMAC" w:date="2023-06-29T17:48:00Z">
        <w:r>
          <w:rPr>
            <w:rFonts w:ascii="Arial Narrow" w:hAnsi="Arial Narrow" w:cs="Arial"/>
            <w:sz w:val="22"/>
            <w:szCs w:val="22"/>
          </w:rPr>
          <w:t>.°</w:t>
        </w:r>
      </w:ins>
      <w:del w:id="296" w:author="GRAPURIMAC" w:date="2023-06-29T17:48:00Z">
        <w:r w:rsidR="0027169A" w:rsidDel="00C317F8">
          <w:rPr>
            <w:rFonts w:ascii="Arial Narrow" w:hAnsi="Arial Narrow" w:cs="Arial"/>
            <w:sz w:val="22"/>
            <w:szCs w:val="22"/>
          </w:rPr>
          <w:delText>º</w:delText>
        </w:r>
      </w:del>
      <w:r w:rsidR="0027169A">
        <w:rPr>
          <w:rFonts w:ascii="Arial Narrow" w:hAnsi="Arial Narrow" w:cs="Arial"/>
          <w:sz w:val="22"/>
          <w:szCs w:val="22"/>
        </w:rPr>
        <w:t>10</w:t>
      </w:r>
      <w:ins w:id="297" w:author="GRAPURIMAC" w:date="2023-06-29T17:49:00Z">
        <w:r>
          <w:rPr>
            <w:rFonts w:ascii="Arial Narrow" w:hAnsi="Arial Narrow" w:cs="Arial"/>
            <w:sz w:val="22"/>
            <w:szCs w:val="22"/>
          </w:rPr>
          <w:t>, tal como consta en la imagen siguiente:</w:t>
        </w:r>
      </w:ins>
      <w:del w:id="298" w:author="GRAPURIMAC" w:date="2023-06-29T17:49:00Z">
        <w:r w:rsidR="0027169A" w:rsidDel="00C317F8">
          <w:rPr>
            <w:rFonts w:ascii="Arial Narrow" w:hAnsi="Arial Narrow" w:cs="Arial"/>
            <w:sz w:val="22"/>
            <w:szCs w:val="22"/>
          </w:rPr>
          <w:delText>.</w:delText>
        </w:r>
      </w:del>
    </w:p>
    <w:p w14:paraId="155DD029" w14:textId="77777777" w:rsidR="005C0150" w:rsidRDefault="005C0150" w:rsidP="009F1F32">
      <w:pPr>
        <w:tabs>
          <w:tab w:val="left" w:pos="142"/>
          <w:tab w:val="left" w:pos="1276"/>
        </w:tabs>
        <w:autoSpaceDE w:val="0"/>
        <w:autoSpaceDN w:val="0"/>
        <w:adjustRightInd w:val="0"/>
        <w:ind w:left="709"/>
        <w:jc w:val="both"/>
        <w:rPr>
          <w:rFonts w:ascii="Arial Narrow" w:hAnsi="Arial Narrow" w:cs="Arial"/>
          <w:bCs/>
          <w:sz w:val="22"/>
          <w:szCs w:val="22"/>
        </w:rPr>
      </w:pPr>
    </w:p>
    <w:p w14:paraId="3482BFD4" w14:textId="5B31CD4A" w:rsidR="00C317F8" w:rsidRDefault="00C317F8" w:rsidP="009F1F32">
      <w:pPr>
        <w:tabs>
          <w:tab w:val="left" w:pos="142"/>
          <w:tab w:val="left" w:pos="1276"/>
        </w:tabs>
        <w:autoSpaceDE w:val="0"/>
        <w:autoSpaceDN w:val="0"/>
        <w:adjustRightInd w:val="0"/>
        <w:ind w:left="709"/>
        <w:jc w:val="both"/>
        <w:rPr>
          <w:ins w:id="299" w:author="GRAPURIMAC" w:date="2023-06-29T17:48:00Z"/>
          <w:rFonts w:ascii="Arial Narrow" w:hAnsi="Arial Narrow" w:cs="Arial"/>
          <w:bCs/>
          <w:sz w:val="22"/>
          <w:szCs w:val="22"/>
        </w:rPr>
      </w:pPr>
      <w:moveToRangeStart w:id="300" w:author="GRAPURIMAC" w:date="2023-06-29T17:49:00Z" w:name="move138953356"/>
      <w:moveTo w:id="301" w:author="GRAPURIMAC" w:date="2023-06-29T17:49:00Z">
        <w:r>
          <w:rPr>
            <w:noProof/>
            <w:lang w:eastAsia="es-PE"/>
          </w:rPr>
          <w:lastRenderedPageBreak/>
          <w:drawing>
            <wp:inline distT="0" distB="0" distL="0" distR="0" wp14:anchorId="209D7962" wp14:editId="2C8E9F75">
              <wp:extent cx="4924020" cy="3162300"/>
              <wp:effectExtent l="0" t="0" r="0" b="0"/>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8472" cy="3165159"/>
                      </a:xfrm>
                      <a:prstGeom prst="rect">
                        <a:avLst/>
                      </a:prstGeom>
                      <a:noFill/>
                      <a:ln>
                        <a:noFill/>
                      </a:ln>
                    </pic:spPr>
                  </pic:pic>
                </a:graphicData>
              </a:graphic>
            </wp:inline>
          </w:drawing>
        </w:r>
      </w:moveTo>
      <w:moveToRangeEnd w:id="300"/>
    </w:p>
    <w:p w14:paraId="22A97234" w14:textId="44C3E30E" w:rsidR="00FE09A4" w:rsidDel="00C317F8" w:rsidRDefault="00FE09A4">
      <w:pPr>
        <w:tabs>
          <w:tab w:val="left" w:pos="142"/>
          <w:tab w:val="left" w:pos="1276"/>
        </w:tabs>
        <w:autoSpaceDE w:val="0"/>
        <w:autoSpaceDN w:val="0"/>
        <w:adjustRightInd w:val="0"/>
        <w:jc w:val="both"/>
        <w:rPr>
          <w:del w:id="302" w:author="GRAPURIMAC" w:date="2023-06-29T17:48:00Z"/>
          <w:rFonts w:ascii="Arial Narrow" w:hAnsi="Arial Narrow" w:cs="Arial"/>
          <w:bCs/>
          <w:sz w:val="22"/>
          <w:szCs w:val="22"/>
        </w:rPr>
        <w:pPrChange w:id="303" w:author="GRAPURIMAC" w:date="2023-06-29T17:49:00Z">
          <w:pPr>
            <w:tabs>
              <w:tab w:val="left" w:pos="142"/>
              <w:tab w:val="left" w:pos="1276"/>
            </w:tabs>
            <w:autoSpaceDE w:val="0"/>
            <w:autoSpaceDN w:val="0"/>
            <w:adjustRightInd w:val="0"/>
            <w:ind w:left="709"/>
            <w:jc w:val="both"/>
          </w:pPr>
        </w:pPrChange>
      </w:pPr>
      <w:del w:id="304" w:author="GRAPURIMAC" w:date="2023-06-29T17:48:00Z">
        <w:r w:rsidDel="00C317F8">
          <w:rPr>
            <w:rFonts w:ascii="Arial Narrow" w:hAnsi="Arial Narrow" w:cs="Arial"/>
            <w:bCs/>
            <w:sz w:val="22"/>
            <w:szCs w:val="22"/>
          </w:rPr>
          <w:delText>Es así, que todo lo mencionado se pudo registrar en actas de visita de control adjunto al presente informe.</w:delText>
        </w:r>
      </w:del>
    </w:p>
    <w:p w14:paraId="09A6615C" w14:textId="77777777" w:rsidR="00246401" w:rsidRDefault="00246401">
      <w:pPr>
        <w:tabs>
          <w:tab w:val="left" w:pos="142"/>
          <w:tab w:val="left" w:pos="1276"/>
        </w:tabs>
        <w:autoSpaceDE w:val="0"/>
        <w:autoSpaceDN w:val="0"/>
        <w:adjustRightInd w:val="0"/>
        <w:jc w:val="both"/>
        <w:rPr>
          <w:rFonts w:ascii="Arial Narrow" w:hAnsi="Arial Narrow" w:cs="Arial"/>
          <w:bCs/>
          <w:sz w:val="22"/>
          <w:szCs w:val="22"/>
        </w:rPr>
        <w:pPrChange w:id="305" w:author="GRAPURIMAC" w:date="2023-06-29T17:49:00Z">
          <w:pPr>
            <w:tabs>
              <w:tab w:val="left" w:pos="142"/>
              <w:tab w:val="left" w:pos="1276"/>
            </w:tabs>
            <w:autoSpaceDE w:val="0"/>
            <w:autoSpaceDN w:val="0"/>
            <w:adjustRightInd w:val="0"/>
            <w:ind w:left="709"/>
            <w:jc w:val="both"/>
          </w:pPr>
        </w:pPrChange>
      </w:pPr>
    </w:p>
    <w:p w14:paraId="3784DE6E" w14:textId="33E1BCCE"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w:t>
      </w:r>
      <w:del w:id="306" w:author="GRAPURIMAC" w:date="2023-06-29T17:49:00Z">
        <w:r w:rsidRPr="00773439" w:rsidDel="00C317F8">
          <w:rPr>
            <w:rFonts w:ascii="Arial Narrow" w:hAnsi="Arial Narrow" w:cs="Arial"/>
            <w:bCs/>
            <w:sz w:val="22"/>
            <w:szCs w:val="22"/>
          </w:rPr>
          <w:delText xml:space="preserve"> </w:delText>
        </w:r>
      </w:del>
      <w:ins w:id="307" w:author="GRAPURIMAC" w:date="2023-06-29T17:49:00Z">
        <w:r w:rsidR="00C317F8">
          <w:rPr>
            <w:rFonts w:ascii="Arial Narrow" w:hAnsi="Arial Narrow" w:cs="Arial"/>
            <w:bCs/>
            <w:sz w:val="22"/>
            <w:szCs w:val="22"/>
          </w:rPr>
          <w:t xml:space="preserve"> contraviene la normatividad siguiente</w:t>
        </w:r>
      </w:ins>
      <w:del w:id="308" w:author="GRAPURIMAC" w:date="2023-06-29T17:49:00Z">
        <w:r w:rsidRPr="00773439" w:rsidDel="00C317F8">
          <w:rPr>
            <w:rFonts w:ascii="Arial Narrow" w:hAnsi="Arial Narrow" w:cs="Arial"/>
            <w:bCs/>
            <w:sz w:val="22"/>
            <w:szCs w:val="22"/>
          </w:rPr>
          <w:delText>podría transgredir lo establecido en las normativas siguientes</w:delText>
        </w:r>
      </w:del>
      <w:r w:rsidRPr="00773439">
        <w:rPr>
          <w:rFonts w:ascii="Arial Narrow" w:hAnsi="Arial Narrow" w:cs="Arial"/>
          <w:bCs/>
          <w:sz w:val="22"/>
          <w:szCs w:val="22"/>
        </w:rPr>
        <w:t>:</w:t>
      </w:r>
    </w:p>
    <w:p w14:paraId="2A41C08E" w14:textId="77777777" w:rsidR="00246401" w:rsidDel="00C317F8" w:rsidRDefault="00246401" w:rsidP="009F1F32">
      <w:pPr>
        <w:tabs>
          <w:tab w:val="left" w:pos="142"/>
          <w:tab w:val="left" w:pos="1276"/>
        </w:tabs>
        <w:autoSpaceDE w:val="0"/>
        <w:autoSpaceDN w:val="0"/>
        <w:adjustRightInd w:val="0"/>
        <w:ind w:left="709"/>
        <w:jc w:val="both"/>
        <w:rPr>
          <w:del w:id="309" w:author="GRAPURIMAC" w:date="2023-06-29T17:49:00Z"/>
          <w:rFonts w:ascii="Arial Narrow" w:hAnsi="Arial Narrow" w:cs="Arial"/>
          <w:bCs/>
          <w:sz w:val="22"/>
          <w:szCs w:val="22"/>
        </w:rPr>
      </w:pPr>
    </w:p>
    <w:p w14:paraId="3FADB8B2" w14:textId="77777777" w:rsidR="001433C5" w:rsidRDefault="001433C5">
      <w:pPr>
        <w:tabs>
          <w:tab w:val="left" w:pos="142"/>
          <w:tab w:val="left" w:pos="1276"/>
        </w:tabs>
        <w:autoSpaceDE w:val="0"/>
        <w:autoSpaceDN w:val="0"/>
        <w:adjustRightInd w:val="0"/>
        <w:jc w:val="both"/>
        <w:rPr>
          <w:rFonts w:ascii="Arial Narrow" w:hAnsi="Arial Narrow" w:cs="Arial"/>
          <w:bCs/>
          <w:sz w:val="22"/>
          <w:szCs w:val="22"/>
        </w:rPr>
        <w:pPrChange w:id="310" w:author="GRAPURIMAC" w:date="2023-06-29T17:49:00Z">
          <w:pPr>
            <w:tabs>
              <w:tab w:val="left" w:pos="142"/>
              <w:tab w:val="left" w:pos="1276"/>
            </w:tabs>
            <w:autoSpaceDE w:val="0"/>
            <w:autoSpaceDN w:val="0"/>
            <w:adjustRightInd w:val="0"/>
            <w:ind w:left="709"/>
            <w:jc w:val="both"/>
          </w:pPr>
        </w:pPrChange>
      </w:pPr>
    </w:p>
    <w:p w14:paraId="6E1B0571" w14:textId="10F010CF" w:rsidR="00FE09A4" w:rsidRPr="003758E8" w:rsidRDefault="00A500FD"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sidR="00FE09A4" w:rsidRPr="00773439">
        <w:rPr>
          <w:rFonts w:ascii="Arial Narrow" w:hAnsi="Arial Narrow" w:cs="Arial"/>
          <w:b/>
          <w:bCs/>
          <w:sz w:val="22"/>
          <w:szCs w:val="22"/>
        </w:rPr>
        <w:t>N°</w:t>
      </w:r>
      <w:r>
        <w:rPr>
          <w:rFonts w:ascii="Arial Narrow" w:hAnsi="Arial Narrow" w:cs="Arial"/>
          <w:b/>
          <w:bCs/>
          <w:sz w:val="22"/>
          <w:szCs w:val="22"/>
        </w:rPr>
        <w:t xml:space="preserve"> </w:t>
      </w:r>
      <w:r w:rsidR="00FE09A4"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del w:id="311" w:author="GRAPURIMAC" w:date="2023-06-29T17:49:00Z">
        <w:r w:rsidR="00BE01EE" w:rsidDel="00C317F8">
          <w:rPr>
            <w:rFonts w:ascii="Arial Narrow" w:hAnsi="Arial Narrow" w:cs="Arial"/>
            <w:b/>
            <w:bCs/>
            <w:sz w:val="22"/>
            <w:szCs w:val="22"/>
          </w:rPr>
          <w:delText>GR.APURIMAC</w:delText>
        </w:r>
      </w:del>
      <w:ins w:id="312" w:author="GRAPURIMAC" w:date="2023-06-29T17:49:00Z">
        <w:r w:rsidR="00C317F8">
          <w:rPr>
            <w:rFonts w:ascii="Arial Narrow" w:hAnsi="Arial Narrow" w:cs="Arial"/>
            <w:b/>
            <w:bCs/>
            <w:sz w:val="22"/>
            <w:szCs w:val="22"/>
          </w:rPr>
          <w:t>GR.APURIMAC</w:t>
        </w:r>
      </w:ins>
      <w:r w:rsidR="00BE01EE">
        <w:rPr>
          <w:rFonts w:ascii="Arial Narrow" w:hAnsi="Arial Narrow" w:cs="Arial"/>
          <w:b/>
          <w:bCs/>
          <w:sz w:val="22"/>
          <w:szCs w:val="22"/>
        </w:rPr>
        <w:t>/PR de 23 de diciembre del 2022.</w:t>
      </w:r>
    </w:p>
    <w:p w14:paraId="1DACA19C"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02C0A45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commentRangeStart w:id="313"/>
      <w:commentRangeStart w:id="314"/>
      <w:r w:rsidRPr="00681170">
        <w:rPr>
          <w:rFonts w:ascii="Arial Narrow" w:hAnsi="Arial Narrow" w:cs="Arial"/>
          <w:b/>
          <w:i/>
          <w:iCs/>
          <w:sz w:val="22"/>
          <w:szCs w:val="22"/>
        </w:rPr>
        <w:t>8.3.   EJECUCIÓN DE INVERSIONES</w:t>
      </w:r>
    </w:p>
    <w:p w14:paraId="336D0F5F"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commentRangeEnd w:id="313"/>
      <w:r w:rsidR="0012111D">
        <w:rPr>
          <w:rStyle w:val="Refdecomentario"/>
        </w:rPr>
        <w:commentReference w:id="313"/>
      </w:r>
      <w:commentRangeEnd w:id="314"/>
      <w:r w:rsidR="00986133">
        <w:rPr>
          <w:rStyle w:val="Refdecomentario"/>
        </w:rPr>
        <w:commentReference w:id="314"/>
      </w:r>
    </w:p>
    <w:p w14:paraId="79F375B8"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BF80C42" w14:textId="77777777" w:rsidR="00FE09A4" w:rsidRPr="007D1D1A" w:rsidRDefault="00FE09A4" w:rsidP="00FE09A4">
      <w:pPr>
        <w:tabs>
          <w:tab w:val="left" w:pos="142"/>
          <w:tab w:val="left" w:pos="1276"/>
        </w:tabs>
        <w:autoSpaceDE w:val="0"/>
        <w:autoSpaceDN w:val="0"/>
        <w:adjustRightInd w:val="0"/>
        <w:ind w:left="1276"/>
        <w:jc w:val="both"/>
        <w:rPr>
          <w:rFonts w:ascii="Arial Narrow" w:hAnsi="Arial Narrow" w:cs="Arial"/>
          <w:b/>
          <w:bCs/>
          <w:i/>
          <w:iCs/>
          <w:sz w:val="22"/>
          <w:szCs w:val="22"/>
        </w:rPr>
      </w:pPr>
      <w:r w:rsidRPr="007D1D1A">
        <w:rPr>
          <w:rFonts w:ascii="Arial Narrow" w:hAnsi="Arial Narrow" w:cs="Arial"/>
          <w:b/>
          <w:bCs/>
          <w:i/>
          <w:iCs/>
          <w:sz w:val="22"/>
          <w:szCs w:val="22"/>
        </w:rPr>
        <w:t>8.3.1.1. OBJETIVO</w:t>
      </w:r>
    </w:p>
    <w:p w14:paraId="45FAEF8E"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46C5018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0ED8D4A4"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F625253"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69FCFD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298AF043" w14:textId="77777777" w:rsidR="00FE09A4" w:rsidRDefault="00FE09A4" w:rsidP="00FE09A4">
      <w:pPr>
        <w:tabs>
          <w:tab w:val="left" w:pos="142"/>
          <w:tab w:val="left" w:pos="1276"/>
        </w:tabs>
        <w:autoSpaceDE w:val="0"/>
        <w:autoSpaceDN w:val="0"/>
        <w:adjustRightInd w:val="0"/>
        <w:ind w:left="1276"/>
        <w:jc w:val="both"/>
        <w:rPr>
          <w:ins w:id="315" w:author="Manuel Raul Livano Luna" w:date="2023-07-03T15:37:00Z"/>
          <w:rFonts w:ascii="Arial Narrow" w:hAnsi="Arial Narrow" w:cs="Arial"/>
          <w:bCs/>
          <w:i/>
          <w:iCs/>
          <w:sz w:val="22"/>
          <w:szCs w:val="22"/>
        </w:rPr>
      </w:pPr>
      <w:r w:rsidRPr="003758E8">
        <w:rPr>
          <w:rFonts w:ascii="Arial Narrow" w:hAnsi="Arial Narrow" w:cs="Arial"/>
          <w:bCs/>
          <w:i/>
          <w:iCs/>
          <w:sz w:val="22"/>
          <w:szCs w:val="22"/>
        </w:rPr>
        <w:t xml:space="preserve">Garantizar la calidad técnica en los Expedientes Técnicos (ET) </w:t>
      </w:r>
      <w:del w:id="316" w:author="GRAPURIMAC" w:date="2023-06-29T17:50:00Z">
        <w:r w:rsidRPr="003758E8" w:rsidDel="00C317F8">
          <w:rPr>
            <w:rFonts w:ascii="Arial Narrow" w:hAnsi="Arial Narrow" w:cs="Arial"/>
            <w:bCs/>
            <w:i/>
            <w:iCs/>
            <w:sz w:val="22"/>
            <w:szCs w:val="22"/>
          </w:rPr>
          <w:delText xml:space="preserve"> </w:delText>
        </w:r>
      </w:del>
      <w:r w:rsidRPr="003758E8">
        <w:rPr>
          <w:rFonts w:ascii="Arial Narrow" w:hAnsi="Arial Narrow" w:cs="Arial"/>
          <w:bCs/>
          <w:i/>
          <w:iCs/>
          <w:sz w:val="22"/>
          <w:szCs w:val="22"/>
        </w:rPr>
        <w:t xml:space="preserve">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w:t>
      </w:r>
      <w:del w:id="317" w:author="GRAPURIMAC" w:date="2023-06-29T17:50:00Z">
        <w:r w:rsidRPr="003758E8" w:rsidDel="0012111D">
          <w:rPr>
            <w:rFonts w:ascii="Arial Narrow" w:hAnsi="Arial Narrow" w:cs="Arial"/>
            <w:bCs/>
            <w:i/>
            <w:iCs/>
            <w:sz w:val="22"/>
            <w:szCs w:val="22"/>
          </w:rPr>
          <w:delText xml:space="preserve"> </w:delText>
        </w:r>
      </w:del>
      <w:r w:rsidRPr="003758E8">
        <w:rPr>
          <w:rFonts w:ascii="Arial Narrow" w:hAnsi="Arial Narrow" w:cs="Arial"/>
          <w:bCs/>
          <w:i/>
          <w:iCs/>
          <w:sz w:val="22"/>
          <w:szCs w:val="22"/>
        </w:rPr>
        <w:t xml:space="preserve"> de  inversión  (PI)  o  de  inversiones  de  optimización, de ampliación marginal, de reposición y de rehabilitación (IOARR).</w:t>
      </w:r>
    </w:p>
    <w:p w14:paraId="4BCAE3C3" w14:textId="77777777" w:rsidR="00986133" w:rsidRDefault="00986133" w:rsidP="00FE09A4">
      <w:pPr>
        <w:tabs>
          <w:tab w:val="left" w:pos="142"/>
          <w:tab w:val="left" w:pos="1276"/>
        </w:tabs>
        <w:autoSpaceDE w:val="0"/>
        <w:autoSpaceDN w:val="0"/>
        <w:adjustRightInd w:val="0"/>
        <w:ind w:left="1276"/>
        <w:jc w:val="both"/>
        <w:rPr>
          <w:ins w:id="318" w:author="Manuel Raul Livano Luna" w:date="2023-07-03T15:37:00Z"/>
          <w:rFonts w:ascii="Arial Narrow" w:hAnsi="Arial Narrow" w:cs="Arial"/>
          <w:bCs/>
          <w:i/>
          <w:iCs/>
          <w:sz w:val="22"/>
          <w:szCs w:val="22"/>
        </w:rPr>
      </w:pPr>
    </w:p>
    <w:p w14:paraId="2BA245D7" w14:textId="4DFD295A" w:rsidR="00986133" w:rsidRDefault="00986133" w:rsidP="00FE09A4">
      <w:pPr>
        <w:tabs>
          <w:tab w:val="left" w:pos="142"/>
          <w:tab w:val="left" w:pos="1276"/>
        </w:tabs>
        <w:autoSpaceDE w:val="0"/>
        <w:autoSpaceDN w:val="0"/>
        <w:adjustRightInd w:val="0"/>
        <w:ind w:left="1276"/>
        <w:jc w:val="both"/>
        <w:rPr>
          <w:ins w:id="319" w:author="Manuel Raul Livano Luna" w:date="2023-07-03T15:37:00Z"/>
          <w:rFonts w:ascii="Arial Narrow" w:hAnsi="Arial Narrow" w:cs="Arial"/>
          <w:bCs/>
          <w:i/>
          <w:iCs/>
          <w:sz w:val="22"/>
          <w:szCs w:val="22"/>
        </w:rPr>
      </w:pPr>
      <w:ins w:id="320" w:author="Manuel Raul Livano Luna" w:date="2023-07-03T15:37:00Z">
        <w:r>
          <w:rPr>
            <w:rFonts w:ascii="Arial Narrow" w:hAnsi="Arial Narrow" w:cs="Arial"/>
            <w:bCs/>
            <w:i/>
            <w:iCs/>
            <w:sz w:val="22"/>
            <w:szCs w:val="22"/>
          </w:rPr>
          <w:t>(…)</w:t>
        </w:r>
      </w:ins>
    </w:p>
    <w:p w14:paraId="75BD153C" w14:textId="77777777" w:rsidR="00986133" w:rsidRPr="00986133" w:rsidRDefault="00986133" w:rsidP="00FE09A4">
      <w:pPr>
        <w:tabs>
          <w:tab w:val="left" w:pos="142"/>
          <w:tab w:val="left" w:pos="1276"/>
        </w:tabs>
        <w:autoSpaceDE w:val="0"/>
        <w:autoSpaceDN w:val="0"/>
        <w:adjustRightInd w:val="0"/>
        <w:ind w:left="1276"/>
        <w:jc w:val="both"/>
        <w:rPr>
          <w:ins w:id="321" w:author="Manuel Raul Livano Luna" w:date="2023-07-03T15:37:00Z"/>
          <w:rFonts w:ascii="Arial Narrow" w:hAnsi="Arial Narrow" w:cs="Arial"/>
          <w:bCs/>
          <w:i/>
          <w:iCs/>
          <w:sz w:val="22"/>
          <w:szCs w:val="22"/>
        </w:rPr>
      </w:pPr>
    </w:p>
    <w:p w14:paraId="7595375A" w14:textId="77777777" w:rsidR="00986133" w:rsidRPr="00986133" w:rsidRDefault="00986133">
      <w:pPr>
        <w:ind w:left="1276" w:right="-567" w:firstLine="425"/>
        <w:jc w:val="both"/>
        <w:rPr>
          <w:ins w:id="322" w:author="Manuel Raul Livano Luna" w:date="2023-07-03T15:37:00Z"/>
          <w:rFonts w:ascii="Arial Narrow" w:hAnsi="Arial Narrow" w:cstheme="minorHAnsi"/>
          <w:bCs/>
          <w:i/>
          <w:iCs/>
          <w:rPrChange w:id="323" w:author="Manuel Raul Livano Luna" w:date="2023-07-03T15:37:00Z">
            <w:rPr>
              <w:ins w:id="324" w:author="Manuel Raul Livano Luna" w:date="2023-07-03T15:37:00Z"/>
              <w:rFonts w:cstheme="minorHAnsi"/>
              <w:b/>
            </w:rPr>
          </w:rPrChange>
        </w:rPr>
        <w:pPrChange w:id="325" w:author="Manuel Raul Livano Luna" w:date="2023-07-03T15:37:00Z">
          <w:pPr>
            <w:ind w:left="284" w:right="-567" w:firstLine="425"/>
            <w:jc w:val="both"/>
          </w:pPr>
        </w:pPrChange>
      </w:pPr>
      <w:ins w:id="326" w:author="Manuel Raul Livano Luna" w:date="2023-07-03T15:37:00Z">
        <w:r w:rsidRPr="00986133">
          <w:rPr>
            <w:rFonts w:ascii="Arial Narrow" w:eastAsiaTheme="minorHAnsi" w:hAnsi="Arial Narrow" w:cstheme="minorHAnsi"/>
            <w:bCs/>
            <w:i/>
            <w:iCs/>
            <w:rPrChange w:id="327" w:author="Manuel Raul Livano Luna" w:date="2023-07-03T15:37:00Z">
              <w:rPr>
                <w:rFonts w:eastAsiaTheme="minorHAnsi" w:cstheme="minorHAnsi"/>
                <w:b/>
              </w:rPr>
            </w:rPrChange>
          </w:rPr>
          <w:lastRenderedPageBreak/>
          <w:t>Características</w:t>
        </w:r>
        <w:r w:rsidRPr="00986133">
          <w:rPr>
            <w:rFonts w:ascii="Arial Narrow" w:hAnsi="Arial Narrow" w:cstheme="minorHAnsi"/>
            <w:bCs/>
            <w:i/>
            <w:iCs/>
            <w:rPrChange w:id="328" w:author="Manuel Raul Livano Luna" w:date="2023-07-03T15:37:00Z">
              <w:rPr>
                <w:rFonts w:cstheme="minorHAnsi"/>
                <w:b/>
              </w:rPr>
            </w:rPrChange>
          </w:rPr>
          <w:t xml:space="preserve"> de la OLPC</w:t>
        </w:r>
      </w:ins>
    </w:p>
    <w:p w14:paraId="78797E6A" w14:textId="77777777" w:rsidR="00986133" w:rsidRPr="00986133" w:rsidRDefault="00986133">
      <w:pPr>
        <w:ind w:left="1276" w:right="-567" w:firstLine="425"/>
        <w:jc w:val="both"/>
        <w:rPr>
          <w:ins w:id="329" w:author="Manuel Raul Livano Luna" w:date="2023-07-03T15:37:00Z"/>
          <w:rFonts w:ascii="Arial Narrow" w:hAnsi="Arial Narrow" w:cstheme="minorHAnsi"/>
          <w:bCs/>
          <w:i/>
          <w:iCs/>
          <w:rPrChange w:id="330" w:author="Manuel Raul Livano Luna" w:date="2023-07-03T15:37:00Z">
            <w:rPr>
              <w:ins w:id="331" w:author="Manuel Raul Livano Luna" w:date="2023-07-03T15:37:00Z"/>
              <w:rFonts w:cstheme="minorHAnsi"/>
              <w:bCs/>
            </w:rPr>
          </w:rPrChange>
        </w:rPr>
        <w:pPrChange w:id="332" w:author="Manuel Raul Livano Luna" w:date="2023-07-03T15:37:00Z">
          <w:pPr>
            <w:ind w:left="284" w:right="-567" w:firstLine="425"/>
            <w:jc w:val="both"/>
          </w:pPr>
        </w:pPrChange>
      </w:pPr>
      <w:bookmarkStart w:id="333" w:name="Caracter.C3.ADsticas"/>
      <w:bookmarkEnd w:id="333"/>
    </w:p>
    <w:p w14:paraId="67F3991F" w14:textId="77777777" w:rsidR="00986133" w:rsidRPr="00986133" w:rsidRDefault="00986133">
      <w:pPr>
        <w:ind w:left="1276" w:firstLine="425"/>
        <w:jc w:val="both"/>
        <w:rPr>
          <w:ins w:id="334" w:author="Manuel Raul Livano Luna" w:date="2023-07-03T15:37:00Z"/>
          <w:rFonts w:ascii="Arial Narrow" w:hAnsi="Arial Narrow" w:cstheme="minorHAnsi"/>
          <w:bCs/>
          <w:i/>
          <w:iCs/>
          <w:rPrChange w:id="335" w:author="Manuel Raul Livano Luna" w:date="2023-07-03T15:37:00Z">
            <w:rPr>
              <w:ins w:id="336" w:author="Manuel Raul Livano Luna" w:date="2023-07-03T15:37:00Z"/>
              <w:rFonts w:cstheme="minorHAnsi"/>
              <w:bCs/>
            </w:rPr>
          </w:rPrChange>
        </w:rPr>
        <w:pPrChange w:id="337" w:author="Manuel Raul Livano Luna" w:date="2023-07-03T15:37:00Z">
          <w:pPr>
            <w:ind w:left="284" w:firstLine="425"/>
            <w:jc w:val="both"/>
          </w:pPr>
        </w:pPrChange>
      </w:pPr>
      <w:ins w:id="338" w:author="Manuel Raul Livano Luna" w:date="2023-07-03T15:37:00Z">
        <w:r w:rsidRPr="00986133">
          <w:rPr>
            <w:rFonts w:ascii="Arial Narrow" w:hAnsi="Arial Narrow" w:cstheme="minorHAnsi"/>
            <w:bCs/>
            <w:i/>
            <w:iCs/>
            <w:rPrChange w:id="339" w:author="Manuel Raul Livano Luna" w:date="2023-07-03T15:37:00Z">
              <w:rPr>
                <w:rFonts w:cstheme="minorHAnsi"/>
                <w:bCs/>
              </w:rPr>
            </w:rPrChange>
          </w:rPr>
          <w:t>Los niños necesitan más—no menos—funcionalidades que una laptop de alto rendimiento. Puntualmente necesitan tres cosas únicas a su condición: bajo consumo, legibilidad bajo el sol y conectividad automática.</w:t>
        </w:r>
      </w:ins>
    </w:p>
    <w:p w14:paraId="07463AC4" w14:textId="77777777" w:rsidR="00986133" w:rsidRPr="00986133" w:rsidRDefault="00986133">
      <w:pPr>
        <w:ind w:left="1276" w:right="-567"/>
        <w:jc w:val="both"/>
        <w:rPr>
          <w:ins w:id="340" w:author="Manuel Raul Livano Luna" w:date="2023-07-03T15:37:00Z"/>
          <w:rFonts w:ascii="Arial Narrow" w:hAnsi="Arial Narrow" w:cstheme="minorHAnsi"/>
          <w:bCs/>
          <w:i/>
          <w:iCs/>
          <w:rPrChange w:id="341" w:author="Manuel Raul Livano Luna" w:date="2023-07-03T15:37:00Z">
            <w:rPr>
              <w:ins w:id="342" w:author="Manuel Raul Livano Luna" w:date="2023-07-03T15:37:00Z"/>
              <w:rFonts w:cstheme="minorHAnsi"/>
              <w:bCs/>
            </w:rPr>
          </w:rPrChange>
        </w:rPr>
        <w:pPrChange w:id="343" w:author="Manuel Raul Livano Luna" w:date="2023-07-03T15:37:00Z">
          <w:pPr>
            <w:ind w:left="284" w:right="-567"/>
            <w:jc w:val="both"/>
          </w:pPr>
        </w:pPrChange>
      </w:pPr>
    </w:p>
    <w:p w14:paraId="2C493863" w14:textId="77777777" w:rsidR="00986133" w:rsidRPr="00986133" w:rsidRDefault="00986133">
      <w:pPr>
        <w:pStyle w:val="Prrafodelista"/>
        <w:numPr>
          <w:ilvl w:val="0"/>
          <w:numId w:val="12"/>
        </w:numPr>
        <w:spacing w:after="0" w:line="240" w:lineRule="auto"/>
        <w:ind w:left="1996"/>
        <w:jc w:val="both"/>
        <w:rPr>
          <w:ins w:id="344" w:author="Manuel Raul Livano Luna" w:date="2023-07-03T15:37:00Z"/>
          <w:rFonts w:ascii="Arial Narrow" w:hAnsi="Arial Narrow" w:cstheme="minorHAnsi"/>
          <w:bCs/>
          <w:i/>
          <w:iCs/>
          <w:rPrChange w:id="345" w:author="Manuel Raul Livano Luna" w:date="2023-07-03T15:37:00Z">
            <w:rPr>
              <w:ins w:id="346" w:author="Manuel Raul Livano Luna" w:date="2023-07-03T15:37:00Z"/>
              <w:rFonts w:asciiTheme="minorHAnsi" w:hAnsiTheme="minorHAnsi" w:cstheme="minorHAnsi"/>
              <w:bCs/>
            </w:rPr>
          </w:rPrChange>
        </w:rPr>
        <w:pPrChange w:id="347" w:author="Manuel Raul Livano Luna" w:date="2023-07-03T15:37:00Z">
          <w:pPr>
            <w:pStyle w:val="Prrafodelista"/>
            <w:numPr>
              <w:numId w:val="12"/>
            </w:numPr>
            <w:spacing w:after="0" w:line="240" w:lineRule="auto"/>
            <w:ind w:left="1004" w:hanging="360"/>
            <w:jc w:val="both"/>
          </w:pPr>
        </w:pPrChange>
      </w:pPr>
      <w:ins w:id="348" w:author="Manuel Raul Livano Luna" w:date="2023-07-03T15:37:00Z">
        <w:r w:rsidRPr="00986133">
          <w:rPr>
            <w:rFonts w:ascii="Arial Narrow" w:hAnsi="Arial Narrow" w:cstheme="minorHAnsi"/>
            <w:bCs/>
            <w:i/>
            <w:iCs/>
            <w:rPrChange w:id="349" w:author="Manuel Raul Livano Luna" w:date="2023-07-03T15:37:00Z">
              <w:rPr>
                <w:rFonts w:asciiTheme="minorHAnsi" w:hAnsiTheme="minorHAnsi" w:cstheme="minorHAnsi"/>
                <w:bCs/>
              </w:rPr>
            </w:rPrChange>
          </w:rPr>
          <w:t xml:space="preserve">El bajo consumo es fundamental. Muchas familias no tienen electricidad en sus 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ins>
    </w:p>
    <w:p w14:paraId="1004F6E0" w14:textId="77777777" w:rsidR="00986133" w:rsidRPr="00986133" w:rsidRDefault="00986133">
      <w:pPr>
        <w:pStyle w:val="Prrafodelista"/>
        <w:numPr>
          <w:ilvl w:val="0"/>
          <w:numId w:val="12"/>
        </w:numPr>
        <w:spacing w:after="0" w:line="240" w:lineRule="auto"/>
        <w:ind w:left="1996"/>
        <w:jc w:val="both"/>
        <w:rPr>
          <w:ins w:id="350" w:author="Manuel Raul Livano Luna" w:date="2023-07-03T15:37:00Z"/>
          <w:rFonts w:ascii="Arial Narrow" w:hAnsi="Arial Narrow" w:cstheme="minorHAnsi"/>
          <w:bCs/>
          <w:i/>
          <w:iCs/>
          <w:rPrChange w:id="351" w:author="Manuel Raul Livano Luna" w:date="2023-07-03T15:37:00Z">
            <w:rPr>
              <w:ins w:id="352" w:author="Manuel Raul Livano Luna" w:date="2023-07-03T15:37:00Z"/>
              <w:rFonts w:asciiTheme="minorHAnsi" w:hAnsiTheme="minorHAnsi" w:cstheme="minorHAnsi"/>
              <w:bCs/>
            </w:rPr>
          </w:rPrChange>
        </w:rPr>
        <w:pPrChange w:id="353" w:author="Manuel Raul Livano Luna" w:date="2023-07-03T15:37:00Z">
          <w:pPr>
            <w:pStyle w:val="Prrafodelista"/>
            <w:numPr>
              <w:numId w:val="12"/>
            </w:numPr>
            <w:spacing w:after="0" w:line="240" w:lineRule="auto"/>
            <w:ind w:left="1004" w:hanging="360"/>
            <w:jc w:val="both"/>
          </w:pPr>
        </w:pPrChange>
      </w:pPr>
      <w:ins w:id="354" w:author="Manuel Raul Livano Luna" w:date="2023-07-03T15:37:00Z">
        <w:r w:rsidRPr="00986133">
          <w:rPr>
            <w:rFonts w:ascii="Arial Narrow" w:hAnsi="Arial Narrow" w:cstheme="minorHAnsi"/>
            <w:bCs/>
            <w:i/>
            <w:iCs/>
            <w:rPrChange w:id="355" w:author="Manuel Raul Livano Luna" w:date="2023-07-03T15:37:00Z">
              <w:rPr>
                <w:rFonts w:asciiTheme="minorHAnsi" w:hAnsiTheme="minorHAnsi" w:cstheme="minorHAnsi"/>
                <w:bCs/>
              </w:rPr>
            </w:rPrChange>
          </w:rPr>
          <w:t>Las laptops no pueden enchufarse a los pupitres en las aulas. Aun las escuelas más ricas no pueden proveer energía a cada pupitre.</w:t>
        </w:r>
      </w:ins>
    </w:p>
    <w:p w14:paraId="297F98BD" w14:textId="77777777" w:rsidR="00986133" w:rsidRPr="00986133" w:rsidRDefault="00986133">
      <w:pPr>
        <w:pStyle w:val="Prrafodelista"/>
        <w:numPr>
          <w:ilvl w:val="0"/>
          <w:numId w:val="12"/>
        </w:numPr>
        <w:spacing w:after="0" w:line="240" w:lineRule="auto"/>
        <w:ind w:left="1996"/>
        <w:jc w:val="both"/>
        <w:rPr>
          <w:ins w:id="356" w:author="Manuel Raul Livano Luna" w:date="2023-07-03T15:37:00Z"/>
          <w:rFonts w:ascii="Arial Narrow" w:hAnsi="Arial Narrow" w:cstheme="minorHAnsi"/>
          <w:bCs/>
          <w:i/>
          <w:iCs/>
          <w:rPrChange w:id="357" w:author="Manuel Raul Livano Luna" w:date="2023-07-03T15:37:00Z">
            <w:rPr>
              <w:ins w:id="358" w:author="Manuel Raul Livano Luna" w:date="2023-07-03T15:37:00Z"/>
              <w:rFonts w:asciiTheme="minorHAnsi" w:hAnsiTheme="minorHAnsi" w:cstheme="minorHAnsi"/>
              <w:bCs/>
            </w:rPr>
          </w:rPrChange>
        </w:rPr>
        <w:pPrChange w:id="359" w:author="Manuel Raul Livano Luna" w:date="2023-07-03T15:37:00Z">
          <w:pPr>
            <w:pStyle w:val="Prrafodelista"/>
            <w:numPr>
              <w:numId w:val="12"/>
            </w:numPr>
            <w:spacing w:after="0" w:line="240" w:lineRule="auto"/>
            <w:ind w:left="1004" w:hanging="360"/>
            <w:jc w:val="both"/>
          </w:pPr>
        </w:pPrChange>
      </w:pPr>
      <w:ins w:id="360" w:author="Manuel Raul Livano Luna" w:date="2023-07-03T15:37:00Z">
        <w:r w:rsidRPr="00986133">
          <w:rPr>
            <w:rFonts w:ascii="Arial Narrow" w:hAnsi="Arial Narrow" w:cstheme="minorHAnsi"/>
            <w:bCs/>
            <w:i/>
            <w:iCs/>
            <w:rPrChange w:id="361" w:author="Manuel Raul Livano Luna" w:date="2023-07-03T15:37:00Z">
              <w:rPr>
                <w:rFonts w:asciiTheme="minorHAnsi" w:hAnsiTheme="minorHAnsi" w:cstheme="minorHAnsi"/>
                <w:bCs/>
              </w:rPr>
            </w:rPrChange>
          </w:rPr>
          <w:t>Tienen pantallas capaces de ser leídas bajo la luz solar directa, son importantes para su uso al aire libre, así como ahorro de energía. Esto debe ser logrado como opción a la tradicional iluminación de fondo, no como un remplazo. Ambas son necesarias. Aún más, durante la noche, la laptop en sí debe ser una fuente de luz ambiental.</w:t>
        </w:r>
      </w:ins>
    </w:p>
    <w:p w14:paraId="1F134854" w14:textId="77777777" w:rsidR="00986133" w:rsidRPr="00986133" w:rsidRDefault="00986133">
      <w:pPr>
        <w:pStyle w:val="Prrafodelista"/>
        <w:numPr>
          <w:ilvl w:val="0"/>
          <w:numId w:val="12"/>
        </w:numPr>
        <w:spacing w:after="0" w:line="240" w:lineRule="auto"/>
        <w:ind w:left="1996"/>
        <w:jc w:val="both"/>
        <w:rPr>
          <w:ins w:id="362" w:author="Manuel Raul Livano Luna" w:date="2023-07-03T15:37:00Z"/>
          <w:rFonts w:ascii="Arial Narrow" w:hAnsi="Arial Narrow" w:cstheme="minorHAnsi"/>
          <w:b/>
          <w:i/>
          <w:iCs/>
          <w:u w:val="single"/>
          <w:rPrChange w:id="363" w:author="Manuel Raul Livano Luna" w:date="2023-07-03T15:38:00Z">
            <w:rPr>
              <w:ins w:id="364" w:author="Manuel Raul Livano Luna" w:date="2023-07-03T15:37:00Z"/>
              <w:rFonts w:asciiTheme="minorHAnsi" w:hAnsiTheme="minorHAnsi" w:cstheme="minorHAnsi"/>
              <w:bCs/>
            </w:rPr>
          </w:rPrChange>
        </w:rPr>
        <w:pPrChange w:id="365" w:author="Manuel Raul Livano Luna" w:date="2023-07-03T15:37:00Z">
          <w:pPr>
            <w:pStyle w:val="Prrafodelista"/>
            <w:numPr>
              <w:numId w:val="12"/>
            </w:numPr>
            <w:spacing w:after="0" w:line="240" w:lineRule="auto"/>
            <w:ind w:left="1004" w:hanging="360"/>
            <w:jc w:val="both"/>
          </w:pPr>
        </w:pPrChange>
      </w:pPr>
      <w:ins w:id="366" w:author="Manuel Raul Livano Luna" w:date="2023-07-03T15:37:00Z">
        <w:r w:rsidRPr="00986133">
          <w:rPr>
            <w:rFonts w:ascii="Arial Narrow" w:hAnsi="Arial Narrow" w:cstheme="minorHAnsi"/>
            <w:b/>
            <w:i/>
            <w:iCs/>
            <w:u w:val="single"/>
            <w:rPrChange w:id="367" w:author="Manuel Raul Livano Luna" w:date="2023-07-03T15:38:00Z">
              <w:rPr>
                <w:rFonts w:asciiTheme="minorHAnsi" w:hAnsiTheme="minorHAnsi" w:cstheme="minorHAnsi"/>
                <w:bCs/>
              </w:rPr>
            </w:rPrChange>
          </w:rPr>
          <w:t>La conectividad no puede suponer DSL, hotspots, WiFi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ins>
    </w:p>
    <w:p w14:paraId="41CA84CC" w14:textId="77777777" w:rsidR="00986133" w:rsidRPr="00986133" w:rsidRDefault="00986133">
      <w:pPr>
        <w:pStyle w:val="Prrafodelista"/>
        <w:numPr>
          <w:ilvl w:val="0"/>
          <w:numId w:val="12"/>
        </w:numPr>
        <w:spacing w:after="0" w:line="240" w:lineRule="auto"/>
        <w:ind w:left="1996"/>
        <w:jc w:val="both"/>
        <w:rPr>
          <w:ins w:id="368" w:author="Manuel Raul Livano Luna" w:date="2023-07-03T15:37:00Z"/>
          <w:rFonts w:ascii="Arial Narrow" w:hAnsi="Arial Narrow" w:cstheme="minorHAnsi"/>
          <w:bCs/>
          <w:i/>
          <w:iCs/>
          <w:rPrChange w:id="369" w:author="Manuel Raul Livano Luna" w:date="2023-07-03T15:37:00Z">
            <w:rPr>
              <w:ins w:id="370" w:author="Manuel Raul Livano Luna" w:date="2023-07-03T15:37:00Z"/>
              <w:rFonts w:asciiTheme="minorHAnsi" w:hAnsiTheme="minorHAnsi" w:cstheme="minorHAnsi"/>
              <w:bCs/>
            </w:rPr>
          </w:rPrChange>
        </w:rPr>
        <w:pPrChange w:id="371" w:author="Manuel Raul Livano Luna" w:date="2023-07-03T15:37:00Z">
          <w:pPr>
            <w:pStyle w:val="Prrafodelista"/>
            <w:numPr>
              <w:numId w:val="12"/>
            </w:numPr>
            <w:spacing w:after="0" w:line="240" w:lineRule="auto"/>
            <w:ind w:left="1004" w:hanging="360"/>
            <w:jc w:val="both"/>
          </w:pPr>
        </w:pPrChange>
      </w:pPr>
      <w:ins w:id="372" w:author="Manuel Raul Livano Luna" w:date="2023-07-03T15:37:00Z">
        <w:r w:rsidRPr="00986133">
          <w:rPr>
            <w:rFonts w:ascii="Arial Narrow" w:hAnsi="Arial Narrow" w:cstheme="minorHAnsi"/>
            <w:bCs/>
            <w:i/>
            <w:iCs/>
            <w:rPrChange w:id="373" w:author="Manuel Raul Livano Luna" w:date="2023-07-03T15:37:00Z">
              <w:rPr>
                <w:rFonts w:asciiTheme="minorHAnsi" w:hAnsiTheme="minorHAnsi" w:cstheme="minorHAnsi"/>
                <w:bCs/>
              </w:rPr>
            </w:rPrChange>
          </w:rPr>
          <w:t>Una meta ulterior del esfuerzo de la OLPC es lograr que los gigantes del software y hardware se despierten y cobren conciencia sobre las necesidades de los niños en los países en vías de desarrollo y reconsideren sus estrategias acordemente.</w:t>
        </w:r>
      </w:ins>
    </w:p>
    <w:p w14:paraId="11556E7D" w14:textId="77777777" w:rsidR="00986133" w:rsidRPr="00986133" w:rsidRDefault="00986133">
      <w:pPr>
        <w:pStyle w:val="Prrafodelista"/>
        <w:numPr>
          <w:ilvl w:val="0"/>
          <w:numId w:val="12"/>
        </w:numPr>
        <w:spacing w:after="0" w:line="240" w:lineRule="auto"/>
        <w:ind w:left="1996"/>
        <w:jc w:val="both"/>
        <w:rPr>
          <w:ins w:id="374" w:author="Manuel Raul Livano Luna" w:date="2023-07-03T15:37:00Z"/>
          <w:rFonts w:ascii="Arial Narrow" w:hAnsi="Arial Narrow" w:cstheme="minorHAnsi"/>
          <w:bCs/>
          <w:i/>
          <w:iCs/>
          <w:rPrChange w:id="375" w:author="Manuel Raul Livano Luna" w:date="2023-07-03T15:37:00Z">
            <w:rPr>
              <w:ins w:id="376" w:author="Manuel Raul Livano Luna" w:date="2023-07-03T15:37:00Z"/>
              <w:rFonts w:asciiTheme="minorHAnsi" w:hAnsiTheme="minorHAnsi" w:cstheme="minorHAnsi"/>
              <w:bCs/>
            </w:rPr>
          </w:rPrChange>
        </w:rPr>
        <w:pPrChange w:id="377" w:author="Manuel Raul Livano Luna" w:date="2023-07-03T15:37:00Z">
          <w:pPr>
            <w:pStyle w:val="Prrafodelista"/>
            <w:numPr>
              <w:numId w:val="12"/>
            </w:numPr>
            <w:spacing w:after="0" w:line="240" w:lineRule="auto"/>
            <w:ind w:left="1004" w:hanging="360"/>
            <w:jc w:val="both"/>
          </w:pPr>
        </w:pPrChange>
      </w:pPr>
      <w:ins w:id="378" w:author="Manuel Raul Livano Luna" w:date="2023-07-03T15:37:00Z">
        <w:r w:rsidRPr="00986133">
          <w:rPr>
            <w:rFonts w:ascii="Arial Narrow" w:hAnsi="Arial Narrow" w:cstheme="minorHAnsi"/>
            <w:bCs/>
            <w:i/>
            <w:iCs/>
            <w:rPrChange w:id="379" w:author="Manuel Raul Livano Luna" w:date="2023-07-03T15:37:00Z">
              <w:rPr>
                <w:rFonts w:asciiTheme="minorHAnsi" w:hAnsiTheme="minorHAnsi" w:cstheme="minorHAnsi"/>
                <w:bCs/>
              </w:rPr>
            </w:rPrChange>
          </w:rPr>
          <w:t>Si bien estos ensayos en teoría son bastante alentadores en la práctica el programa no se ha masificado como originalmente se quiso y la cobertura no ha llegado al 100% de la población de los niños.</w:t>
        </w:r>
      </w:ins>
    </w:p>
    <w:p w14:paraId="2123C3D0" w14:textId="77777777" w:rsidR="00986133" w:rsidRDefault="00986133"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CD33E4E" w14:textId="3C5A1244" w:rsidR="007566CC" w:rsidRPr="003758E8" w:rsidDel="00C45CCF" w:rsidRDefault="007566CC" w:rsidP="00FE09A4">
      <w:pPr>
        <w:tabs>
          <w:tab w:val="left" w:pos="142"/>
          <w:tab w:val="left" w:pos="1276"/>
        </w:tabs>
        <w:autoSpaceDE w:val="0"/>
        <w:autoSpaceDN w:val="0"/>
        <w:adjustRightInd w:val="0"/>
        <w:ind w:left="1276"/>
        <w:jc w:val="both"/>
        <w:rPr>
          <w:del w:id="380" w:author="Usuario de Windows" w:date="2023-07-03T16:44:00Z"/>
          <w:rFonts w:ascii="Arial Narrow" w:hAnsi="Arial Narrow" w:cs="Arial"/>
          <w:bCs/>
          <w:i/>
          <w:iCs/>
          <w:sz w:val="22"/>
          <w:szCs w:val="22"/>
        </w:rPr>
      </w:pPr>
    </w:p>
    <w:p w14:paraId="15C31D4F" w14:textId="77777777" w:rsidR="009F1F32" w:rsidRPr="00773439" w:rsidRDefault="009F1F32" w:rsidP="009F1F32">
      <w:pPr>
        <w:tabs>
          <w:tab w:val="left" w:pos="142"/>
          <w:tab w:val="left" w:pos="1276"/>
        </w:tabs>
        <w:autoSpaceDE w:val="0"/>
        <w:autoSpaceDN w:val="0"/>
        <w:adjustRightInd w:val="0"/>
        <w:ind w:left="709"/>
        <w:jc w:val="both"/>
        <w:rPr>
          <w:rFonts w:ascii="Arial Narrow" w:hAnsi="Arial Narrow" w:cs="Arial"/>
          <w:bCs/>
          <w:i/>
          <w:iCs/>
          <w:sz w:val="22"/>
          <w:szCs w:val="22"/>
        </w:rPr>
      </w:pPr>
    </w:p>
    <w:p w14:paraId="79482980" w14:textId="6E490CA8" w:rsidR="009F1F32" w:rsidRDefault="009F1F32" w:rsidP="009F1F32">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sidR="00FE09A4">
        <w:rPr>
          <w:rFonts w:ascii="Arial Narrow" w:hAnsi="Arial Narrow" w:cs="Arial"/>
          <w:bCs/>
          <w:sz w:val="22"/>
          <w:szCs w:val="22"/>
        </w:rPr>
        <w:t xml:space="preserve">genera el riesgo de que los equipos al no ser utilizados para la finalidad que fueron adquiridos, </w:t>
      </w:r>
      <w:ins w:id="381" w:author="GRAPURIMAC" w:date="2023-06-29T17:51:00Z">
        <w:r w:rsidR="0012111D">
          <w:rPr>
            <w:rFonts w:ascii="Arial Narrow" w:hAnsi="Arial Narrow" w:cs="Arial"/>
            <w:bCs/>
            <w:sz w:val="22"/>
            <w:szCs w:val="22"/>
          </w:rPr>
          <w:t>podría dañarse o deteriorarse</w:t>
        </w:r>
      </w:ins>
      <w:del w:id="382" w:author="GRAPURIMAC" w:date="2023-06-29T17:51:00Z">
        <w:r w:rsidR="00FE09A4" w:rsidDel="0012111D">
          <w:rPr>
            <w:rFonts w:ascii="Arial Narrow" w:hAnsi="Arial Narrow" w:cs="Arial"/>
            <w:bCs/>
            <w:sz w:val="22"/>
            <w:szCs w:val="22"/>
          </w:rPr>
          <w:delText>sean</w:delText>
        </w:r>
      </w:del>
      <w:ins w:id="383" w:author="GRAPURIMAC" w:date="2023-06-29T17:52:00Z">
        <w:r w:rsidR="0012111D">
          <w:rPr>
            <w:rFonts w:ascii="Arial Narrow" w:hAnsi="Arial Narrow" w:cs="Arial"/>
            <w:bCs/>
            <w:sz w:val="22"/>
            <w:szCs w:val="22"/>
          </w:rPr>
          <w:t xml:space="preserve"> y, con ello,</w:t>
        </w:r>
      </w:ins>
      <w:del w:id="384" w:author="GRAPURIMAC" w:date="2023-06-29T17:52:00Z">
        <w:r w:rsidR="00FE09A4" w:rsidDel="0012111D">
          <w:rPr>
            <w:rFonts w:ascii="Arial Narrow" w:hAnsi="Arial Narrow" w:cs="Arial"/>
            <w:bCs/>
            <w:sz w:val="22"/>
            <w:szCs w:val="22"/>
          </w:rPr>
          <w:delText xml:space="preserve"> dañados o deteriorados en actividades diferentes a las planteadas por el proyecto</w:delText>
        </w:r>
      </w:del>
      <w:r w:rsidR="00FE09A4">
        <w:rPr>
          <w:rFonts w:ascii="Arial Narrow" w:hAnsi="Arial Narrow" w:cs="Arial"/>
          <w:bCs/>
          <w:sz w:val="22"/>
          <w:szCs w:val="22"/>
        </w:rPr>
        <w:t xml:space="preserve"> </w:t>
      </w:r>
      <w:del w:id="385" w:author="GRAPURIMAC" w:date="2023-06-29T17:52:00Z">
        <w:r w:rsidR="00FE09A4" w:rsidDel="0012111D">
          <w:rPr>
            <w:rFonts w:ascii="Arial Narrow" w:hAnsi="Arial Narrow" w:cs="Arial"/>
            <w:bCs/>
            <w:sz w:val="22"/>
            <w:szCs w:val="22"/>
          </w:rPr>
          <w:delText xml:space="preserve">generando el riesgo de </w:delText>
        </w:r>
      </w:del>
      <w:r w:rsidR="00FE09A4">
        <w:rPr>
          <w:rFonts w:ascii="Arial Narrow" w:hAnsi="Arial Narrow" w:cs="Arial"/>
          <w:bCs/>
          <w:sz w:val="22"/>
          <w:szCs w:val="22"/>
        </w:rPr>
        <w:t>no</w:t>
      </w:r>
      <w:ins w:id="386" w:author="GRAPURIMAC" w:date="2023-06-29T17:52:00Z">
        <w:r w:rsidR="0012111D">
          <w:rPr>
            <w:rFonts w:ascii="Arial Narrow" w:hAnsi="Arial Narrow" w:cs="Arial"/>
            <w:bCs/>
            <w:sz w:val="22"/>
            <w:szCs w:val="22"/>
          </w:rPr>
          <w:t xml:space="preserve"> se</w:t>
        </w:r>
      </w:ins>
      <w:r w:rsidR="00FE09A4">
        <w:rPr>
          <w:rFonts w:ascii="Arial Narrow" w:hAnsi="Arial Narrow" w:cs="Arial"/>
          <w:bCs/>
          <w:sz w:val="22"/>
          <w:szCs w:val="22"/>
        </w:rPr>
        <w:t xml:space="preserve"> cerrar</w:t>
      </w:r>
      <w:ins w:id="387" w:author="GRAPURIMAC" w:date="2023-06-29T17:52:00Z">
        <w:r w:rsidR="0012111D">
          <w:rPr>
            <w:rFonts w:ascii="Arial Narrow" w:hAnsi="Arial Narrow" w:cs="Arial"/>
            <w:bCs/>
            <w:sz w:val="22"/>
            <w:szCs w:val="22"/>
          </w:rPr>
          <w:t>ía</w:t>
        </w:r>
      </w:ins>
      <w:r w:rsidR="00FE09A4">
        <w:rPr>
          <w:rFonts w:ascii="Arial Narrow" w:hAnsi="Arial Narrow" w:cs="Arial"/>
          <w:bCs/>
          <w:sz w:val="22"/>
          <w:szCs w:val="22"/>
        </w:rPr>
        <w:t xml:space="preserve"> la brecha de acceso a las tecnologías</w:t>
      </w:r>
      <w:ins w:id="388" w:author="GRAPURIMAC" w:date="2023-06-29T17:52:00Z">
        <w:r w:rsidR="0012111D">
          <w:rPr>
            <w:rFonts w:ascii="Arial Narrow" w:hAnsi="Arial Narrow" w:cs="Arial"/>
            <w:bCs/>
            <w:sz w:val="22"/>
            <w:szCs w:val="22"/>
          </w:rPr>
          <w:t>.</w:t>
        </w:r>
      </w:ins>
      <w:del w:id="389" w:author="GRAPURIMAC" w:date="2023-06-29T17:52:00Z">
        <w:r w:rsidR="00FE09A4" w:rsidDel="0012111D">
          <w:rPr>
            <w:rFonts w:ascii="Arial Narrow" w:hAnsi="Arial Narrow" w:cs="Arial"/>
            <w:bCs/>
            <w:sz w:val="22"/>
            <w:szCs w:val="22"/>
          </w:rPr>
          <w:delText xml:space="preserve"> y el objetivo principal como objetivo planteado en el componente de capacitación.</w:delText>
        </w:r>
      </w:del>
    </w:p>
    <w:p w14:paraId="4E00D29B"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173D75A6" w14:textId="77777777"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p>
    <w:p w14:paraId="2BD70F16" w14:textId="3EA80F5E" w:rsidR="00FE09A4" w:rsidRPr="00773439" w:rsidRDefault="00F011E3" w:rsidP="00532FE2">
      <w:pPr>
        <w:pStyle w:val="Prrafodelista"/>
        <w:numPr>
          <w:ilvl w:val="0"/>
          <w:numId w:val="8"/>
        </w:numPr>
        <w:spacing w:line="240" w:lineRule="auto"/>
        <w:ind w:left="709"/>
        <w:jc w:val="both"/>
        <w:outlineLvl w:val="1"/>
        <w:rPr>
          <w:rFonts w:ascii="Arial Narrow" w:hAnsi="Arial Narrow" w:cs="Arial"/>
          <w:b/>
          <w:bCs/>
        </w:rPr>
      </w:pPr>
      <w:bookmarkStart w:id="390" w:name="_Toc138874363"/>
      <w:r>
        <w:rPr>
          <w:rFonts w:ascii="Arial Narrow" w:hAnsi="Arial Narrow"/>
          <w:b/>
          <w:bCs/>
        </w:rPr>
        <w:t xml:space="preserve">SISTEMAS DE PROTECCIÓN ELÉCTRICA PARARRAYOS IMPLEMENTADOS POR EL PROYECTO NO ESTARÍAN CUMPLIENDO CON LA FINALIDAD PARA LAS QUE FUERON INSTALADAS YA QUE SE ENCONTRARON </w:t>
      </w:r>
      <w:r w:rsidR="005C0150">
        <w:rPr>
          <w:rFonts w:ascii="Arial Narrow" w:hAnsi="Arial Narrow"/>
          <w:b/>
          <w:bCs/>
        </w:rPr>
        <w:t xml:space="preserve">02 </w:t>
      </w:r>
      <w:r>
        <w:rPr>
          <w:rFonts w:ascii="Arial Narrow" w:hAnsi="Arial Narrow"/>
          <w:b/>
          <w:bCs/>
        </w:rPr>
        <w:t xml:space="preserve">SERVIDORES DAÑADOS POR TORMENTAS </w:t>
      </w:r>
      <w:r w:rsidR="0094167C">
        <w:rPr>
          <w:rFonts w:ascii="Arial Narrow" w:hAnsi="Arial Narrow"/>
          <w:b/>
          <w:bCs/>
        </w:rPr>
        <w:t>ELÉCTRICAS EN LAS I.E. JOSÉ MARÍA ARGUEDAS Y LA I.E. SAN PEDRO DE URIPA</w:t>
      </w:r>
      <w:ins w:id="391" w:author="GRAPURIMAC" w:date="2023-06-29T17:59:00Z">
        <w:r w:rsidR="0012111D">
          <w:rPr>
            <w:rFonts w:ascii="Arial Narrow" w:hAnsi="Arial Narrow"/>
            <w:b/>
            <w:bCs/>
          </w:rPr>
          <w:t>,</w:t>
        </w:r>
      </w:ins>
      <w:r w:rsidR="0094167C">
        <w:rPr>
          <w:rFonts w:ascii="Arial Narrow" w:hAnsi="Arial Narrow"/>
          <w:b/>
          <w:bCs/>
        </w:rPr>
        <w:t xml:space="preserve"> </w:t>
      </w:r>
      <w:r>
        <w:rPr>
          <w:rFonts w:ascii="Arial Narrow" w:hAnsi="Arial Narrow"/>
          <w:b/>
          <w:bCs/>
        </w:rPr>
        <w:t xml:space="preserve">LO QUE </w:t>
      </w:r>
      <w:del w:id="392" w:author="GRAPURIMAC" w:date="2023-06-29T18:00:00Z">
        <w:r w:rsidDel="0012111D">
          <w:rPr>
            <w:rFonts w:ascii="Arial Narrow" w:hAnsi="Arial Narrow"/>
            <w:b/>
            <w:bCs/>
          </w:rPr>
          <w:delText xml:space="preserve">TAMBIÉN </w:delText>
        </w:r>
      </w:del>
      <w:r>
        <w:rPr>
          <w:rFonts w:ascii="Arial Narrow" w:hAnsi="Arial Narrow"/>
          <w:b/>
          <w:bCs/>
        </w:rPr>
        <w:t>PONDRÍA EN RIESGO LOS EQUIPOS ENTREGADOS RECIENTEMENTE YA QUE ESTOS ESTARÍAN CONECTADOS A LA MISMA RED ELÉCTRICA.</w:t>
      </w:r>
      <w:bookmarkEnd w:id="390"/>
    </w:p>
    <w:p w14:paraId="746A9827" w14:textId="159AFD47" w:rsidR="00FE09A4" w:rsidRDefault="0094167C" w:rsidP="00FE09A4">
      <w:pPr>
        <w:tabs>
          <w:tab w:val="left" w:pos="142"/>
          <w:tab w:val="left" w:pos="1276"/>
        </w:tabs>
        <w:autoSpaceDE w:val="0"/>
        <w:autoSpaceDN w:val="0"/>
        <w:adjustRightInd w:val="0"/>
        <w:ind w:left="709"/>
        <w:jc w:val="both"/>
        <w:rPr>
          <w:ins w:id="393" w:author="GRAPURIMAC" w:date="2023-06-29T18:01:00Z"/>
          <w:rFonts w:ascii="Arial Narrow" w:hAnsi="Arial Narrow" w:cs="Arial"/>
          <w:bCs/>
          <w:sz w:val="22"/>
          <w:szCs w:val="22"/>
        </w:rPr>
      </w:pPr>
      <w:r>
        <w:rPr>
          <w:rFonts w:ascii="Arial Narrow" w:hAnsi="Arial Narrow" w:cs="Arial"/>
          <w:bCs/>
          <w:sz w:val="22"/>
          <w:szCs w:val="22"/>
        </w:rPr>
        <w:t>Al respecto</w:t>
      </w:r>
      <w:ins w:id="394" w:author="GRAPURIMAC" w:date="2023-06-29T18:00:00Z">
        <w:r w:rsidR="00F043EA">
          <w:rPr>
            <w:rFonts w:ascii="Arial Narrow" w:hAnsi="Arial Narrow" w:cs="Arial"/>
            <w:bCs/>
            <w:sz w:val="22"/>
            <w:szCs w:val="22"/>
          </w:rPr>
          <w:t>,</w:t>
        </w:r>
      </w:ins>
      <w:r>
        <w:rPr>
          <w:rFonts w:ascii="Arial Narrow" w:hAnsi="Arial Narrow" w:cs="Arial"/>
          <w:bCs/>
          <w:sz w:val="22"/>
          <w:szCs w:val="22"/>
        </w:rPr>
        <w:t xml:space="preserve"> de la revisión de</w:t>
      </w:r>
      <w:r w:rsidR="00FE09A4" w:rsidRPr="00773439">
        <w:rPr>
          <w:rFonts w:ascii="Arial Narrow" w:hAnsi="Arial Narrow" w:cs="Arial"/>
          <w:bCs/>
          <w:sz w:val="22"/>
          <w:szCs w:val="22"/>
        </w:rPr>
        <w:t xml:space="preserve"> la documentación proporcionada por el área usuaria </w:t>
      </w:r>
      <w:del w:id="395" w:author="Usuario de Windows" w:date="2023-07-03T16:45:00Z">
        <w:r w:rsidR="00FE09A4" w:rsidRPr="00773439" w:rsidDel="00C45CCF">
          <w:rPr>
            <w:rFonts w:ascii="Arial Narrow" w:hAnsi="Arial Narrow" w:cs="Arial"/>
            <w:bCs/>
            <w:sz w:val="22"/>
            <w:szCs w:val="22"/>
          </w:rPr>
          <w:delText xml:space="preserve">en </w:delText>
        </w:r>
      </w:del>
      <w:ins w:id="396" w:author="Usuario de Windows" w:date="2023-07-03T16:45:00Z">
        <w:r w:rsidR="00C45CCF">
          <w:rPr>
            <w:rFonts w:ascii="Arial Narrow" w:hAnsi="Arial Narrow" w:cs="Arial"/>
            <w:bCs/>
            <w:sz w:val="22"/>
            <w:szCs w:val="22"/>
          </w:rPr>
          <w:t>mediante</w:t>
        </w:r>
        <w:r w:rsidR="00C45CCF" w:rsidRPr="00773439">
          <w:rPr>
            <w:rFonts w:ascii="Arial Narrow" w:hAnsi="Arial Narrow" w:cs="Arial"/>
            <w:bCs/>
            <w:sz w:val="22"/>
            <w:szCs w:val="22"/>
          </w:rPr>
          <w:t xml:space="preserve"> </w:t>
        </w:r>
      </w:ins>
      <w:r w:rsidR="00BB6304">
        <w:rPr>
          <w:rFonts w:ascii="Arial Narrow" w:hAnsi="Arial Narrow" w:cs="Arial"/>
          <w:bCs/>
          <w:sz w:val="22"/>
          <w:szCs w:val="22"/>
        </w:rPr>
        <w:br/>
      </w:r>
      <w:r w:rsidR="00C45CCF" w:rsidRPr="00773439">
        <w:rPr>
          <w:rFonts w:ascii="Arial Narrow" w:hAnsi="Arial Narrow" w:cs="Arial"/>
          <w:bCs/>
          <w:sz w:val="22"/>
          <w:szCs w:val="22"/>
        </w:rPr>
        <w:t xml:space="preserve">oficio </w:t>
      </w:r>
      <w:ins w:id="397" w:author="Usuario de Windows" w:date="2023-07-03T16:44:00Z">
        <w:r w:rsidR="00C45CCF">
          <w:rPr>
            <w:rFonts w:ascii="Arial Narrow" w:hAnsi="Arial Narrow" w:cs="Arial"/>
            <w:bCs/>
            <w:sz w:val="22"/>
            <w:szCs w:val="22"/>
          </w:rPr>
          <w:t>n.</w:t>
        </w:r>
      </w:ins>
      <w:del w:id="398" w:author="Usuario de Windows" w:date="2023-07-03T16:44:00Z">
        <w:r w:rsidR="00FE09A4" w:rsidRPr="00773439" w:rsidDel="00C45CCF">
          <w:rPr>
            <w:rFonts w:ascii="Arial Narrow" w:hAnsi="Arial Narrow" w:cs="Arial"/>
            <w:bCs/>
            <w:sz w:val="22"/>
            <w:szCs w:val="22"/>
          </w:rPr>
          <w:delText>N</w:delText>
        </w:r>
      </w:del>
      <w:r w:rsidR="00FE09A4" w:rsidRPr="00773439">
        <w:rPr>
          <w:rFonts w:ascii="Arial Narrow" w:hAnsi="Arial Narrow" w:cs="Arial"/>
          <w:bCs/>
          <w:sz w:val="22"/>
          <w:szCs w:val="22"/>
        </w:rPr>
        <w:t xml:space="preserve">° </w:t>
      </w:r>
      <w:r w:rsidR="00F011E3">
        <w:rPr>
          <w:rFonts w:ascii="Arial Narrow" w:hAnsi="Arial Narrow" w:cs="Arial"/>
          <w:bCs/>
          <w:sz w:val="22"/>
          <w:szCs w:val="22"/>
        </w:rPr>
        <w:t>123</w:t>
      </w:r>
      <w:r w:rsidR="00FE09A4" w:rsidRPr="00773439">
        <w:rPr>
          <w:rFonts w:ascii="Arial Narrow" w:hAnsi="Arial Narrow" w:cs="Arial"/>
          <w:bCs/>
          <w:sz w:val="22"/>
          <w:szCs w:val="22"/>
        </w:rPr>
        <w:t xml:space="preserve">-2023-GRAP/11/GRDS </w:t>
      </w:r>
      <w:r w:rsidR="00FE09A4">
        <w:rPr>
          <w:rFonts w:ascii="Arial Narrow" w:hAnsi="Arial Narrow" w:cs="Arial"/>
          <w:bCs/>
          <w:sz w:val="22"/>
          <w:szCs w:val="22"/>
        </w:rPr>
        <w:t xml:space="preserve">de </w:t>
      </w:r>
      <w:r w:rsidR="00F011E3">
        <w:rPr>
          <w:rFonts w:ascii="Arial Narrow" w:hAnsi="Arial Narrow" w:cs="Arial"/>
          <w:bCs/>
          <w:sz w:val="22"/>
          <w:szCs w:val="22"/>
        </w:rPr>
        <w:t>4</w:t>
      </w:r>
      <w:r w:rsidR="00FE09A4">
        <w:rPr>
          <w:rFonts w:ascii="Arial Narrow" w:hAnsi="Arial Narrow" w:cs="Arial"/>
          <w:bCs/>
          <w:sz w:val="22"/>
          <w:szCs w:val="22"/>
        </w:rPr>
        <w:t xml:space="preserve"> de </w:t>
      </w:r>
      <w:r w:rsidR="00F011E3">
        <w:rPr>
          <w:rFonts w:ascii="Arial Narrow" w:hAnsi="Arial Narrow" w:cs="Arial"/>
          <w:bCs/>
          <w:sz w:val="22"/>
          <w:szCs w:val="22"/>
        </w:rPr>
        <w:t>abril</w:t>
      </w:r>
      <w:r w:rsidR="00FE09A4">
        <w:rPr>
          <w:rFonts w:ascii="Arial Narrow" w:hAnsi="Arial Narrow" w:cs="Arial"/>
          <w:bCs/>
          <w:sz w:val="22"/>
          <w:szCs w:val="22"/>
        </w:rPr>
        <w:t xml:space="preserve"> del 2023</w:t>
      </w:r>
      <w:ins w:id="399" w:author="Usuario de Windows" w:date="2023-07-03T16:45:00Z">
        <w:r w:rsidR="00C45CCF">
          <w:rPr>
            <w:rFonts w:ascii="Arial Narrow" w:hAnsi="Arial Narrow" w:cs="Arial"/>
            <w:bCs/>
            <w:sz w:val="22"/>
            <w:szCs w:val="22"/>
          </w:rPr>
          <w:t>, la entidad</w:t>
        </w:r>
      </w:ins>
      <w:del w:id="400" w:author="Usuario de Windows" w:date="2023-07-03T16:45:00Z">
        <w:r w:rsidR="00FE09A4" w:rsidDel="00C45CCF">
          <w:rPr>
            <w:rFonts w:ascii="Arial Narrow" w:hAnsi="Arial Narrow" w:cs="Arial"/>
            <w:bCs/>
            <w:sz w:val="22"/>
            <w:szCs w:val="22"/>
          </w:rPr>
          <w:delText xml:space="preserve"> se</w:delText>
        </w:r>
      </w:del>
      <w:r w:rsidR="00FE09A4">
        <w:rPr>
          <w:rFonts w:ascii="Arial Narrow" w:hAnsi="Arial Narrow" w:cs="Arial"/>
          <w:bCs/>
          <w:sz w:val="22"/>
          <w:szCs w:val="22"/>
        </w:rPr>
        <w:t xml:space="preserve"> </w:t>
      </w:r>
      <w:ins w:id="401" w:author="GRAPURIMAC" w:date="2023-06-29T18:00:00Z">
        <w:r w:rsidR="00F043EA">
          <w:rPr>
            <w:rFonts w:ascii="Arial Narrow" w:hAnsi="Arial Narrow" w:cs="Arial"/>
            <w:bCs/>
            <w:sz w:val="22"/>
            <w:szCs w:val="22"/>
          </w:rPr>
          <w:t xml:space="preserve">entregó </w:t>
        </w:r>
      </w:ins>
      <w:del w:id="402" w:author="GRAPURIMAC" w:date="2023-06-29T18:00:00Z">
        <w:r w:rsidR="00FE09A4" w:rsidDel="00F043EA">
          <w:rPr>
            <w:rFonts w:ascii="Arial Narrow" w:hAnsi="Arial Narrow" w:cs="Arial"/>
            <w:bCs/>
            <w:sz w:val="22"/>
            <w:szCs w:val="22"/>
          </w:rPr>
          <w:delText>nos hace</w:delText>
        </w:r>
        <w:r w:rsidDel="00F043EA">
          <w:rPr>
            <w:rFonts w:ascii="Arial Narrow" w:hAnsi="Arial Narrow" w:cs="Arial"/>
            <w:bCs/>
            <w:sz w:val="22"/>
            <w:szCs w:val="22"/>
          </w:rPr>
          <w:delText xml:space="preserve"> llegar </w:delText>
        </w:r>
      </w:del>
      <w:r w:rsidR="00F011E3">
        <w:rPr>
          <w:rFonts w:ascii="Arial Narrow" w:hAnsi="Arial Narrow" w:cs="Arial"/>
          <w:bCs/>
          <w:sz w:val="22"/>
          <w:szCs w:val="22"/>
        </w:rPr>
        <w:t>la relación de instituciones educativas a las cuales se les entregar</w:t>
      </w:r>
      <w:ins w:id="403" w:author="Usuario de Windows" w:date="2023-07-03T16:45:00Z">
        <w:r w:rsidR="00985D6E">
          <w:rPr>
            <w:rFonts w:ascii="Arial Narrow" w:hAnsi="Arial Narrow" w:cs="Arial"/>
            <w:bCs/>
            <w:sz w:val="22"/>
            <w:szCs w:val="22"/>
          </w:rPr>
          <w:t>á</w:t>
        </w:r>
      </w:ins>
      <w:del w:id="404" w:author="Usuario de Windows" w:date="2023-07-03T16:45:00Z">
        <w:r w:rsidR="00F011E3" w:rsidDel="00985D6E">
          <w:rPr>
            <w:rFonts w:ascii="Arial Narrow" w:hAnsi="Arial Narrow" w:cs="Arial"/>
            <w:bCs/>
            <w:sz w:val="22"/>
            <w:szCs w:val="22"/>
          </w:rPr>
          <w:delText>a</w:delText>
        </w:r>
      </w:del>
      <w:r w:rsidR="00F011E3">
        <w:rPr>
          <w:rFonts w:ascii="Arial Narrow" w:hAnsi="Arial Narrow" w:cs="Arial"/>
          <w:bCs/>
          <w:sz w:val="22"/>
          <w:szCs w:val="22"/>
        </w:rPr>
        <w:t>n laptops para estudiantes y docentes</w:t>
      </w:r>
      <w:ins w:id="405" w:author="GRAPURIMAC" w:date="2023-06-29T18:01:00Z">
        <w:r w:rsidR="00F043EA">
          <w:rPr>
            <w:rFonts w:ascii="Arial Narrow" w:hAnsi="Arial Narrow" w:cs="Arial"/>
            <w:bCs/>
            <w:sz w:val="22"/>
            <w:szCs w:val="22"/>
          </w:rPr>
          <w:t>,</w:t>
        </w:r>
      </w:ins>
      <w:r>
        <w:rPr>
          <w:rFonts w:ascii="Arial Narrow" w:hAnsi="Arial Narrow" w:cs="Arial"/>
          <w:bCs/>
          <w:sz w:val="22"/>
          <w:szCs w:val="22"/>
        </w:rPr>
        <w:t xml:space="preserve"> tal como se muestra en el siguiente cuadro</w:t>
      </w:r>
      <w:ins w:id="406" w:author="Usuario de Windows" w:date="2023-07-03T16:45:00Z">
        <w:r w:rsidR="00985D6E">
          <w:rPr>
            <w:rFonts w:ascii="Arial Narrow" w:hAnsi="Arial Narrow" w:cs="Arial"/>
            <w:bCs/>
            <w:sz w:val="22"/>
            <w:szCs w:val="22"/>
          </w:rPr>
          <w:t>:</w:t>
        </w:r>
      </w:ins>
      <w:del w:id="407" w:author="Usuario de Windows" w:date="2023-07-03T16:45:00Z">
        <w:r w:rsidR="00F011E3" w:rsidDel="00985D6E">
          <w:rPr>
            <w:rFonts w:ascii="Arial Narrow" w:hAnsi="Arial Narrow" w:cs="Arial"/>
            <w:bCs/>
            <w:sz w:val="22"/>
            <w:szCs w:val="22"/>
          </w:rPr>
          <w:delText>.</w:delText>
        </w:r>
      </w:del>
      <w:r w:rsidR="00FE09A4">
        <w:rPr>
          <w:rFonts w:ascii="Arial Narrow" w:hAnsi="Arial Narrow" w:cs="Arial"/>
          <w:bCs/>
          <w:sz w:val="22"/>
          <w:szCs w:val="22"/>
        </w:rPr>
        <w:t xml:space="preserve"> </w:t>
      </w:r>
    </w:p>
    <w:p w14:paraId="67BFDDC9" w14:textId="362E25D5" w:rsidR="00F043EA" w:rsidRDefault="00F043EA" w:rsidP="00FE09A4">
      <w:pPr>
        <w:tabs>
          <w:tab w:val="left" w:pos="142"/>
          <w:tab w:val="left" w:pos="1276"/>
        </w:tabs>
        <w:autoSpaceDE w:val="0"/>
        <w:autoSpaceDN w:val="0"/>
        <w:adjustRightInd w:val="0"/>
        <w:ind w:left="709"/>
        <w:jc w:val="both"/>
        <w:rPr>
          <w:ins w:id="408" w:author="GRAPURIMAC" w:date="2023-06-29T18:01:00Z"/>
          <w:rFonts w:ascii="Arial Narrow" w:hAnsi="Arial Narrow" w:cs="Arial"/>
          <w:bCs/>
          <w:sz w:val="22"/>
          <w:szCs w:val="22"/>
        </w:rPr>
      </w:pPr>
    </w:p>
    <w:p w14:paraId="236E2390" w14:textId="241FFF72" w:rsidR="00F043EA" w:rsidRDefault="00F043EA" w:rsidP="00FE09A4">
      <w:pPr>
        <w:tabs>
          <w:tab w:val="left" w:pos="142"/>
          <w:tab w:val="left" w:pos="1276"/>
        </w:tabs>
        <w:autoSpaceDE w:val="0"/>
        <w:autoSpaceDN w:val="0"/>
        <w:adjustRightInd w:val="0"/>
        <w:ind w:left="709"/>
        <w:jc w:val="both"/>
        <w:rPr>
          <w:ins w:id="409" w:author="GRAPURIMAC" w:date="2023-06-29T18:01:00Z"/>
          <w:rFonts w:ascii="Arial Narrow" w:hAnsi="Arial Narrow" w:cs="Arial"/>
          <w:bCs/>
          <w:sz w:val="22"/>
          <w:szCs w:val="22"/>
        </w:rPr>
      </w:pPr>
    </w:p>
    <w:p w14:paraId="7A9775ED" w14:textId="75F34B21" w:rsidR="00F043EA" w:rsidRPr="00985D6E" w:rsidDel="00985D6E" w:rsidRDefault="00F043EA" w:rsidP="00FE09A4">
      <w:pPr>
        <w:tabs>
          <w:tab w:val="left" w:pos="142"/>
          <w:tab w:val="left" w:pos="1276"/>
        </w:tabs>
        <w:autoSpaceDE w:val="0"/>
        <w:autoSpaceDN w:val="0"/>
        <w:adjustRightInd w:val="0"/>
        <w:ind w:left="709"/>
        <w:jc w:val="both"/>
        <w:rPr>
          <w:ins w:id="410" w:author="GRAPURIMAC" w:date="2023-06-29T18:01:00Z"/>
          <w:del w:id="411" w:author="Usuario de Windows" w:date="2023-07-03T16:45:00Z"/>
          <w:rFonts w:ascii="Arial Narrow" w:hAnsi="Arial Narrow" w:cs="Arial"/>
          <w:b/>
          <w:bCs/>
          <w:szCs w:val="22"/>
          <w:rPrChange w:id="412" w:author="Usuario de Windows" w:date="2023-07-03T16:46:00Z">
            <w:rPr>
              <w:ins w:id="413" w:author="GRAPURIMAC" w:date="2023-06-29T18:01:00Z"/>
              <w:del w:id="414" w:author="Usuario de Windows" w:date="2023-07-03T16:45:00Z"/>
              <w:rFonts w:ascii="Arial Narrow" w:hAnsi="Arial Narrow" w:cs="Arial"/>
              <w:bCs/>
              <w:sz w:val="22"/>
              <w:szCs w:val="22"/>
            </w:rPr>
          </w:rPrChange>
        </w:rPr>
      </w:pPr>
    </w:p>
    <w:p w14:paraId="627EF666" w14:textId="119635FD" w:rsidR="00F043EA" w:rsidRPr="00985D6E" w:rsidDel="00985D6E" w:rsidRDefault="00F043EA" w:rsidP="00FE09A4">
      <w:pPr>
        <w:tabs>
          <w:tab w:val="left" w:pos="142"/>
          <w:tab w:val="left" w:pos="1276"/>
        </w:tabs>
        <w:autoSpaceDE w:val="0"/>
        <w:autoSpaceDN w:val="0"/>
        <w:adjustRightInd w:val="0"/>
        <w:ind w:left="709"/>
        <w:jc w:val="both"/>
        <w:rPr>
          <w:ins w:id="415" w:author="GRAPURIMAC" w:date="2023-06-29T18:01:00Z"/>
          <w:del w:id="416" w:author="Usuario de Windows" w:date="2023-07-03T16:45:00Z"/>
          <w:rFonts w:ascii="Arial Narrow" w:hAnsi="Arial Narrow" w:cs="Arial"/>
          <w:b/>
          <w:bCs/>
          <w:szCs w:val="22"/>
          <w:rPrChange w:id="417" w:author="Usuario de Windows" w:date="2023-07-03T16:46:00Z">
            <w:rPr>
              <w:ins w:id="418" w:author="GRAPURIMAC" w:date="2023-06-29T18:01:00Z"/>
              <w:del w:id="419" w:author="Usuario de Windows" w:date="2023-07-03T16:45:00Z"/>
              <w:rFonts w:ascii="Arial Narrow" w:hAnsi="Arial Narrow" w:cs="Arial"/>
              <w:bCs/>
              <w:sz w:val="22"/>
              <w:szCs w:val="22"/>
            </w:rPr>
          </w:rPrChange>
        </w:rPr>
      </w:pPr>
    </w:p>
    <w:p w14:paraId="7BB8BC4B" w14:textId="4AA1EE45" w:rsidR="00F043EA" w:rsidRPr="00985D6E" w:rsidDel="00985D6E" w:rsidRDefault="00F043EA" w:rsidP="00FE09A4">
      <w:pPr>
        <w:tabs>
          <w:tab w:val="left" w:pos="142"/>
          <w:tab w:val="left" w:pos="1276"/>
        </w:tabs>
        <w:autoSpaceDE w:val="0"/>
        <w:autoSpaceDN w:val="0"/>
        <w:adjustRightInd w:val="0"/>
        <w:ind w:left="709"/>
        <w:jc w:val="both"/>
        <w:rPr>
          <w:del w:id="420" w:author="Usuario de Windows" w:date="2023-07-03T16:45:00Z"/>
          <w:rFonts w:ascii="Arial Narrow" w:hAnsi="Arial Narrow" w:cs="Arial"/>
          <w:b/>
          <w:bCs/>
          <w:szCs w:val="22"/>
          <w:rPrChange w:id="421" w:author="Usuario de Windows" w:date="2023-07-03T16:46:00Z">
            <w:rPr>
              <w:del w:id="422" w:author="Usuario de Windows" w:date="2023-07-03T16:45:00Z"/>
              <w:rFonts w:ascii="Arial Narrow" w:hAnsi="Arial Narrow" w:cs="Arial"/>
              <w:bCs/>
              <w:sz w:val="22"/>
              <w:szCs w:val="22"/>
            </w:rPr>
          </w:rPrChange>
        </w:rPr>
      </w:pPr>
    </w:p>
    <w:p w14:paraId="501BFD00" w14:textId="413EB238" w:rsidR="00BB6304" w:rsidRPr="00985D6E" w:rsidDel="00985D6E" w:rsidRDefault="00BB6304" w:rsidP="00FE09A4">
      <w:pPr>
        <w:tabs>
          <w:tab w:val="left" w:pos="142"/>
          <w:tab w:val="left" w:pos="1276"/>
        </w:tabs>
        <w:autoSpaceDE w:val="0"/>
        <w:autoSpaceDN w:val="0"/>
        <w:adjustRightInd w:val="0"/>
        <w:ind w:left="709"/>
        <w:jc w:val="both"/>
        <w:rPr>
          <w:del w:id="423" w:author="Usuario de Windows" w:date="2023-07-03T16:45:00Z"/>
          <w:rFonts w:ascii="Arial Narrow" w:hAnsi="Arial Narrow" w:cs="Arial"/>
          <w:b/>
          <w:bCs/>
          <w:szCs w:val="22"/>
          <w:rPrChange w:id="424" w:author="Usuario de Windows" w:date="2023-07-03T16:46:00Z">
            <w:rPr>
              <w:del w:id="425" w:author="Usuario de Windows" w:date="2023-07-03T16:45:00Z"/>
              <w:rFonts w:ascii="Arial Narrow" w:hAnsi="Arial Narrow" w:cs="Arial"/>
              <w:bCs/>
              <w:sz w:val="22"/>
              <w:szCs w:val="22"/>
            </w:rPr>
          </w:rPrChange>
        </w:rPr>
      </w:pPr>
    </w:p>
    <w:p w14:paraId="385C1637" w14:textId="490774A2" w:rsidR="00FE09A4" w:rsidRPr="00985D6E" w:rsidRDefault="00665DE5" w:rsidP="00BB6304">
      <w:pPr>
        <w:tabs>
          <w:tab w:val="left" w:pos="142"/>
          <w:tab w:val="left" w:pos="1276"/>
        </w:tabs>
        <w:autoSpaceDE w:val="0"/>
        <w:autoSpaceDN w:val="0"/>
        <w:adjustRightInd w:val="0"/>
        <w:ind w:left="709"/>
        <w:jc w:val="center"/>
        <w:rPr>
          <w:rFonts w:ascii="Arial Narrow" w:hAnsi="Arial Narrow" w:cs="Arial"/>
          <w:b/>
          <w:bCs/>
          <w:szCs w:val="22"/>
          <w:rPrChange w:id="426" w:author="Usuario de Windows" w:date="2023-07-03T16:46:00Z">
            <w:rPr>
              <w:rFonts w:ascii="Arial Narrow" w:hAnsi="Arial Narrow" w:cs="Arial"/>
              <w:bCs/>
              <w:sz w:val="22"/>
              <w:szCs w:val="22"/>
            </w:rPr>
          </w:rPrChange>
        </w:rPr>
      </w:pPr>
      <w:commentRangeStart w:id="427"/>
      <w:r w:rsidRPr="00985D6E">
        <w:rPr>
          <w:rFonts w:ascii="Arial Narrow" w:hAnsi="Arial Narrow" w:cs="Arial"/>
          <w:b/>
          <w:bCs/>
          <w:szCs w:val="22"/>
          <w:rPrChange w:id="428" w:author="Usuario de Windows" w:date="2023-07-03T16:46:00Z">
            <w:rPr>
              <w:rFonts w:ascii="Arial Narrow" w:hAnsi="Arial Narrow" w:cs="Arial"/>
              <w:bCs/>
              <w:sz w:val="22"/>
              <w:szCs w:val="22"/>
            </w:rPr>
          </w:rPrChange>
        </w:rPr>
        <w:t>Cuadro nº</w:t>
      </w:r>
      <w:r w:rsidR="00621969" w:rsidRPr="00985D6E">
        <w:rPr>
          <w:rFonts w:ascii="Arial Narrow" w:hAnsi="Arial Narrow" w:cs="Arial"/>
          <w:b/>
          <w:bCs/>
          <w:szCs w:val="22"/>
          <w:rPrChange w:id="429" w:author="Usuario de Windows" w:date="2023-07-03T16:46:00Z">
            <w:rPr>
              <w:rFonts w:ascii="Arial Narrow" w:hAnsi="Arial Narrow" w:cs="Arial"/>
              <w:bCs/>
              <w:sz w:val="22"/>
              <w:szCs w:val="22"/>
            </w:rPr>
          </w:rPrChange>
        </w:rPr>
        <w:t>4</w:t>
      </w:r>
    </w:p>
    <w:p w14:paraId="2E40FDDA" w14:textId="23E95233" w:rsidR="00BB6304" w:rsidRPr="00985D6E" w:rsidRDefault="00BB6304" w:rsidP="00BB6304">
      <w:pPr>
        <w:tabs>
          <w:tab w:val="left" w:pos="142"/>
          <w:tab w:val="left" w:pos="1276"/>
        </w:tabs>
        <w:autoSpaceDE w:val="0"/>
        <w:autoSpaceDN w:val="0"/>
        <w:adjustRightInd w:val="0"/>
        <w:ind w:left="709"/>
        <w:jc w:val="center"/>
        <w:rPr>
          <w:rFonts w:ascii="Arial Narrow" w:hAnsi="Arial Narrow" w:cs="Arial"/>
          <w:b/>
          <w:bCs/>
          <w:szCs w:val="22"/>
          <w:rPrChange w:id="430" w:author="Usuario de Windows" w:date="2023-07-03T16:46:00Z">
            <w:rPr>
              <w:rFonts w:ascii="Arial Narrow" w:hAnsi="Arial Narrow" w:cs="Arial"/>
              <w:bCs/>
              <w:sz w:val="22"/>
              <w:szCs w:val="22"/>
            </w:rPr>
          </w:rPrChange>
        </w:rPr>
      </w:pPr>
      <w:r w:rsidRPr="00985D6E">
        <w:rPr>
          <w:rFonts w:ascii="Arial Narrow" w:hAnsi="Arial Narrow" w:cs="Arial"/>
          <w:b/>
          <w:bCs/>
          <w:szCs w:val="22"/>
          <w:rPrChange w:id="431" w:author="Usuario de Windows" w:date="2023-07-03T16:46:00Z">
            <w:rPr>
              <w:rFonts w:ascii="Arial Narrow" w:hAnsi="Arial Narrow" w:cs="Arial"/>
              <w:bCs/>
              <w:sz w:val="22"/>
              <w:szCs w:val="22"/>
            </w:rPr>
          </w:rPrChange>
        </w:rPr>
        <w:t>Cuadro de I.E. beneficiarias de laptops 2023</w:t>
      </w:r>
      <w:commentRangeEnd w:id="427"/>
      <w:r w:rsidR="00F043EA" w:rsidRPr="00985D6E">
        <w:rPr>
          <w:rStyle w:val="Refdecomentario"/>
          <w:b/>
          <w:sz w:val="14"/>
          <w:rPrChange w:id="432" w:author="Usuario de Windows" w:date="2023-07-03T16:46:00Z">
            <w:rPr>
              <w:rStyle w:val="Refdecomentario"/>
            </w:rPr>
          </w:rPrChange>
        </w:rPr>
        <w:commentReference w:id="427"/>
      </w:r>
    </w:p>
    <w:p w14:paraId="7044F371" w14:textId="77777777" w:rsidR="00BE01EE" w:rsidRDefault="00BE01EE" w:rsidP="00FE09A4">
      <w:pPr>
        <w:tabs>
          <w:tab w:val="left" w:pos="142"/>
          <w:tab w:val="left" w:pos="1276"/>
        </w:tabs>
        <w:autoSpaceDE w:val="0"/>
        <w:autoSpaceDN w:val="0"/>
        <w:adjustRightInd w:val="0"/>
        <w:ind w:left="709"/>
        <w:jc w:val="both"/>
        <w:rPr>
          <w:noProof/>
          <w:lang w:eastAsia="es-PE"/>
        </w:rPr>
      </w:pP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433" w:author="Manuel Raul Livano Luna" w:date="2023-07-03T15:41:00Z">
          <w:tblPr>
            <w:tblW w:w="8478" w:type="dxa"/>
            <w:jc w:val="center"/>
            <w:tblCellMar>
              <w:left w:w="70" w:type="dxa"/>
              <w:right w:w="70" w:type="dxa"/>
            </w:tblCellMar>
            <w:tblLook w:val="04A0" w:firstRow="1" w:lastRow="0" w:firstColumn="1" w:lastColumn="0" w:noHBand="0" w:noVBand="1"/>
          </w:tblPr>
        </w:tblPrChange>
      </w:tblPr>
      <w:tblGrid>
        <w:gridCol w:w="1701"/>
        <w:gridCol w:w="1383"/>
        <w:gridCol w:w="2680"/>
        <w:gridCol w:w="1057"/>
        <w:gridCol w:w="913"/>
        <w:tblGridChange w:id="434">
          <w:tblGrid>
            <w:gridCol w:w="1120"/>
            <w:gridCol w:w="1383"/>
            <w:gridCol w:w="2680"/>
            <w:gridCol w:w="1057"/>
            <w:gridCol w:w="913"/>
          </w:tblGrid>
        </w:tblGridChange>
      </w:tblGrid>
      <w:tr w:rsidR="00986133" w:rsidRPr="00986133" w14:paraId="4A5CC788" w14:textId="77777777" w:rsidTr="00986133">
        <w:trPr>
          <w:trHeight w:val="37"/>
          <w:jc w:val="center"/>
          <w:ins w:id="435" w:author="Manuel Raul Livano Luna" w:date="2023-07-03T15:40:00Z"/>
          <w:trPrChange w:id="436" w:author="Manuel Raul Livano Luna" w:date="2023-07-03T15:41:00Z">
            <w:trPr>
              <w:trHeight w:val="1344"/>
              <w:jc w:val="center"/>
            </w:trPr>
          </w:trPrChange>
        </w:trPr>
        <w:tc>
          <w:tcPr>
            <w:tcW w:w="1701" w:type="dxa"/>
            <w:shd w:val="clear" w:color="000000" w:fill="D0CECE"/>
            <w:noWrap/>
            <w:vAlign w:val="center"/>
            <w:hideMark/>
            <w:tcPrChange w:id="437" w:author="Manuel Raul Livano Luna" w:date="2023-07-03T15:41:00Z">
              <w:tcPr>
                <w:tcW w:w="1120" w:type="dxa"/>
                <w:tcBorders>
                  <w:top w:val="single" w:sz="8" w:space="0" w:color="auto"/>
                  <w:left w:val="single" w:sz="4" w:space="0" w:color="auto"/>
                  <w:bottom w:val="single" w:sz="4" w:space="0" w:color="auto"/>
                  <w:right w:val="single" w:sz="4" w:space="0" w:color="auto"/>
                </w:tcBorders>
                <w:shd w:val="clear" w:color="000000" w:fill="D0CECE"/>
                <w:noWrap/>
                <w:vAlign w:val="center"/>
                <w:hideMark/>
              </w:tcPr>
            </w:tcPrChange>
          </w:tcPr>
          <w:p w14:paraId="1C52C0D5" w14:textId="77777777" w:rsidR="00986133" w:rsidRPr="00986133" w:rsidRDefault="00986133" w:rsidP="00986133">
            <w:pPr>
              <w:jc w:val="center"/>
              <w:rPr>
                <w:ins w:id="438" w:author="Manuel Raul Livano Luna" w:date="2023-07-03T15:40:00Z"/>
                <w:rFonts w:ascii="Arial Narrow" w:hAnsi="Arial Narrow" w:cs="Calibri"/>
                <w:b/>
                <w:bCs/>
                <w:color w:val="000000"/>
                <w:lang w:eastAsia="es-PE"/>
                <w:rPrChange w:id="439" w:author="Manuel Raul Livano Luna" w:date="2023-07-03T15:40:00Z">
                  <w:rPr>
                    <w:ins w:id="440" w:author="Manuel Raul Livano Luna" w:date="2023-07-03T15:40:00Z"/>
                    <w:rFonts w:ascii="Agency FB" w:hAnsi="Agency FB" w:cs="Calibri"/>
                    <w:b/>
                    <w:bCs/>
                    <w:color w:val="000000"/>
                    <w:sz w:val="26"/>
                    <w:szCs w:val="26"/>
                    <w:lang w:eastAsia="es-PE"/>
                  </w:rPr>
                </w:rPrChange>
              </w:rPr>
            </w:pPr>
            <w:ins w:id="441" w:author="Manuel Raul Livano Luna" w:date="2023-07-03T15:40:00Z">
              <w:r w:rsidRPr="00986133">
                <w:rPr>
                  <w:rFonts w:ascii="Arial Narrow" w:hAnsi="Arial Narrow" w:cs="Calibri"/>
                  <w:b/>
                  <w:bCs/>
                  <w:color w:val="000000"/>
                  <w:lang w:eastAsia="es-PE"/>
                  <w:rPrChange w:id="442" w:author="Manuel Raul Livano Luna" w:date="2023-07-03T15:40:00Z">
                    <w:rPr>
                      <w:rFonts w:ascii="Agency FB" w:hAnsi="Agency FB" w:cs="Calibri"/>
                      <w:b/>
                      <w:bCs/>
                      <w:color w:val="000000"/>
                      <w:sz w:val="26"/>
                      <w:szCs w:val="26"/>
                      <w:lang w:eastAsia="es-PE"/>
                    </w:rPr>
                  </w:rPrChange>
                </w:rPr>
                <w:t>DISTRITO</w:t>
              </w:r>
            </w:ins>
          </w:p>
        </w:tc>
        <w:tc>
          <w:tcPr>
            <w:tcW w:w="1383" w:type="dxa"/>
            <w:shd w:val="clear" w:color="000000" w:fill="D0CECE"/>
            <w:noWrap/>
            <w:vAlign w:val="center"/>
            <w:hideMark/>
            <w:tcPrChange w:id="443" w:author="Manuel Raul Livano Luna" w:date="2023-07-03T15:41:00Z">
              <w:tcPr>
                <w:tcW w:w="1383" w:type="dxa"/>
                <w:tcBorders>
                  <w:top w:val="single" w:sz="8" w:space="0" w:color="auto"/>
                  <w:left w:val="nil"/>
                  <w:bottom w:val="single" w:sz="4" w:space="0" w:color="auto"/>
                  <w:right w:val="single" w:sz="4" w:space="0" w:color="auto"/>
                </w:tcBorders>
                <w:shd w:val="clear" w:color="000000" w:fill="D0CECE"/>
                <w:noWrap/>
                <w:vAlign w:val="center"/>
                <w:hideMark/>
              </w:tcPr>
            </w:tcPrChange>
          </w:tcPr>
          <w:p w14:paraId="2DBC7915" w14:textId="77777777" w:rsidR="00986133" w:rsidRPr="00986133" w:rsidRDefault="00986133" w:rsidP="00986133">
            <w:pPr>
              <w:jc w:val="center"/>
              <w:rPr>
                <w:ins w:id="444" w:author="Manuel Raul Livano Luna" w:date="2023-07-03T15:40:00Z"/>
                <w:rFonts w:ascii="Arial Narrow" w:hAnsi="Arial Narrow" w:cs="Calibri"/>
                <w:b/>
                <w:bCs/>
                <w:color w:val="000000"/>
                <w:lang w:eastAsia="es-PE"/>
                <w:rPrChange w:id="445" w:author="Manuel Raul Livano Luna" w:date="2023-07-03T15:40:00Z">
                  <w:rPr>
                    <w:ins w:id="446" w:author="Manuel Raul Livano Luna" w:date="2023-07-03T15:40:00Z"/>
                    <w:rFonts w:ascii="Agency FB" w:hAnsi="Agency FB" w:cs="Calibri"/>
                    <w:b/>
                    <w:bCs/>
                    <w:color w:val="000000"/>
                    <w:sz w:val="26"/>
                    <w:szCs w:val="26"/>
                    <w:lang w:eastAsia="es-PE"/>
                  </w:rPr>
                </w:rPrChange>
              </w:rPr>
            </w:pPr>
            <w:ins w:id="447" w:author="Manuel Raul Livano Luna" w:date="2023-07-03T15:40:00Z">
              <w:r w:rsidRPr="00986133">
                <w:rPr>
                  <w:rFonts w:ascii="Arial Narrow" w:hAnsi="Arial Narrow" w:cs="Calibri"/>
                  <w:b/>
                  <w:bCs/>
                  <w:color w:val="000000"/>
                  <w:lang w:eastAsia="es-PE"/>
                  <w:rPrChange w:id="448" w:author="Manuel Raul Livano Luna" w:date="2023-07-03T15:40:00Z">
                    <w:rPr>
                      <w:rFonts w:ascii="Agency FB" w:hAnsi="Agency FB" w:cs="Calibri"/>
                      <w:b/>
                      <w:bCs/>
                      <w:color w:val="000000"/>
                      <w:sz w:val="26"/>
                      <w:szCs w:val="26"/>
                      <w:lang w:eastAsia="es-PE"/>
                    </w:rPr>
                  </w:rPrChange>
                </w:rPr>
                <w:t>LOCALIDAD</w:t>
              </w:r>
            </w:ins>
          </w:p>
        </w:tc>
        <w:tc>
          <w:tcPr>
            <w:tcW w:w="2680" w:type="dxa"/>
            <w:shd w:val="clear" w:color="000000" w:fill="D0CECE"/>
            <w:noWrap/>
            <w:vAlign w:val="center"/>
            <w:hideMark/>
            <w:tcPrChange w:id="449" w:author="Manuel Raul Livano Luna" w:date="2023-07-03T15:41:00Z">
              <w:tcPr>
                <w:tcW w:w="2680" w:type="dxa"/>
                <w:tcBorders>
                  <w:top w:val="single" w:sz="8" w:space="0" w:color="auto"/>
                  <w:left w:val="nil"/>
                  <w:bottom w:val="single" w:sz="4" w:space="0" w:color="auto"/>
                  <w:right w:val="single" w:sz="4" w:space="0" w:color="auto"/>
                </w:tcBorders>
                <w:shd w:val="clear" w:color="000000" w:fill="D0CECE"/>
                <w:noWrap/>
                <w:vAlign w:val="center"/>
                <w:hideMark/>
              </w:tcPr>
            </w:tcPrChange>
          </w:tcPr>
          <w:p w14:paraId="216C7B8F" w14:textId="77777777" w:rsidR="00986133" w:rsidRPr="00986133" w:rsidRDefault="00986133" w:rsidP="00986133">
            <w:pPr>
              <w:jc w:val="center"/>
              <w:rPr>
                <w:ins w:id="450" w:author="Manuel Raul Livano Luna" w:date="2023-07-03T15:40:00Z"/>
                <w:rFonts w:ascii="Arial Narrow" w:hAnsi="Arial Narrow" w:cs="Calibri"/>
                <w:b/>
                <w:bCs/>
                <w:color w:val="000000"/>
                <w:lang w:eastAsia="es-PE"/>
                <w:rPrChange w:id="451" w:author="Manuel Raul Livano Luna" w:date="2023-07-03T15:40:00Z">
                  <w:rPr>
                    <w:ins w:id="452" w:author="Manuel Raul Livano Luna" w:date="2023-07-03T15:40:00Z"/>
                    <w:rFonts w:ascii="Agency FB" w:hAnsi="Agency FB" w:cs="Calibri"/>
                    <w:b/>
                    <w:bCs/>
                    <w:color w:val="000000"/>
                    <w:sz w:val="26"/>
                    <w:szCs w:val="26"/>
                    <w:lang w:eastAsia="es-PE"/>
                  </w:rPr>
                </w:rPrChange>
              </w:rPr>
            </w:pPr>
            <w:ins w:id="453" w:author="Manuel Raul Livano Luna" w:date="2023-07-03T15:40:00Z">
              <w:r w:rsidRPr="00986133">
                <w:rPr>
                  <w:rFonts w:ascii="Arial Narrow" w:hAnsi="Arial Narrow" w:cs="Calibri"/>
                  <w:b/>
                  <w:bCs/>
                  <w:color w:val="000000"/>
                  <w:lang w:eastAsia="es-PE"/>
                  <w:rPrChange w:id="454" w:author="Manuel Raul Livano Luna" w:date="2023-07-03T15:40:00Z">
                    <w:rPr>
                      <w:rFonts w:ascii="Agency FB" w:hAnsi="Agency FB" w:cs="Calibri"/>
                      <w:b/>
                      <w:bCs/>
                      <w:color w:val="000000"/>
                      <w:sz w:val="26"/>
                      <w:szCs w:val="26"/>
                      <w:lang w:eastAsia="es-PE"/>
                    </w:rPr>
                  </w:rPrChange>
                </w:rPr>
                <w:t>II.EE</w:t>
              </w:r>
            </w:ins>
          </w:p>
        </w:tc>
        <w:tc>
          <w:tcPr>
            <w:tcW w:w="1057" w:type="dxa"/>
            <w:shd w:val="clear" w:color="000000" w:fill="D0CECE"/>
            <w:vAlign w:val="center"/>
            <w:hideMark/>
            <w:tcPrChange w:id="455" w:author="Manuel Raul Livano Luna" w:date="2023-07-03T15:41:00Z">
              <w:tcPr>
                <w:tcW w:w="1057" w:type="dxa"/>
                <w:tcBorders>
                  <w:top w:val="single" w:sz="8" w:space="0" w:color="auto"/>
                  <w:left w:val="nil"/>
                  <w:bottom w:val="single" w:sz="4" w:space="0" w:color="auto"/>
                  <w:right w:val="single" w:sz="4" w:space="0" w:color="auto"/>
                </w:tcBorders>
                <w:shd w:val="clear" w:color="000000" w:fill="D0CECE"/>
                <w:vAlign w:val="center"/>
                <w:hideMark/>
              </w:tcPr>
            </w:tcPrChange>
          </w:tcPr>
          <w:p w14:paraId="59CCD4D8" w14:textId="77777777" w:rsidR="00986133" w:rsidRPr="00986133" w:rsidRDefault="00986133" w:rsidP="00986133">
            <w:pPr>
              <w:jc w:val="center"/>
              <w:rPr>
                <w:ins w:id="456" w:author="Manuel Raul Livano Luna" w:date="2023-07-03T15:40:00Z"/>
                <w:rFonts w:ascii="Arial Narrow" w:hAnsi="Arial Narrow" w:cs="Calibri"/>
                <w:b/>
                <w:bCs/>
                <w:color w:val="000000"/>
                <w:lang w:eastAsia="es-PE"/>
                <w:rPrChange w:id="457" w:author="Manuel Raul Livano Luna" w:date="2023-07-03T15:40:00Z">
                  <w:rPr>
                    <w:ins w:id="458" w:author="Manuel Raul Livano Luna" w:date="2023-07-03T15:40:00Z"/>
                    <w:rFonts w:ascii="Agency FB" w:hAnsi="Agency FB" w:cs="Calibri"/>
                    <w:b/>
                    <w:bCs/>
                    <w:color w:val="000000"/>
                    <w:sz w:val="26"/>
                    <w:szCs w:val="26"/>
                    <w:lang w:eastAsia="es-PE"/>
                  </w:rPr>
                </w:rPrChange>
              </w:rPr>
            </w:pPr>
            <w:ins w:id="459" w:author="Manuel Raul Livano Luna" w:date="2023-07-03T15:40:00Z">
              <w:r w:rsidRPr="00986133">
                <w:rPr>
                  <w:rFonts w:ascii="Arial Narrow" w:hAnsi="Arial Narrow" w:cs="Calibri"/>
                  <w:b/>
                  <w:bCs/>
                  <w:color w:val="000000"/>
                  <w:lang w:eastAsia="es-PE"/>
                  <w:rPrChange w:id="460" w:author="Manuel Raul Livano Luna" w:date="2023-07-03T15:40:00Z">
                    <w:rPr>
                      <w:rFonts w:ascii="Agency FB" w:hAnsi="Agency FB" w:cs="Calibri"/>
                      <w:b/>
                      <w:bCs/>
                      <w:color w:val="000000"/>
                      <w:sz w:val="26"/>
                      <w:szCs w:val="26"/>
                      <w:lang w:eastAsia="es-PE"/>
                    </w:rPr>
                  </w:rPrChange>
                </w:rPr>
                <w:t>Laptop para estudiantes</w:t>
              </w:r>
            </w:ins>
          </w:p>
        </w:tc>
        <w:tc>
          <w:tcPr>
            <w:tcW w:w="913" w:type="dxa"/>
            <w:shd w:val="clear" w:color="000000" w:fill="D0CECE"/>
            <w:vAlign w:val="center"/>
            <w:hideMark/>
            <w:tcPrChange w:id="461" w:author="Manuel Raul Livano Luna" w:date="2023-07-03T15:41:00Z">
              <w:tcPr>
                <w:tcW w:w="913" w:type="dxa"/>
                <w:tcBorders>
                  <w:top w:val="single" w:sz="8" w:space="0" w:color="auto"/>
                  <w:left w:val="nil"/>
                  <w:bottom w:val="single" w:sz="4" w:space="0" w:color="auto"/>
                  <w:right w:val="single" w:sz="4" w:space="0" w:color="auto"/>
                </w:tcBorders>
                <w:shd w:val="clear" w:color="000000" w:fill="D0CECE"/>
                <w:vAlign w:val="center"/>
                <w:hideMark/>
              </w:tcPr>
            </w:tcPrChange>
          </w:tcPr>
          <w:p w14:paraId="220E4FA4" w14:textId="77777777" w:rsidR="00986133" w:rsidRPr="00986133" w:rsidRDefault="00986133" w:rsidP="00986133">
            <w:pPr>
              <w:jc w:val="center"/>
              <w:rPr>
                <w:ins w:id="462" w:author="Manuel Raul Livano Luna" w:date="2023-07-03T15:40:00Z"/>
                <w:rFonts w:ascii="Arial Narrow" w:hAnsi="Arial Narrow" w:cs="Calibri"/>
                <w:b/>
                <w:bCs/>
                <w:color w:val="000000"/>
                <w:lang w:eastAsia="es-PE"/>
                <w:rPrChange w:id="463" w:author="Manuel Raul Livano Luna" w:date="2023-07-03T15:40:00Z">
                  <w:rPr>
                    <w:ins w:id="464" w:author="Manuel Raul Livano Luna" w:date="2023-07-03T15:40:00Z"/>
                    <w:rFonts w:ascii="Agency FB" w:hAnsi="Agency FB" w:cs="Calibri"/>
                    <w:b/>
                    <w:bCs/>
                    <w:color w:val="000000"/>
                    <w:sz w:val="26"/>
                    <w:szCs w:val="26"/>
                    <w:lang w:eastAsia="es-PE"/>
                  </w:rPr>
                </w:rPrChange>
              </w:rPr>
            </w:pPr>
            <w:ins w:id="465" w:author="Manuel Raul Livano Luna" w:date="2023-07-03T15:40:00Z">
              <w:r w:rsidRPr="00986133">
                <w:rPr>
                  <w:rFonts w:ascii="Arial Narrow" w:hAnsi="Arial Narrow" w:cs="Calibri"/>
                  <w:b/>
                  <w:bCs/>
                  <w:color w:val="000000"/>
                  <w:lang w:eastAsia="es-PE"/>
                  <w:rPrChange w:id="466" w:author="Manuel Raul Livano Luna" w:date="2023-07-03T15:40:00Z">
                    <w:rPr>
                      <w:rFonts w:ascii="Agency FB" w:hAnsi="Agency FB" w:cs="Calibri"/>
                      <w:b/>
                      <w:bCs/>
                      <w:color w:val="000000"/>
                      <w:sz w:val="26"/>
                      <w:szCs w:val="26"/>
                      <w:lang w:eastAsia="es-PE"/>
                    </w:rPr>
                  </w:rPrChange>
                </w:rPr>
                <w:t>Laptop para docentes</w:t>
              </w:r>
            </w:ins>
          </w:p>
        </w:tc>
      </w:tr>
      <w:tr w:rsidR="00986133" w:rsidRPr="00986133" w14:paraId="71F7F1F2" w14:textId="77777777" w:rsidTr="00986133">
        <w:trPr>
          <w:trHeight w:val="47"/>
          <w:jc w:val="center"/>
          <w:ins w:id="467" w:author="Manuel Raul Livano Luna" w:date="2023-07-03T15:40:00Z"/>
          <w:trPrChange w:id="468" w:author="Manuel Raul Livano Luna" w:date="2023-07-03T15:41:00Z">
            <w:trPr>
              <w:trHeight w:val="336"/>
              <w:jc w:val="center"/>
            </w:trPr>
          </w:trPrChange>
        </w:trPr>
        <w:tc>
          <w:tcPr>
            <w:tcW w:w="1701" w:type="dxa"/>
            <w:shd w:val="clear" w:color="auto" w:fill="auto"/>
            <w:noWrap/>
            <w:vAlign w:val="center"/>
            <w:hideMark/>
            <w:tcPrChange w:id="469"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26FF1B1" w14:textId="77777777" w:rsidR="00986133" w:rsidRPr="00986133" w:rsidRDefault="00986133" w:rsidP="00986133">
            <w:pPr>
              <w:jc w:val="center"/>
              <w:rPr>
                <w:ins w:id="470" w:author="Manuel Raul Livano Luna" w:date="2023-07-03T15:40:00Z"/>
                <w:rFonts w:ascii="Arial Narrow" w:hAnsi="Arial Narrow" w:cs="Calibri"/>
                <w:color w:val="000000"/>
                <w:lang w:eastAsia="es-PE"/>
                <w:rPrChange w:id="471" w:author="Manuel Raul Livano Luna" w:date="2023-07-03T15:40:00Z">
                  <w:rPr>
                    <w:ins w:id="472" w:author="Manuel Raul Livano Luna" w:date="2023-07-03T15:40:00Z"/>
                    <w:rFonts w:ascii="Agency FB" w:hAnsi="Agency FB" w:cs="Calibri"/>
                    <w:color w:val="000000"/>
                    <w:sz w:val="26"/>
                    <w:szCs w:val="26"/>
                    <w:lang w:eastAsia="es-PE"/>
                  </w:rPr>
                </w:rPrChange>
              </w:rPr>
            </w:pPr>
            <w:ins w:id="473" w:author="Manuel Raul Livano Luna" w:date="2023-07-03T15:40:00Z">
              <w:r w:rsidRPr="00986133">
                <w:rPr>
                  <w:rFonts w:ascii="Arial Narrow" w:hAnsi="Arial Narrow" w:cs="Calibri"/>
                  <w:color w:val="000000"/>
                  <w:lang w:eastAsia="es-PE"/>
                  <w:rPrChange w:id="474" w:author="Manuel Raul Livano Luna" w:date="2023-07-03T15:40:00Z">
                    <w:rPr>
                      <w:rFonts w:ascii="Agency FB" w:hAnsi="Agency FB" w:cs="Calibri"/>
                      <w:color w:val="000000"/>
                      <w:sz w:val="26"/>
                      <w:szCs w:val="26"/>
                      <w:lang w:eastAsia="es-PE"/>
                    </w:rPr>
                  </w:rPrChange>
                </w:rPr>
                <w:t>Anco-Huallo</w:t>
              </w:r>
            </w:ins>
          </w:p>
        </w:tc>
        <w:tc>
          <w:tcPr>
            <w:tcW w:w="1383" w:type="dxa"/>
            <w:shd w:val="clear" w:color="auto" w:fill="auto"/>
            <w:noWrap/>
            <w:vAlign w:val="center"/>
            <w:hideMark/>
            <w:tcPrChange w:id="47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5B97F575" w14:textId="77777777" w:rsidR="00986133" w:rsidRPr="00986133" w:rsidRDefault="00986133" w:rsidP="00986133">
            <w:pPr>
              <w:jc w:val="center"/>
              <w:rPr>
                <w:ins w:id="476" w:author="Manuel Raul Livano Luna" w:date="2023-07-03T15:40:00Z"/>
                <w:rFonts w:ascii="Arial Narrow" w:hAnsi="Arial Narrow" w:cs="Calibri"/>
                <w:color w:val="000000"/>
                <w:lang w:eastAsia="es-PE"/>
                <w:rPrChange w:id="477" w:author="Manuel Raul Livano Luna" w:date="2023-07-03T15:40:00Z">
                  <w:rPr>
                    <w:ins w:id="478" w:author="Manuel Raul Livano Luna" w:date="2023-07-03T15:40:00Z"/>
                    <w:rFonts w:ascii="Agency FB" w:hAnsi="Agency FB" w:cs="Calibri"/>
                    <w:color w:val="000000"/>
                    <w:sz w:val="26"/>
                    <w:szCs w:val="26"/>
                    <w:lang w:eastAsia="es-PE"/>
                  </w:rPr>
                </w:rPrChange>
              </w:rPr>
            </w:pPr>
            <w:ins w:id="479" w:author="Manuel Raul Livano Luna" w:date="2023-07-03T15:40:00Z">
              <w:r w:rsidRPr="00986133">
                <w:rPr>
                  <w:rFonts w:ascii="Arial Narrow" w:hAnsi="Arial Narrow" w:cs="Calibri"/>
                  <w:color w:val="000000"/>
                  <w:lang w:eastAsia="es-PE"/>
                  <w:rPrChange w:id="480" w:author="Manuel Raul Livano Luna" w:date="2023-07-03T15:40:00Z">
                    <w:rPr>
                      <w:rFonts w:ascii="Agency FB" w:hAnsi="Agency FB" w:cs="Calibri"/>
                      <w:color w:val="000000"/>
                      <w:sz w:val="26"/>
                      <w:szCs w:val="26"/>
                      <w:lang w:eastAsia="es-PE"/>
                    </w:rPr>
                  </w:rPrChange>
                </w:rPr>
                <w:t>Totorabamba</w:t>
              </w:r>
            </w:ins>
          </w:p>
        </w:tc>
        <w:tc>
          <w:tcPr>
            <w:tcW w:w="2680" w:type="dxa"/>
            <w:shd w:val="clear" w:color="auto" w:fill="auto"/>
            <w:noWrap/>
            <w:vAlign w:val="center"/>
            <w:hideMark/>
            <w:tcPrChange w:id="481"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C953C00" w14:textId="77777777" w:rsidR="00986133" w:rsidRPr="00986133" w:rsidRDefault="00986133" w:rsidP="00986133">
            <w:pPr>
              <w:rPr>
                <w:ins w:id="482" w:author="Manuel Raul Livano Luna" w:date="2023-07-03T15:40:00Z"/>
                <w:rFonts w:ascii="Arial Narrow" w:hAnsi="Arial Narrow" w:cs="Calibri"/>
                <w:color w:val="000000"/>
                <w:lang w:eastAsia="es-PE"/>
                <w:rPrChange w:id="483" w:author="Manuel Raul Livano Luna" w:date="2023-07-03T15:40:00Z">
                  <w:rPr>
                    <w:ins w:id="484" w:author="Manuel Raul Livano Luna" w:date="2023-07-03T15:40:00Z"/>
                    <w:rFonts w:ascii="Agency FB" w:hAnsi="Agency FB" w:cs="Calibri"/>
                    <w:color w:val="000000"/>
                    <w:sz w:val="26"/>
                    <w:szCs w:val="26"/>
                    <w:lang w:eastAsia="es-PE"/>
                  </w:rPr>
                </w:rPrChange>
              </w:rPr>
            </w:pPr>
            <w:ins w:id="485" w:author="Manuel Raul Livano Luna" w:date="2023-07-03T15:40:00Z">
              <w:r w:rsidRPr="00986133">
                <w:rPr>
                  <w:rFonts w:ascii="Arial Narrow" w:hAnsi="Arial Narrow" w:cs="Calibri"/>
                  <w:color w:val="000000"/>
                  <w:lang w:eastAsia="es-PE"/>
                  <w:rPrChange w:id="486" w:author="Manuel Raul Livano Luna" w:date="2023-07-03T15:40:00Z">
                    <w:rPr>
                      <w:rFonts w:ascii="Agency FB" w:hAnsi="Agency FB" w:cs="Calibri"/>
                      <w:color w:val="000000"/>
                      <w:sz w:val="26"/>
                      <w:szCs w:val="26"/>
                      <w:lang w:eastAsia="es-PE"/>
                    </w:rPr>
                  </w:rPrChange>
                </w:rPr>
                <w:t>Daniel Alcides Carrión</w:t>
              </w:r>
            </w:ins>
          </w:p>
        </w:tc>
        <w:tc>
          <w:tcPr>
            <w:tcW w:w="1057" w:type="dxa"/>
            <w:shd w:val="clear" w:color="auto" w:fill="auto"/>
            <w:noWrap/>
            <w:vAlign w:val="center"/>
            <w:hideMark/>
            <w:tcPrChange w:id="487"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642BC3CF" w14:textId="77777777" w:rsidR="00986133" w:rsidRPr="00986133" w:rsidRDefault="00986133" w:rsidP="00986133">
            <w:pPr>
              <w:jc w:val="center"/>
              <w:rPr>
                <w:ins w:id="488" w:author="Manuel Raul Livano Luna" w:date="2023-07-03T15:40:00Z"/>
                <w:rFonts w:ascii="Arial Narrow" w:hAnsi="Arial Narrow" w:cs="Calibri"/>
                <w:color w:val="000000"/>
                <w:lang w:eastAsia="es-PE"/>
                <w:rPrChange w:id="489" w:author="Manuel Raul Livano Luna" w:date="2023-07-03T15:40:00Z">
                  <w:rPr>
                    <w:ins w:id="490" w:author="Manuel Raul Livano Luna" w:date="2023-07-03T15:40:00Z"/>
                    <w:rFonts w:ascii="Agency FB" w:hAnsi="Agency FB" w:cs="Calibri"/>
                    <w:color w:val="000000"/>
                    <w:sz w:val="26"/>
                    <w:szCs w:val="26"/>
                    <w:lang w:eastAsia="es-PE"/>
                  </w:rPr>
                </w:rPrChange>
              </w:rPr>
            </w:pPr>
            <w:ins w:id="491" w:author="Manuel Raul Livano Luna" w:date="2023-07-03T15:40:00Z">
              <w:r w:rsidRPr="00986133">
                <w:rPr>
                  <w:rFonts w:ascii="Arial Narrow" w:hAnsi="Arial Narrow" w:cs="Calibri"/>
                  <w:color w:val="000000"/>
                  <w:lang w:eastAsia="es-PE"/>
                  <w:rPrChange w:id="492"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Change w:id="493"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E03C70B" w14:textId="77777777" w:rsidR="00986133" w:rsidRPr="00986133" w:rsidRDefault="00986133" w:rsidP="00986133">
            <w:pPr>
              <w:jc w:val="center"/>
              <w:rPr>
                <w:ins w:id="494" w:author="Manuel Raul Livano Luna" w:date="2023-07-03T15:40:00Z"/>
                <w:rFonts w:ascii="Arial Narrow" w:hAnsi="Arial Narrow" w:cs="Calibri"/>
                <w:color w:val="000000"/>
                <w:lang w:eastAsia="es-PE"/>
                <w:rPrChange w:id="495" w:author="Manuel Raul Livano Luna" w:date="2023-07-03T15:40:00Z">
                  <w:rPr>
                    <w:ins w:id="496" w:author="Manuel Raul Livano Luna" w:date="2023-07-03T15:40:00Z"/>
                    <w:rFonts w:ascii="Agency FB" w:hAnsi="Agency FB" w:cs="Calibri"/>
                    <w:color w:val="000000"/>
                    <w:sz w:val="26"/>
                    <w:szCs w:val="26"/>
                    <w:lang w:eastAsia="es-PE"/>
                  </w:rPr>
                </w:rPrChange>
              </w:rPr>
            </w:pPr>
            <w:ins w:id="497" w:author="Manuel Raul Livano Luna" w:date="2023-07-03T15:40:00Z">
              <w:r w:rsidRPr="00986133">
                <w:rPr>
                  <w:rFonts w:ascii="Arial Narrow" w:hAnsi="Arial Narrow" w:cs="Calibri"/>
                  <w:color w:val="000000"/>
                  <w:lang w:eastAsia="es-PE"/>
                  <w:rPrChange w:id="498" w:author="Manuel Raul Livano Luna" w:date="2023-07-03T15:40:00Z">
                    <w:rPr>
                      <w:rFonts w:ascii="Agency FB" w:hAnsi="Agency FB" w:cs="Calibri"/>
                      <w:color w:val="000000"/>
                      <w:sz w:val="26"/>
                      <w:szCs w:val="26"/>
                      <w:lang w:eastAsia="es-PE"/>
                    </w:rPr>
                  </w:rPrChange>
                </w:rPr>
                <w:t>10</w:t>
              </w:r>
            </w:ins>
          </w:p>
        </w:tc>
      </w:tr>
      <w:tr w:rsidR="00986133" w:rsidRPr="00986133" w14:paraId="2D4D77E2" w14:textId="77777777" w:rsidTr="00986133">
        <w:trPr>
          <w:trHeight w:val="47"/>
          <w:jc w:val="center"/>
          <w:ins w:id="499" w:author="Manuel Raul Livano Luna" w:date="2023-07-03T15:40:00Z"/>
          <w:trPrChange w:id="500" w:author="Manuel Raul Livano Luna" w:date="2023-07-03T15:41:00Z">
            <w:trPr>
              <w:trHeight w:val="336"/>
              <w:jc w:val="center"/>
            </w:trPr>
          </w:trPrChange>
        </w:trPr>
        <w:tc>
          <w:tcPr>
            <w:tcW w:w="1701" w:type="dxa"/>
            <w:shd w:val="clear" w:color="auto" w:fill="auto"/>
            <w:noWrap/>
            <w:vAlign w:val="center"/>
            <w:hideMark/>
            <w:tcPrChange w:id="501"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09C1FB" w14:textId="77777777" w:rsidR="00986133" w:rsidRPr="00986133" w:rsidRDefault="00986133" w:rsidP="00986133">
            <w:pPr>
              <w:jc w:val="center"/>
              <w:rPr>
                <w:ins w:id="502" w:author="Manuel Raul Livano Luna" w:date="2023-07-03T15:40:00Z"/>
                <w:rFonts w:ascii="Arial Narrow" w:hAnsi="Arial Narrow" w:cs="Calibri"/>
                <w:color w:val="000000"/>
                <w:lang w:eastAsia="es-PE"/>
                <w:rPrChange w:id="503" w:author="Manuel Raul Livano Luna" w:date="2023-07-03T15:40:00Z">
                  <w:rPr>
                    <w:ins w:id="504" w:author="Manuel Raul Livano Luna" w:date="2023-07-03T15:40:00Z"/>
                    <w:rFonts w:ascii="Agency FB" w:hAnsi="Agency FB" w:cs="Calibri"/>
                    <w:color w:val="000000"/>
                    <w:sz w:val="26"/>
                    <w:szCs w:val="26"/>
                    <w:lang w:eastAsia="es-PE"/>
                  </w:rPr>
                </w:rPrChange>
              </w:rPr>
            </w:pPr>
            <w:ins w:id="505" w:author="Manuel Raul Livano Luna" w:date="2023-07-03T15:40:00Z">
              <w:r w:rsidRPr="00986133">
                <w:rPr>
                  <w:rFonts w:ascii="Arial Narrow" w:hAnsi="Arial Narrow" w:cs="Calibri"/>
                  <w:color w:val="000000"/>
                  <w:lang w:eastAsia="es-PE"/>
                  <w:rPrChange w:id="506" w:author="Manuel Raul Livano Luna" w:date="2023-07-03T15:40:00Z">
                    <w:rPr>
                      <w:rFonts w:ascii="Agency FB" w:hAnsi="Agency FB" w:cs="Calibri"/>
                      <w:color w:val="000000"/>
                      <w:sz w:val="26"/>
                      <w:szCs w:val="26"/>
                      <w:lang w:eastAsia="es-PE"/>
                    </w:rPr>
                  </w:rPrChange>
                </w:rPr>
                <w:t>Anco-Huallo</w:t>
              </w:r>
            </w:ins>
          </w:p>
        </w:tc>
        <w:tc>
          <w:tcPr>
            <w:tcW w:w="1383" w:type="dxa"/>
            <w:shd w:val="clear" w:color="auto" w:fill="auto"/>
            <w:noWrap/>
            <w:vAlign w:val="center"/>
            <w:hideMark/>
            <w:tcPrChange w:id="507"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216397C5" w14:textId="77777777" w:rsidR="00986133" w:rsidRPr="00986133" w:rsidRDefault="00986133" w:rsidP="00986133">
            <w:pPr>
              <w:jc w:val="center"/>
              <w:rPr>
                <w:ins w:id="508" w:author="Manuel Raul Livano Luna" w:date="2023-07-03T15:40:00Z"/>
                <w:rFonts w:ascii="Arial Narrow" w:hAnsi="Arial Narrow" w:cs="Calibri"/>
                <w:color w:val="000000"/>
                <w:lang w:eastAsia="es-PE"/>
                <w:rPrChange w:id="509" w:author="Manuel Raul Livano Luna" w:date="2023-07-03T15:40:00Z">
                  <w:rPr>
                    <w:ins w:id="510" w:author="Manuel Raul Livano Luna" w:date="2023-07-03T15:40:00Z"/>
                    <w:rFonts w:ascii="Agency FB" w:hAnsi="Agency FB" w:cs="Calibri"/>
                    <w:color w:val="000000"/>
                    <w:sz w:val="26"/>
                    <w:szCs w:val="26"/>
                    <w:lang w:eastAsia="es-PE"/>
                  </w:rPr>
                </w:rPrChange>
              </w:rPr>
            </w:pPr>
            <w:ins w:id="511" w:author="Manuel Raul Livano Luna" w:date="2023-07-03T15:40:00Z">
              <w:r w:rsidRPr="00986133">
                <w:rPr>
                  <w:rFonts w:ascii="Arial Narrow" w:hAnsi="Arial Narrow" w:cs="Calibri"/>
                  <w:color w:val="000000"/>
                  <w:lang w:eastAsia="es-PE"/>
                  <w:rPrChange w:id="512" w:author="Manuel Raul Livano Luna" w:date="2023-07-03T15:40:00Z">
                    <w:rPr>
                      <w:rFonts w:ascii="Agency FB" w:hAnsi="Agency FB" w:cs="Calibri"/>
                      <w:color w:val="000000"/>
                      <w:sz w:val="26"/>
                      <w:szCs w:val="26"/>
                      <w:lang w:eastAsia="es-PE"/>
                    </w:rPr>
                  </w:rPrChange>
                </w:rPr>
                <w:t>Chalhuani</w:t>
              </w:r>
            </w:ins>
          </w:p>
        </w:tc>
        <w:tc>
          <w:tcPr>
            <w:tcW w:w="2680" w:type="dxa"/>
            <w:shd w:val="clear" w:color="auto" w:fill="auto"/>
            <w:noWrap/>
            <w:vAlign w:val="center"/>
            <w:hideMark/>
            <w:tcPrChange w:id="513"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2986E21F" w14:textId="77777777" w:rsidR="00986133" w:rsidRPr="00986133" w:rsidRDefault="00986133" w:rsidP="00986133">
            <w:pPr>
              <w:rPr>
                <w:ins w:id="514" w:author="Manuel Raul Livano Luna" w:date="2023-07-03T15:40:00Z"/>
                <w:rFonts w:ascii="Arial Narrow" w:hAnsi="Arial Narrow" w:cs="Calibri"/>
                <w:color w:val="000000"/>
                <w:lang w:eastAsia="es-PE"/>
                <w:rPrChange w:id="515" w:author="Manuel Raul Livano Luna" w:date="2023-07-03T15:40:00Z">
                  <w:rPr>
                    <w:ins w:id="516" w:author="Manuel Raul Livano Luna" w:date="2023-07-03T15:40:00Z"/>
                    <w:rFonts w:ascii="Agency FB" w:hAnsi="Agency FB" w:cs="Calibri"/>
                    <w:color w:val="000000"/>
                    <w:sz w:val="26"/>
                    <w:szCs w:val="26"/>
                    <w:lang w:eastAsia="es-PE"/>
                  </w:rPr>
                </w:rPrChange>
              </w:rPr>
            </w:pPr>
            <w:ins w:id="517" w:author="Manuel Raul Livano Luna" w:date="2023-07-03T15:40:00Z">
              <w:r w:rsidRPr="00986133">
                <w:rPr>
                  <w:rFonts w:ascii="Arial Narrow" w:hAnsi="Arial Narrow" w:cs="Calibri"/>
                  <w:color w:val="000000"/>
                  <w:lang w:eastAsia="es-PE"/>
                  <w:rPrChange w:id="518" w:author="Manuel Raul Livano Luna" w:date="2023-07-03T15:40:00Z">
                    <w:rPr>
                      <w:rFonts w:ascii="Agency FB" w:hAnsi="Agency FB" w:cs="Calibri"/>
                      <w:color w:val="000000"/>
                      <w:sz w:val="26"/>
                      <w:szCs w:val="26"/>
                      <w:lang w:eastAsia="es-PE"/>
                    </w:rPr>
                  </w:rPrChange>
                </w:rPr>
                <w:t>Las Américas</w:t>
              </w:r>
            </w:ins>
          </w:p>
        </w:tc>
        <w:tc>
          <w:tcPr>
            <w:tcW w:w="1057" w:type="dxa"/>
            <w:shd w:val="clear" w:color="auto" w:fill="auto"/>
            <w:noWrap/>
            <w:vAlign w:val="center"/>
            <w:hideMark/>
            <w:tcPrChange w:id="519"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369D79DB" w14:textId="77777777" w:rsidR="00986133" w:rsidRPr="00986133" w:rsidRDefault="00986133" w:rsidP="00986133">
            <w:pPr>
              <w:jc w:val="center"/>
              <w:rPr>
                <w:ins w:id="520" w:author="Manuel Raul Livano Luna" w:date="2023-07-03T15:40:00Z"/>
                <w:rFonts w:ascii="Arial Narrow" w:hAnsi="Arial Narrow" w:cs="Calibri"/>
                <w:color w:val="000000"/>
                <w:lang w:eastAsia="es-PE"/>
                <w:rPrChange w:id="521" w:author="Manuel Raul Livano Luna" w:date="2023-07-03T15:40:00Z">
                  <w:rPr>
                    <w:ins w:id="522" w:author="Manuel Raul Livano Luna" w:date="2023-07-03T15:40:00Z"/>
                    <w:rFonts w:ascii="Agency FB" w:hAnsi="Agency FB" w:cs="Calibri"/>
                    <w:color w:val="000000"/>
                    <w:sz w:val="26"/>
                    <w:szCs w:val="26"/>
                    <w:lang w:eastAsia="es-PE"/>
                  </w:rPr>
                </w:rPrChange>
              </w:rPr>
            </w:pPr>
            <w:ins w:id="523" w:author="Manuel Raul Livano Luna" w:date="2023-07-03T15:40:00Z">
              <w:r w:rsidRPr="00986133">
                <w:rPr>
                  <w:rFonts w:ascii="Arial Narrow" w:hAnsi="Arial Narrow" w:cs="Calibri"/>
                  <w:color w:val="000000"/>
                  <w:lang w:eastAsia="es-PE"/>
                  <w:rPrChange w:id="524" w:author="Manuel Raul Livano Luna" w:date="2023-07-03T15:40:00Z">
                    <w:rPr>
                      <w:rFonts w:ascii="Agency FB" w:hAnsi="Agency FB" w:cs="Calibri"/>
                      <w:color w:val="000000"/>
                      <w:sz w:val="26"/>
                      <w:szCs w:val="26"/>
                      <w:lang w:eastAsia="es-PE"/>
                    </w:rPr>
                  </w:rPrChange>
                </w:rPr>
                <w:t>45</w:t>
              </w:r>
            </w:ins>
          </w:p>
        </w:tc>
        <w:tc>
          <w:tcPr>
            <w:tcW w:w="913" w:type="dxa"/>
            <w:shd w:val="clear" w:color="auto" w:fill="auto"/>
            <w:noWrap/>
            <w:vAlign w:val="center"/>
            <w:hideMark/>
            <w:tcPrChange w:id="525"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258A20C" w14:textId="77777777" w:rsidR="00986133" w:rsidRPr="00986133" w:rsidRDefault="00986133" w:rsidP="00986133">
            <w:pPr>
              <w:jc w:val="center"/>
              <w:rPr>
                <w:ins w:id="526" w:author="Manuel Raul Livano Luna" w:date="2023-07-03T15:40:00Z"/>
                <w:rFonts w:ascii="Arial Narrow" w:hAnsi="Arial Narrow" w:cs="Calibri"/>
                <w:color w:val="000000"/>
                <w:lang w:eastAsia="es-PE"/>
                <w:rPrChange w:id="527" w:author="Manuel Raul Livano Luna" w:date="2023-07-03T15:40:00Z">
                  <w:rPr>
                    <w:ins w:id="528" w:author="Manuel Raul Livano Luna" w:date="2023-07-03T15:40:00Z"/>
                    <w:rFonts w:ascii="Agency FB" w:hAnsi="Agency FB" w:cs="Calibri"/>
                    <w:color w:val="000000"/>
                    <w:sz w:val="26"/>
                    <w:szCs w:val="26"/>
                    <w:lang w:eastAsia="es-PE"/>
                  </w:rPr>
                </w:rPrChange>
              </w:rPr>
            </w:pPr>
            <w:ins w:id="529" w:author="Manuel Raul Livano Luna" w:date="2023-07-03T15:40:00Z">
              <w:r w:rsidRPr="00986133">
                <w:rPr>
                  <w:rFonts w:ascii="Arial Narrow" w:hAnsi="Arial Narrow" w:cs="Calibri"/>
                  <w:color w:val="000000"/>
                  <w:lang w:eastAsia="es-PE"/>
                  <w:rPrChange w:id="530" w:author="Manuel Raul Livano Luna" w:date="2023-07-03T15:40:00Z">
                    <w:rPr>
                      <w:rFonts w:ascii="Agency FB" w:hAnsi="Agency FB" w:cs="Calibri"/>
                      <w:color w:val="000000"/>
                      <w:sz w:val="26"/>
                      <w:szCs w:val="26"/>
                      <w:lang w:eastAsia="es-PE"/>
                    </w:rPr>
                  </w:rPrChange>
                </w:rPr>
                <w:t>8</w:t>
              </w:r>
            </w:ins>
          </w:p>
        </w:tc>
      </w:tr>
      <w:tr w:rsidR="00986133" w:rsidRPr="00986133" w14:paraId="37DBC454" w14:textId="77777777" w:rsidTr="00986133">
        <w:trPr>
          <w:trHeight w:val="47"/>
          <w:jc w:val="center"/>
          <w:ins w:id="531" w:author="Manuel Raul Livano Luna" w:date="2023-07-03T15:40:00Z"/>
          <w:trPrChange w:id="532" w:author="Manuel Raul Livano Luna" w:date="2023-07-03T15:41:00Z">
            <w:trPr>
              <w:trHeight w:val="336"/>
              <w:jc w:val="center"/>
            </w:trPr>
          </w:trPrChange>
        </w:trPr>
        <w:tc>
          <w:tcPr>
            <w:tcW w:w="1701" w:type="dxa"/>
            <w:shd w:val="clear" w:color="auto" w:fill="auto"/>
            <w:noWrap/>
            <w:vAlign w:val="center"/>
            <w:hideMark/>
            <w:tcPrChange w:id="533"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FCE48F" w14:textId="77777777" w:rsidR="00986133" w:rsidRPr="00986133" w:rsidRDefault="00986133" w:rsidP="00986133">
            <w:pPr>
              <w:jc w:val="center"/>
              <w:rPr>
                <w:ins w:id="534" w:author="Manuel Raul Livano Luna" w:date="2023-07-03T15:40:00Z"/>
                <w:rFonts w:ascii="Arial Narrow" w:hAnsi="Arial Narrow" w:cs="Calibri"/>
                <w:color w:val="000000"/>
                <w:lang w:eastAsia="es-PE"/>
                <w:rPrChange w:id="535" w:author="Manuel Raul Livano Luna" w:date="2023-07-03T15:40:00Z">
                  <w:rPr>
                    <w:ins w:id="536" w:author="Manuel Raul Livano Luna" w:date="2023-07-03T15:40:00Z"/>
                    <w:rFonts w:ascii="Agency FB" w:hAnsi="Agency FB" w:cs="Calibri"/>
                    <w:color w:val="000000"/>
                    <w:sz w:val="26"/>
                    <w:szCs w:val="26"/>
                    <w:lang w:eastAsia="es-PE"/>
                  </w:rPr>
                </w:rPrChange>
              </w:rPr>
            </w:pPr>
            <w:ins w:id="537" w:author="Manuel Raul Livano Luna" w:date="2023-07-03T15:40:00Z">
              <w:r w:rsidRPr="00986133">
                <w:rPr>
                  <w:rFonts w:ascii="Arial Narrow" w:hAnsi="Arial Narrow" w:cs="Calibri"/>
                  <w:color w:val="000000"/>
                  <w:lang w:eastAsia="es-PE"/>
                  <w:rPrChange w:id="538" w:author="Manuel Raul Livano Luna" w:date="2023-07-03T15:40:00Z">
                    <w:rPr>
                      <w:rFonts w:ascii="Agency FB" w:hAnsi="Agency FB" w:cs="Calibri"/>
                      <w:color w:val="000000"/>
                      <w:sz w:val="26"/>
                      <w:szCs w:val="26"/>
                      <w:lang w:eastAsia="es-PE"/>
                    </w:rPr>
                  </w:rPrChange>
                </w:rPr>
                <w:t>Cocharcas</w:t>
              </w:r>
            </w:ins>
          </w:p>
        </w:tc>
        <w:tc>
          <w:tcPr>
            <w:tcW w:w="1383" w:type="dxa"/>
            <w:shd w:val="clear" w:color="000000" w:fill="FFFFFF"/>
            <w:noWrap/>
            <w:vAlign w:val="center"/>
            <w:hideMark/>
            <w:tcPrChange w:id="539"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73D8F20D" w14:textId="77777777" w:rsidR="00986133" w:rsidRPr="00986133" w:rsidRDefault="00986133" w:rsidP="00986133">
            <w:pPr>
              <w:jc w:val="center"/>
              <w:rPr>
                <w:ins w:id="540" w:author="Manuel Raul Livano Luna" w:date="2023-07-03T15:40:00Z"/>
                <w:rFonts w:ascii="Arial Narrow" w:hAnsi="Arial Narrow" w:cs="Calibri"/>
                <w:color w:val="000000"/>
                <w:lang w:eastAsia="es-PE"/>
                <w:rPrChange w:id="541" w:author="Manuel Raul Livano Luna" w:date="2023-07-03T15:40:00Z">
                  <w:rPr>
                    <w:ins w:id="542" w:author="Manuel Raul Livano Luna" w:date="2023-07-03T15:40:00Z"/>
                    <w:rFonts w:ascii="Agency FB" w:hAnsi="Agency FB" w:cs="Calibri"/>
                    <w:color w:val="000000"/>
                    <w:sz w:val="26"/>
                    <w:szCs w:val="26"/>
                    <w:lang w:eastAsia="es-PE"/>
                  </w:rPr>
                </w:rPrChange>
              </w:rPr>
            </w:pPr>
            <w:ins w:id="543" w:author="Manuel Raul Livano Luna" w:date="2023-07-03T15:40:00Z">
              <w:r w:rsidRPr="00986133">
                <w:rPr>
                  <w:rFonts w:ascii="Arial Narrow" w:hAnsi="Arial Narrow" w:cs="Calibri"/>
                  <w:color w:val="000000"/>
                  <w:lang w:eastAsia="es-PE"/>
                  <w:rPrChange w:id="544" w:author="Manuel Raul Livano Luna" w:date="2023-07-03T15:40:00Z">
                    <w:rPr>
                      <w:rFonts w:ascii="Agency FB" w:hAnsi="Agency FB" w:cs="Calibri"/>
                      <w:color w:val="000000"/>
                      <w:sz w:val="26"/>
                      <w:szCs w:val="26"/>
                      <w:lang w:eastAsia="es-PE"/>
                    </w:rPr>
                  </w:rPrChange>
                </w:rPr>
                <w:t>Cocharcas</w:t>
              </w:r>
            </w:ins>
          </w:p>
        </w:tc>
        <w:tc>
          <w:tcPr>
            <w:tcW w:w="2680" w:type="dxa"/>
            <w:shd w:val="clear" w:color="auto" w:fill="auto"/>
            <w:noWrap/>
            <w:vAlign w:val="center"/>
            <w:hideMark/>
            <w:tcPrChange w:id="545"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3511B73" w14:textId="77777777" w:rsidR="00986133" w:rsidRPr="00986133" w:rsidRDefault="00986133" w:rsidP="00986133">
            <w:pPr>
              <w:rPr>
                <w:ins w:id="546" w:author="Manuel Raul Livano Luna" w:date="2023-07-03T15:40:00Z"/>
                <w:rFonts w:ascii="Arial Narrow" w:hAnsi="Arial Narrow" w:cs="Calibri"/>
                <w:color w:val="000000"/>
                <w:lang w:eastAsia="es-PE"/>
                <w:rPrChange w:id="547" w:author="Manuel Raul Livano Luna" w:date="2023-07-03T15:40:00Z">
                  <w:rPr>
                    <w:ins w:id="548" w:author="Manuel Raul Livano Luna" w:date="2023-07-03T15:40:00Z"/>
                    <w:rFonts w:ascii="Agency FB" w:hAnsi="Agency FB" w:cs="Calibri"/>
                    <w:color w:val="000000"/>
                    <w:sz w:val="26"/>
                    <w:szCs w:val="26"/>
                    <w:lang w:eastAsia="es-PE"/>
                  </w:rPr>
                </w:rPrChange>
              </w:rPr>
            </w:pPr>
            <w:ins w:id="549" w:author="Manuel Raul Livano Luna" w:date="2023-07-03T15:40:00Z">
              <w:r w:rsidRPr="00986133">
                <w:rPr>
                  <w:rFonts w:ascii="Arial Narrow" w:hAnsi="Arial Narrow" w:cs="Calibri"/>
                  <w:color w:val="000000"/>
                  <w:lang w:eastAsia="es-PE"/>
                  <w:rPrChange w:id="550" w:author="Manuel Raul Livano Luna" w:date="2023-07-03T15:40:00Z">
                    <w:rPr>
                      <w:rFonts w:ascii="Agency FB" w:hAnsi="Agency FB" w:cs="Calibri"/>
                      <w:color w:val="000000"/>
                      <w:sz w:val="26"/>
                      <w:szCs w:val="26"/>
                      <w:lang w:eastAsia="es-PE"/>
                    </w:rPr>
                  </w:rPrChange>
                </w:rPr>
                <w:t>Javier Heraud Pérez</w:t>
              </w:r>
            </w:ins>
          </w:p>
        </w:tc>
        <w:tc>
          <w:tcPr>
            <w:tcW w:w="1057" w:type="dxa"/>
            <w:shd w:val="clear" w:color="auto" w:fill="auto"/>
            <w:noWrap/>
            <w:vAlign w:val="center"/>
            <w:hideMark/>
            <w:tcPrChange w:id="551"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6996F579" w14:textId="77777777" w:rsidR="00986133" w:rsidRPr="00986133" w:rsidRDefault="00986133" w:rsidP="00986133">
            <w:pPr>
              <w:jc w:val="center"/>
              <w:rPr>
                <w:ins w:id="552" w:author="Manuel Raul Livano Luna" w:date="2023-07-03T15:40:00Z"/>
                <w:rFonts w:ascii="Arial Narrow" w:hAnsi="Arial Narrow" w:cs="Calibri"/>
                <w:color w:val="000000"/>
                <w:lang w:eastAsia="es-PE"/>
                <w:rPrChange w:id="553" w:author="Manuel Raul Livano Luna" w:date="2023-07-03T15:40:00Z">
                  <w:rPr>
                    <w:ins w:id="554" w:author="Manuel Raul Livano Luna" w:date="2023-07-03T15:40:00Z"/>
                    <w:rFonts w:ascii="Agency FB" w:hAnsi="Agency FB" w:cs="Calibri"/>
                    <w:color w:val="000000"/>
                    <w:sz w:val="26"/>
                    <w:szCs w:val="26"/>
                    <w:lang w:eastAsia="es-PE"/>
                  </w:rPr>
                </w:rPrChange>
              </w:rPr>
            </w:pPr>
            <w:ins w:id="555" w:author="Manuel Raul Livano Luna" w:date="2023-07-03T15:40:00Z">
              <w:r w:rsidRPr="00986133">
                <w:rPr>
                  <w:rFonts w:ascii="Arial Narrow" w:hAnsi="Arial Narrow" w:cs="Calibri"/>
                  <w:color w:val="000000"/>
                  <w:lang w:eastAsia="es-PE"/>
                  <w:rPrChange w:id="556" w:author="Manuel Raul Livano Luna" w:date="2023-07-03T15:40:00Z">
                    <w:rPr>
                      <w:rFonts w:ascii="Agency FB" w:hAnsi="Agency FB" w:cs="Calibri"/>
                      <w:color w:val="000000"/>
                      <w:sz w:val="26"/>
                      <w:szCs w:val="26"/>
                      <w:lang w:eastAsia="es-PE"/>
                    </w:rPr>
                  </w:rPrChange>
                </w:rPr>
                <w:t>87</w:t>
              </w:r>
            </w:ins>
          </w:p>
        </w:tc>
        <w:tc>
          <w:tcPr>
            <w:tcW w:w="913" w:type="dxa"/>
            <w:shd w:val="clear" w:color="auto" w:fill="auto"/>
            <w:noWrap/>
            <w:vAlign w:val="center"/>
            <w:hideMark/>
            <w:tcPrChange w:id="557"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F5415F8" w14:textId="77777777" w:rsidR="00986133" w:rsidRPr="00986133" w:rsidRDefault="00986133" w:rsidP="00986133">
            <w:pPr>
              <w:jc w:val="center"/>
              <w:rPr>
                <w:ins w:id="558" w:author="Manuel Raul Livano Luna" w:date="2023-07-03T15:40:00Z"/>
                <w:rFonts w:ascii="Arial Narrow" w:hAnsi="Arial Narrow" w:cs="Calibri"/>
                <w:color w:val="000000"/>
                <w:lang w:eastAsia="es-PE"/>
                <w:rPrChange w:id="559" w:author="Manuel Raul Livano Luna" w:date="2023-07-03T15:40:00Z">
                  <w:rPr>
                    <w:ins w:id="560" w:author="Manuel Raul Livano Luna" w:date="2023-07-03T15:40:00Z"/>
                    <w:rFonts w:ascii="Agency FB" w:hAnsi="Agency FB" w:cs="Calibri"/>
                    <w:color w:val="000000"/>
                    <w:sz w:val="26"/>
                    <w:szCs w:val="26"/>
                    <w:lang w:eastAsia="es-PE"/>
                  </w:rPr>
                </w:rPrChange>
              </w:rPr>
            </w:pPr>
            <w:ins w:id="561" w:author="Manuel Raul Livano Luna" w:date="2023-07-03T15:40:00Z">
              <w:r w:rsidRPr="00986133">
                <w:rPr>
                  <w:rFonts w:ascii="Arial Narrow" w:hAnsi="Arial Narrow" w:cs="Calibri"/>
                  <w:color w:val="000000"/>
                  <w:lang w:eastAsia="es-PE"/>
                  <w:rPrChange w:id="562" w:author="Manuel Raul Livano Luna" w:date="2023-07-03T15:40:00Z">
                    <w:rPr>
                      <w:rFonts w:ascii="Agency FB" w:hAnsi="Agency FB" w:cs="Calibri"/>
                      <w:color w:val="000000"/>
                      <w:sz w:val="26"/>
                      <w:szCs w:val="26"/>
                      <w:lang w:eastAsia="es-PE"/>
                    </w:rPr>
                  </w:rPrChange>
                </w:rPr>
                <w:t>11</w:t>
              </w:r>
            </w:ins>
          </w:p>
        </w:tc>
      </w:tr>
      <w:tr w:rsidR="00986133" w:rsidRPr="00986133" w14:paraId="50055CA9" w14:textId="77777777" w:rsidTr="00986133">
        <w:trPr>
          <w:trHeight w:val="47"/>
          <w:jc w:val="center"/>
          <w:ins w:id="563" w:author="Manuel Raul Livano Luna" w:date="2023-07-03T15:40:00Z"/>
          <w:trPrChange w:id="564" w:author="Manuel Raul Livano Luna" w:date="2023-07-03T15:41:00Z">
            <w:trPr>
              <w:trHeight w:val="336"/>
              <w:jc w:val="center"/>
            </w:trPr>
          </w:trPrChange>
        </w:trPr>
        <w:tc>
          <w:tcPr>
            <w:tcW w:w="1701" w:type="dxa"/>
            <w:shd w:val="clear" w:color="auto" w:fill="auto"/>
            <w:noWrap/>
            <w:vAlign w:val="center"/>
            <w:hideMark/>
            <w:tcPrChange w:id="565"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507A050" w14:textId="77777777" w:rsidR="00986133" w:rsidRPr="00986133" w:rsidRDefault="00986133" w:rsidP="00986133">
            <w:pPr>
              <w:jc w:val="center"/>
              <w:rPr>
                <w:ins w:id="566" w:author="Manuel Raul Livano Luna" w:date="2023-07-03T15:40:00Z"/>
                <w:rFonts w:ascii="Arial Narrow" w:hAnsi="Arial Narrow" w:cs="Calibri"/>
                <w:color w:val="000000"/>
                <w:lang w:eastAsia="es-PE"/>
                <w:rPrChange w:id="567" w:author="Manuel Raul Livano Luna" w:date="2023-07-03T15:40:00Z">
                  <w:rPr>
                    <w:ins w:id="568" w:author="Manuel Raul Livano Luna" w:date="2023-07-03T15:40:00Z"/>
                    <w:rFonts w:ascii="Agency FB" w:hAnsi="Agency FB" w:cs="Calibri"/>
                    <w:color w:val="000000"/>
                    <w:sz w:val="26"/>
                    <w:szCs w:val="26"/>
                    <w:lang w:eastAsia="es-PE"/>
                  </w:rPr>
                </w:rPrChange>
              </w:rPr>
            </w:pPr>
            <w:ins w:id="569" w:author="Manuel Raul Livano Luna" w:date="2023-07-03T15:40:00Z">
              <w:r w:rsidRPr="00986133">
                <w:rPr>
                  <w:rFonts w:ascii="Arial Narrow" w:hAnsi="Arial Narrow" w:cs="Calibri"/>
                  <w:color w:val="000000"/>
                  <w:lang w:eastAsia="es-PE"/>
                  <w:rPrChange w:id="570" w:author="Manuel Raul Livano Luna" w:date="2023-07-03T15:40:00Z">
                    <w:rPr>
                      <w:rFonts w:ascii="Agency FB" w:hAnsi="Agency FB" w:cs="Calibri"/>
                      <w:color w:val="000000"/>
                      <w:sz w:val="26"/>
                      <w:szCs w:val="26"/>
                      <w:lang w:eastAsia="es-PE"/>
                    </w:rPr>
                  </w:rPrChange>
                </w:rPr>
                <w:t>Cocharcas</w:t>
              </w:r>
            </w:ins>
          </w:p>
        </w:tc>
        <w:tc>
          <w:tcPr>
            <w:tcW w:w="1383" w:type="dxa"/>
            <w:shd w:val="clear" w:color="auto" w:fill="auto"/>
            <w:noWrap/>
            <w:vAlign w:val="center"/>
            <w:hideMark/>
            <w:tcPrChange w:id="571"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09DCFB8" w14:textId="77777777" w:rsidR="00986133" w:rsidRPr="00986133" w:rsidRDefault="00986133" w:rsidP="00986133">
            <w:pPr>
              <w:jc w:val="center"/>
              <w:rPr>
                <w:ins w:id="572" w:author="Manuel Raul Livano Luna" w:date="2023-07-03T15:40:00Z"/>
                <w:rFonts w:ascii="Arial Narrow" w:hAnsi="Arial Narrow" w:cs="Calibri"/>
                <w:color w:val="000000"/>
                <w:lang w:eastAsia="es-PE"/>
                <w:rPrChange w:id="573" w:author="Manuel Raul Livano Luna" w:date="2023-07-03T15:40:00Z">
                  <w:rPr>
                    <w:ins w:id="574" w:author="Manuel Raul Livano Luna" w:date="2023-07-03T15:40:00Z"/>
                    <w:rFonts w:ascii="Agency FB" w:hAnsi="Agency FB" w:cs="Calibri"/>
                    <w:color w:val="000000"/>
                    <w:sz w:val="26"/>
                    <w:szCs w:val="26"/>
                    <w:lang w:eastAsia="es-PE"/>
                  </w:rPr>
                </w:rPrChange>
              </w:rPr>
            </w:pPr>
            <w:ins w:id="575" w:author="Manuel Raul Livano Luna" w:date="2023-07-03T15:40:00Z">
              <w:r w:rsidRPr="00986133">
                <w:rPr>
                  <w:rFonts w:ascii="Arial Narrow" w:hAnsi="Arial Narrow" w:cs="Calibri"/>
                  <w:color w:val="000000"/>
                  <w:lang w:eastAsia="es-PE"/>
                  <w:rPrChange w:id="576" w:author="Manuel Raul Livano Luna" w:date="2023-07-03T15:40:00Z">
                    <w:rPr>
                      <w:rFonts w:ascii="Agency FB" w:hAnsi="Agency FB" w:cs="Calibri"/>
                      <w:color w:val="000000"/>
                      <w:sz w:val="26"/>
                      <w:szCs w:val="26"/>
                      <w:lang w:eastAsia="es-PE"/>
                    </w:rPr>
                  </w:rPrChange>
                </w:rPr>
                <w:t>Urucancha</w:t>
              </w:r>
            </w:ins>
          </w:p>
        </w:tc>
        <w:tc>
          <w:tcPr>
            <w:tcW w:w="2680" w:type="dxa"/>
            <w:shd w:val="clear" w:color="auto" w:fill="auto"/>
            <w:noWrap/>
            <w:vAlign w:val="center"/>
            <w:hideMark/>
            <w:tcPrChange w:id="577"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70A29E6D" w14:textId="77777777" w:rsidR="00986133" w:rsidRPr="00986133" w:rsidRDefault="00986133" w:rsidP="00986133">
            <w:pPr>
              <w:rPr>
                <w:ins w:id="578" w:author="Manuel Raul Livano Luna" w:date="2023-07-03T15:40:00Z"/>
                <w:rFonts w:ascii="Arial Narrow" w:hAnsi="Arial Narrow" w:cs="Calibri"/>
                <w:color w:val="000000"/>
                <w:lang w:eastAsia="es-PE"/>
                <w:rPrChange w:id="579" w:author="Manuel Raul Livano Luna" w:date="2023-07-03T15:40:00Z">
                  <w:rPr>
                    <w:ins w:id="580" w:author="Manuel Raul Livano Luna" w:date="2023-07-03T15:40:00Z"/>
                    <w:rFonts w:ascii="Agency FB" w:hAnsi="Agency FB" w:cs="Calibri"/>
                    <w:color w:val="000000"/>
                    <w:sz w:val="26"/>
                    <w:szCs w:val="26"/>
                    <w:lang w:eastAsia="es-PE"/>
                  </w:rPr>
                </w:rPrChange>
              </w:rPr>
            </w:pPr>
            <w:ins w:id="581" w:author="Manuel Raul Livano Luna" w:date="2023-07-03T15:40:00Z">
              <w:r w:rsidRPr="00986133">
                <w:rPr>
                  <w:rFonts w:ascii="Arial Narrow" w:hAnsi="Arial Narrow" w:cs="Calibri"/>
                  <w:color w:val="000000"/>
                  <w:lang w:eastAsia="es-PE"/>
                  <w:rPrChange w:id="582" w:author="Manuel Raul Livano Luna" w:date="2023-07-03T15:40:00Z">
                    <w:rPr>
                      <w:rFonts w:ascii="Agency FB" w:hAnsi="Agency FB" w:cs="Calibri"/>
                      <w:color w:val="000000"/>
                      <w:sz w:val="26"/>
                      <w:szCs w:val="26"/>
                      <w:lang w:eastAsia="es-PE"/>
                    </w:rPr>
                  </w:rPrChange>
                </w:rPr>
                <w:t>Urucancha</w:t>
              </w:r>
            </w:ins>
          </w:p>
        </w:tc>
        <w:tc>
          <w:tcPr>
            <w:tcW w:w="1057" w:type="dxa"/>
            <w:shd w:val="clear" w:color="auto" w:fill="auto"/>
            <w:noWrap/>
            <w:vAlign w:val="center"/>
            <w:hideMark/>
            <w:tcPrChange w:id="583"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29A4AC11" w14:textId="77777777" w:rsidR="00986133" w:rsidRPr="00986133" w:rsidRDefault="00986133" w:rsidP="00986133">
            <w:pPr>
              <w:jc w:val="center"/>
              <w:rPr>
                <w:ins w:id="584" w:author="Manuel Raul Livano Luna" w:date="2023-07-03T15:40:00Z"/>
                <w:rFonts w:ascii="Arial Narrow" w:hAnsi="Arial Narrow" w:cs="Calibri"/>
                <w:color w:val="000000"/>
                <w:lang w:eastAsia="es-PE"/>
                <w:rPrChange w:id="585" w:author="Manuel Raul Livano Luna" w:date="2023-07-03T15:40:00Z">
                  <w:rPr>
                    <w:ins w:id="586" w:author="Manuel Raul Livano Luna" w:date="2023-07-03T15:40:00Z"/>
                    <w:rFonts w:ascii="Agency FB" w:hAnsi="Agency FB" w:cs="Calibri"/>
                    <w:color w:val="000000"/>
                    <w:sz w:val="26"/>
                    <w:szCs w:val="26"/>
                    <w:lang w:eastAsia="es-PE"/>
                  </w:rPr>
                </w:rPrChange>
              </w:rPr>
            </w:pPr>
            <w:ins w:id="587" w:author="Manuel Raul Livano Luna" w:date="2023-07-03T15:40:00Z">
              <w:r w:rsidRPr="00986133">
                <w:rPr>
                  <w:rFonts w:ascii="Arial Narrow" w:hAnsi="Arial Narrow" w:cs="Calibri"/>
                  <w:color w:val="000000"/>
                  <w:lang w:eastAsia="es-PE"/>
                  <w:rPrChange w:id="588" w:author="Manuel Raul Livano Luna" w:date="2023-07-03T15:40:00Z">
                    <w:rPr>
                      <w:rFonts w:ascii="Agency FB" w:hAnsi="Agency FB" w:cs="Calibri"/>
                      <w:color w:val="000000"/>
                      <w:sz w:val="26"/>
                      <w:szCs w:val="26"/>
                      <w:lang w:eastAsia="es-PE"/>
                    </w:rPr>
                  </w:rPrChange>
                </w:rPr>
                <w:t>24</w:t>
              </w:r>
            </w:ins>
          </w:p>
        </w:tc>
        <w:tc>
          <w:tcPr>
            <w:tcW w:w="913" w:type="dxa"/>
            <w:shd w:val="clear" w:color="auto" w:fill="auto"/>
            <w:noWrap/>
            <w:vAlign w:val="center"/>
            <w:hideMark/>
            <w:tcPrChange w:id="589"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2D69D461" w14:textId="77777777" w:rsidR="00986133" w:rsidRPr="00986133" w:rsidRDefault="00986133" w:rsidP="00986133">
            <w:pPr>
              <w:jc w:val="center"/>
              <w:rPr>
                <w:ins w:id="590" w:author="Manuel Raul Livano Luna" w:date="2023-07-03T15:40:00Z"/>
                <w:rFonts w:ascii="Arial Narrow" w:hAnsi="Arial Narrow" w:cs="Calibri"/>
                <w:color w:val="000000"/>
                <w:lang w:eastAsia="es-PE"/>
                <w:rPrChange w:id="591" w:author="Manuel Raul Livano Luna" w:date="2023-07-03T15:40:00Z">
                  <w:rPr>
                    <w:ins w:id="592" w:author="Manuel Raul Livano Luna" w:date="2023-07-03T15:40:00Z"/>
                    <w:rFonts w:ascii="Agency FB" w:hAnsi="Agency FB" w:cs="Calibri"/>
                    <w:color w:val="000000"/>
                    <w:sz w:val="26"/>
                    <w:szCs w:val="26"/>
                    <w:lang w:eastAsia="es-PE"/>
                  </w:rPr>
                </w:rPrChange>
              </w:rPr>
            </w:pPr>
            <w:ins w:id="593" w:author="Manuel Raul Livano Luna" w:date="2023-07-03T15:40:00Z">
              <w:r w:rsidRPr="00986133">
                <w:rPr>
                  <w:rFonts w:ascii="Arial Narrow" w:hAnsi="Arial Narrow" w:cs="Calibri"/>
                  <w:color w:val="000000"/>
                  <w:lang w:eastAsia="es-PE"/>
                  <w:rPrChange w:id="594" w:author="Manuel Raul Livano Luna" w:date="2023-07-03T15:40:00Z">
                    <w:rPr>
                      <w:rFonts w:ascii="Agency FB" w:hAnsi="Agency FB" w:cs="Calibri"/>
                      <w:color w:val="000000"/>
                      <w:sz w:val="26"/>
                      <w:szCs w:val="26"/>
                      <w:lang w:eastAsia="es-PE"/>
                    </w:rPr>
                  </w:rPrChange>
                </w:rPr>
                <w:t>4</w:t>
              </w:r>
            </w:ins>
          </w:p>
        </w:tc>
      </w:tr>
      <w:tr w:rsidR="00986133" w:rsidRPr="00986133" w14:paraId="1EEF987A" w14:textId="77777777" w:rsidTr="00986133">
        <w:trPr>
          <w:trHeight w:val="47"/>
          <w:jc w:val="center"/>
          <w:ins w:id="595" w:author="Manuel Raul Livano Luna" w:date="2023-07-03T15:40:00Z"/>
          <w:trPrChange w:id="596" w:author="Manuel Raul Livano Luna" w:date="2023-07-03T15:41:00Z">
            <w:trPr>
              <w:trHeight w:val="336"/>
              <w:jc w:val="center"/>
            </w:trPr>
          </w:trPrChange>
        </w:trPr>
        <w:tc>
          <w:tcPr>
            <w:tcW w:w="1701" w:type="dxa"/>
            <w:shd w:val="clear" w:color="auto" w:fill="auto"/>
            <w:noWrap/>
            <w:vAlign w:val="center"/>
            <w:hideMark/>
            <w:tcPrChange w:id="597"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C0ADE9" w14:textId="77777777" w:rsidR="00986133" w:rsidRPr="00986133" w:rsidRDefault="00986133" w:rsidP="00986133">
            <w:pPr>
              <w:jc w:val="center"/>
              <w:rPr>
                <w:ins w:id="598" w:author="Manuel Raul Livano Luna" w:date="2023-07-03T15:40:00Z"/>
                <w:rFonts w:ascii="Arial Narrow" w:hAnsi="Arial Narrow" w:cs="Calibri"/>
                <w:lang w:eastAsia="es-PE"/>
                <w:rPrChange w:id="599" w:author="Manuel Raul Livano Luna" w:date="2023-07-03T15:40:00Z">
                  <w:rPr>
                    <w:ins w:id="600" w:author="Manuel Raul Livano Luna" w:date="2023-07-03T15:40:00Z"/>
                    <w:rFonts w:ascii="Agency FB" w:hAnsi="Agency FB" w:cs="Calibri"/>
                    <w:sz w:val="26"/>
                    <w:szCs w:val="26"/>
                    <w:lang w:eastAsia="es-PE"/>
                  </w:rPr>
                </w:rPrChange>
              </w:rPr>
            </w:pPr>
            <w:ins w:id="601" w:author="Manuel Raul Livano Luna" w:date="2023-07-03T15:40:00Z">
              <w:r w:rsidRPr="00986133">
                <w:rPr>
                  <w:rFonts w:ascii="Arial Narrow" w:hAnsi="Arial Narrow" w:cs="Calibri"/>
                  <w:lang w:eastAsia="es-PE"/>
                  <w:rPrChange w:id="602" w:author="Manuel Raul Livano Luna" w:date="2023-07-03T15:40:00Z">
                    <w:rPr>
                      <w:rFonts w:ascii="Agency FB" w:hAnsi="Agency FB" w:cs="Calibri"/>
                      <w:sz w:val="26"/>
                      <w:szCs w:val="26"/>
                      <w:lang w:eastAsia="es-PE"/>
                    </w:rPr>
                  </w:rPrChange>
                </w:rPr>
                <w:t>Los Chancas</w:t>
              </w:r>
            </w:ins>
          </w:p>
        </w:tc>
        <w:tc>
          <w:tcPr>
            <w:tcW w:w="1383" w:type="dxa"/>
            <w:shd w:val="clear" w:color="auto" w:fill="auto"/>
            <w:noWrap/>
            <w:vAlign w:val="center"/>
            <w:hideMark/>
            <w:tcPrChange w:id="603"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2DCC0C7" w14:textId="77777777" w:rsidR="00986133" w:rsidRPr="00986133" w:rsidRDefault="00986133" w:rsidP="00986133">
            <w:pPr>
              <w:jc w:val="center"/>
              <w:rPr>
                <w:ins w:id="604" w:author="Manuel Raul Livano Luna" w:date="2023-07-03T15:40:00Z"/>
                <w:rFonts w:ascii="Arial Narrow" w:hAnsi="Arial Narrow" w:cs="Calibri"/>
                <w:color w:val="000000"/>
                <w:lang w:eastAsia="es-PE"/>
                <w:rPrChange w:id="605" w:author="Manuel Raul Livano Luna" w:date="2023-07-03T15:40:00Z">
                  <w:rPr>
                    <w:ins w:id="606" w:author="Manuel Raul Livano Luna" w:date="2023-07-03T15:40:00Z"/>
                    <w:rFonts w:ascii="Agency FB" w:hAnsi="Agency FB" w:cs="Calibri"/>
                    <w:color w:val="000000"/>
                    <w:sz w:val="26"/>
                    <w:szCs w:val="26"/>
                    <w:lang w:eastAsia="es-PE"/>
                  </w:rPr>
                </w:rPrChange>
              </w:rPr>
            </w:pPr>
            <w:ins w:id="607" w:author="Manuel Raul Livano Luna" w:date="2023-07-03T15:40:00Z">
              <w:r w:rsidRPr="00986133">
                <w:rPr>
                  <w:rFonts w:ascii="Arial Narrow" w:hAnsi="Arial Narrow" w:cs="Calibri"/>
                  <w:color w:val="000000"/>
                  <w:lang w:eastAsia="es-PE"/>
                  <w:rPrChange w:id="608" w:author="Manuel Raul Livano Luna" w:date="2023-07-03T15:40:00Z">
                    <w:rPr>
                      <w:rFonts w:ascii="Agency FB" w:hAnsi="Agency FB" w:cs="Calibri"/>
                      <w:color w:val="000000"/>
                      <w:sz w:val="26"/>
                      <w:szCs w:val="26"/>
                      <w:lang w:eastAsia="es-PE"/>
                    </w:rPr>
                  </w:rPrChange>
                </w:rPr>
                <w:t>Rio Blanco</w:t>
              </w:r>
            </w:ins>
          </w:p>
        </w:tc>
        <w:tc>
          <w:tcPr>
            <w:tcW w:w="2680" w:type="dxa"/>
            <w:shd w:val="clear" w:color="auto" w:fill="auto"/>
            <w:noWrap/>
            <w:vAlign w:val="center"/>
            <w:hideMark/>
            <w:tcPrChange w:id="609"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5467517A" w14:textId="77777777" w:rsidR="00986133" w:rsidRPr="00986133" w:rsidRDefault="00986133" w:rsidP="00986133">
            <w:pPr>
              <w:rPr>
                <w:ins w:id="610" w:author="Manuel Raul Livano Luna" w:date="2023-07-03T15:40:00Z"/>
                <w:rFonts w:ascii="Arial Narrow" w:hAnsi="Arial Narrow" w:cs="Calibri"/>
                <w:color w:val="000000"/>
                <w:lang w:eastAsia="es-PE"/>
                <w:rPrChange w:id="611" w:author="Manuel Raul Livano Luna" w:date="2023-07-03T15:40:00Z">
                  <w:rPr>
                    <w:ins w:id="612" w:author="Manuel Raul Livano Luna" w:date="2023-07-03T15:40:00Z"/>
                    <w:rFonts w:ascii="Agency FB" w:hAnsi="Agency FB" w:cs="Calibri"/>
                    <w:color w:val="000000"/>
                    <w:sz w:val="26"/>
                    <w:szCs w:val="26"/>
                    <w:lang w:eastAsia="es-PE"/>
                  </w:rPr>
                </w:rPrChange>
              </w:rPr>
            </w:pPr>
            <w:ins w:id="613" w:author="Manuel Raul Livano Luna" w:date="2023-07-03T15:40:00Z">
              <w:r w:rsidRPr="00986133">
                <w:rPr>
                  <w:rFonts w:ascii="Arial Narrow" w:hAnsi="Arial Narrow" w:cs="Calibri"/>
                  <w:color w:val="000000"/>
                  <w:lang w:eastAsia="es-PE"/>
                  <w:rPrChange w:id="614" w:author="Manuel Raul Livano Luna" w:date="2023-07-03T15:40:00Z">
                    <w:rPr>
                      <w:rFonts w:ascii="Agency FB" w:hAnsi="Agency FB" w:cs="Calibri"/>
                      <w:color w:val="000000"/>
                      <w:sz w:val="26"/>
                      <w:szCs w:val="26"/>
                      <w:lang w:eastAsia="es-PE"/>
                    </w:rPr>
                  </w:rPrChange>
                </w:rPr>
                <w:t>Leoncio Prado</w:t>
              </w:r>
            </w:ins>
          </w:p>
        </w:tc>
        <w:tc>
          <w:tcPr>
            <w:tcW w:w="1057" w:type="dxa"/>
            <w:shd w:val="clear" w:color="auto" w:fill="auto"/>
            <w:noWrap/>
            <w:vAlign w:val="center"/>
            <w:hideMark/>
            <w:tcPrChange w:id="615"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1AAD924F" w14:textId="77777777" w:rsidR="00986133" w:rsidRPr="00986133" w:rsidRDefault="00986133" w:rsidP="00986133">
            <w:pPr>
              <w:jc w:val="center"/>
              <w:rPr>
                <w:ins w:id="616" w:author="Manuel Raul Livano Luna" w:date="2023-07-03T15:40:00Z"/>
                <w:rFonts w:ascii="Arial Narrow" w:hAnsi="Arial Narrow" w:cs="Calibri"/>
                <w:color w:val="000000"/>
                <w:lang w:eastAsia="es-PE"/>
                <w:rPrChange w:id="617" w:author="Manuel Raul Livano Luna" w:date="2023-07-03T15:40:00Z">
                  <w:rPr>
                    <w:ins w:id="618" w:author="Manuel Raul Livano Luna" w:date="2023-07-03T15:40:00Z"/>
                    <w:rFonts w:ascii="Agency FB" w:hAnsi="Agency FB" w:cs="Calibri"/>
                    <w:color w:val="000000"/>
                    <w:sz w:val="26"/>
                    <w:szCs w:val="26"/>
                    <w:lang w:eastAsia="es-PE"/>
                  </w:rPr>
                </w:rPrChange>
              </w:rPr>
            </w:pPr>
            <w:ins w:id="619" w:author="Manuel Raul Livano Luna" w:date="2023-07-03T15:40:00Z">
              <w:r w:rsidRPr="00986133">
                <w:rPr>
                  <w:rFonts w:ascii="Arial Narrow" w:hAnsi="Arial Narrow" w:cs="Calibri"/>
                  <w:color w:val="000000"/>
                  <w:lang w:eastAsia="es-PE"/>
                  <w:rPrChange w:id="620" w:author="Manuel Raul Livano Luna" w:date="2023-07-03T15:40:00Z">
                    <w:rPr>
                      <w:rFonts w:ascii="Agency FB" w:hAnsi="Agency FB" w:cs="Calibri"/>
                      <w:color w:val="000000"/>
                      <w:sz w:val="26"/>
                      <w:szCs w:val="26"/>
                      <w:lang w:eastAsia="es-PE"/>
                    </w:rPr>
                  </w:rPrChange>
                </w:rPr>
                <w:t>57</w:t>
              </w:r>
            </w:ins>
          </w:p>
        </w:tc>
        <w:tc>
          <w:tcPr>
            <w:tcW w:w="913" w:type="dxa"/>
            <w:shd w:val="clear" w:color="auto" w:fill="auto"/>
            <w:noWrap/>
            <w:vAlign w:val="center"/>
            <w:hideMark/>
            <w:tcPrChange w:id="621"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0FD2A423" w14:textId="77777777" w:rsidR="00986133" w:rsidRPr="00986133" w:rsidRDefault="00986133" w:rsidP="00986133">
            <w:pPr>
              <w:jc w:val="center"/>
              <w:rPr>
                <w:ins w:id="622" w:author="Manuel Raul Livano Luna" w:date="2023-07-03T15:40:00Z"/>
                <w:rFonts w:ascii="Arial Narrow" w:hAnsi="Arial Narrow" w:cs="Calibri"/>
                <w:color w:val="000000"/>
                <w:lang w:eastAsia="es-PE"/>
                <w:rPrChange w:id="623" w:author="Manuel Raul Livano Luna" w:date="2023-07-03T15:40:00Z">
                  <w:rPr>
                    <w:ins w:id="624" w:author="Manuel Raul Livano Luna" w:date="2023-07-03T15:40:00Z"/>
                    <w:rFonts w:ascii="Agency FB" w:hAnsi="Agency FB" w:cs="Calibri"/>
                    <w:color w:val="000000"/>
                    <w:sz w:val="26"/>
                    <w:szCs w:val="26"/>
                    <w:lang w:eastAsia="es-PE"/>
                  </w:rPr>
                </w:rPrChange>
              </w:rPr>
            </w:pPr>
            <w:ins w:id="625" w:author="Manuel Raul Livano Luna" w:date="2023-07-03T15:40:00Z">
              <w:r w:rsidRPr="00986133">
                <w:rPr>
                  <w:rFonts w:ascii="Arial Narrow" w:hAnsi="Arial Narrow" w:cs="Calibri"/>
                  <w:color w:val="000000"/>
                  <w:lang w:eastAsia="es-PE"/>
                  <w:rPrChange w:id="626" w:author="Manuel Raul Livano Luna" w:date="2023-07-03T15:40:00Z">
                    <w:rPr>
                      <w:rFonts w:ascii="Agency FB" w:hAnsi="Agency FB" w:cs="Calibri"/>
                      <w:color w:val="000000"/>
                      <w:sz w:val="26"/>
                      <w:szCs w:val="26"/>
                      <w:lang w:eastAsia="es-PE"/>
                    </w:rPr>
                  </w:rPrChange>
                </w:rPr>
                <w:t>8</w:t>
              </w:r>
            </w:ins>
          </w:p>
        </w:tc>
      </w:tr>
      <w:tr w:rsidR="00986133" w:rsidRPr="00986133" w14:paraId="4A701FAA" w14:textId="77777777" w:rsidTr="00986133">
        <w:trPr>
          <w:trHeight w:val="47"/>
          <w:jc w:val="center"/>
          <w:ins w:id="627" w:author="Manuel Raul Livano Luna" w:date="2023-07-03T15:40:00Z"/>
          <w:trPrChange w:id="628" w:author="Manuel Raul Livano Luna" w:date="2023-07-03T15:41:00Z">
            <w:trPr>
              <w:trHeight w:val="672"/>
              <w:jc w:val="center"/>
            </w:trPr>
          </w:trPrChange>
        </w:trPr>
        <w:tc>
          <w:tcPr>
            <w:tcW w:w="1701" w:type="dxa"/>
            <w:shd w:val="clear" w:color="auto" w:fill="auto"/>
            <w:vAlign w:val="center"/>
            <w:hideMark/>
            <w:tcPrChange w:id="629" w:author="Manuel Raul Livano Luna" w:date="2023-07-03T15:41:00Z">
              <w:tcPr>
                <w:tcW w:w="1120" w:type="dxa"/>
                <w:tcBorders>
                  <w:top w:val="nil"/>
                  <w:left w:val="single" w:sz="4" w:space="0" w:color="auto"/>
                  <w:bottom w:val="single" w:sz="4" w:space="0" w:color="auto"/>
                  <w:right w:val="single" w:sz="4" w:space="0" w:color="auto"/>
                </w:tcBorders>
                <w:shd w:val="clear" w:color="auto" w:fill="auto"/>
                <w:vAlign w:val="center"/>
                <w:hideMark/>
              </w:tcPr>
            </w:tcPrChange>
          </w:tcPr>
          <w:p w14:paraId="68B937EA" w14:textId="77777777" w:rsidR="00986133" w:rsidRPr="00986133" w:rsidRDefault="00986133" w:rsidP="00986133">
            <w:pPr>
              <w:jc w:val="center"/>
              <w:rPr>
                <w:ins w:id="630" w:author="Manuel Raul Livano Luna" w:date="2023-07-03T15:40:00Z"/>
                <w:rFonts w:ascii="Arial Narrow" w:hAnsi="Arial Narrow" w:cs="Calibri"/>
                <w:color w:val="000000"/>
                <w:lang w:eastAsia="es-PE"/>
                <w:rPrChange w:id="631" w:author="Manuel Raul Livano Luna" w:date="2023-07-03T15:40:00Z">
                  <w:rPr>
                    <w:ins w:id="632" w:author="Manuel Raul Livano Luna" w:date="2023-07-03T15:40:00Z"/>
                    <w:rFonts w:ascii="Agency FB" w:hAnsi="Agency FB" w:cs="Calibri"/>
                    <w:color w:val="000000"/>
                    <w:sz w:val="26"/>
                    <w:szCs w:val="26"/>
                    <w:lang w:eastAsia="es-PE"/>
                  </w:rPr>
                </w:rPrChange>
              </w:rPr>
            </w:pPr>
            <w:ins w:id="633" w:author="Manuel Raul Livano Luna" w:date="2023-07-03T15:40:00Z">
              <w:r w:rsidRPr="00986133">
                <w:rPr>
                  <w:rFonts w:ascii="Arial Narrow" w:hAnsi="Arial Narrow" w:cs="Calibri"/>
                  <w:color w:val="000000"/>
                  <w:lang w:eastAsia="es-PE"/>
                  <w:rPrChange w:id="634" w:author="Manuel Raul Livano Luna" w:date="2023-07-03T15:40:00Z">
                    <w:rPr>
                      <w:rFonts w:ascii="Agency FB" w:hAnsi="Agency FB" w:cs="Calibri"/>
                      <w:color w:val="000000"/>
                      <w:sz w:val="26"/>
                      <w:szCs w:val="26"/>
                      <w:lang w:eastAsia="es-PE"/>
                    </w:rPr>
                  </w:rPrChange>
                </w:rPr>
                <w:t>Ocobamba</w:t>
              </w:r>
            </w:ins>
          </w:p>
        </w:tc>
        <w:tc>
          <w:tcPr>
            <w:tcW w:w="1383" w:type="dxa"/>
            <w:shd w:val="clear" w:color="auto" w:fill="auto"/>
            <w:noWrap/>
            <w:vAlign w:val="center"/>
            <w:hideMark/>
            <w:tcPrChange w:id="63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24A303AC" w14:textId="77777777" w:rsidR="00986133" w:rsidRPr="00986133" w:rsidRDefault="00986133" w:rsidP="00986133">
            <w:pPr>
              <w:jc w:val="center"/>
              <w:rPr>
                <w:ins w:id="636" w:author="Manuel Raul Livano Luna" w:date="2023-07-03T15:40:00Z"/>
                <w:rFonts w:ascii="Arial Narrow" w:hAnsi="Arial Narrow" w:cs="Calibri"/>
                <w:color w:val="000000"/>
                <w:lang w:eastAsia="es-PE"/>
                <w:rPrChange w:id="637" w:author="Manuel Raul Livano Luna" w:date="2023-07-03T15:40:00Z">
                  <w:rPr>
                    <w:ins w:id="638" w:author="Manuel Raul Livano Luna" w:date="2023-07-03T15:40:00Z"/>
                    <w:rFonts w:ascii="Agency FB" w:hAnsi="Agency FB" w:cs="Calibri"/>
                    <w:color w:val="000000"/>
                    <w:sz w:val="26"/>
                    <w:szCs w:val="26"/>
                    <w:lang w:eastAsia="es-PE"/>
                  </w:rPr>
                </w:rPrChange>
              </w:rPr>
            </w:pPr>
            <w:ins w:id="639" w:author="Manuel Raul Livano Luna" w:date="2023-07-03T15:40:00Z">
              <w:r w:rsidRPr="00986133">
                <w:rPr>
                  <w:rFonts w:ascii="Arial Narrow" w:hAnsi="Arial Narrow" w:cs="Calibri"/>
                  <w:color w:val="000000"/>
                  <w:lang w:eastAsia="es-PE"/>
                  <w:rPrChange w:id="640" w:author="Manuel Raul Livano Luna" w:date="2023-07-03T15:40:00Z">
                    <w:rPr>
                      <w:rFonts w:ascii="Agency FB" w:hAnsi="Agency FB" w:cs="Calibri"/>
                      <w:color w:val="000000"/>
                      <w:sz w:val="26"/>
                      <w:szCs w:val="26"/>
                      <w:lang w:eastAsia="es-PE"/>
                    </w:rPr>
                  </w:rPrChange>
                </w:rPr>
                <w:t>Ocobamba</w:t>
              </w:r>
            </w:ins>
          </w:p>
        </w:tc>
        <w:tc>
          <w:tcPr>
            <w:tcW w:w="2680" w:type="dxa"/>
            <w:shd w:val="clear" w:color="auto" w:fill="auto"/>
            <w:vAlign w:val="center"/>
            <w:hideMark/>
            <w:tcPrChange w:id="641" w:author="Manuel Raul Livano Luna" w:date="2023-07-03T15:41:00Z">
              <w:tcPr>
                <w:tcW w:w="2680" w:type="dxa"/>
                <w:tcBorders>
                  <w:top w:val="nil"/>
                  <w:left w:val="nil"/>
                  <w:bottom w:val="single" w:sz="4" w:space="0" w:color="auto"/>
                  <w:right w:val="single" w:sz="4" w:space="0" w:color="auto"/>
                </w:tcBorders>
                <w:shd w:val="clear" w:color="auto" w:fill="auto"/>
                <w:vAlign w:val="center"/>
                <w:hideMark/>
              </w:tcPr>
            </w:tcPrChange>
          </w:tcPr>
          <w:p w14:paraId="08CBD9BE" w14:textId="77777777" w:rsidR="00986133" w:rsidRPr="00986133" w:rsidRDefault="00986133" w:rsidP="00986133">
            <w:pPr>
              <w:rPr>
                <w:ins w:id="642" w:author="Manuel Raul Livano Luna" w:date="2023-07-03T15:40:00Z"/>
                <w:rFonts w:ascii="Arial Narrow" w:hAnsi="Arial Narrow" w:cs="Calibri"/>
                <w:color w:val="000000"/>
                <w:lang w:eastAsia="es-PE"/>
                <w:rPrChange w:id="643" w:author="Manuel Raul Livano Luna" w:date="2023-07-03T15:40:00Z">
                  <w:rPr>
                    <w:ins w:id="644" w:author="Manuel Raul Livano Luna" w:date="2023-07-03T15:40:00Z"/>
                    <w:rFonts w:ascii="Agency FB" w:hAnsi="Agency FB" w:cs="Calibri"/>
                    <w:color w:val="000000"/>
                    <w:sz w:val="26"/>
                    <w:szCs w:val="26"/>
                    <w:lang w:eastAsia="es-PE"/>
                  </w:rPr>
                </w:rPrChange>
              </w:rPr>
            </w:pPr>
            <w:ins w:id="645" w:author="Manuel Raul Livano Luna" w:date="2023-07-03T15:40:00Z">
              <w:r w:rsidRPr="00986133">
                <w:rPr>
                  <w:rFonts w:ascii="Arial Narrow" w:hAnsi="Arial Narrow" w:cs="Calibri"/>
                  <w:color w:val="000000"/>
                  <w:lang w:eastAsia="es-PE"/>
                  <w:rPrChange w:id="646" w:author="Manuel Raul Livano Luna" w:date="2023-07-03T15:40:00Z">
                    <w:rPr>
                      <w:rFonts w:ascii="Agency FB" w:hAnsi="Agency FB" w:cs="Calibri"/>
                      <w:color w:val="000000"/>
                      <w:sz w:val="26"/>
                      <w:szCs w:val="26"/>
                      <w:lang w:eastAsia="es-PE"/>
                    </w:rPr>
                  </w:rPrChange>
                </w:rPr>
                <w:t>José Benigno Samanez Ocampo</w:t>
              </w:r>
            </w:ins>
          </w:p>
        </w:tc>
        <w:tc>
          <w:tcPr>
            <w:tcW w:w="1057" w:type="dxa"/>
            <w:shd w:val="clear" w:color="auto" w:fill="auto"/>
            <w:noWrap/>
            <w:vAlign w:val="center"/>
            <w:hideMark/>
            <w:tcPrChange w:id="647"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F6CF18B" w14:textId="77777777" w:rsidR="00986133" w:rsidRPr="00986133" w:rsidRDefault="00986133" w:rsidP="00986133">
            <w:pPr>
              <w:jc w:val="center"/>
              <w:rPr>
                <w:ins w:id="648" w:author="Manuel Raul Livano Luna" w:date="2023-07-03T15:40:00Z"/>
                <w:rFonts w:ascii="Arial Narrow" w:hAnsi="Arial Narrow" w:cs="Calibri"/>
                <w:color w:val="000000"/>
                <w:lang w:eastAsia="es-PE"/>
                <w:rPrChange w:id="649" w:author="Manuel Raul Livano Luna" w:date="2023-07-03T15:40:00Z">
                  <w:rPr>
                    <w:ins w:id="650" w:author="Manuel Raul Livano Luna" w:date="2023-07-03T15:40:00Z"/>
                    <w:rFonts w:ascii="Agency FB" w:hAnsi="Agency FB" w:cs="Calibri"/>
                    <w:color w:val="000000"/>
                    <w:sz w:val="26"/>
                    <w:szCs w:val="26"/>
                    <w:lang w:eastAsia="es-PE"/>
                  </w:rPr>
                </w:rPrChange>
              </w:rPr>
            </w:pPr>
            <w:ins w:id="651" w:author="Manuel Raul Livano Luna" w:date="2023-07-03T15:40:00Z">
              <w:r w:rsidRPr="00986133">
                <w:rPr>
                  <w:rFonts w:ascii="Arial Narrow" w:hAnsi="Arial Narrow" w:cs="Calibri"/>
                  <w:color w:val="000000"/>
                  <w:lang w:eastAsia="es-PE"/>
                  <w:rPrChange w:id="652"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653"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617B18B7" w14:textId="77777777" w:rsidR="00986133" w:rsidRPr="00986133" w:rsidRDefault="00986133" w:rsidP="00986133">
            <w:pPr>
              <w:jc w:val="center"/>
              <w:rPr>
                <w:ins w:id="654" w:author="Manuel Raul Livano Luna" w:date="2023-07-03T15:40:00Z"/>
                <w:rFonts w:ascii="Arial Narrow" w:hAnsi="Arial Narrow" w:cs="Calibri"/>
                <w:color w:val="000000"/>
                <w:lang w:eastAsia="es-PE"/>
                <w:rPrChange w:id="655" w:author="Manuel Raul Livano Luna" w:date="2023-07-03T15:40:00Z">
                  <w:rPr>
                    <w:ins w:id="656" w:author="Manuel Raul Livano Luna" w:date="2023-07-03T15:40:00Z"/>
                    <w:rFonts w:ascii="Agency FB" w:hAnsi="Agency FB" w:cs="Calibri"/>
                    <w:color w:val="000000"/>
                    <w:sz w:val="26"/>
                    <w:szCs w:val="26"/>
                    <w:lang w:eastAsia="es-PE"/>
                  </w:rPr>
                </w:rPrChange>
              </w:rPr>
            </w:pPr>
            <w:ins w:id="657" w:author="Manuel Raul Livano Luna" w:date="2023-07-03T15:40:00Z">
              <w:r w:rsidRPr="00986133">
                <w:rPr>
                  <w:rFonts w:ascii="Arial Narrow" w:hAnsi="Arial Narrow" w:cs="Calibri"/>
                  <w:color w:val="000000"/>
                  <w:lang w:eastAsia="es-PE"/>
                  <w:rPrChange w:id="658" w:author="Manuel Raul Livano Luna" w:date="2023-07-03T15:40:00Z">
                    <w:rPr>
                      <w:rFonts w:ascii="Agency FB" w:hAnsi="Agency FB" w:cs="Calibri"/>
                      <w:color w:val="000000"/>
                      <w:sz w:val="26"/>
                      <w:szCs w:val="26"/>
                      <w:lang w:eastAsia="es-PE"/>
                    </w:rPr>
                  </w:rPrChange>
                </w:rPr>
                <w:t>28</w:t>
              </w:r>
            </w:ins>
          </w:p>
        </w:tc>
      </w:tr>
      <w:tr w:rsidR="00986133" w:rsidRPr="00986133" w14:paraId="0C770ACD" w14:textId="77777777" w:rsidTr="00986133">
        <w:trPr>
          <w:trHeight w:val="47"/>
          <w:jc w:val="center"/>
          <w:ins w:id="659" w:author="Manuel Raul Livano Luna" w:date="2023-07-03T15:40:00Z"/>
          <w:trPrChange w:id="660" w:author="Manuel Raul Livano Luna" w:date="2023-07-03T15:41:00Z">
            <w:trPr>
              <w:trHeight w:val="336"/>
              <w:jc w:val="center"/>
            </w:trPr>
          </w:trPrChange>
        </w:trPr>
        <w:tc>
          <w:tcPr>
            <w:tcW w:w="1701" w:type="dxa"/>
            <w:shd w:val="clear" w:color="000000" w:fill="FFFFFF"/>
            <w:noWrap/>
            <w:vAlign w:val="center"/>
            <w:hideMark/>
            <w:tcPrChange w:id="661" w:author="Manuel Raul Livano Luna" w:date="2023-07-03T15:41:00Z">
              <w:tcPr>
                <w:tcW w:w="1120" w:type="dxa"/>
                <w:tcBorders>
                  <w:top w:val="nil"/>
                  <w:left w:val="single" w:sz="4" w:space="0" w:color="auto"/>
                  <w:bottom w:val="single" w:sz="4" w:space="0" w:color="auto"/>
                  <w:right w:val="single" w:sz="4" w:space="0" w:color="auto"/>
                </w:tcBorders>
                <w:shd w:val="clear" w:color="000000" w:fill="FFFFFF"/>
                <w:noWrap/>
                <w:vAlign w:val="center"/>
                <w:hideMark/>
              </w:tcPr>
            </w:tcPrChange>
          </w:tcPr>
          <w:p w14:paraId="4A7B87E9" w14:textId="77777777" w:rsidR="00986133" w:rsidRPr="00986133" w:rsidRDefault="00986133" w:rsidP="00986133">
            <w:pPr>
              <w:jc w:val="center"/>
              <w:rPr>
                <w:ins w:id="662" w:author="Manuel Raul Livano Luna" w:date="2023-07-03T15:40:00Z"/>
                <w:rFonts w:ascii="Arial Narrow" w:hAnsi="Arial Narrow" w:cs="Calibri"/>
                <w:color w:val="000000"/>
                <w:lang w:eastAsia="es-PE"/>
                <w:rPrChange w:id="663" w:author="Manuel Raul Livano Luna" w:date="2023-07-03T15:40:00Z">
                  <w:rPr>
                    <w:ins w:id="664" w:author="Manuel Raul Livano Luna" w:date="2023-07-03T15:40:00Z"/>
                    <w:rFonts w:ascii="Agency FB" w:hAnsi="Agency FB" w:cs="Calibri"/>
                    <w:color w:val="000000"/>
                    <w:sz w:val="26"/>
                    <w:szCs w:val="26"/>
                    <w:lang w:eastAsia="es-PE"/>
                  </w:rPr>
                </w:rPrChange>
              </w:rPr>
            </w:pPr>
            <w:ins w:id="665" w:author="Manuel Raul Livano Luna" w:date="2023-07-03T15:40:00Z">
              <w:r w:rsidRPr="00986133">
                <w:rPr>
                  <w:rFonts w:ascii="Arial Narrow" w:hAnsi="Arial Narrow" w:cs="Calibri"/>
                  <w:color w:val="000000"/>
                  <w:lang w:eastAsia="es-PE"/>
                  <w:rPrChange w:id="666" w:author="Manuel Raul Livano Luna" w:date="2023-07-03T15:40:00Z">
                    <w:rPr>
                      <w:rFonts w:ascii="Agency FB" w:hAnsi="Agency FB" w:cs="Calibri"/>
                      <w:color w:val="000000"/>
                      <w:sz w:val="26"/>
                      <w:szCs w:val="26"/>
                      <w:lang w:eastAsia="es-PE"/>
                    </w:rPr>
                  </w:rPrChange>
                </w:rPr>
                <w:t xml:space="preserve">Rocchac </w:t>
              </w:r>
            </w:ins>
          </w:p>
        </w:tc>
        <w:tc>
          <w:tcPr>
            <w:tcW w:w="1383" w:type="dxa"/>
            <w:shd w:val="clear" w:color="000000" w:fill="FFFFFF"/>
            <w:noWrap/>
            <w:vAlign w:val="center"/>
            <w:hideMark/>
            <w:tcPrChange w:id="667"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0019D69B" w14:textId="77777777" w:rsidR="00986133" w:rsidRPr="00986133" w:rsidRDefault="00986133" w:rsidP="00986133">
            <w:pPr>
              <w:jc w:val="center"/>
              <w:rPr>
                <w:ins w:id="668" w:author="Manuel Raul Livano Luna" w:date="2023-07-03T15:40:00Z"/>
                <w:rFonts w:ascii="Arial Narrow" w:hAnsi="Arial Narrow" w:cs="Calibri"/>
                <w:color w:val="000000"/>
                <w:lang w:eastAsia="es-PE"/>
                <w:rPrChange w:id="669" w:author="Manuel Raul Livano Luna" w:date="2023-07-03T15:40:00Z">
                  <w:rPr>
                    <w:ins w:id="670" w:author="Manuel Raul Livano Luna" w:date="2023-07-03T15:40:00Z"/>
                    <w:rFonts w:ascii="Agency FB" w:hAnsi="Agency FB" w:cs="Calibri"/>
                    <w:color w:val="000000"/>
                    <w:sz w:val="26"/>
                    <w:szCs w:val="26"/>
                    <w:lang w:eastAsia="es-PE"/>
                  </w:rPr>
                </w:rPrChange>
              </w:rPr>
            </w:pPr>
            <w:ins w:id="671" w:author="Manuel Raul Livano Luna" w:date="2023-07-03T15:40:00Z">
              <w:r w:rsidRPr="00986133">
                <w:rPr>
                  <w:rFonts w:ascii="Arial Narrow" w:hAnsi="Arial Narrow" w:cs="Calibri"/>
                  <w:color w:val="000000"/>
                  <w:lang w:eastAsia="es-PE"/>
                  <w:rPrChange w:id="672" w:author="Manuel Raul Livano Luna" w:date="2023-07-03T15:40:00Z">
                    <w:rPr>
                      <w:rFonts w:ascii="Agency FB" w:hAnsi="Agency FB" w:cs="Calibri"/>
                      <w:color w:val="000000"/>
                      <w:sz w:val="26"/>
                      <w:szCs w:val="26"/>
                      <w:lang w:eastAsia="es-PE"/>
                    </w:rPr>
                  </w:rPrChange>
                </w:rPr>
                <w:t xml:space="preserve">Rocchac </w:t>
              </w:r>
            </w:ins>
          </w:p>
        </w:tc>
        <w:tc>
          <w:tcPr>
            <w:tcW w:w="2680" w:type="dxa"/>
            <w:shd w:val="clear" w:color="auto" w:fill="auto"/>
            <w:noWrap/>
            <w:vAlign w:val="center"/>
            <w:hideMark/>
            <w:tcPrChange w:id="673"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1DEC4CDA" w14:textId="77777777" w:rsidR="00986133" w:rsidRPr="00986133" w:rsidRDefault="00986133" w:rsidP="00986133">
            <w:pPr>
              <w:rPr>
                <w:ins w:id="674" w:author="Manuel Raul Livano Luna" w:date="2023-07-03T15:40:00Z"/>
                <w:rFonts w:ascii="Arial Narrow" w:hAnsi="Arial Narrow" w:cs="Calibri"/>
                <w:color w:val="000000"/>
                <w:lang w:eastAsia="es-PE"/>
                <w:rPrChange w:id="675" w:author="Manuel Raul Livano Luna" w:date="2023-07-03T15:40:00Z">
                  <w:rPr>
                    <w:ins w:id="676" w:author="Manuel Raul Livano Luna" w:date="2023-07-03T15:40:00Z"/>
                    <w:rFonts w:ascii="Agency FB" w:hAnsi="Agency FB" w:cs="Calibri"/>
                    <w:color w:val="000000"/>
                    <w:sz w:val="26"/>
                    <w:szCs w:val="26"/>
                    <w:lang w:eastAsia="es-PE"/>
                  </w:rPr>
                </w:rPrChange>
              </w:rPr>
            </w:pPr>
            <w:ins w:id="677" w:author="Manuel Raul Livano Luna" w:date="2023-07-03T15:40:00Z">
              <w:r w:rsidRPr="00986133">
                <w:rPr>
                  <w:rFonts w:ascii="Arial Narrow" w:hAnsi="Arial Narrow" w:cs="Calibri"/>
                  <w:color w:val="000000"/>
                  <w:lang w:eastAsia="es-PE"/>
                  <w:rPrChange w:id="678" w:author="Manuel Raul Livano Luna" w:date="2023-07-03T15:40:00Z">
                    <w:rPr>
                      <w:rFonts w:ascii="Agency FB" w:hAnsi="Agency FB" w:cs="Calibri"/>
                      <w:color w:val="000000"/>
                      <w:sz w:val="26"/>
                      <w:szCs w:val="26"/>
                      <w:lang w:eastAsia="es-PE"/>
                    </w:rPr>
                  </w:rPrChange>
                </w:rPr>
                <w:t>Víctor Raúl Haya de La Torre</w:t>
              </w:r>
            </w:ins>
          </w:p>
        </w:tc>
        <w:tc>
          <w:tcPr>
            <w:tcW w:w="1057" w:type="dxa"/>
            <w:shd w:val="clear" w:color="auto" w:fill="auto"/>
            <w:noWrap/>
            <w:vAlign w:val="center"/>
            <w:hideMark/>
            <w:tcPrChange w:id="679"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D4CFA13" w14:textId="77777777" w:rsidR="00986133" w:rsidRPr="00986133" w:rsidRDefault="00986133" w:rsidP="00986133">
            <w:pPr>
              <w:jc w:val="center"/>
              <w:rPr>
                <w:ins w:id="680" w:author="Manuel Raul Livano Luna" w:date="2023-07-03T15:40:00Z"/>
                <w:rFonts w:ascii="Arial Narrow" w:hAnsi="Arial Narrow" w:cs="Calibri"/>
                <w:color w:val="000000"/>
                <w:lang w:eastAsia="es-PE"/>
                <w:rPrChange w:id="681" w:author="Manuel Raul Livano Luna" w:date="2023-07-03T15:40:00Z">
                  <w:rPr>
                    <w:ins w:id="682" w:author="Manuel Raul Livano Luna" w:date="2023-07-03T15:40:00Z"/>
                    <w:rFonts w:ascii="Agency FB" w:hAnsi="Agency FB" w:cs="Calibri"/>
                    <w:color w:val="000000"/>
                    <w:sz w:val="26"/>
                    <w:szCs w:val="26"/>
                    <w:lang w:eastAsia="es-PE"/>
                  </w:rPr>
                </w:rPrChange>
              </w:rPr>
            </w:pPr>
            <w:ins w:id="683" w:author="Manuel Raul Livano Luna" w:date="2023-07-03T15:40:00Z">
              <w:r w:rsidRPr="00986133">
                <w:rPr>
                  <w:rFonts w:ascii="Arial Narrow" w:hAnsi="Arial Narrow" w:cs="Calibri"/>
                  <w:color w:val="000000"/>
                  <w:lang w:eastAsia="es-PE"/>
                  <w:rPrChange w:id="684"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685"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5D226B30" w14:textId="77777777" w:rsidR="00986133" w:rsidRPr="00986133" w:rsidRDefault="00986133" w:rsidP="00986133">
            <w:pPr>
              <w:jc w:val="center"/>
              <w:rPr>
                <w:ins w:id="686" w:author="Manuel Raul Livano Luna" w:date="2023-07-03T15:40:00Z"/>
                <w:rFonts w:ascii="Arial Narrow" w:hAnsi="Arial Narrow" w:cs="Calibri"/>
                <w:color w:val="000000"/>
                <w:lang w:eastAsia="es-PE"/>
                <w:rPrChange w:id="687" w:author="Manuel Raul Livano Luna" w:date="2023-07-03T15:40:00Z">
                  <w:rPr>
                    <w:ins w:id="688" w:author="Manuel Raul Livano Luna" w:date="2023-07-03T15:40:00Z"/>
                    <w:rFonts w:ascii="Agency FB" w:hAnsi="Agency FB" w:cs="Calibri"/>
                    <w:color w:val="000000"/>
                    <w:sz w:val="26"/>
                    <w:szCs w:val="26"/>
                    <w:lang w:eastAsia="es-PE"/>
                  </w:rPr>
                </w:rPrChange>
              </w:rPr>
            </w:pPr>
            <w:ins w:id="689" w:author="Manuel Raul Livano Luna" w:date="2023-07-03T15:40:00Z">
              <w:r w:rsidRPr="00986133">
                <w:rPr>
                  <w:rFonts w:ascii="Arial Narrow" w:hAnsi="Arial Narrow" w:cs="Calibri"/>
                  <w:color w:val="000000"/>
                  <w:lang w:eastAsia="es-PE"/>
                  <w:rPrChange w:id="690" w:author="Manuel Raul Livano Luna" w:date="2023-07-03T15:40:00Z">
                    <w:rPr>
                      <w:rFonts w:ascii="Agency FB" w:hAnsi="Agency FB" w:cs="Calibri"/>
                      <w:color w:val="000000"/>
                      <w:sz w:val="26"/>
                      <w:szCs w:val="26"/>
                      <w:lang w:eastAsia="es-PE"/>
                    </w:rPr>
                  </w:rPrChange>
                </w:rPr>
                <w:t>23</w:t>
              </w:r>
            </w:ins>
          </w:p>
        </w:tc>
      </w:tr>
      <w:tr w:rsidR="00986133" w:rsidRPr="00986133" w14:paraId="4359C09E" w14:textId="77777777" w:rsidTr="00986133">
        <w:trPr>
          <w:trHeight w:val="47"/>
          <w:jc w:val="center"/>
          <w:ins w:id="691" w:author="Manuel Raul Livano Luna" w:date="2023-07-03T15:40:00Z"/>
          <w:trPrChange w:id="692" w:author="Manuel Raul Livano Luna" w:date="2023-07-03T15:41:00Z">
            <w:trPr>
              <w:trHeight w:val="336"/>
              <w:jc w:val="center"/>
            </w:trPr>
          </w:trPrChange>
        </w:trPr>
        <w:tc>
          <w:tcPr>
            <w:tcW w:w="1701" w:type="dxa"/>
            <w:shd w:val="clear" w:color="auto" w:fill="auto"/>
            <w:noWrap/>
            <w:vAlign w:val="center"/>
            <w:hideMark/>
            <w:tcPrChange w:id="693"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E5FF56" w14:textId="77777777" w:rsidR="00986133" w:rsidRPr="00986133" w:rsidRDefault="00986133" w:rsidP="00986133">
            <w:pPr>
              <w:jc w:val="center"/>
              <w:rPr>
                <w:ins w:id="694" w:author="Manuel Raul Livano Luna" w:date="2023-07-03T15:40:00Z"/>
                <w:rFonts w:ascii="Arial Narrow" w:hAnsi="Arial Narrow" w:cs="Calibri"/>
                <w:color w:val="000000"/>
                <w:lang w:eastAsia="es-PE"/>
                <w:rPrChange w:id="695" w:author="Manuel Raul Livano Luna" w:date="2023-07-03T15:40:00Z">
                  <w:rPr>
                    <w:ins w:id="696" w:author="Manuel Raul Livano Luna" w:date="2023-07-03T15:40:00Z"/>
                    <w:rFonts w:ascii="Agency FB" w:hAnsi="Agency FB" w:cs="Calibri"/>
                    <w:color w:val="000000"/>
                    <w:sz w:val="26"/>
                    <w:szCs w:val="26"/>
                    <w:lang w:eastAsia="es-PE"/>
                  </w:rPr>
                </w:rPrChange>
              </w:rPr>
            </w:pPr>
            <w:ins w:id="697" w:author="Manuel Raul Livano Luna" w:date="2023-07-03T15:40:00Z">
              <w:r w:rsidRPr="00986133">
                <w:rPr>
                  <w:rFonts w:ascii="Arial Narrow" w:hAnsi="Arial Narrow" w:cs="Calibri"/>
                  <w:color w:val="000000"/>
                  <w:lang w:eastAsia="es-PE"/>
                  <w:rPrChange w:id="698" w:author="Manuel Raul Livano Luna" w:date="2023-07-03T15:40:00Z">
                    <w:rPr>
                      <w:rFonts w:ascii="Agency FB" w:hAnsi="Agency FB" w:cs="Calibri"/>
                      <w:color w:val="000000"/>
                      <w:sz w:val="26"/>
                      <w:szCs w:val="26"/>
                      <w:lang w:eastAsia="es-PE"/>
                    </w:rPr>
                  </w:rPrChange>
                </w:rPr>
                <w:t>Ranracancha</w:t>
              </w:r>
            </w:ins>
          </w:p>
        </w:tc>
        <w:tc>
          <w:tcPr>
            <w:tcW w:w="1383" w:type="dxa"/>
            <w:shd w:val="clear" w:color="000000" w:fill="FFFFFF"/>
            <w:noWrap/>
            <w:vAlign w:val="center"/>
            <w:hideMark/>
            <w:tcPrChange w:id="699" w:author="Manuel Raul Livano Luna" w:date="2023-07-03T15:41:00Z">
              <w:tcPr>
                <w:tcW w:w="1383" w:type="dxa"/>
                <w:tcBorders>
                  <w:top w:val="nil"/>
                  <w:left w:val="nil"/>
                  <w:bottom w:val="single" w:sz="4" w:space="0" w:color="auto"/>
                  <w:right w:val="single" w:sz="4" w:space="0" w:color="auto"/>
                </w:tcBorders>
                <w:shd w:val="clear" w:color="000000" w:fill="FFFFFF"/>
                <w:noWrap/>
                <w:vAlign w:val="center"/>
                <w:hideMark/>
              </w:tcPr>
            </w:tcPrChange>
          </w:tcPr>
          <w:p w14:paraId="0B816E2C" w14:textId="77777777" w:rsidR="00986133" w:rsidRPr="00986133" w:rsidRDefault="00986133" w:rsidP="00986133">
            <w:pPr>
              <w:jc w:val="center"/>
              <w:rPr>
                <w:ins w:id="700" w:author="Manuel Raul Livano Luna" w:date="2023-07-03T15:40:00Z"/>
                <w:rFonts w:ascii="Arial Narrow" w:hAnsi="Arial Narrow" w:cs="Calibri"/>
                <w:color w:val="000000"/>
                <w:lang w:eastAsia="es-PE"/>
                <w:rPrChange w:id="701" w:author="Manuel Raul Livano Luna" w:date="2023-07-03T15:40:00Z">
                  <w:rPr>
                    <w:ins w:id="702" w:author="Manuel Raul Livano Luna" w:date="2023-07-03T15:40:00Z"/>
                    <w:rFonts w:ascii="Agency FB" w:hAnsi="Agency FB" w:cs="Calibri"/>
                    <w:color w:val="000000"/>
                    <w:sz w:val="26"/>
                    <w:szCs w:val="26"/>
                    <w:lang w:eastAsia="es-PE"/>
                  </w:rPr>
                </w:rPrChange>
              </w:rPr>
            </w:pPr>
            <w:ins w:id="703" w:author="Manuel Raul Livano Luna" w:date="2023-07-03T15:40:00Z">
              <w:r w:rsidRPr="00986133">
                <w:rPr>
                  <w:rFonts w:ascii="Arial Narrow" w:hAnsi="Arial Narrow" w:cs="Calibri"/>
                  <w:color w:val="000000"/>
                  <w:lang w:eastAsia="es-PE"/>
                  <w:rPrChange w:id="704" w:author="Manuel Raul Livano Luna" w:date="2023-07-03T15:40:00Z">
                    <w:rPr>
                      <w:rFonts w:ascii="Agency FB" w:hAnsi="Agency FB" w:cs="Calibri"/>
                      <w:color w:val="000000"/>
                      <w:sz w:val="26"/>
                      <w:szCs w:val="26"/>
                      <w:lang w:eastAsia="es-PE"/>
                    </w:rPr>
                  </w:rPrChange>
                </w:rPr>
                <w:t>Ranracancha</w:t>
              </w:r>
            </w:ins>
          </w:p>
        </w:tc>
        <w:tc>
          <w:tcPr>
            <w:tcW w:w="2680" w:type="dxa"/>
            <w:shd w:val="clear" w:color="auto" w:fill="auto"/>
            <w:noWrap/>
            <w:vAlign w:val="center"/>
            <w:hideMark/>
            <w:tcPrChange w:id="705"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76B941CE" w14:textId="77777777" w:rsidR="00986133" w:rsidRPr="00986133" w:rsidRDefault="00986133" w:rsidP="00986133">
            <w:pPr>
              <w:rPr>
                <w:ins w:id="706" w:author="Manuel Raul Livano Luna" w:date="2023-07-03T15:40:00Z"/>
                <w:rFonts w:ascii="Arial Narrow" w:hAnsi="Arial Narrow" w:cs="Calibri"/>
                <w:color w:val="000000"/>
                <w:lang w:eastAsia="es-PE"/>
                <w:rPrChange w:id="707" w:author="Manuel Raul Livano Luna" w:date="2023-07-03T15:40:00Z">
                  <w:rPr>
                    <w:ins w:id="708" w:author="Manuel Raul Livano Luna" w:date="2023-07-03T15:40:00Z"/>
                    <w:rFonts w:ascii="Agency FB" w:hAnsi="Agency FB" w:cs="Calibri"/>
                    <w:color w:val="000000"/>
                    <w:sz w:val="26"/>
                    <w:szCs w:val="26"/>
                    <w:lang w:eastAsia="es-PE"/>
                  </w:rPr>
                </w:rPrChange>
              </w:rPr>
            </w:pPr>
            <w:ins w:id="709" w:author="Manuel Raul Livano Luna" w:date="2023-07-03T15:40:00Z">
              <w:r w:rsidRPr="00986133">
                <w:rPr>
                  <w:rFonts w:ascii="Arial Narrow" w:hAnsi="Arial Narrow" w:cs="Calibri"/>
                  <w:color w:val="000000"/>
                  <w:lang w:eastAsia="es-PE"/>
                  <w:rPrChange w:id="710" w:author="Manuel Raul Livano Luna" w:date="2023-07-03T15:40:00Z">
                    <w:rPr>
                      <w:rFonts w:ascii="Agency FB" w:hAnsi="Agency FB" w:cs="Calibri"/>
                      <w:color w:val="000000"/>
                      <w:sz w:val="26"/>
                      <w:szCs w:val="26"/>
                      <w:lang w:eastAsia="es-PE"/>
                    </w:rPr>
                  </w:rPrChange>
                </w:rPr>
                <w:t>Los Libertadores</w:t>
              </w:r>
            </w:ins>
          </w:p>
        </w:tc>
        <w:tc>
          <w:tcPr>
            <w:tcW w:w="1057" w:type="dxa"/>
            <w:shd w:val="clear" w:color="auto" w:fill="auto"/>
            <w:noWrap/>
            <w:vAlign w:val="center"/>
            <w:hideMark/>
            <w:tcPrChange w:id="711"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3C1E6A35" w14:textId="77777777" w:rsidR="00986133" w:rsidRPr="00986133" w:rsidRDefault="00986133" w:rsidP="00986133">
            <w:pPr>
              <w:jc w:val="center"/>
              <w:rPr>
                <w:ins w:id="712" w:author="Manuel Raul Livano Luna" w:date="2023-07-03T15:40:00Z"/>
                <w:rFonts w:ascii="Arial Narrow" w:hAnsi="Arial Narrow" w:cs="Calibri"/>
                <w:color w:val="000000"/>
                <w:lang w:eastAsia="es-PE"/>
                <w:rPrChange w:id="713" w:author="Manuel Raul Livano Luna" w:date="2023-07-03T15:40:00Z">
                  <w:rPr>
                    <w:ins w:id="714" w:author="Manuel Raul Livano Luna" w:date="2023-07-03T15:40:00Z"/>
                    <w:rFonts w:ascii="Agency FB" w:hAnsi="Agency FB" w:cs="Calibri"/>
                    <w:color w:val="000000"/>
                    <w:sz w:val="26"/>
                    <w:szCs w:val="26"/>
                    <w:lang w:eastAsia="es-PE"/>
                  </w:rPr>
                </w:rPrChange>
              </w:rPr>
            </w:pPr>
            <w:ins w:id="715" w:author="Manuel Raul Livano Luna" w:date="2023-07-03T15:40:00Z">
              <w:r w:rsidRPr="00986133">
                <w:rPr>
                  <w:rFonts w:ascii="Arial Narrow" w:hAnsi="Arial Narrow" w:cs="Calibri"/>
                  <w:color w:val="000000"/>
                  <w:lang w:eastAsia="es-PE"/>
                  <w:rPrChange w:id="716" w:author="Manuel Raul Livano Luna" w:date="2023-07-03T15:40:00Z">
                    <w:rPr>
                      <w:rFonts w:ascii="Agency FB" w:hAnsi="Agency FB" w:cs="Calibri"/>
                      <w:color w:val="000000"/>
                      <w:sz w:val="26"/>
                      <w:szCs w:val="26"/>
                      <w:lang w:eastAsia="es-PE"/>
                    </w:rPr>
                  </w:rPrChange>
                </w:rPr>
                <w:t>-</w:t>
              </w:r>
            </w:ins>
          </w:p>
        </w:tc>
        <w:tc>
          <w:tcPr>
            <w:tcW w:w="913" w:type="dxa"/>
            <w:shd w:val="clear" w:color="auto" w:fill="auto"/>
            <w:noWrap/>
            <w:vAlign w:val="center"/>
            <w:hideMark/>
            <w:tcPrChange w:id="717"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5DD3C28" w14:textId="77777777" w:rsidR="00986133" w:rsidRPr="00986133" w:rsidRDefault="00986133" w:rsidP="00986133">
            <w:pPr>
              <w:jc w:val="center"/>
              <w:rPr>
                <w:ins w:id="718" w:author="Manuel Raul Livano Luna" w:date="2023-07-03T15:40:00Z"/>
                <w:rFonts w:ascii="Arial Narrow" w:hAnsi="Arial Narrow" w:cs="Calibri"/>
                <w:color w:val="000000"/>
                <w:lang w:eastAsia="es-PE"/>
                <w:rPrChange w:id="719" w:author="Manuel Raul Livano Luna" w:date="2023-07-03T15:40:00Z">
                  <w:rPr>
                    <w:ins w:id="720" w:author="Manuel Raul Livano Luna" w:date="2023-07-03T15:40:00Z"/>
                    <w:rFonts w:ascii="Agency FB" w:hAnsi="Agency FB" w:cs="Calibri"/>
                    <w:color w:val="000000"/>
                    <w:sz w:val="26"/>
                    <w:szCs w:val="26"/>
                    <w:lang w:eastAsia="es-PE"/>
                  </w:rPr>
                </w:rPrChange>
              </w:rPr>
            </w:pPr>
            <w:ins w:id="721" w:author="Manuel Raul Livano Luna" w:date="2023-07-03T15:40:00Z">
              <w:r w:rsidRPr="00986133">
                <w:rPr>
                  <w:rFonts w:ascii="Arial Narrow" w:hAnsi="Arial Narrow" w:cs="Calibri"/>
                  <w:color w:val="000000"/>
                  <w:lang w:eastAsia="es-PE"/>
                  <w:rPrChange w:id="722" w:author="Manuel Raul Livano Luna" w:date="2023-07-03T15:40:00Z">
                    <w:rPr>
                      <w:rFonts w:ascii="Agency FB" w:hAnsi="Agency FB" w:cs="Calibri"/>
                      <w:color w:val="000000"/>
                      <w:sz w:val="26"/>
                      <w:szCs w:val="26"/>
                      <w:lang w:eastAsia="es-PE"/>
                    </w:rPr>
                  </w:rPrChange>
                </w:rPr>
                <w:t>25</w:t>
              </w:r>
            </w:ins>
          </w:p>
        </w:tc>
      </w:tr>
      <w:tr w:rsidR="00986133" w:rsidRPr="00986133" w14:paraId="7A99A235" w14:textId="77777777" w:rsidTr="00986133">
        <w:trPr>
          <w:trHeight w:val="47"/>
          <w:jc w:val="center"/>
          <w:ins w:id="723" w:author="Manuel Raul Livano Luna" w:date="2023-07-03T15:40:00Z"/>
          <w:trPrChange w:id="724" w:author="Manuel Raul Livano Luna" w:date="2023-07-03T15:41:00Z">
            <w:trPr>
              <w:trHeight w:val="672"/>
              <w:jc w:val="center"/>
            </w:trPr>
          </w:trPrChange>
        </w:trPr>
        <w:tc>
          <w:tcPr>
            <w:tcW w:w="1701" w:type="dxa"/>
            <w:shd w:val="clear" w:color="auto" w:fill="auto"/>
            <w:vAlign w:val="center"/>
            <w:hideMark/>
            <w:tcPrChange w:id="725" w:author="Manuel Raul Livano Luna" w:date="2023-07-03T15:41:00Z">
              <w:tcPr>
                <w:tcW w:w="1120" w:type="dxa"/>
                <w:tcBorders>
                  <w:top w:val="nil"/>
                  <w:left w:val="single" w:sz="4" w:space="0" w:color="auto"/>
                  <w:bottom w:val="single" w:sz="4" w:space="0" w:color="auto"/>
                  <w:right w:val="single" w:sz="4" w:space="0" w:color="auto"/>
                </w:tcBorders>
                <w:shd w:val="clear" w:color="auto" w:fill="auto"/>
                <w:vAlign w:val="center"/>
                <w:hideMark/>
              </w:tcPr>
            </w:tcPrChange>
          </w:tcPr>
          <w:p w14:paraId="653F516D" w14:textId="77777777" w:rsidR="00986133" w:rsidRPr="00986133" w:rsidRDefault="00986133" w:rsidP="00986133">
            <w:pPr>
              <w:jc w:val="center"/>
              <w:rPr>
                <w:ins w:id="726" w:author="Manuel Raul Livano Luna" w:date="2023-07-03T15:40:00Z"/>
                <w:rFonts w:ascii="Arial Narrow" w:hAnsi="Arial Narrow" w:cs="Calibri"/>
                <w:color w:val="000000"/>
                <w:lang w:eastAsia="es-PE"/>
                <w:rPrChange w:id="727" w:author="Manuel Raul Livano Luna" w:date="2023-07-03T15:40:00Z">
                  <w:rPr>
                    <w:ins w:id="728" w:author="Manuel Raul Livano Luna" w:date="2023-07-03T15:40:00Z"/>
                    <w:rFonts w:ascii="Agency FB" w:hAnsi="Agency FB" w:cs="Calibri"/>
                    <w:color w:val="000000"/>
                    <w:sz w:val="26"/>
                    <w:szCs w:val="26"/>
                    <w:lang w:eastAsia="es-PE"/>
                  </w:rPr>
                </w:rPrChange>
              </w:rPr>
            </w:pPr>
            <w:ins w:id="729" w:author="Manuel Raul Livano Luna" w:date="2023-07-03T15:40:00Z">
              <w:r w:rsidRPr="00986133">
                <w:rPr>
                  <w:rFonts w:ascii="Arial Narrow" w:hAnsi="Arial Narrow" w:cs="Calibri"/>
                  <w:color w:val="000000"/>
                  <w:lang w:eastAsia="es-PE"/>
                  <w:rPrChange w:id="730" w:author="Manuel Raul Livano Luna" w:date="2023-07-03T15:40:00Z">
                    <w:rPr>
                      <w:rFonts w:ascii="Agency FB" w:hAnsi="Agency FB" w:cs="Calibri"/>
                      <w:color w:val="000000"/>
                      <w:sz w:val="26"/>
                      <w:szCs w:val="26"/>
                      <w:lang w:eastAsia="es-PE"/>
                    </w:rPr>
                  </w:rPrChange>
                </w:rPr>
                <w:t>Uranmarca</w:t>
              </w:r>
            </w:ins>
          </w:p>
        </w:tc>
        <w:tc>
          <w:tcPr>
            <w:tcW w:w="1383" w:type="dxa"/>
            <w:shd w:val="clear" w:color="auto" w:fill="auto"/>
            <w:noWrap/>
            <w:vAlign w:val="center"/>
            <w:hideMark/>
            <w:tcPrChange w:id="731"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4923AF3E" w14:textId="77777777" w:rsidR="00986133" w:rsidRPr="00986133" w:rsidRDefault="00986133" w:rsidP="00986133">
            <w:pPr>
              <w:jc w:val="center"/>
              <w:rPr>
                <w:ins w:id="732" w:author="Manuel Raul Livano Luna" w:date="2023-07-03T15:40:00Z"/>
                <w:rFonts w:ascii="Arial Narrow" w:hAnsi="Arial Narrow" w:cs="Calibri"/>
                <w:color w:val="000000"/>
                <w:lang w:eastAsia="es-PE"/>
                <w:rPrChange w:id="733" w:author="Manuel Raul Livano Luna" w:date="2023-07-03T15:40:00Z">
                  <w:rPr>
                    <w:ins w:id="734" w:author="Manuel Raul Livano Luna" w:date="2023-07-03T15:40:00Z"/>
                    <w:rFonts w:ascii="Agency FB" w:hAnsi="Agency FB" w:cs="Calibri"/>
                    <w:color w:val="000000"/>
                    <w:sz w:val="26"/>
                    <w:szCs w:val="26"/>
                    <w:lang w:eastAsia="es-PE"/>
                  </w:rPr>
                </w:rPrChange>
              </w:rPr>
            </w:pPr>
            <w:ins w:id="735" w:author="Manuel Raul Livano Luna" w:date="2023-07-03T15:40:00Z">
              <w:r w:rsidRPr="00986133">
                <w:rPr>
                  <w:rFonts w:ascii="Arial Narrow" w:hAnsi="Arial Narrow" w:cs="Calibri"/>
                  <w:color w:val="000000"/>
                  <w:lang w:eastAsia="es-PE"/>
                  <w:rPrChange w:id="736" w:author="Manuel Raul Livano Luna" w:date="2023-07-03T15:40:00Z">
                    <w:rPr>
                      <w:rFonts w:ascii="Agency FB" w:hAnsi="Agency FB" w:cs="Calibri"/>
                      <w:color w:val="000000"/>
                      <w:sz w:val="26"/>
                      <w:szCs w:val="26"/>
                      <w:lang w:eastAsia="es-PE"/>
                    </w:rPr>
                  </w:rPrChange>
                </w:rPr>
                <w:t>Culluni Izquierdo</w:t>
              </w:r>
            </w:ins>
          </w:p>
        </w:tc>
        <w:tc>
          <w:tcPr>
            <w:tcW w:w="2680" w:type="dxa"/>
            <w:shd w:val="clear" w:color="auto" w:fill="auto"/>
            <w:vAlign w:val="center"/>
            <w:hideMark/>
            <w:tcPrChange w:id="737" w:author="Manuel Raul Livano Luna" w:date="2023-07-03T15:41:00Z">
              <w:tcPr>
                <w:tcW w:w="2680" w:type="dxa"/>
                <w:tcBorders>
                  <w:top w:val="nil"/>
                  <w:left w:val="nil"/>
                  <w:bottom w:val="single" w:sz="4" w:space="0" w:color="auto"/>
                  <w:right w:val="single" w:sz="4" w:space="0" w:color="auto"/>
                </w:tcBorders>
                <w:shd w:val="clear" w:color="auto" w:fill="auto"/>
                <w:vAlign w:val="center"/>
                <w:hideMark/>
              </w:tcPr>
            </w:tcPrChange>
          </w:tcPr>
          <w:p w14:paraId="13E2E35F" w14:textId="77777777" w:rsidR="00986133" w:rsidRPr="00986133" w:rsidRDefault="00986133" w:rsidP="00986133">
            <w:pPr>
              <w:rPr>
                <w:ins w:id="738" w:author="Manuel Raul Livano Luna" w:date="2023-07-03T15:40:00Z"/>
                <w:rFonts w:ascii="Arial Narrow" w:hAnsi="Arial Narrow" w:cs="Calibri"/>
                <w:color w:val="000000"/>
                <w:lang w:eastAsia="es-PE"/>
                <w:rPrChange w:id="739" w:author="Manuel Raul Livano Luna" w:date="2023-07-03T15:40:00Z">
                  <w:rPr>
                    <w:ins w:id="740" w:author="Manuel Raul Livano Luna" w:date="2023-07-03T15:40:00Z"/>
                    <w:rFonts w:ascii="Agency FB" w:hAnsi="Agency FB" w:cs="Calibri"/>
                    <w:color w:val="000000"/>
                    <w:sz w:val="26"/>
                    <w:szCs w:val="26"/>
                    <w:lang w:eastAsia="es-PE"/>
                  </w:rPr>
                </w:rPrChange>
              </w:rPr>
            </w:pPr>
            <w:ins w:id="741" w:author="Manuel Raul Livano Luna" w:date="2023-07-03T15:40:00Z">
              <w:r w:rsidRPr="00986133">
                <w:rPr>
                  <w:rFonts w:ascii="Arial Narrow" w:hAnsi="Arial Narrow" w:cs="Calibri"/>
                  <w:color w:val="000000"/>
                  <w:lang w:eastAsia="es-PE"/>
                  <w:rPrChange w:id="742" w:author="Manuel Raul Livano Luna" w:date="2023-07-03T15:40:00Z">
                    <w:rPr>
                      <w:rFonts w:ascii="Agency FB" w:hAnsi="Agency FB" w:cs="Calibri"/>
                      <w:color w:val="000000"/>
                      <w:sz w:val="26"/>
                      <w:szCs w:val="26"/>
                      <w:lang w:eastAsia="es-PE"/>
                    </w:rPr>
                  </w:rPrChange>
                </w:rPr>
                <w:t>Jesus de Nazaret</w:t>
              </w:r>
            </w:ins>
          </w:p>
        </w:tc>
        <w:tc>
          <w:tcPr>
            <w:tcW w:w="1057" w:type="dxa"/>
            <w:shd w:val="clear" w:color="auto" w:fill="auto"/>
            <w:noWrap/>
            <w:vAlign w:val="center"/>
            <w:hideMark/>
            <w:tcPrChange w:id="743"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02396CB0" w14:textId="77777777" w:rsidR="00986133" w:rsidRPr="00986133" w:rsidRDefault="00986133" w:rsidP="00986133">
            <w:pPr>
              <w:jc w:val="center"/>
              <w:rPr>
                <w:ins w:id="744" w:author="Manuel Raul Livano Luna" w:date="2023-07-03T15:40:00Z"/>
                <w:rFonts w:ascii="Arial Narrow" w:hAnsi="Arial Narrow" w:cs="Calibri"/>
                <w:color w:val="000000"/>
                <w:lang w:eastAsia="es-PE"/>
                <w:rPrChange w:id="745" w:author="Manuel Raul Livano Luna" w:date="2023-07-03T15:40:00Z">
                  <w:rPr>
                    <w:ins w:id="746" w:author="Manuel Raul Livano Luna" w:date="2023-07-03T15:40:00Z"/>
                    <w:rFonts w:ascii="Agency FB" w:hAnsi="Agency FB" w:cs="Calibri"/>
                    <w:color w:val="000000"/>
                    <w:sz w:val="26"/>
                    <w:szCs w:val="26"/>
                    <w:lang w:eastAsia="es-PE"/>
                  </w:rPr>
                </w:rPrChange>
              </w:rPr>
            </w:pPr>
            <w:ins w:id="747" w:author="Manuel Raul Livano Luna" w:date="2023-07-03T15:40:00Z">
              <w:r w:rsidRPr="00986133">
                <w:rPr>
                  <w:rFonts w:ascii="Arial Narrow" w:hAnsi="Arial Narrow" w:cs="Calibri"/>
                  <w:color w:val="000000"/>
                  <w:lang w:eastAsia="es-PE"/>
                  <w:rPrChange w:id="748" w:author="Manuel Raul Livano Luna" w:date="2023-07-03T15:40:00Z">
                    <w:rPr>
                      <w:rFonts w:ascii="Agency FB" w:hAnsi="Agency FB" w:cs="Calibri"/>
                      <w:color w:val="000000"/>
                      <w:sz w:val="26"/>
                      <w:szCs w:val="26"/>
                      <w:lang w:eastAsia="es-PE"/>
                    </w:rPr>
                  </w:rPrChange>
                </w:rPr>
                <w:t>30</w:t>
              </w:r>
            </w:ins>
          </w:p>
        </w:tc>
        <w:tc>
          <w:tcPr>
            <w:tcW w:w="913" w:type="dxa"/>
            <w:shd w:val="clear" w:color="auto" w:fill="auto"/>
            <w:noWrap/>
            <w:vAlign w:val="center"/>
            <w:hideMark/>
            <w:tcPrChange w:id="749"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700B3FC0" w14:textId="77777777" w:rsidR="00986133" w:rsidRPr="00986133" w:rsidRDefault="00986133" w:rsidP="00986133">
            <w:pPr>
              <w:jc w:val="center"/>
              <w:rPr>
                <w:ins w:id="750" w:author="Manuel Raul Livano Luna" w:date="2023-07-03T15:40:00Z"/>
                <w:rFonts w:ascii="Arial Narrow" w:hAnsi="Arial Narrow" w:cs="Calibri"/>
                <w:color w:val="000000"/>
                <w:lang w:eastAsia="es-PE"/>
                <w:rPrChange w:id="751" w:author="Manuel Raul Livano Luna" w:date="2023-07-03T15:40:00Z">
                  <w:rPr>
                    <w:ins w:id="752" w:author="Manuel Raul Livano Luna" w:date="2023-07-03T15:40:00Z"/>
                    <w:rFonts w:ascii="Agency FB" w:hAnsi="Agency FB" w:cs="Calibri"/>
                    <w:color w:val="000000"/>
                    <w:sz w:val="26"/>
                    <w:szCs w:val="26"/>
                    <w:lang w:eastAsia="es-PE"/>
                  </w:rPr>
                </w:rPrChange>
              </w:rPr>
            </w:pPr>
            <w:ins w:id="753" w:author="Manuel Raul Livano Luna" w:date="2023-07-03T15:40:00Z">
              <w:r w:rsidRPr="00986133">
                <w:rPr>
                  <w:rFonts w:ascii="Arial Narrow" w:hAnsi="Arial Narrow" w:cs="Calibri"/>
                  <w:color w:val="000000"/>
                  <w:lang w:eastAsia="es-PE"/>
                  <w:rPrChange w:id="754" w:author="Manuel Raul Livano Luna" w:date="2023-07-03T15:40:00Z">
                    <w:rPr>
                      <w:rFonts w:ascii="Agency FB" w:hAnsi="Agency FB" w:cs="Calibri"/>
                      <w:color w:val="000000"/>
                      <w:sz w:val="26"/>
                      <w:szCs w:val="26"/>
                      <w:lang w:eastAsia="es-PE"/>
                    </w:rPr>
                  </w:rPrChange>
                </w:rPr>
                <w:t>8</w:t>
              </w:r>
            </w:ins>
          </w:p>
        </w:tc>
      </w:tr>
      <w:tr w:rsidR="00986133" w:rsidRPr="00986133" w14:paraId="67151409" w14:textId="77777777" w:rsidTr="00986133">
        <w:trPr>
          <w:trHeight w:val="47"/>
          <w:jc w:val="center"/>
          <w:ins w:id="755" w:author="Manuel Raul Livano Luna" w:date="2023-07-03T15:40:00Z"/>
          <w:trPrChange w:id="756" w:author="Manuel Raul Livano Luna" w:date="2023-07-03T15:41:00Z">
            <w:trPr>
              <w:trHeight w:val="336"/>
              <w:jc w:val="center"/>
            </w:trPr>
          </w:trPrChange>
        </w:trPr>
        <w:tc>
          <w:tcPr>
            <w:tcW w:w="1701" w:type="dxa"/>
            <w:shd w:val="clear" w:color="auto" w:fill="auto"/>
            <w:noWrap/>
            <w:vAlign w:val="center"/>
            <w:hideMark/>
            <w:tcPrChange w:id="757"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2F0CCF4" w14:textId="77777777" w:rsidR="00986133" w:rsidRPr="00986133" w:rsidRDefault="00986133" w:rsidP="00986133">
            <w:pPr>
              <w:jc w:val="center"/>
              <w:rPr>
                <w:ins w:id="758" w:author="Manuel Raul Livano Luna" w:date="2023-07-03T15:40:00Z"/>
                <w:rFonts w:ascii="Arial Narrow" w:hAnsi="Arial Narrow" w:cs="Calibri"/>
                <w:color w:val="000000"/>
                <w:lang w:eastAsia="es-PE"/>
                <w:rPrChange w:id="759" w:author="Manuel Raul Livano Luna" w:date="2023-07-03T15:40:00Z">
                  <w:rPr>
                    <w:ins w:id="760" w:author="Manuel Raul Livano Luna" w:date="2023-07-03T15:40:00Z"/>
                    <w:rFonts w:ascii="Agency FB" w:hAnsi="Agency FB" w:cs="Calibri"/>
                    <w:color w:val="000000"/>
                    <w:sz w:val="26"/>
                    <w:szCs w:val="26"/>
                    <w:lang w:eastAsia="es-PE"/>
                  </w:rPr>
                </w:rPrChange>
              </w:rPr>
            </w:pPr>
            <w:ins w:id="761" w:author="Manuel Raul Livano Luna" w:date="2023-07-03T15:40:00Z">
              <w:r w:rsidRPr="00986133">
                <w:rPr>
                  <w:rFonts w:ascii="Arial Narrow" w:hAnsi="Arial Narrow" w:cs="Calibri"/>
                  <w:color w:val="000000"/>
                  <w:lang w:eastAsia="es-PE"/>
                  <w:rPrChange w:id="762" w:author="Manuel Raul Livano Luna" w:date="2023-07-03T15:40:00Z">
                    <w:rPr>
                      <w:rFonts w:ascii="Agency FB" w:hAnsi="Agency FB" w:cs="Calibri"/>
                      <w:color w:val="000000"/>
                      <w:sz w:val="26"/>
                      <w:szCs w:val="26"/>
                      <w:lang w:eastAsia="es-PE"/>
                    </w:rPr>
                  </w:rPrChange>
                </w:rPr>
                <w:t>Uranmarca</w:t>
              </w:r>
            </w:ins>
          </w:p>
        </w:tc>
        <w:tc>
          <w:tcPr>
            <w:tcW w:w="1383" w:type="dxa"/>
            <w:shd w:val="clear" w:color="auto" w:fill="auto"/>
            <w:noWrap/>
            <w:vAlign w:val="center"/>
            <w:hideMark/>
            <w:tcPrChange w:id="763"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1AF396AB" w14:textId="77777777" w:rsidR="00986133" w:rsidRPr="00986133" w:rsidRDefault="00986133" w:rsidP="00986133">
            <w:pPr>
              <w:jc w:val="center"/>
              <w:rPr>
                <w:ins w:id="764" w:author="Manuel Raul Livano Luna" w:date="2023-07-03T15:40:00Z"/>
                <w:rFonts w:ascii="Arial Narrow" w:hAnsi="Arial Narrow" w:cs="Calibri"/>
                <w:color w:val="000000"/>
                <w:lang w:eastAsia="es-PE"/>
                <w:rPrChange w:id="765" w:author="Manuel Raul Livano Luna" w:date="2023-07-03T15:40:00Z">
                  <w:rPr>
                    <w:ins w:id="766" w:author="Manuel Raul Livano Luna" w:date="2023-07-03T15:40:00Z"/>
                    <w:rFonts w:ascii="Agency FB" w:hAnsi="Agency FB" w:cs="Calibri"/>
                    <w:color w:val="000000"/>
                    <w:sz w:val="26"/>
                    <w:szCs w:val="26"/>
                    <w:lang w:eastAsia="es-PE"/>
                  </w:rPr>
                </w:rPrChange>
              </w:rPr>
            </w:pPr>
            <w:ins w:id="767" w:author="Manuel Raul Livano Luna" w:date="2023-07-03T15:40:00Z">
              <w:r w:rsidRPr="00986133">
                <w:rPr>
                  <w:rFonts w:ascii="Arial Narrow" w:hAnsi="Arial Narrow" w:cs="Calibri"/>
                  <w:color w:val="000000"/>
                  <w:lang w:eastAsia="es-PE"/>
                  <w:rPrChange w:id="768" w:author="Manuel Raul Livano Luna" w:date="2023-07-03T15:40:00Z">
                    <w:rPr>
                      <w:rFonts w:ascii="Agency FB" w:hAnsi="Agency FB" w:cs="Calibri"/>
                      <w:color w:val="000000"/>
                      <w:sz w:val="26"/>
                      <w:szCs w:val="26"/>
                      <w:lang w:eastAsia="es-PE"/>
                    </w:rPr>
                  </w:rPrChange>
                </w:rPr>
                <w:t>Uranmarca</w:t>
              </w:r>
            </w:ins>
          </w:p>
        </w:tc>
        <w:tc>
          <w:tcPr>
            <w:tcW w:w="2680" w:type="dxa"/>
            <w:shd w:val="clear" w:color="auto" w:fill="auto"/>
            <w:noWrap/>
            <w:vAlign w:val="center"/>
            <w:hideMark/>
            <w:tcPrChange w:id="769"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11832AB5" w14:textId="77777777" w:rsidR="00986133" w:rsidRPr="00986133" w:rsidRDefault="00986133" w:rsidP="00986133">
            <w:pPr>
              <w:rPr>
                <w:ins w:id="770" w:author="Manuel Raul Livano Luna" w:date="2023-07-03T15:40:00Z"/>
                <w:rFonts w:ascii="Arial Narrow" w:hAnsi="Arial Narrow" w:cs="Calibri"/>
                <w:color w:val="000000"/>
                <w:lang w:eastAsia="es-PE"/>
                <w:rPrChange w:id="771" w:author="Manuel Raul Livano Luna" w:date="2023-07-03T15:40:00Z">
                  <w:rPr>
                    <w:ins w:id="772" w:author="Manuel Raul Livano Luna" w:date="2023-07-03T15:40:00Z"/>
                    <w:rFonts w:ascii="Agency FB" w:hAnsi="Agency FB" w:cs="Calibri"/>
                    <w:color w:val="000000"/>
                    <w:sz w:val="26"/>
                    <w:szCs w:val="26"/>
                    <w:lang w:eastAsia="es-PE"/>
                  </w:rPr>
                </w:rPrChange>
              </w:rPr>
            </w:pPr>
            <w:ins w:id="773" w:author="Manuel Raul Livano Luna" w:date="2023-07-03T15:40:00Z">
              <w:r w:rsidRPr="00986133">
                <w:rPr>
                  <w:rFonts w:ascii="Arial Narrow" w:hAnsi="Arial Narrow" w:cs="Calibri"/>
                  <w:color w:val="000000"/>
                  <w:lang w:eastAsia="es-PE"/>
                  <w:rPrChange w:id="774" w:author="Manuel Raul Livano Luna" w:date="2023-07-03T15:40:00Z">
                    <w:rPr>
                      <w:rFonts w:ascii="Agency FB" w:hAnsi="Agency FB" w:cs="Calibri"/>
                      <w:color w:val="000000"/>
                      <w:sz w:val="26"/>
                      <w:szCs w:val="26"/>
                      <w:lang w:eastAsia="es-PE"/>
                    </w:rPr>
                  </w:rPrChange>
                </w:rPr>
                <w:t>Inca Garcilazo de La Vega</w:t>
              </w:r>
            </w:ins>
          </w:p>
        </w:tc>
        <w:tc>
          <w:tcPr>
            <w:tcW w:w="1057" w:type="dxa"/>
            <w:shd w:val="clear" w:color="auto" w:fill="auto"/>
            <w:noWrap/>
            <w:vAlign w:val="center"/>
            <w:hideMark/>
            <w:tcPrChange w:id="775"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700A09B0" w14:textId="77777777" w:rsidR="00986133" w:rsidRPr="00986133" w:rsidRDefault="00986133" w:rsidP="00986133">
            <w:pPr>
              <w:jc w:val="center"/>
              <w:rPr>
                <w:ins w:id="776" w:author="Manuel Raul Livano Luna" w:date="2023-07-03T15:40:00Z"/>
                <w:rFonts w:ascii="Arial Narrow" w:hAnsi="Arial Narrow" w:cs="Calibri"/>
                <w:color w:val="000000"/>
                <w:lang w:eastAsia="es-PE"/>
                <w:rPrChange w:id="777" w:author="Manuel Raul Livano Luna" w:date="2023-07-03T15:40:00Z">
                  <w:rPr>
                    <w:ins w:id="778" w:author="Manuel Raul Livano Luna" w:date="2023-07-03T15:40:00Z"/>
                    <w:rFonts w:ascii="Agency FB" w:hAnsi="Agency FB" w:cs="Calibri"/>
                    <w:color w:val="000000"/>
                    <w:sz w:val="26"/>
                    <w:szCs w:val="26"/>
                    <w:lang w:eastAsia="es-PE"/>
                  </w:rPr>
                </w:rPrChange>
              </w:rPr>
            </w:pPr>
            <w:ins w:id="779" w:author="Manuel Raul Livano Luna" w:date="2023-07-03T15:40:00Z">
              <w:r w:rsidRPr="00986133">
                <w:rPr>
                  <w:rFonts w:ascii="Arial Narrow" w:hAnsi="Arial Narrow" w:cs="Calibri"/>
                  <w:color w:val="000000"/>
                  <w:lang w:eastAsia="es-PE"/>
                  <w:rPrChange w:id="780" w:author="Manuel Raul Livano Luna" w:date="2023-07-03T15:40:00Z">
                    <w:rPr>
                      <w:rFonts w:ascii="Agency FB" w:hAnsi="Agency FB" w:cs="Calibri"/>
                      <w:color w:val="000000"/>
                      <w:sz w:val="26"/>
                      <w:szCs w:val="26"/>
                      <w:lang w:eastAsia="es-PE"/>
                    </w:rPr>
                  </w:rPrChange>
                </w:rPr>
                <w:t>33</w:t>
              </w:r>
            </w:ins>
          </w:p>
        </w:tc>
        <w:tc>
          <w:tcPr>
            <w:tcW w:w="913" w:type="dxa"/>
            <w:shd w:val="clear" w:color="auto" w:fill="auto"/>
            <w:noWrap/>
            <w:vAlign w:val="center"/>
            <w:hideMark/>
            <w:tcPrChange w:id="781"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4C229E05" w14:textId="77777777" w:rsidR="00986133" w:rsidRPr="00986133" w:rsidRDefault="00986133" w:rsidP="00986133">
            <w:pPr>
              <w:jc w:val="center"/>
              <w:rPr>
                <w:ins w:id="782" w:author="Manuel Raul Livano Luna" w:date="2023-07-03T15:40:00Z"/>
                <w:rFonts w:ascii="Arial Narrow" w:hAnsi="Arial Narrow" w:cs="Calibri"/>
                <w:color w:val="000000"/>
                <w:lang w:eastAsia="es-PE"/>
                <w:rPrChange w:id="783" w:author="Manuel Raul Livano Luna" w:date="2023-07-03T15:40:00Z">
                  <w:rPr>
                    <w:ins w:id="784" w:author="Manuel Raul Livano Luna" w:date="2023-07-03T15:40:00Z"/>
                    <w:rFonts w:ascii="Agency FB" w:hAnsi="Agency FB" w:cs="Calibri"/>
                    <w:color w:val="000000"/>
                    <w:sz w:val="26"/>
                    <w:szCs w:val="26"/>
                    <w:lang w:eastAsia="es-PE"/>
                  </w:rPr>
                </w:rPrChange>
              </w:rPr>
            </w:pPr>
            <w:ins w:id="785" w:author="Manuel Raul Livano Luna" w:date="2023-07-03T15:40:00Z">
              <w:r w:rsidRPr="00986133">
                <w:rPr>
                  <w:rFonts w:ascii="Arial Narrow" w:hAnsi="Arial Narrow" w:cs="Calibri"/>
                  <w:color w:val="000000"/>
                  <w:lang w:eastAsia="es-PE"/>
                  <w:rPrChange w:id="786" w:author="Manuel Raul Livano Luna" w:date="2023-07-03T15:40:00Z">
                    <w:rPr>
                      <w:rFonts w:ascii="Agency FB" w:hAnsi="Agency FB" w:cs="Calibri"/>
                      <w:color w:val="000000"/>
                      <w:sz w:val="26"/>
                      <w:szCs w:val="26"/>
                      <w:lang w:eastAsia="es-PE"/>
                    </w:rPr>
                  </w:rPrChange>
                </w:rPr>
                <w:t>8</w:t>
              </w:r>
            </w:ins>
          </w:p>
        </w:tc>
      </w:tr>
      <w:tr w:rsidR="00986133" w:rsidRPr="00986133" w14:paraId="4635B945" w14:textId="77777777" w:rsidTr="00986133">
        <w:trPr>
          <w:trHeight w:val="47"/>
          <w:jc w:val="center"/>
          <w:ins w:id="787" w:author="Manuel Raul Livano Luna" w:date="2023-07-03T15:40:00Z"/>
          <w:trPrChange w:id="788" w:author="Manuel Raul Livano Luna" w:date="2023-07-03T15:41:00Z">
            <w:trPr>
              <w:trHeight w:val="336"/>
              <w:jc w:val="center"/>
            </w:trPr>
          </w:trPrChange>
        </w:trPr>
        <w:tc>
          <w:tcPr>
            <w:tcW w:w="1701" w:type="dxa"/>
            <w:shd w:val="clear" w:color="auto" w:fill="auto"/>
            <w:noWrap/>
            <w:vAlign w:val="center"/>
            <w:hideMark/>
            <w:tcPrChange w:id="789" w:author="Manuel Raul Livano Luna" w:date="2023-07-03T15:41:00Z">
              <w:tcPr>
                <w:tcW w:w="11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AE7E87" w14:textId="77777777" w:rsidR="00986133" w:rsidRPr="00986133" w:rsidRDefault="00986133" w:rsidP="00986133">
            <w:pPr>
              <w:jc w:val="center"/>
              <w:rPr>
                <w:ins w:id="790" w:author="Manuel Raul Livano Luna" w:date="2023-07-03T15:40:00Z"/>
                <w:rFonts w:ascii="Arial Narrow" w:hAnsi="Arial Narrow" w:cs="Calibri"/>
                <w:color w:val="000000"/>
                <w:lang w:eastAsia="es-PE"/>
                <w:rPrChange w:id="791" w:author="Manuel Raul Livano Luna" w:date="2023-07-03T15:40:00Z">
                  <w:rPr>
                    <w:ins w:id="792" w:author="Manuel Raul Livano Luna" w:date="2023-07-03T15:40:00Z"/>
                    <w:rFonts w:ascii="Agency FB" w:hAnsi="Agency FB" w:cs="Calibri"/>
                    <w:color w:val="000000"/>
                    <w:sz w:val="26"/>
                    <w:szCs w:val="26"/>
                    <w:lang w:eastAsia="es-PE"/>
                  </w:rPr>
                </w:rPrChange>
              </w:rPr>
            </w:pPr>
            <w:ins w:id="793" w:author="Manuel Raul Livano Luna" w:date="2023-07-03T15:40:00Z">
              <w:r w:rsidRPr="00986133">
                <w:rPr>
                  <w:rFonts w:ascii="Arial Narrow" w:hAnsi="Arial Narrow" w:cs="Calibri"/>
                  <w:color w:val="000000"/>
                  <w:lang w:eastAsia="es-PE"/>
                  <w:rPrChange w:id="794" w:author="Manuel Raul Livano Luna" w:date="2023-07-03T15:40:00Z">
                    <w:rPr>
                      <w:rFonts w:ascii="Agency FB" w:hAnsi="Agency FB" w:cs="Calibri"/>
                      <w:color w:val="000000"/>
                      <w:sz w:val="26"/>
                      <w:szCs w:val="26"/>
                      <w:lang w:eastAsia="es-PE"/>
                    </w:rPr>
                  </w:rPrChange>
                </w:rPr>
                <w:t>Uranmarca</w:t>
              </w:r>
            </w:ins>
          </w:p>
        </w:tc>
        <w:tc>
          <w:tcPr>
            <w:tcW w:w="1383" w:type="dxa"/>
            <w:shd w:val="clear" w:color="auto" w:fill="auto"/>
            <w:noWrap/>
            <w:vAlign w:val="center"/>
            <w:hideMark/>
            <w:tcPrChange w:id="795"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7738D20A" w14:textId="77777777" w:rsidR="00986133" w:rsidRPr="00986133" w:rsidRDefault="00986133" w:rsidP="00986133">
            <w:pPr>
              <w:jc w:val="center"/>
              <w:rPr>
                <w:ins w:id="796" w:author="Manuel Raul Livano Luna" w:date="2023-07-03T15:40:00Z"/>
                <w:rFonts w:ascii="Arial Narrow" w:hAnsi="Arial Narrow" w:cs="Calibri"/>
                <w:color w:val="000000"/>
                <w:lang w:eastAsia="es-PE"/>
                <w:rPrChange w:id="797" w:author="Manuel Raul Livano Luna" w:date="2023-07-03T15:40:00Z">
                  <w:rPr>
                    <w:ins w:id="798" w:author="Manuel Raul Livano Luna" w:date="2023-07-03T15:40:00Z"/>
                    <w:rFonts w:ascii="Agency FB" w:hAnsi="Agency FB" w:cs="Calibri"/>
                    <w:color w:val="000000"/>
                    <w:sz w:val="26"/>
                    <w:szCs w:val="26"/>
                    <w:lang w:eastAsia="es-PE"/>
                  </w:rPr>
                </w:rPrChange>
              </w:rPr>
            </w:pPr>
            <w:ins w:id="799" w:author="Manuel Raul Livano Luna" w:date="2023-07-03T15:40:00Z">
              <w:r w:rsidRPr="00986133">
                <w:rPr>
                  <w:rFonts w:ascii="Arial Narrow" w:hAnsi="Arial Narrow" w:cs="Calibri"/>
                  <w:color w:val="000000"/>
                  <w:lang w:eastAsia="es-PE"/>
                  <w:rPrChange w:id="800" w:author="Manuel Raul Livano Luna" w:date="2023-07-03T15:40:00Z">
                    <w:rPr>
                      <w:rFonts w:ascii="Agency FB" w:hAnsi="Agency FB" w:cs="Calibri"/>
                      <w:color w:val="000000"/>
                      <w:sz w:val="26"/>
                      <w:szCs w:val="26"/>
                      <w:lang w:eastAsia="es-PE"/>
                    </w:rPr>
                  </w:rPrChange>
                </w:rPr>
                <w:t>Uranmarca</w:t>
              </w:r>
            </w:ins>
          </w:p>
        </w:tc>
        <w:tc>
          <w:tcPr>
            <w:tcW w:w="2680" w:type="dxa"/>
            <w:shd w:val="clear" w:color="auto" w:fill="auto"/>
            <w:noWrap/>
            <w:vAlign w:val="center"/>
            <w:hideMark/>
            <w:tcPrChange w:id="801" w:author="Manuel Raul Livano Luna" w:date="2023-07-03T15:41:00Z">
              <w:tcPr>
                <w:tcW w:w="2680" w:type="dxa"/>
                <w:tcBorders>
                  <w:top w:val="nil"/>
                  <w:left w:val="nil"/>
                  <w:bottom w:val="single" w:sz="4" w:space="0" w:color="auto"/>
                  <w:right w:val="single" w:sz="4" w:space="0" w:color="auto"/>
                </w:tcBorders>
                <w:shd w:val="clear" w:color="auto" w:fill="auto"/>
                <w:noWrap/>
                <w:vAlign w:val="center"/>
                <w:hideMark/>
              </w:tcPr>
            </w:tcPrChange>
          </w:tcPr>
          <w:p w14:paraId="4F3A7338" w14:textId="77777777" w:rsidR="00986133" w:rsidRPr="00986133" w:rsidRDefault="00986133" w:rsidP="00986133">
            <w:pPr>
              <w:rPr>
                <w:ins w:id="802" w:author="Manuel Raul Livano Luna" w:date="2023-07-03T15:40:00Z"/>
                <w:rFonts w:ascii="Arial Narrow" w:hAnsi="Arial Narrow" w:cs="Calibri"/>
                <w:color w:val="000000"/>
                <w:lang w:eastAsia="es-PE"/>
                <w:rPrChange w:id="803" w:author="Manuel Raul Livano Luna" w:date="2023-07-03T15:40:00Z">
                  <w:rPr>
                    <w:ins w:id="804" w:author="Manuel Raul Livano Luna" w:date="2023-07-03T15:40:00Z"/>
                    <w:rFonts w:ascii="Agency FB" w:hAnsi="Agency FB" w:cs="Calibri"/>
                    <w:color w:val="000000"/>
                    <w:sz w:val="26"/>
                    <w:szCs w:val="26"/>
                    <w:lang w:eastAsia="es-PE"/>
                  </w:rPr>
                </w:rPrChange>
              </w:rPr>
            </w:pPr>
            <w:ins w:id="805" w:author="Manuel Raul Livano Luna" w:date="2023-07-03T15:40:00Z">
              <w:r w:rsidRPr="00986133">
                <w:rPr>
                  <w:rFonts w:ascii="Arial Narrow" w:hAnsi="Arial Narrow" w:cs="Calibri"/>
                  <w:color w:val="000000"/>
                  <w:lang w:eastAsia="es-PE"/>
                  <w:rPrChange w:id="806" w:author="Manuel Raul Livano Luna" w:date="2023-07-03T15:40:00Z">
                    <w:rPr>
                      <w:rFonts w:ascii="Agency FB" w:hAnsi="Agency FB" w:cs="Calibri"/>
                      <w:color w:val="000000"/>
                      <w:sz w:val="26"/>
                      <w:szCs w:val="26"/>
                      <w:lang w:eastAsia="es-PE"/>
                    </w:rPr>
                  </w:rPrChange>
                </w:rPr>
                <w:t>José Carlos Mariátegui</w:t>
              </w:r>
            </w:ins>
          </w:p>
        </w:tc>
        <w:tc>
          <w:tcPr>
            <w:tcW w:w="1057" w:type="dxa"/>
            <w:shd w:val="clear" w:color="auto" w:fill="auto"/>
            <w:noWrap/>
            <w:vAlign w:val="center"/>
            <w:hideMark/>
            <w:tcPrChange w:id="807" w:author="Manuel Raul Livano Luna" w:date="2023-07-03T15:41:00Z">
              <w:tcPr>
                <w:tcW w:w="1057" w:type="dxa"/>
                <w:tcBorders>
                  <w:top w:val="nil"/>
                  <w:left w:val="nil"/>
                  <w:bottom w:val="single" w:sz="4" w:space="0" w:color="auto"/>
                  <w:right w:val="single" w:sz="4" w:space="0" w:color="auto"/>
                </w:tcBorders>
                <w:shd w:val="clear" w:color="auto" w:fill="auto"/>
                <w:noWrap/>
                <w:vAlign w:val="center"/>
                <w:hideMark/>
              </w:tcPr>
            </w:tcPrChange>
          </w:tcPr>
          <w:p w14:paraId="10631A17" w14:textId="77777777" w:rsidR="00986133" w:rsidRPr="00986133" w:rsidRDefault="00986133" w:rsidP="00986133">
            <w:pPr>
              <w:jc w:val="center"/>
              <w:rPr>
                <w:ins w:id="808" w:author="Manuel Raul Livano Luna" w:date="2023-07-03T15:40:00Z"/>
                <w:rFonts w:ascii="Arial Narrow" w:hAnsi="Arial Narrow" w:cs="Calibri"/>
                <w:color w:val="000000"/>
                <w:lang w:eastAsia="es-PE"/>
                <w:rPrChange w:id="809" w:author="Manuel Raul Livano Luna" w:date="2023-07-03T15:40:00Z">
                  <w:rPr>
                    <w:ins w:id="810" w:author="Manuel Raul Livano Luna" w:date="2023-07-03T15:40:00Z"/>
                    <w:rFonts w:ascii="Agency FB" w:hAnsi="Agency FB" w:cs="Calibri"/>
                    <w:color w:val="000000"/>
                    <w:sz w:val="26"/>
                    <w:szCs w:val="26"/>
                    <w:lang w:eastAsia="es-PE"/>
                  </w:rPr>
                </w:rPrChange>
              </w:rPr>
            </w:pPr>
            <w:ins w:id="811" w:author="Manuel Raul Livano Luna" w:date="2023-07-03T15:40:00Z">
              <w:r w:rsidRPr="00986133">
                <w:rPr>
                  <w:rFonts w:ascii="Arial Narrow" w:hAnsi="Arial Narrow" w:cs="Calibri"/>
                  <w:color w:val="000000"/>
                  <w:lang w:eastAsia="es-PE"/>
                  <w:rPrChange w:id="812" w:author="Manuel Raul Livano Luna" w:date="2023-07-03T15:40:00Z">
                    <w:rPr>
                      <w:rFonts w:ascii="Agency FB" w:hAnsi="Agency FB" w:cs="Calibri"/>
                      <w:color w:val="000000"/>
                      <w:sz w:val="26"/>
                      <w:szCs w:val="26"/>
                      <w:lang w:eastAsia="es-PE"/>
                    </w:rPr>
                  </w:rPrChange>
                </w:rPr>
                <w:t>51</w:t>
              </w:r>
            </w:ins>
          </w:p>
        </w:tc>
        <w:tc>
          <w:tcPr>
            <w:tcW w:w="913" w:type="dxa"/>
            <w:shd w:val="clear" w:color="auto" w:fill="auto"/>
            <w:noWrap/>
            <w:vAlign w:val="center"/>
            <w:hideMark/>
            <w:tcPrChange w:id="813" w:author="Manuel Raul Livano Luna" w:date="2023-07-03T15:41:00Z">
              <w:tcPr>
                <w:tcW w:w="913" w:type="dxa"/>
                <w:tcBorders>
                  <w:top w:val="nil"/>
                  <w:left w:val="nil"/>
                  <w:bottom w:val="single" w:sz="4" w:space="0" w:color="auto"/>
                  <w:right w:val="single" w:sz="4" w:space="0" w:color="auto"/>
                </w:tcBorders>
                <w:shd w:val="clear" w:color="auto" w:fill="auto"/>
                <w:noWrap/>
                <w:vAlign w:val="center"/>
                <w:hideMark/>
              </w:tcPr>
            </w:tcPrChange>
          </w:tcPr>
          <w:p w14:paraId="44ECA9AA" w14:textId="77777777" w:rsidR="00986133" w:rsidRPr="00986133" w:rsidRDefault="00986133" w:rsidP="00986133">
            <w:pPr>
              <w:jc w:val="center"/>
              <w:rPr>
                <w:ins w:id="814" w:author="Manuel Raul Livano Luna" w:date="2023-07-03T15:40:00Z"/>
                <w:rFonts w:ascii="Arial Narrow" w:hAnsi="Arial Narrow" w:cs="Calibri"/>
                <w:color w:val="000000"/>
                <w:lang w:eastAsia="es-PE"/>
                <w:rPrChange w:id="815" w:author="Manuel Raul Livano Luna" w:date="2023-07-03T15:40:00Z">
                  <w:rPr>
                    <w:ins w:id="816" w:author="Manuel Raul Livano Luna" w:date="2023-07-03T15:40:00Z"/>
                    <w:rFonts w:ascii="Agency FB" w:hAnsi="Agency FB" w:cs="Calibri"/>
                    <w:color w:val="000000"/>
                    <w:sz w:val="26"/>
                    <w:szCs w:val="26"/>
                    <w:lang w:eastAsia="es-PE"/>
                  </w:rPr>
                </w:rPrChange>
              </w:rPr>
            </w:pPr>
            <w:ins w:id="817" w:author="Manuel Raul Livano Luna" w:date="2023-07-03T15:40:00Z">
              <w:r w:rsidRPr="00986133">
                <w:rPr>
                  <w:rFonts w:ascii="Arial Narrow" w:hAnsi="Arial Narrow" w:cs="Calibri"/>
                  <w:color w:val="000000"/>
                  <w:lang w:eastAsia="es-PE"/>
                  <w:rPrChange w:id="818" w:author="Manuel Raul Livano Luna" w:date="2023-07-03T15:40:00Z">
                    <w:rPr>
                      <w:rFonts w:ascii="Agency FB" w:hAnsi="Agency FB" w:cs="Calibri"/>
                      <w:color w:val="000000"/>
                      <w:sz w:val="26"/>
                      <w:szCs w:val="26"/>
                      <w:lang w:eastAsia="es-PE"/>
                    </w:rPr>
                  </w:rPrChange>
                </w:rPr>
                <w:t>8</w:t>
              </w:r>
            </w:ins>
          </w:p>
        </w:tc>
      </w:tr>
      <w:tr w:rsidR="00986133" w:rsidRPr="00986133" w14:paraId="215CB445" w14:textId="77777777" w:rsidTr="00986133">
        <w:trPr>
          <w:trHeight w:val="47"/>
          <w:jc w:val="center"/>
          <w:ins w:id="819" w:author="Manuel Raul Livano Luna" w:date="2023-07-03T15:40:00Z"/>
          <w:trPrChange w:id="820" w:author="Manuel Raul Livano Luna" w:date="2023-07-03T15:41:00Z">
            <w:trPr>
              <w:trHeight w:val="348"/>
              <w:jc w:val="center"/>
            </w:trPr>
          </w:trPrChange>
        </w:trPr>
        <w:tc>
          <w:tcPr>
            <w:tcW w:w="1701" w:type="dxa"/>
            <w:shd w:val="clear" w:color="auto" w:fill="auto"/>
            <w:noWrap/>
            <w:vAlign w:val="center"/>
            <w:hideMark/>
            <w:tcPrChange w:id="821" w:author="Manuel Raul Livano Luna" w:date="2023-07-03T15:41:00Z">
              <w:tcPr>
                <w:tcW w:w="1120" w:type="dxa"/>
                <w:tcBorders>
                  <w:top w:val="nil"/>
                  <w:left w:val="single" w:sz="4" w:space="0" w:color="auto"/>
                  <w:bottom w:val="nil"/>
                  <w:right w:val="single" w:sz="4" w:space="0" w:color="auto"/>
                </w:tcBorders>
                <w:shd w:val="clear" w:color="auto" w:fill="auto"/>
                <w:noWrap/>
                <w:vAlign w:val="center"/>
                <w:hideMark/>
              </w:tcPr>
            </w:tcPrChange>
          </w:tcPr>
          <w:p w14:paraId="16117618" w14:textId="77777777" w:rsidR="00986133" w:rsidRPr="00986133" w:rsidRDefault="00986133" w:rsidP="00986133">
            <w:pPr>
              <w:jc w:val="center"/>
              <w:rPr>
                <w:ins w:id="822" w:author="Manuel Raul Livano Luna" w:date="2023-07-03T15:40:00Z"/>
                <w:rFonts w:ascii="Arial Narrow" w:hAnsi="Arial Narrow" w:cs="Calibri"/>
                <w:color w:val="000000"/>
                <w:lang w:eastAsia="es-PE"/>
                <w:rPrChange w:id="823" w:author="Manuel Raul Livano Luna" w:date="2023-07-03T15:40:00Z">
                  <w:rPr>
                    <w:ins w:id="824" w:author="Manuel Raul Livano Luna" w:date="2023-07-03T15:40:00Z"/>
                    <w:rFonts w:ascii="Agency FB" w:hAnsi="Agency FB" w:cs="Calibri"/>
                    <w:color w:val="000000"/>
                    <w:sz w:val="26"/>
                    <w:szCs w:val="26"/>
                    <w:lang w:eastAsia="es-PE"/>
                  </w:rPr>
                </w:rPrChange>
              </w:rPr>
            </w:pPr>
            <w:ins w:id="825" w:author="Manuel Raul Livano Luna" w:date="2023-07-03T15:40:00Z">
              <w:r w:rsidRPr="00986133">
                <w:rPr>
                  <w:rFonts w:ascii="Arial Narrow" w:hAnsi="Arial Narrow" w:cs="Calibri"/>
                  <w:color w:val="000000"/>
                  <w:lang w:eastAsia="es-PE"/>
                  <w:rPrChange w:id="826" w:author="Manuel Raul Livano Luna" w:date="2023-07-03T15:40:00Z">
                    <w:rPr>
                      <w:rFonts w:ascii="Agency FB" w:hAnsi="Agency FB" w:cs="Calibri"/>
                      <w:color w:val="000000"/>
                      <w:sz w:val="26"/>
                      <w:szCs w:val="26"/>
                      <w:lang w:eastAsia="es-PE"/>
                    </w:rPr>
                  </w:rPrChange>
                </w:rPr>
                <w:t>Uranmarca</w:t>
              </w:r>
            </w:ins>
          </w:p>
        </w:tc>
        <w:tc>
          <w:tcPr>
            <w:tcW w:w="1383" w:type="dxa"/>
            <w:shd w:val="clear" w:color="auto" w:fill="auto"/>
            <w:noWrap/>
            <w:vAlign w:val="center"/>
            <w:hideMark/>
            <w:tcPrChange w:id="827" w:author="Manuel Raul Livano Luna" w:date="2023-07-03T15:41:00Z">
              <w:tcPr>
                <w:tcW w:w="1383" w:type="dxa"/>
                <w:tcBorders>
                  <w:top w:val="nil"/>
                  <w:left w:val="nil"/>
                  <w:bottom w:val="single" w:sz="4" w:space="0" w:color="auto"/>
                  <w:right w:val="single" w:sz="4" w:space="0" w:color="auto"/>
                </w:tcBorders>
                <w:shd w:val="clear" w:color="auto" w:fill="auto"/>
                <w:noWrap/>
                <w:vAlign w:val="center"/>
                <w:hideMark/>
              </w:tcPr>
            </w:tcPrChange>
          </w:tcPr>
          <w:p w14:paraId="36EC2B05" w14:textId="77777777" w:rsidR="00986133" w:rsidRPr="00986133" w:rsidRDefault="00986133" w:rsidP="00986133">
            <w:pPr>
              <w:jc w:val="center"/>
              <w:rPr>
                <w:ins w:id="828" w:author="Manuel Raul Livano Luna" w:date="2023-07-03T15:40:00Z"/>
                <w:rFonts w:ascii="Arial Narrow" w:hAnsi="Arial Narrow" w:cs="Calibri"/>
                <w:color w:val="000000"/>
                <w:lang w:eastAsia="es-PE"/>
                <w:rPrChange w:id="829" w:author="Manuel Raul Livano Luna" w:date="2023-07-03T15:40:00Z">
                  <w:rPr>
                    <w:ins w:id="830" w:author="Manuel Raul Livano Luna" w:date="2023-07-03T15:40:00Z"/>
                    <w:rFonts w:ascii="Agency FB" w:hAnsi="Agency FB" w:cs="Calibri"/>
                    <w:color w:val="000000"/>
                    <w:sz w:val="26"/>
                    <w:szCs w:val="26"/>
                    <w:lang w:eastAsia="es-PE"/>
                  </w:rPr>
                </w:rPrChange>
              </w:rPr>
            </w:pPr>
            <w:ins w:id="831" w:author="Manuel Raul Livano Luna" w:date="2023-07-03T15:40:00Z">
              <w:r w:rsidRPr="00986133">
                <w:rPr>
                  <w:rFonts w:ascii="Arial Narrow" w:hAnsi="Arial Narrow" w:cs="Calibri"/>
                  <w:color w:val="000000"/>
                  <w:lang w:eastAsia="es-PE"/>
                  <w:rPrChange w:id="832" w:author="Manuel Raul Livano Luna" w:date="2023-07-03T15:40:00Z">
                    <w:rPr>
                      <w:rFonts w:ascii="Agency FB" w:hAnsi="Agency FB" w:cs="Calibri"/>
                      <w:color w:val="000000"/>
                      <w:sz w:val="26"/>
                      <w:szCs w:val="26"/>
                      <w:lang w:eastAsia="es-PE"/>
                    </w:rPr>
                  </w:rPrChange>
                </w:rPr>
                <w:t>Tancayllo</w:t>
              </w:r>
            </w:ins>
          </w:p>
        </w:tc>
        <w:tc>
          <w:tcPr>
            <w:tcW w:w="2680" w:type="dxa"/>
            <w:shd w:val="clear" w:color="auto" w:fill="auto"/>
            <w:noWrap/>
            <w:vAlign w:val="center"/>
            <w:hideMark/>
            <w:tcPrChange w:id="833" w:author="Manuel Raul Livano Luna" w:date="2023-07-03T15:41:00Z">
              <w:tcPr>
                <w:tcW w:w="2680" w:type="dxa"/>
                <w:tcBorders>
                  <w:top w:val="nil"/>
                  <w:left w:val="nil"/>
                  <w:bottom w:val="nil"/>
                  <w:right w:val="single" w:sz="4" w:space="0" w:color="auto"/>
                </w:tcBorders>
                <w:shd w:val="clear" w:color="auto" w:fill="auto"/>
                <w:noWrap/>
                <w:vAlign w:val="center"/>
                <w:hideMark/>
              </w:tcPr>
            </w:tcPrChange>
          </w:tcPr>
          <w:p w14:paraId="02BD24EF" w14:textId="77777777" w:rsidR="00986133" w:rsidRPr="00986133" w:rsidRDefault="00986133" w:rsidP="00986133">
            <w:pPr>
              <w:rPr>
                <w:ins w:id="834" w:author="Manuel Raul Livano Luna" w:date="2023-07-03T15:40:00Z"/>
                <w:rFonts w:ascii="Arial Narrow" w:hAnsi="Arial Narrow" w:cs="Calibri"/>
                <w:color w:val="000000"/>
                <w:lang w:eastAsia="es-PE"/>
                <w:rPrChange w:id="835" w:author="Manuel Raul Livano Luna" w:date="2023-07-03T15:40:00Z">
                  <w:rPr>
                    <w:ins w:id="836" w:author="Manuel Raul Livano Luna" w:date="2023-07-03T15:40:00Z"/>
                    <w:rFonts w:ascii="Agency FB" w:hAnsi="Agency FB" w:cs="Calibri"/>
                    <w:color w:val="000000"/>
                    <w:sz w:val="26"/>
                    <w:szCs w:val="26"/>
                    <w:lang w:eastAsia="es-PE"/>
                  </w:rPr>
                </w:rPrChange>
              </w:rPr>
            </w:pPr>
            <w:ins w:id="837" w:author="Manuel Raul Livano Luna" w:date="2023-07-03T15:40:00Z">
              <w:r w:rsidRPr="00986133">
                <w:rPr>
                  <w:rFonts w:ascii="Arial Narrow" w:hAnsi="Arial Narrow" w:cs="Calibri"/>
                  <w:color w:val="000000"/>
                  <w:lang w:eastAsia="es-PE"/>
                  <w:rPrChange w:id="838" w:author="Manuel Raul Livano Luna" w:date="2023-07-03T15:40:00Z">
                    <w:rPr>
                      <w:rFonts w:ascii="Agency FB" w:hAnsi="Agency FB" w:cs="Calibri"/>
                      <w:color w:val="000000"/>
                      <w:sz w:val="26"/>
                      <w:szCs w:val="26"/>
                      <w:lang w:eastAsia="es-PE"/>
                    </w:rPr>
                  </w:rPrChange>
                </w:rPr>
                <w:t>Lino Quintanilla</w:t>
              </w:r>
            </w:ins>
          </w:p>
        </w:tc>
        <w:tc>
          <w:tcPr>
            <w:tcW w:w="1057" w:type="dxa"/>
            <w:shd w:val="clear" w:color="auto" w:fill="auto"/>
            <w:noWrap/>
            <w:vAlign w:val="center"/>
            <w:hideMark/>
            <w:tcPrChange w:id="839" w:author="Manuel Raul Livano Luna" w:date="2023-07-03T15:41:00Z">
              <w:tcPr>
                <w:tcW w:w="1057" w:type="dxa"/>
                <w:tcBorders>
                  <w:top w:val="nil"/>
                  <w:left w:val="nil"/>
                  <w:bottom w:val="nil"/>
                  <w:right w:val="single" w:sz="4" w:space="0" w:color="auto"/>
                </w:tcBorders>
                <w:shd w:val="clear" w:color="auto" w:fill="auto"/>
                <w:noWrap/>
                <w:vAlign w:val="center"/>
                <w:hideMark/>
              </w:tcPr>
            </w:tcPrChange>
          </w:tcPr>
          <w:p w14:paraId="2D3E90CF" w14:textId="77777777" w:rsidR="00986133" w:rsidRPr="00986133" w:rsidRDefault="00986133" w:rsidP="00986133">
            <w:pPr>
              <w:jc w:val="center"/>
              <w:rPr>
                <w:ins w:id="840" w:author="Manuel Raul Livano Luna" w:date="2023-07-03T15:40:00Z"/>
                <w:rFonts w:ascii="Arial Narrow" w:hAnsi="Arial Narrow" w:cs="Calibri"/>
                <w:color w:val="000000"/>
                <w:lang w:eastAsia="es-PE"/>
                <w:rPrChange w:id="841" w:author="Manuel Raul Livano Luna" w:date="2023-07-03T15:40:00Z">
                  <w:rPr>
                    <w:ins w:id="842" w:author="Manuel Raul Livano Luna" w:date="2023-07-03T15:40:00Z"/>
                    <w:rFonts w:ascii="Agency FB" w:hAnsi="Agency FB" w:cs="Calibri"/>
                    <w:color w:val="000000"/>
                    <w:sz w:val="26"/>
                    <w:szCs w:val="26"/>
                    <w:lang w:eastAsia="es-PE"/>
                  </w:rPr>
                </w:rPrChange>
              </w:rPr>
            </w:pPr>
            <w:ins w:id="843" w:author="Manuel Raul Livano Luna" w:date="2023-07-03T15:40:00Z">
              <w:r w:rsidRPr="00986133">
                <w:rPr>
                  <w:rFonts w:ascii="Arial Narrow" w:hAnsi="Arial Narrow" w:cs="Calibri"/>
                  <w:color w:val="000000"/>
                  <w:lang w:eastAsia="es-PE"/>
                  <w:rPrChange w:id="844" w:author="Manuel Raul Livano Luna" w:date="2023-07-03T15:40:00Z">
                    <w:rPr>
                      <w:rFonts w:ascii="Agency FB" w:hAnsi="Agency FB" w:cs="Calibri"/>
                      <w:color w:val="000000"/>
                      <w:sz w:val="26"/>
                      <w:szCs w:val="26"/>
                      <w:lang w:eastAsia="es-PE"/>
                    </w:rPr>
                  </w:rPrChange>
                </w:rPr>
                <w:t>48</w:t>
              </w:r>
            </w:ins>
          </w:p>
        </w:tc>
        <w:tc>
          <w:tcPr>
            <w:tcW w:w="913" w:type="dxa"/>
            <w:shd w:val="clear" w:color="auto" w:fill="auto"/>
            <w:noWrap/>
            <w:vAlign w:val="center"/>
            <w:hideMark/>
            <w:tcPrChange w:id="845" w:author="Manuel Raul Livano Luna" w:date="2023-07-03T15:41:00Z">
              <w:tcPr>
                <w:tcW w:w="913" w:type="dxa"/>
                <w:tcBorders>
                  <w:top w:val="nil"/>
                  <w:left w:val="nil"/>
                  <w:bottom w:val="nil"/>
                  <w:right w:val="single" w:sz="4" w:space="0" w:color="auto"/>
                </w:tcBorders>
                <w:shd w:val="clear" w:color="auto" w:fill="auto"/>
                <w:noWrap/>
                <w:vAlign w:val="center"/>
                <w:hideMark/>
              </w:tcPr>
            </w:tcPrChange>
          </w:tcPr>
          <w:p w14:paraId="54462094" w14:textId="77777777" w:rsidR="00986133" w:rsidRPr="00986133" w:rsidRDefault="00986133" w:rsidP="00986133">
            <w:pPr>
              <w:jc w:val="center"/>
              <w:rPr>
                <w:ins w:id="846" w:author="Manuel Raul Livano Luna" w:date="2023-07-03T15:40:00Z"/>
                <w:rFonts w:ascii="Arial Narrow" w:hAnsi="Arial Narrow" w:cs="Calibri"/>
                <w:color w:val="000000"/>
                <w:lang w:eastAsia="es-PE"/>
                <w:rPrChange w:id="847" w:author="Manuel Raul Livano Luna" w:date="2023-07-03T15:40:00Z">
                  <w:rPr>
                    <w:ins w:id="848" w:author="Manuel Raul Livano Luna" w:date="2023-07-03T15:40:00Z"/>
                    <w:rFonts w:ascii="Agency FB" w:hAnsi="Agency FB" w:cs="Calibri"/>
                    <w:color w:val="000000"/>
                    <w:sz w:val="26"/>
                    <w:szCs w:val="26"/>
                    <w:lang w:eastAsia="es-PE"/>
                  </w:rPr>
                </w:rPrChange>
              </w:rPr>
            </w:pPr>
            <w:ins w:id="849" w:author="Manuel Raul Livano Luna" w:date="2023-07-03T15:40:00Z">
              <w:r w:rsidRPr="00986133">
                <w:rPr>
                  <w:rFonts w:ascii="Arial Narrow" w:hAnsi="Arial Narrow" w:cs="Calibri"/>
                  <w:color w:val="000000"/>
                  <w:lang w:eastAsia="es-PE"/>
                  <w:rPrChange w:id="850" w:author="Manuel Raul Livano Luna" w:date="2023-07-03T15:40:00Z">
                    <w:rPr>
                      <w:rFonts w:ascii="Agency FB" w:hAnsi="Agency FB" w:cs="Calibri"/>
                      <w:color w:val="000000"/>
                      <w:sz w:val="26"/>
                      <w:szCs w:val="26"/>
                      <w:lang w:eastAsia="es-PE"/>
                    </w:rPr>
                  </w:rPrChange>
                </w:rPr>
                <w:t>7</w:t>
              </w:r>
            </w:ins>
          </w:p>
        </w:tc>
      </w:tr>
    </w:tbl>
    <w:p w14:paraId="057F673B" w14:textId="7992BD3B" w:rsidR="00BB6304" w:rsidRDefault="00BB6304" w:rsidP="00FE09A4">
      <w:pPr>
        <w:tabs>
          <w:tab w:val="left" w:pos="142"/>
          <w:tab w:val="left" w:pos="1276"/>
        </w:tabs>
        <w:autoSpaceDE w:val="0"/>
        <w:autoSpaceDN w:val="0"/>
        <w:adjustRightInd w:val="0"/>
        <w:ind w:left="709"/>
        <w:jc w:val="both"/>
        <w:rPr>
          <w:rFonts w:ascii="Arial Narrow" w:hAnsi="Arial Narrow" w:cs="Arial"/>
          <w:bCs/>
          <w:sz w:val="22"/>
          <w:szCs w:val="22"/>
        </w:rPr>
      </w:pPr>
      <w:del w:id="851" w:author="Manuel Raul Livano Luna" w:date="2023-07-03T15:39:00Z">
        <w:r w:rsidRPr="00BB6304" w:rsidDel="00986133">
          <w:rPr>
            <w:noProof/>
            <w:lang w:eastAsia="es-PE"/>
          </w:rPr>
          <w:drawing>
            <wp:inline distT="0" distB="0" distL="0" distR="0" wp14:anchorId="32663A48" wp14:editId="0D726C2F">
              <wp:extent cx="5242560" cy="1362203"/>
              <wp:effectExtent l="0" t="0" r="0" b="0"/>
              <wp:docPr id="11493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2" t="-2232" r="-1704" b="-12652"/>
                      <a:stretch/>
                    </pic:blipFill>
                    <pic:spPr bwMode="auto">
                      <a:xfrm>
                        <a:off x="0" y="0"/>
                        <a:ext cx="5398450" cy="1402709"/>
                      </a:xfrm>
                      <a:prstGeom prst="rect">
                        <a:avLst/>
                      </a:prstGeom>
                      <a:noFill/>
                      <a:ln>
                        <a:noFill/>
                      </a:ln>
                      <a:extLst>
                        <a:ext uri="{53640926-AAD7-44D8-BBD7-CCE9431645EC}">
                          <a14:shadowObscured xmlns:a14="http://schemas.microsoft.com/office/drawing/2010/main"/>
                        </a:ext>
                      </a:extLst>
                    </pic:spPr>
                  </pic:pic>
                </a:graphicData>
              </a:graphic>
            </wp:inline>
          </w:drawing>
        </w:r>
      </w:del>
    </w:p>
    <w:p w14:paraId="67B454ED" w14:textId="589DB8A2" w:rsidR="00BB6304" w:rsidRDefault="00BB6304" w:rsidP="00FE09A4">
      <w:pPr>
        <w:tabs>
          <w:tab w:val="left" w:pos="142"/>
          <w:tab w:val="left" w:pos="1276"/>
        </w:tabs>
        <w:autoSpaceDE w:val="0"/>
        <w:autoSpaceDN w:val="0"/>
        <w:adjustRightInd w:val="0"/>
        <w:ind w:left="709"/>
        <w:jc w:val="both"/>
        <w:rPr>
          <w:ins w:id="852" w:author="GRAPURIMAC" w:date="2023-06-29T18:02:00Z"/>
          <w:rFonts w:ascii="Arial Narrow" w:hAnsi="Arial Narrow" w:cs="Arial"/>
          <w:bCs/>
          <w:sz w:val="16"/>
          <w:szCs w:val="22"/>
        </w:rPr>
      </w:pPr>
      <w:r w:rsidRPr="007D1D1A">
        <w:rPr>
          <w:rFonts w:ascii="Arial Narrow" w:hAnsi="Arial Narrow" w:cs="Arial"/>
          <w:b/>
          <w:bCs/>
          <w:sz w:val="16"/>
          <w:szCs w:val="22"/>
        </w:rPr>
        <w:t>Fuente</w:t>
      </w:r>
      <w:r w:rsidRPr="007D1D1A">
        <w:rPr>
          <w:rFonts w:ascii="Arial Narrow" w:hAnsi="Arial Narrow" w:cs="Arial"/>
          <w:bCs/>
          <w:sz w:val="16"/>
          <w:szCs w:val="22"/>
        </w:rPr>
        <w:t xml:space="preserve">: </w:t>
      </w:r>
      <w:r w:rsidR="007D1D1A" w:rsidRPr="007D1D1A">
        <w:rPr>
          <w:rFonts w:ascii="Arial Narrow" w:hAnsi="Arial Narrow" w:cs="Arial"/>
          <w:bCs/>
          <w:sz w:val="16"/>
          <w:szCs w:val="22"/>
        </w:rPr>
        <w:t xml:space="preserve">Oficio </w:t>
      </w:r>
      <w:r w:rsidR="007D1D1A">
        <w:rPr>
          <w:rFonts w:ascii="Arial Narrow" w:hAnsi="Arial Narrow" w:cs="Arial"/>
          <w:bCs/>
          <w:sz w:val="16"/>
          <w:szCs w:val="22"/>
        </w:rPr>
        <w:t>n.</w:t>
      </w:r>
      <w:r w:rsidRPr="007D1D1A">
        <w:rPr>
          <w:rFonts w:ascii="Arial Narrow" w:hAnsi="Arial Narrow" w:cs="Arial"/>
          <w:bCs/>
          <w:sz w:val="16"/>
          <w:szCs w:val="22"/>
        </w:rPr>
        <w:t>° 123-2023-GRAP/11/GRDS</w:t>
      </w:r>
    </w:p>
    <w:p w14:paraId="35C0FC96" w14:textId="2F138BEB" w:rsidR="00F043EA" w:rsidRDefault="00F043EA" w:rsidP="00FE09A4">
      <w:pPr>
        <w:tabs>
          <w:tab w:val="left" w:pos="142"/>
          <w:tab w:val="left" w:pos="1276"/>
        </w:tabs>
        <w:autoSpaceDE w:val="0"/>
        <w:autoSpaceDN w:val="0"/>
        <w:adjustRightInd w:val="0"/>
        <w:ind w:left="709"/>
        <w:jc w:val="both"/>
        <w:rPr>
          <w:rFonts w:ascii="Arial Narrow" w:hAnsi="Arial Narrow" w:cs="Arial"/>
          <w:bCs/>
          <w:sz w:val="16"/>
          <w:szCs w:val="22"/>
        </w:rPr>
      </w:pPr>
    </w:p>
    <w:p w14:paraId="6CE639A8" w14:textId="27AFBD4B" w:rsidR="00BB6304" w:rsidRPr="00773439" w:rsidDel="008F59C9" w:rsidRDefault="00BB6304" w:rsidP="00FE09A4">
      <w:pPr>
        <w:tabs>
          <w:tab w:val="left" w:pos="142"/>
          <w:tab w:val="left" w:pos="1276"/>
        </w:tabs>
        <w:autoSpaceDE w:val="0"/>
        <w:autoSpaceDN w:val="0"/>
        <w:adjustRightInd w:val="0"/>
        <w:ind w:left="709"/>
        <w:jc w:val="both"/>
        <w:rPr>
          <w:del w:id="853" w:author="Manuel Raul Livano Luna" w:date="2023-07-03T17:12:00Z"/>
          <w:rFonts w:ascii="Arial Narrow" w:hAnsi="Arial Narrow" w:cs="Arial"/>
          <w:bCs/>
          <w:sz w:val="22"/>
          <w:szCs w:val="22"/>
        </w:rPr>
      </w:pPr>
    </w:p>
    <w:p w14:paraId="240831AE" w14:textId="03945417" w:rsidR="00F043EA" w:rsidDel="008F59C9" w:rsidRDefault="00FE09A4" w:rsidP="00343705">
      <w:pPr>
        <w:tabs>
          <w:tab w:val="left" w:pos="142"/>
          <w:tab w:val="left" w:pos="1276"/>
        </w:tabs>
        <w:autoSpaceDE w:val="0"/>
        <w:autoSpaceDN w:val="0"/>
        <w:adjustRightInd w:val="0"/>
        <w:ind w:left="709"/>
        <w:jc w:val="both"/>
        <w:rPr>
          <w:ins w:id="854" w:author="GRAPURIMAC" w:date="2023-06-29T18:06:00Z"/>
          <w:del w:id="855" w:author="Manuel Raul Livano Luna" w:date="2023-07-03T17:12:00Z"/>
          <w:rFonts w:ascii="Arial Narrow" w:hAnsi="Arial Narrow" w:cs="Arial"/>
          <w:bCs/>
          <w:sz w:val="22"/>
          <w:szCs w:val="22"/>
        </w:rPr>
      </w:pPr>
      <w:del w:id="856" w:author="Manuel Raul Livano Luna" w:date="2023-07-03T17:12:00Z">
        <w:r w:rsidRPr="00773439" w:rsidDel="008F59C9">
          <w:rPr>
            <w:rFonts w:ascii="Arial Narrow" w:hAnsi="Arial Narrow" w:cs="Arial"/>
            <w:bCs/>
            <w:sz w:val="22"/>
            <w:szCs w:val="22"/>
          </w:rPr>
          <w:delText xml:space="preserve">Asimismo, </w:delText>
        </w:r>
        <w:commentRangeStart w:id="857"/>
        <w:r w:rsidDel="008F59C9">
          <w:rPr>
            <w:rFonts w:ascii="Arial Narrow" w:hAnsi="Arial Narrow" w:cs="Arial"/>
            <w:bCs/>
            <w:sz w:val="22"/>
            <w:szCs w:val="22"/>
          </w:rPr>
          <w:delText xml:space="preserve">de las visitas a campo </w:delText>
        </w:r>
        <w:commentRangeEnd w:id="857"/>
        <w:r w:rsidR="00F043EA" w:rsidDel="008F59C9">
          <w:rPr>
            <w:rStyle w:val="Refdecomentario"/>
          </w:rPr>
          <w:commentReference w:id="857"/>
        </w:r>
        <w:r w:rsidDel="008F59C9">
          <w:rPr>
            <w:rFonts w:ascii="Arial Narrow" w:hAnsi="Arial Narrow" w:cs="Arial"/>
            <w:bCs/>
            <w:sz w:val="22"/>
            <w:szCs w:val="22"/>
          </w:rPr>
          <w:delText>realizadas por la comisión se verific</w:delText>
        </w:r>
        <w:r w:rsidR="007D1D1A" w:rsidDel="008F59C9">
          <w:rPr>
            <w:rFonts w:ascii="Arial Narrow" w:hAnsi="Arial Narrow" w:cs="Arial"/>
            <w:bCs/>
            <w:sz w:val="22"/>
            <w:szCs w:val="22"/>
          </w:rPr>
          <w:delText>ó</w:delText>
        </w:r>
        <w:r w:rsidDel="008F59C9">
          <w:rPr>
            <w:rFonts w:ascii="Arial Narrow" w:hAnsi="Arial Narrow" w:cs="Arial"/>
            <w:bCs/>
            <w:sz w:val="22"/>
            <w:szCs w:val="22"/>
          </w:rPr>
          <w:delText xml:space="preserve"> que las instituciones educativas </w:delText>
        </w:r>
        <w:r w:rsidR="00BB6304" w:rsidDel="008F59C9">
          <w:rPr>
            <w:rFonts w:ascii="Arial Narrow" w:hAnsi="Arial Narrow" w:cs="Arial"/>
            <w:bCs/>
            <w:sz w:val="22"/>
            <w:szCs w:val="22"/>
          </w:rPr>
          <w:delText>si contaban con sistema de protección eléctrica para r</w:delText>
        </w:r>
        <w:r w:rsidR="007D1D1A" w:rsidDel="008F59C9">
          <w:rPr>
            <w:rFonts w:ascii="Arial Narrow" w:hAnsi="Arial Narrow" w:cs="Arial"/>
            <w:bCs/>
            <w:sz w:val="22"/>
            <w:szCs w:val="22"/>
          </w:rPr>
          <w:delText>ayos con su respectivo poz</w:delText>
        </w:r>
        <w:r w:rsidR="00BB6304" w:rsidDel="008F59C9">
          <w:rPr>
            <w:rFonts w:ascii="Arial Narrow" w:hAnsi="Arial Narrow" w:cs="Arial"/>
            <w:bCs/>
            <w:sz w:val="22"/>
            <w:szCs w:val="22"/>
          </w:rPr>
          <w:delText>o a tierra</w:delText>
        </w:r>
      </w:del>
      <w:ins w:id="858" w:author="GRAPURIMAC" w:date="2023-06-29T18:06:00Z">
        <w:del w:id="859" w:author="Manuel Raul Livano Luna" w:date="2023-07-03T17:12:00Z">
          <w:r w:rsidR="00F043EA" w:rsidDel="008F59C9">
            <w:rPr>
              <w:rFonts w:ascii="Arial Narrow" w:hAnsi="Arial Narrow" w:cs="Arial"/>
              <w:bCs/>
              <w:sz w:val="22"/>
              <w:szCs w:val="22"/>
            </w:rPr>
            <w:delText xml:space="preserve">; </w:delText>
          </w:r>
        </w:del>
      </w:ins>
      <w:del w:id="860" w:author="Manuel Raul Livano Luna" w:date="2023-07-03T17:12:00Z">
        <w:r w:rsidR="00BB6304" w:rsidDel="008F59C9">
          <w:rPr>
            <w:rFonts w:ascii="Arial Narrow" w:hAnsi="Arial Narrow" w:cs="Arial"/>
            <w:bCs/>
            <w:sz w:val="22"/>
            <w:szCs w:val="22"/>
          </w:rPr>
          <w:delText xml:space="preserve">, </w:delText>
        </w:r>
      </w:del>
      <w:ins w:id="861" w:author="GRAPURIMAC" w:date="2023-06-29T18:06:00Z">
        <w:del w:id="862" w:author="Manuel Raul Livano Luna" w:date="2023-07-03T17:12:00Z">
          <w:r w:rsidR="00F043EA" w:rsidDel="008F59C9">
            <w:rPr>
              <w:rFonts w:ascii="Arial Narrow" w:hAnsi="Arial Narrow" w:cs="Arial"/>
              <w:bCs/>
              <w:sz w:val="22"/>
              <w:szCs w:val="22"/>
            </w:rPr>
            <w:delText xml:space="preserve">sin embargo, según las actas de </w:delText>
          </w:r>
          <w:r w:rsidR="00F043EA" w:rsidRPr="00E61AED" w:rsidDel="008F59C9">
            <w:rPr>
              <w:rFonts w:ascii="Arial Narrow" w:hAnsi="Arial Narrow" w:cs="Arial"/>
              <w:bCs/>
              <w:sz w:val="22"/>
              <w:szCs w:val="22"/>
              <w:highlight w:val="yellow"/>
              <w:rPrChange w:id="863" w:author="GRAPURIMAC" w:date="2023-06-29T18:22:00Z">
                <w:rPr>
                  <w:rFonts w:ascii="Arial Narrow" w:hAnsi="Arial Narrow" w:cs="Arial"/>
                  <w:bCs/>
                  <w:sz w:val="22"/>
                  <w:szCs w:val="22"/>
                </w:rPr>
              </w:rPrChange>
            </w:rPr>
            <w:delText>visita de control n.</w:delText>
          </w:r>
          <w:r w:rsidR="00F043EA" w:rsidRPr="00E61AED" w:rsidDel="008F59C9">
            <w:rPr>
              <w:rFonts w:ascii="Arial Narrow" w:hAnsi="Arial Narrow" w:cs="Arial"/>
              <w:bCs/>
              <w:sz w:val="22"/>
              <w:szCs w:val="22"/>
              <w:highlight w:val="yellow"/>
              <w:vertAlign w:val="superscript"/>
              <w:rPrChange w:id="864" w:author="GRAPURIMAC" w:date="2023-06-29T18:22:00Z">
                <w:rPr>
                  <w:rFonts w:ascii="Arial Narrow" w:hAnsi="Arial Narrow" w:cs="Arial"/>
                  <w:bCs/>
                  <w:sz w:val="22"/>
                  <w:szCs w:val="22"/>
                </w:rPr>
              </w:rPrChange>
            </w:rPr>
            <w:delText>os</w:delText>
          </w:r>
          <w:r w:rsidR="00F043EA" w:rsidRPr="00E61AED" w:rsidDel="008F59C9">
            <w:rPr>
              <w:rFonts w:ascii="Arial Narrow" w:hAnsi="Arial Narrow" w:cs="Arial"/>
              <w:bCs/>
              <w:sz w:val="22"/>
              <w:szCs w:val="22"/>
              <w:highlight w:val="yellow"/>
              <w:rPrChange w:id="865" w:author="GRAPURIMAC" w:date="2023-06-29T18:22:00Z">
                <w:rPr>
                  <w:rFonts w:ascii="Arial Narrow" w:hAnsi="Arial Narrow" w:cs="Arial"/>
                  <w:bCs/>
                  <w:sz w:val="22"/>
                  <w:szCs w:val="22"/>
                </w:rPr>
              </w:rPrChange>
            </w:rPr>
            <w:delText xml:space="preserve"> XYZ</w:delText>
          </w:r>
        </w:del>
      </w:ins>
      <w:ins w:id="866" w:author="ADM" w:date="2023-06-30T15:50:00Z">
        <w:del w:id="867" w:author="Manuel Raul Livano Luna" w:date="2023-07-03T17:12:00Z">
          <w:r w:rsidR="000A1822" w:rsidDel="008F59C9">
            <w:rPr>
              <w:rFonts w:ascii="Arial Narrow" w:hAnsi="Arial Narrow" w:cs="Arial"/>
              <w:bCs/>
              <w:sz w:val="22"/>
              <w:szCs w:val="22"/>
              <w:highlight w:val="yellow"/>
            </w:rPr>
            <w:delText>° 7 y 8</w:delText>
          </w:r>
        </w:del>
      </w:ins>
      <w:ins w:id="868" w:author="GRAPURIMAC" w:date="2023-06-29T18:06:00Z">
        <w:del w:id="869" w:author="Manuel Raul Livano Luna" w:date="2023-07-03T17:12:00Z">
          <w:r w:rsidR="00F043EA" w:rsidRPr="00E61AED" w:rsidDel="008F59C9">
            <w:rPr>
              <w:rFonts w:ascii="Arial Narrow" w:hAnsi="Arial Narrow" w:cs="Arial"/>
              <w:bCs/>
              <w:sz w:val="22"/>
              <w:szCs w:val="22"/>
              <w:highlight w:val="yellow"/>
              <w:rPrChange w:id="870" w:author="GRAPURIMAC" w:date="2023-06-29T18:22:00Z">
                <w:rPr>
                  <w:rFonts w:ascii="Arial Narrow" w:hAnsi="Arial Narrow" w:cs="Arial"/>
                  <w:bCs/>
                  <w:sz w:val="22"/>
                  <w:szCs w:val="22"/>
                </w:rPr>
              </w:rPrChange>
            </w:rPr>
            <w:delText>,</w:delText>
          </w:r>
          <w:r w:rsidR="00F043EA" w:rsidDel="008F59C9">
            <w:rPr>
              <w:rFonts w:ascii="Arial Narrow" w:hAnsi="Arial Narrow" w:cs="Arial"/>
              <w:bCs/>
              <w:sz w:val="22"/>
              <w:szCs w:val="22"/>
            </w:rPr>
            <w:delText xml:space="preserve"> </w:delText>
          </w:r>
        </w:del>
      </w:ins>
      <w:ins w:id="871" w:author="Usuario de Windows" w:date="2023-07-03T16:47:00Z">
        <w:del w:id="872" w:author="Manuel Raul Livano Luna" w:date="2023-07-03T17:12:00Z">
          <w:r w:rsidR="00985D6E" w:rsidRPr="00985D6E" w:rsidDel="008F59C9">
            <w:rPr>
              <w:rFonts w:ascii="Arial Narrow" w:hAnsi="Arial Narrow" w:cs="Arial"/>
              <w:bCs/>
              <w:sz w:val="22"/>
              <w:szCs w:val="22"/>
              <w:highlight w:val="cyan"/>
              <w:rPrChange w:id="873" w:author="Usuario de Windows" w:date="2023-07-03T16:48:00Z">
                <w:rPr>
                  <w:rFonts w:ascii="Arial Narrow" w:hAnsi="Arial Narrow" w:cs="Arial"/>
                  <w:bCs/>
                  <w:sz w:val="22"/>
                  <w:szCs w:val="22"/>
                </w:rPr>
              </w:rPrChange>
            </w:rPr>
            <w:delText xml:space="preserve">, Director de la IE …………….. , Director </w:delText>
          </w:r>
        </w:del>
      </w:ins>
      <w:ins w:id="874" w:author="Usuario de Windows" w:date="2023-07-03T16:48:00Z">
        <w:del w:id="875" w:author="Manuel Raul Livano Luna" w:date="2023-07-03T17:12:00Z">
          <w:r w:rsidR="00985D6E" w:rsidRPr="00985D6E" w:rsidDel="008F59C9">
            <w:rPr>
              <w:rFonts w:ascii="Arial Narrow" w:hAnsi="Arial Narrow" w:cs="Arial"/>
              <w:bCs/>
              <w:sz w:val="22"/>
              <w:szCs w:val="22"/>
              <w:highlight w:val="cyan"/>
              <w:rPrChange w:id="876" w:author="Usuario de Windows" w:date="2023-07-03T16:48:00Z">
                <w:rPr>
                  <w:rFonts w:ascii="Arial Narrow" w:hAnsi="Arial Narrow" w:cs="Arial"/>
                  <w:bCs/>
                  <w:sz w:val="22"/>
                  <w:szCs w:val="22"/>
                </w:rPr>
              </w:rPrChange>
            </w:rPr>
            <w:delText>de la IE ………………..</w:delText>
          </w:r>
        </w:del>
      </w:ins>
      <w:ins w:id="877" w:author="Usuario de Windows" w:date="2023-07-03T16:47:00Z">
        <w:del w:id="878" w:author="Manuel Raul Livano Luna" w:date="2023-07-03T17:12:00Z">
          <w:r w:rsidR="00985D6E" w:rsidDel="008F59C9">
            <w:rPr>
              <w:rFonts w:ascii="Arial Narrow" w:hAnsi="Arial Narrow" w:cs="Arial"/>
              <w:bCs/>
              <w:sz w:val="22"/>
              <w:szCs w:val="22"/>
            </w:rPr>
            <w:delText xml:space="preserve"> </w:delText>
          </w:r>
        </w:del>
      </w:ins>
      <w:ins w:id="879" w:author="Usuario de Windows" w:date="2023-07-03T16:48:00Z">
        <w:del w:id="880" w:author="Manuel Raul Livano Luna" w:date="2023-07-03T17:12:00Z">
          <w:r w:rsidR="00985D6E" w:rsidDel="008F59C9">
            <w:rPr>
              <w:rFonts w:ascii="Arial Narrow" w:hAnsi="Arial Narrow" w:cs="Arial"/>
              <w:bCs/>
              <w:sz w:val="22"/>
              <w:szCs w:val="22"/>
            </w:rPr>
            <w:delText>,</w:delText>
          </w:r>
        </w:del>
      </w:ins>
      <w:ins w:id="881" w:author="GRAPURIMAC" w:date="2023-06-29T18:06:00Z">
        <w:del w:id="882" w:author="Manuel Raul Livano Luna" w:date="2023-07-03T15:42:00Z">
          <w:r w:rsidR="00F043EA" w:rsidDel="00C262A3">
            <w:rPr>
              <w:rFonts w:ascii="Arial Narrow" w:hAnsi="Arial Narrow" w:cs="Arial"/>
              <w:bCs/>
              <w:sz w:val="22"/>
              <w:szCs w:val="22"/>
            </w:rPr>
            <w:delText xml:space="preserve">&lt;Aquí señalar quien </w:delText>
          </w:r>
        </w:del>
      </w:ins>
      <w:ins w:id="883" w:author="GRAPURIMAC" w:date="2023-06-29T18:22:00Z">
        <w:del w:id="884" w:author="Manuel Raul Livano Luna" w:date="2023-07-03T15:42:00Z">
          <w:r w:rsidR="00E61AED" w:rsidDel="00C262A3">
            <w:rPr>
              <w:rFonts w:ascii="Arial Narrow" w:hAnsi="Arial Narrow" w:cs="Arial"/>
              <w:bCs/>
              <w:sz w:val="22"/>
              <w:szCs w:val="22"/>
            </w:rPr>
            <w:delText>o quiénes</w:delText>
          </w:r>
        </w:del>
        <w:del w:id="885" w:author="Manuel Raul Livano Luna" w:date="2023-07-03T15:43:00Z">
          <w:r w:rsidR="00E61AED" w:rsidDel="00C262A3">
            <w:rPr>
              <w:rFonts w:ascii="Arial Narrow" w:hAnsi="Arial Narrow" w:cs="Arial"/>
              <w:bCs/>
              <w:sz w:val="22"/>
              <w:szCs w:val="22"/>
            </w:rPr>
            <w:delText xml:space="preserve"> </w:delText>
          </w:r>
        </w:del>
      </w:ins>
      <w:ins w:id="886" w:author="GRAPURIMAC" w:date="2023-06-29T18:06:00Z">
        <w:del w:id="887" w:author="Manuel Raul Livano Luna" w:date="2023-07-03T15:43:00Z">
          <w:r w:rsidR="00F043EA" w:rsidDel="00C262A3">
            <w:rPr>
              <w:rFonts w:ascii="Arial Narrow" w:hAnsi="Arial Narrow" w:cs="Arial"/>
              <w:bCs/>
              <w:sz w:val="22"/>
              <w:szCs w:val="22"/>
            </w:rPr>
            <w:delText xml:space="preserve">manifestó </w:delText>
          </w:r>
        </w:del>
      </w:ins>
      <w:ins w:id="888" w:author="GRAPURIMAC" w:date="2023-06-29T18:22:00Z">
        <w:del w:id="889" w:author="Manuel Raul Livano Luna" w:date="2023-07-03T15:43:00Z">
          <w:r w:rsidR="00E61AED" w:rsidDel="00C262A3">
            <w:rPr>
              <w:rFonts w:ascii="Arial Narrow" w:hAnsi="Arial Narrow" w:cs="Arial"/>
              <w:bCs/>
              <w:sz w:val="22"/>
              <w:szCs w:val="22"/>
            </w:rPr>
            <w:delText xml:space="preserve"> o</w:delText>
          </w:r>
        </w:del>
        <w:del w:id="890" w:author="Manuel Raul Livano Luna" w:date="2023-07-03T17:12:00Z">
          <w:r w:rsidR="00E61AED" w:rsidDel="008F59C9">
            <w:rPr>
              <w:rFonts w:ascii="Arial Narrow" w:hAnsi="Arial Narrow" w:cs="Arial"/>
              <w:bCs/>
              <w:sz w:val="22"/>
              <w:szCs w:val="22"/>
            </w:rPr>
            <w:delText xml:space="preserve"> manifestaron </w:delText>
          </w:r>
        </w:del>
      </w:ins>
      <w:ins w:id="891" w:author="GRAPURIMAC" w:date="2023-06-29T18:06:00Z">
        <w:del w:id="892" w:author="Manuel Raul Livano Luna" w:date="2023-07-03T17:12:00Z">
          <w:r w:rsidR="00F043EA" w:rsidDel="008F59C9">
            <w:rPr>
              <w:rFonts w:ascii="Arial Narrow" w:hAnsi="Arial Narrow" w:cs="Arial"/>
              <w:bCs/>
              <w:sz w:val="22"/>
              <w:szCs w:val="22"/>
            </w:rPr>
            <w:delText>que los servidores o equipos inform</w:delText>
          </w:r>
        </w:del>
      </w:ins>
      <w:ins w:id="893" w:author="GRAPURIMAC" w:date="2023-06-29T18:07:00Z">
        <w:del w:id="894" w:author="Manuel Raul Livano Luna" w:date="2023-07-03T17:12:00Z">
          <w:r w:rsidR="00F043EA" w:rsidDel="008F59C9">
            <w:rPr>
              <w:rFonts w:ascii="Arial Narrow" w:hAnsi="Arial Narrow" w:cs="Arial"/>
              <w:bCs/>
              <w:sz w:val="22"/>
              <w:szCs w:val="22"/>
            </w:rPr>
            <w:delText>áticos se malograron por la mala implantación del pararrayo</w:delText>
          </w:r>
        </w:del>
      </w:ins>
      <w:ins w:id="895" w:author="GRAPURIMAC" w:date="2023-06-29T18:23:00Z">
        <w:del w:id="896" w:author="Manuel Raul Livano Luna" w:date="2023-07-03T17:12:00Z">
          <w:r w:rsidR="00E61AED" w:rsidDel="008F59C9">
            <w:rPr>
              <w:rFonts w:ascii="Arial Narrow" w:hAnsi="Arial Narrow" w:cs="Arial"/>
              <w:bCs/>
              <w:sz w:val="22"/>
              <w:szCs w:val="22"/>
            </w:rPr>
            <w:delText xml:space="preserve"> o por las tormentas eléctricas</w:delText>
          </w:r>
        </w:del>
      </w:ins>
      <w:ins w:id="897" w:author="Usuario de Windows" w:date="2023-07-03T16:49:00Z">
        <w:del w:id="898" w:author="Manuel Raul Livano Luna" w:date="2023-07-03T17:12:00Z">
          <w:r w:rsidR="00985D6E" w:rsidDel="008F59C9">
            <w:rPr>
              <w:rFonts w:ascii="Arial Narrow" w:hAnsi="Arial Narrow" w:cs="Arial"/>
              <w:bCs/>
              <w:sz w:val="22"/>
              <w:szCs w:val="22"/>
            </w:rPr>
            <w:delText>, evidenciándose que</w:delText>
          </w:r>
        </w:del>
      </w:ins>
      <w:ins w:id="899" w:author="GRAPURIMAC" w:date="2023-06-29T18:06:00Z">
        <w:del w:id="900" w:author="Manuel Raul Livano Luna" w:date="2023-07-03T17:12:00Z">
          <w:r w:rsidR="00F043EA" w:rsidDel="008F59C9">
            <w:rPr>
              <w:rFonts w:ascii="Arial Narrow" w:hAnsi="Arial Narrow" w:cs="Arial"/>
              <w:bCs/>
              <w:szCs w:val="22"/>
            </w:rPr>
            <w:delText>&gt;</w:delText>
          </w:r>
        </w:del>
      </w:ins>
      <w:del w:id="901" w:author="Manuel Raul Livano Luna" w:date="2023-07-03T17:12:00Z">
        <w:r w:rsidR="00BB6304" w:rsidDel="008F59C9">
          <w:rPr>
            <w:rFonts w:ascii="Arial Narrow" w:hAnsi="Arial Narrow" w:cs="Arial"/>
            <w:bCs/>
            <w:sz w:val="22"/>
            <w:szCs w:val="22"/>
          </w:rPr>
          <w:delText>pero</w:delText>
        </w:r>
      </w:del>
    </w:p>
    <w:p w14:paraId="1EB2154E" w14:textId="6C6AAA21" w:rsidR="00F043EA" w:rsidDel="008F59C9" w:rsidRDefault="00F043EA" w:rsidP="00343705">
      <w:pPr>
        <w:tabs>
          <w:tab w:val="left" w:pos="142"/>
          <w:tab w:val="left" w:pos="1276"/>
        </w:tabs>
        <w:autoSpaceDE w:val="0"/>
        <w:autoSpaceDN w:val="0"/>
        <w:adjustRightInd w:val="0"/>
        <w:ind w:left="709"/>
        <w:jc w:val="both"/>
        <w:rPr>
          <w:ins w:id="902" w:author="GRAPURIMAC" w:date="2023-06-29T18:06:00Z"/>
          <w:del w:id="903" w:author="Manuel Raul Livano Luna" w:date="2023-07-03T17:12:00Z"/>
          <w:rFonts w:ascii="Arial Narrow" w:hAnsi="Arial Narrow" w:cs="Arial"/>
          <w:bCs/>
          <w:sz w:val="22"/>
          <w:szCs w:val="22"/>
        </w:rPr>
      </w:pPr>
    </w:p>
    <w:p w14:paraId="5BFD0856" w14:textId="634C2566" w:rsidR="008F59C9" w:rsidRDefault="00E61AED" w:rsidP="00343705">
      <w:pPr>
        <w:tabs>
          <w:tab w:val="left" w:pos="142"/>
          <w:tab w:val="left" w:pos="1276"/>
        </w:tabs>
        <w:autoSpaceDE w:val="0"/>
        <w:autoSpaceDN w:val="0"/>
        <w:adjustRightInd w:val="0"/>
        <w:ind w:left="709"/>
        <w:jc w:val="both"/>
        <w:rPr>
          <w:ins w:id="904" w:author="Manuel Raul Livano Luna" w:date="2023-07-03T17:06:00Z"/>
          <w:rFonts w:ascii="Arial Narrow" w:hAnsi="Arial Narrow" w:cs="Arial"/>
          <w:bCs/>
          <w:sz w:val="22"/>
          <w:szCs w:val="22"/>
        </w:rPr>
      </w:pPr>
      <w:ins w:id="905" w:author="GRAPURIMAC" w:date="2023-06-29T18:23:00Z">
        <w:del w:id="906" w:author="Manuel Raul Livano Luna" w:date="2023-07-03T17:12:00Z">
          <w:r w:rsidDel="008F59C9">
            <w:rPr>
              <w:rFonts w:ascii="Arial Narrow" w:hAnsi="Arial Narrow" w:cs="Arial"/>
              <w:bCs/>
              <w:sz w:val="22"/>
              <w:szCs w:val="22"/>
            </w:rPr>
            <w:delText>, por lo que</w:delText>
          </w:r>
        </w:del>
      </w:ins>
      <w:ins w:id="907" w:author="Usuario de Windows" w:date="2023-07-03T16:49:00Z">
        <w:del w:id="908" w:author="Manuel Raul Livano Luna" w:date="2023-07-03T17:12:00Z">
          <w:r w:rsidR="00985D6E" w:rsidDel="008F59C9">
            <w:rPr>
              <w:rFonts w:ascii="Arial Narrow" w:hAnsi="Arial Narrow" w:cs="Arial"/>
              <w:bCs/>
              <w:sz w:val="22"/>
              <w:szCs w:val="22"/>
            </w:rPr>
            <w:delText>,</w:delText>
          </w:r>
        </w:del>
      </w:ins>
      <w:ins w:id="909" w:author="GRAPURIMAC" w:date="2023-06-29T18:23:00Z">
        <w:del w:id="910" w:author="Manuel Raul Livano Luna" w:date="2023-07-03T17:12:00Z">
          <w:r w:rsidDel="008F59C9">
            <w:rPr>
              <w:rFonts w:ascii="Arial Narrow" w:hAnsi="Arial Narrow" w:cs="Arial"/>
              <w:bCs/>
              <w:sz w:val="22"/>
              <w:szCs w:val="22"/>
            </w:rPr>
            <w:delText xml:space="preserve"> estos </w:delText>
          </w:r>
        </w:del>
      </w:ins>
      <w:del w:id="911" w:author="Manuel Raul Livano Luna" w:date="2023-07-03T17:12:00Z">
        <w:r w:rsidR="00BB6304" w:rsidDel="008F59C9">
          <w:rPr>
            <w:rFonts w:ascii="Arial Narrow" w:hAnsi="Arial Narrow" w:cs="Arial"/>
            <w:bCs/>
            <w:sz w:val="22"/>
            <w:szCs w:val="22"/>
          </w:rPr>
          <w:delText xml:space="preserve"> como hizo constar estos sistemas</w:delText>
        </w:r>
      </w:del>
      <w:ins w:id="912" w:author="GRAPURIMAC" w:date="2023-06-29T18:23:00Z">
        <w:del w:id="913" w:author="Manuel Raul Livano Luna" w:date="2023-07-03T17:12:00Z">
          <w:r w:rsidDel="008F59C9">
            <w:rPr>
              <w:rFonts w:ascii="Arial Narrow" w:hAnsi="Arial Narrow" w:cs="Arial"/>
              <w:bCs/>
              <w:sz w:val="22"/>
              <w:szCs w:val="22"/>
            </w:rPr>
            <w:delText xml:space="preserve"> de pararrayos</w:delText>
          </w:r>
        </w:del>
      </w:ins>
      <w:del w:id="914" w:author="Manuel Raul Livano Luna" w:date="2023-07-03T17:12:00Z">
        <w:r w:rsidR="00BB6304" w:rsidDel="008F59C9">
          <w:rPr>
            <w:rFonts w:ascii="Arial Narrow" w:hAnsi="Arial Narrow" w:cs="Arial"/>
            <w:bCs/>
            <w:sz w:val="22"/>
            <w:szCs w:val="22"/>
          </w:rPr>
          <w:delText xml:space="preserve"> no cumplieron con la finalidad para las que fueron implementadas que era impedir el daño de los servidores </w:delText>
        </w:r>
        <w:r w:rsidR="0094167C" w:rsidDel="008F59C9">
          <w:rPr>
            <w:rFonts w:ascii="Arial Narrow" w:hAnsi="Arial Narrow" w:cs="Arial"/>
            <w:bCs/>
            <w:sz w:val="22"/>
            <w:szCs w:val="22"/>
          </w:rPr>
          <w:delText>implementados</w:delText>
        </w:r>
        <w:r w:rsidR="00BB6304" w:rsidDel="008F59C9">
          <w:rPr>
            <w:rFonts w:ascii="Arial Narrow" w:hAnsi="Arial Narrow" w:cs="Arial"/>
            <w:bCs/>
            <w:sz w:val="22"/>
            <w:szCs w:val="22"/>
          </w:rPr>
          <w:delText xml:space="preserve"> </w:delText>
        </w:r>
        <w:r w:rsidR="0094167C" w:rsidDel="008F59C9">
          <w:rPr>
            <w:rFonts w:ascii="Arial Narrow" w:hAnsi="Arial Narrow" w:cs="Arial"/>
            <w:bCs/>
            <w:sz w:val="22"/>
            <w:szCs w:val="22"/>
          </w:rPr>
          <w:delText xml:space="preserve">en </w:delText>
        </w:r>
        <w:r w:rsidR="00A814E2" w:rsidDel="008F59C9">
          <w:rPr>
            <w:rFonts w:ascii="Arial Narrow" w:hAnsi="Arial Narrow" w:cs="Arial"/>
            <w:bCs/>
            <w:sz w:val="22"/>
            <w:szCs w:val="22"/>
          </w:rPr>
          <w:delText>los centros</w:delText>
        </w:r>
        <w:r w:rsidR="00BB6304" w:rsidDel="008F59C9">
          <w:rPr>
            <w:rFonts w:ascii="Arial Narrow" w:hAnsi="Arial Narrow" w:cs="Arial"/>
            <w:bCs/>
            <w:sz w:val="22"/>
            <w:szCs w:val="22"/>
          </w:rPr>
          <w:delText xml:space="preserve"> de datos </w:delText>
        </w:r>
        <w:r w:rsidR="0094167C" w:rsidDel="008F59C9">
          <w:rPr>
            <w:rFonts w:ascii="Arial Narrow" w:hAnsi="Arial Narrow" w:cs="Arial"/>
            <w:bCs/>
            <w:sz w:val="22"/>
            <w:szCs w:val="22"/>
          </w:rPr>
          <w:delText>de las</w:delText>
        </w:r>
        <w:r w:rsidR="00BB6304" w:rsidDel="008F59C9">
          <w:rPr>
            <w:rFonts w:ascii="Arial Narrow" w:hAnsi="Arial Narrow" w:cs="Arial"/>
            <w:bCs/>
            <w:sz w:val="22"/>
            <w:szCs w:val="22"/>
          </w:rPr>
          <w:delText xml:space="preserve"> </w:delText>
        </w:r>
      </w:del>
      <w:ins w:id="915" w:author="GRAPURIMAC" w:date="2023-06-29T18:23:00Z">
        <w:del w:id="916" w:author="Manuel Raul Livano Luna" w:date="2023-07-03T17:12:00Z">
          <w:r w:rsidDel="008F59C9">
            <w:rPr>
              <w:rFonts w:ascii="Arial Narrow" w:hAnsi="Arial Narrow" w:cs="Arial"/>
              <w:bCs/>
              <w:sz w:val="22"/>
              <w:szCs w:val="22"/>
            </w:rPr>
            <w:delText xml:space="preserve"> Instituciones Educativas antes citadas.</w:delText>
          </w:r>
        </w:del>
      </w:ins>
      <w:del w:id="917" w:author="Manuel Raul Livano Luna" w:date="2023-07-03T17:12:00Z">
        <w:r w:rsidR="00BB6304" w:rsidDel="008F59C9">
          <w:rPr>
            <w:rFonts w:ascii="Arial Narrow" w:hAnsi="Arial Narrow" w:cs="Arial"/>
            <w:bCs/>
            <w:sz w:val="22"/>
            <w:szCs w:val="22"/>
          </w:rPr>
          <w:delText>I.E</w:delText>
        </w:r>
        <w:r w:rsidR="00FE09A4" w:rsidDel="008F59C9">
          <w:rPr>
            <w:rFonts w:ascii="Arial Narrow" w:hAnsi="Arial Narrow" w:cs="Arial"/>
            <w:bCs/>
            <w:sz w:val="22"/>
            <w:szCs w:val="22"/>
          </w:rPr>
          <w:delText>.</w:delText>
        </w:r>
        <w:r w:rsidR="00BB6304" w:rsidDel="008F59C9">
          <w:rPr>
            <w:rFonts w:ascii="Arial Narrow" w:hAnsi="Arial Narrow" w:cs="Arial"/>
            <w:bCs/>
            <w:sz w:val="22"/>
            <w:szCs w:val="22"/>
          </w:rPr>
          <w:delText xml:space="preserve"> beneficiaria del proyecto.</w:delText>
        </w:r>
      </w:del>
    </w:p>
    <w:p w14:paraId="13B1F28F" w14:textId="21083BEC" w:rsidR="008F59C9" w:rsidRDefault="008F59C9" w:rsidP="00343705">
      <w:pPr>
        <w:tabs>
          <w:tab w:val="left" w:pos="142"/>
          <w:tab w:val="left" w:pos="1276"/>
        </w:tabs>
        <w:autoSpaceDE w:val="0"/>
        <w:autoSpaceDN w:val="0"/>
        <w:adjustRightInd w:val="0"/>
        <w:ind w:left="709"/>
        <w:jc w:val="both"/>
        <w:rPr>
          <w:ins w:id="918" w:author="Manuel Raul Livano Luna" w:date="2023-07-03T17:06:00Z"/>
          <w:rFonts w:ascii="Arial Narrow" w:hAnsi="Arial Narrow" w:cs="Arial"/>
          <w:bCs/>
          <w:sz w:val="22"/>
          <w:szCs w:val="22"/>
        </w:rPr>
      </w:pPr>
      <w:ins w:id="919" w:author="Manuel Raul Livano Luna" w:date="2023-07-03T17:06:00Z">
        <w:r>
          <w:rPr>
            <w:rFonts w:ascii="Arial Narrow" w:hAnsi="Arial Narrow" w:cs="Arial"/>
            <w:bCs/>
            <w:sz w:val="22"/>
            <w:szCs w:val="22"/>
          </w:rPr>
          <w:t>Asimismo, e</w:t>
        </w:r>
      </w:ins>
      <w:ins w:id="920" w:author="Manuel Raul Livano Luna" w:date="2023-07-03T17:07:00Z">
        <w:r>
          <w:rPr>
            <w:rFonts w:ascii="Arial Narrow" w:hAnsi="Arial Narrow" w:cs="Arial"/>
            <w:bCs/>
            <w:sz w:val="22"/>
            <w:szCs w:val="22"/>
          </w:rPr>
          <w:t>n</w:t>
        </w:r>
      </w:ins>
      <w:ins w:id="921" w:author="Manuel Raul Livano Luna" w:date="2023-07-03T17:06:00Z">
        <w:r>
          <w:rPr>
            <w:rFonts w:ascii="Arial Narrow" w:hAnsi="Arial Narrow" w:cs="Arial"/>
            <w:bCs/>
            <w:sz w:val="22"/>
            <w:szCs w:val="22"/>
          </w:rPr>
          <w:t xml:space="preserve"> las visitas realizadas a las I.E. </w:t>
        </w:r>
      </w:ins>
      <w:ins w:id="922" w:author="Manuel Raul Livano Luna" w:date="2023-07-03T17:07:00Z">
        <w:r>
          <w:rPr>
            <w:rFonts w:ascii="Arial Narrow" w:hAnsi="Arial Narrow" w:cs="Arial"/>
            <w:bCs/>
            <w:sz w:val="22"/>
            <w:szCs w:val="22"/>
          </w:rPr>
          <w:t>San Pedro y José María Arguedas se encontraron</w:t>
        </w:r>
      </w:ins>
      <w:ins w:id="923" w:author="Manuel Raul Livano Luna" w:date="2023-07-03T17:08:00Z">
        <w:r>
          <w:rPr>
            <w:rFonts w:ascii="Arial Narrow" w:hAnsi="Arial Narrow" w:cs="Arial"/>
            <w:bCs/>
            <w:sz w:val="22"/>
            <w:szCs w:val="22"/>
          </w:rPr>
          <w:t xml:space="preserve"> servidores inoperativos reportados por los directores Ysnell Lancho Contreras y Mauro Diaz</w:t>
        </w:r>
      </w:ins>
      <w:ins w:id="924" w:author="Manuel Raul Livano Luna" w:date="2023-07-03T17:09:00Z">
        <w:r>
          <w:rPr>
            <w:rFonts w:ascii="Arial Narrow" w:hAnsi="Arial Narrow" w:cs="Arial"/>
            <w:bCs/>
            <w:sz w:val="22"/>
            <w:szCs w:val="22"/>
          </w:rPr>
          <w:t xml:space="preserve"> Quispe respectivamente</w:t>
        </w:r>
      </w:ins>
      <w:ins w:id="925" w:author="Manuel Raul Livano Luna" w:date="2023-07-03T17:11:00Z">
        <w:r>
          <w:rPr>
            <w:rFonts w:ascii="Arial Narrow" w:hAnsi="Arial Narrow" w:cs="Arial"/>
            <w:bCs/>
            <w:sz w:val="22"/>
            <w:szCs w:val="22"/>
          </w:rPr>
          <w:t xml:space="preserve">, ambos manifestaron que el deterioro </w:t>
        </w:r>
      </w:ins>
      <w:ins w:id="926" w:author="Manuel Raul Livano Luna" w:date="2023-07-03T17:13:00Z">
        <w:r>
          <w:rPr>
            <w:rFonts w:ascii="Arial Narrow" w:hAnsi="Arial Narrow" w:cs="Arial"/>
            <w:bCs/>
            <w:sz w:val="22"/>
            <w:szCs w:val="22"/>
          </w:rPr>
          <w:t>del equipo</w:t>
        </w:r>
      </w:ins>
      <w:ins w:id="927" w:author="Manuel Raul Livano Luna" w:date="2023-07-03T17:11:00Z">
        <w:r>
          <w:rPr>
            <w:rFonts w:ascii="Arial Narrow" w:hAnsi="Arial Narrow" w:cs="Arial"/>
            <w:bCs/>
            <w:sz w:val="22"/>
            <w:szCs w:val="22"/>
          </w:rPr>
          <w:t xml:space="preserve"> se debió a causa de tormentas </w:t>
        </w:r>
      </w:ins>
      <w:ins w:id="928" w:author="Manuel Raul Livano Luna" w:date="2023-07-03T17:13:00Z">
        <w:r>
          <w:rPr>
            <w:rFonts w:ascii="Arial Narrow" w:hAnsi="Arial Narrow" w:cs="Arial"/>
            <w:bCs/>
            <w:sz w:val="22"/>
            <w:szCs w:val="22"/>
          </w:rPr>
          <w:t>eléctricas</w:t>
        </w:r>
      </w:ins>
      <w:ins w:id="929" w:author="Manuel Raul Livano Luna" w:date="2023-07-03T17:09:00Z">
        <w:r>
          <w:rPr>
            <w:rFonts w:ascii="Arial Narrow" w:hAnsi="Arial Narrow" w:cs="Arial"/>
            <w:bCs/>
            <w:sz w:val="22"/>
            <w:szCs w:val="22"/>
          </w:rPr>
          <w:t xml:space="preserve">. Estos </w:t>
        </w:r>
      </w:ins>
      <w:ins w:id="930" w:author="Manuel Raul Livano Luna" w:date="2023-07-03T17:11:00Z">
        <w:r>
          <w:rPr>
            <w:rFonts w:ascii="Arial Narrow" w:hAnsi="Arial Narrow" w:cs="Arial"/>
            <w:bCs/>
            <w:sz w:val="22"/>
            <w:szCs w:val="22"/>
          </w:rPr>
          <w:t>hechos</w:t>
        </w:r>
      </w:ins>
      <w:ins w:id="931" w:author="Manuel Raul Livano Luna" w:date="2023-07-03T17:09:00Z">
        <w:r>
          <w:rPr>
            <w:rFonts w:ascii="Arial Narrow" w:hAnsi="Arial Narrow" w:cs="Arial"/>
            <w:bCs/>
            <w:sz w:val="22"/>
            <w:szCs w:val="22"/>
          </w:rPr>
          <w:t xml:space="preserve"> fueron anotados en Actas de visita de control </w:t>
        </w:r>
      </w:ins>
      <w:ins w:id="932" w:author="Manuel Raul Livano Luna" w:date="2023-07-03T17:10:00Z">
        <w:r>
          <w:rPr>
            <w:rFonts w:ascii="Arial Narrow" w:hAnsi="Arial Narrow" w:cs="Arial"/>
            <w:bCs/>
            <w:sz w:val="22"/>
            <w:szCs w:val="22"/>
          </w:rPr>
          <w:t xml:space="preserve">nº7 y nº8 </w:t>
        </w:r>
      </w:ins>
      <w:ins w:id="933" w:author="Manuel Raul Livano Luna" w:date="2023-07-03T17:11:00Z">
        <w:r>
          <w:rPr>
            <w:rFonts w:ascii="Arial Narrow" w:hAnsi="Arial Narrow" w:cs="Arial"/>
            <w:bCs/>
            <w:sz w:val="22"/>
            <w:szCs w:val="22"/>
          </w:rPr>
          <w:t>realizadas</w:t>
        </w:r>
      </w:ins>
      <w:ins w:id="934" w:author="Manuel Raul Livano Luna" w:date="2023-07-03T17:10:00Z">
        <w:r>
          <w:rPr>
            <w:rFonts w:ascii="Arial Narrow" w:hAnsi="Arial Narrow" w:cs="Arial"/>
            <w:bCs/>
            <w:sz w:val="22"/>
            <w:szCs w:val="22"/>
          </w:rPr>
          <w:t xml:space="preserve"> a las I.E. antes mencionadas.</w:t>
        </w:r>
      </w:ins>
    </w:p>
    <w:p w14:paraId="30AE5DB2" w14:textId="77777777" w:rsidR="008F59C9" w:rsidRDefault="008F59C9" w:rsidP="00343705">
      <w:pPr>
        <w:tabs>
          <w:tab w:val="left" w:pos="142"/>
          <w:tab w:val="left" w:pos="1276"/>
        </w:tabs>
        <w:autoSpaceDE w:val="0"/>
        <w:autoSpaceDN w:val="0"/>
        <w:adjustRightInd w:val="0"/>
        <w:ind w:left="709"/>
        <w:jc w:val="both"/>
        <w:rPr>
          <w:ins w:id="935" w:author="GRAPURIMAC" w:date="2023-06-29T18:03:00Z"/>
          <w:rFonts w:ascii="Arial Narrow" w:hAnsi="Arial Narrow" w:cs="Arial"/>
          <w:bCs/>
          <w:sz w:val="22"/>
          <w:szCs w:val="22"/>
        </w:rPr>
      </w:pPr>
    </w:p>
    <w:p w14:paraId="77E10E6F" w14:textId="77777777" w:rsidR="00F043EA" w:rsidRDefault="00F043EA" w:rsidP="00343705">
      <w:pPr>
        <w:tabs>
          <w:tab w:val="left" w:pos="142"/>
          <w:tab w:val="left" w:pos="1276"/>
        </w:tabs>
        <w:autoSpaceDE w:val="0"/>
        <w:autoSpaceDN w:val="0"/>
        <w:adjustRightInd w:val="0"/>
        <w:ind w:left="709"/>
        <w:jc w:val="both"/>
        <w:rPr>
          <w:ins w:id="936" w:author="GRAPURIMAC" w:date="2023-06-29T18:03:00Z"/>
          <w:rFonts w:ascii="Arial Narrow" w:hAnsi="Arial Narrow" w:cs="Arial"/>
          <w:bCs/>
          <w:sz w:val="22"/>
          <w:szCs w:val="22"/>
        </w:rPr>
      </w:pPr>
    </w:p>
    <w:p w14:paraId="0E963D93" w14:textId="33C895E6" w:rsidR="00BE01EE" w:rsidRDefault="00F043EA"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37"/>
      <w:ins w:id="938" w:author="GRAPURIMAC" w:date="2023-06-29T18:03:00Z">
        <w:r>
          <w:rPr>
            <w:rFonts w:ascii="Arial Narrow" w:hAnsi="Arial Narrow" w:cs="Arial"/>
            <w:bCs/>
            <w:sz w:val="22"/>
            <w:szCs w:val="22"/>
          </w:rPr>
          <w:t xml:space="preserve">Cabe precisar, que </w:t>
        </w:r>
      </w:ins>
      <w:del w:id="939" w:author="GRAPURIMAC" w:date="2023-06-29T18:04:00Z">
        <w:r w:rsidR="00C16C98" w:rsidDel="00F043EA">
          <w:rPr>
            <w:rFonts w:ascii="Arial Narrow" w:hAnsi="Arial Narrow" w:cs="Arial"/>
            <w:bCs/>
            <w:sz w:val="22"/>
            <w:szCs w:val="22"/>
          </w:rPr>
          <w:delText xml:space="preserve"> </w:delText>
        </w:r>
      </w:del>
      <w:ins w:id="940" w:author="GRAPURIMAC" w:date="2023-06-29T18:04:00Z">
        <w:r>
          <w:rPr>
            <w:rFonts w:ascii="Arial Narrow" w:hAnsi="Arial Narrow" w:cs="Arial"/>
            <w:bCs/>
            <w:sz w:val="22"/>
            <w:szCs w:val="22"/>
          </w:rPr>
          <w:t xml:space="preserve">la </w:t>
        </w:r>
      </w:ins>
      <w:del w:id="941" w:author="GRAPURIMAC" w:date="2023-06-29T18:03:00Z">
        <w:r w:rsidR="00343705" w:rsidRPr="00343705" w:rsidDel="00F043EA">
          <w:rPr>
            <w:rFonts w:ascii="Arial Narrow" w:hAnsi="Arial Narrow" w:cs="Arial"/>
            <w:bCs/>
            <w:sz w:val="22"/>
            <w:szCs w:val="22"/>
          </w:rPr>
          <w:delText xml:space="preserve">Una </w:delText>
        </w:r>
      </w:del>
      <w:r w:rsidR="00343705" w:rsidRPr="00343705">
        <w:rPr>
          <w:rFonts w:ascii="Arial Narrow" w:hAnsi="Arial Narrow" w:cs="Arial"/>
          <w:bCs/>
          <w:sz w:val="22"/>
          <w:szCs w:val="22"/>
        </w:rPr>
        <w:t>instalación de pararrayos está compuesta</w:t>
      </w:r>
      <w:del w:id="942" w:author="GRAPURIMAC" w:date="2023-06-29T18:04:00Z">
        <w:r w:rsidR="00343705" w:rsidRPr="00343705" w:rsidDel="00F043EA">
          <w:rPr>
            <w:rFonts w:ascii="Arial Narrow" w:hAnsi="Arial Narrow" w:cs="Arial"/>
            <w:bCs/>
            <w:sz w:val="22"/>
            <w:szCs w:val="22"/>
          </w:rPr>
          <w:delText>,</w:delText>
        </w:r>
      </w:del>
      <w:r w:rsidR="00343705" w:rsidRPr="00343705">
        <w:rPr>
          <w:rFonts w:ascii="Arial Narrow" w:hAnsi="Arial Narrow" w:cs="Arial"/>
          <w:bCs/>
          <w:sz w:val="22"/>
          <w:szCs w:val="22"/>
        </w:rPr>
        <w:t xml:space="preserve"> básicamente</w:t>
      </w:r>
      <w:ins w:id="943" w:author="GRAPURIMAC" w:date="2023-06-29T18:04:00Z">
        <w:r>
          <w:rPr>
            <w:rFonts w:ascii="Arial Narrow" w:hAnsi="Arial Narrow" w:cs="Arial"/>
            <w:bCs/>
            <w:sz w:val="22"/>
            <w:szCs w:val="22"/>
          </w:rPr>
          <w:t xml:space="preserve"> por los tres elementos siguientes: </w:t>
        </w:r>
      </w:ins>
      <w:del w:id="944" w:author="GRAPURIMAC" w:date="2023-06-29T18:04:00Z">
        <w:r w:rsidR="00343705" w:rsidRPr="00343705" w:rsidDel="00F043EA">
          <w:rPr>
            <w:rFonts w:ascii="Arial Narrow" w:hAnsi="Arial Narrow" w:cs="Arial"/>
            <w:bCs/>
            <w:sz w:val="22"/>
            <w:szCs w:val="22"/>
          </w:rPr>
          <w:delText xml:space="preserve">, de tres elementos: </w:delText>
        </w:r>
      </w:del>
      <w:ins w:id="945" w:author="GRAPURIMAC" w:date="2023-06-29T18:04:00Z">
        <w:r>
          <w:rPr>
            <w:rFonts w:ascii="Arial Narrow" w:hAnsi="Arial Narrow" w:cs="Arial"/>
            <w:bCs/>
            <w:sz w:val="22"/>
            <w:szCs w:val="22"/>
          </w:rPr>
          <w:t>U</w:t>
        </w:r>
      </w:ins>
      <w:del w:id="946" w:author="GRAPURIMAC" w:date="2023-06-29T18:04:00Z">
        <w:r w:rsidR="00343705" w:rsidRPr="00343705" w:rsidDel="00F043EA">
          <w:rPr>
            <w:rFonts w:ascii="Arial Narrow" w:hAnsi="Arial Narrow" w:cs="Arial"/>
            <w:bCs/>
            <w:sz w:val="22"/>
            <w:szCs w:val="22"/>
          </w:rPr>
          <w:delText>u</w:delText>
        </w:r>
      </w:del>
      <w:r w:rsidR="00343705" w:rsidRPr="00343705">
        <w:rPr>
          <w:rFonts w:ascii="Arial Narrow" w:hAnsi="Arial Narrow" w:cs="Arial"/>
          <w:bCs/>
          <w:sz w:val="22"/>
          <w:szCs w:val="22"/>
        </w:rPr>
        <w:t>n electrodo captador (pararrayos), una toma de tierra eléctrica y un cable eléctrico para conducir la corriente del rayo, desde el pararrayos a la toma de tierra</w:t>
      </w:r>
      <w:r w:rsidR="00343705">
        <w:rPr>
          <w:rFonts w:ascii="Arial Narrow" w:hAnsi="Arial Narrow" w:cs="Arial"/>
          <w:bCs/>
          <w:sz w:val="22"/>
          <w:szCs w:val="22"/>
        </w:rPr>
        <w:t xml:space="preserve">. </w:t>
      </w:r>
      <w:commentRangeEnd w:id="937"/>
      <w:r>
        <w:rPr>
          <w:rStyle w:val="Refdecomentario"/>
        </w:rPr>
        <w:commentReference w:id="937"/>
      </w:r>
    </w:p>
    <w:p w14:paraId="087EF234" w14:textId="77777777" w:rsidR="00665DE5" w:rsidRDefault="00665DE5" w:rsidP="00343705">
      <w:pPr>
        <w:tabs>
          <w:tab w:val="left" w:pos="142"/>
          <w:tab w:val="left" w:pos="1276"/>
        </w:tabs>
        <w:autoSpaceDE w:val="0"/>
        <w:autoSpaceDN w:val="0"/>
        <w:adjustRightInd w:val="0"/>
        <w:ind w:left="709"/>
        <w:jc w:val="both"/>
        <w:rPr>
          <w:rFonts w:ascii="Arial Narrow" w:hAnsi="Arial Narrow" w:cs="Arial"/>
          <w:bCs/>
          <w:sz w:val="22"/>
          <w:szCs w:val="22"/>
        </w:rPr>
      </w:pPr>
    </w:p>
    <w:p w14:paraId="00E85A98" w14:textId="5F29BD3A" w:rsidR="00BE01EE"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2</w:t>
      </w:r>
    </w:p>
    <w:p w14:paraId="7142D10A" w14:textId="6F4EB16F" w:rsidR="00665DE5" w:rsidRDefault="00665DE5"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Instalación de po</w:t>
      </w:r>
      <w:ins w:id="947" w:author="Usuario de Windows" w:date="2023-07-03T16:50:00Z">
        <w:r w:rsidR="00985D6E">
          <w:rPr>
            <w:rFonts w:ascii="Arial Narrow" w:hAnsi="Arial Narrow" w:cs="Arial"/>
            <w:bCs/>
            <w:sz w:val="22"/>
            <w:szCs w:val="22"/>
          </w:rPr>
          <w:t>z</w:t>
        </w:r>
      </w:ins>
      <w:del w:id="948" w:author="Usuario de Windows" w:date="2023-07-03T16:50:00Z">
        <w:r w:rsidDel="00985D6E">
          <w:rPr>
            <w:rFonts w:ascii="Arial Narrow" w:hAnsi="Arial Narrow" w:cs="Arial"/>
            <w:bCs/>
            <w:sz w:val="22"/>
            <w:szCs w:val="22"/>
          </w:rPr>
          <w:delText>s</w:delText>
        </w:r>
      </w:del>
      <w:r>
        <w:rPr>
          <w:rFonts w:ascii="Arial Narrow" w:hAnsi="Arial Narrow" w:cs="Arial"/>
          <w:bCs/>
          <w:sz w:val="22"/>
          <w:szCs w:val="22"/>
        </w:rPr>
        <w:t>o a tierra para pararrayos</w:t>
      </w:r>
    </w:p>
    <w:p w14:paraId="22EA901F" w14:textId="770FBA4D"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r>
        <w:rPr>
          <w:noProof/>
          <w:lang w:eastAsia="es-PE"/>
        </w:rPr>
        <w:lastRenderedPageBreak/>
        <w:drawing>
          <wp:inline distT="0" distB="0" distL="0" distR="0" wp14:anchorId="0213B807" wp14:editId="37BE9164">
            <wp:extent cx="4930775" cy="3019425"/>
            <wp:effectExtent l="0" t="0" r="3175" b="9525"/>
            <wp:docPr id="476993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6123" cy="3022700"/>
                    </a:xfrm>
                    <a:prstGeom prst="rect">
                      <a:avLst/>
                    </a:prstGeom>
                    <a:noFill/>
                    <a:ln>
                      <a:noFill/>
                    </a:ln>
                  </pic:spPr>
                </pic:pic>
              </a:graphicData>
            </a:graphic>
          </wp:inline>
        </w:drawing>
      </w:r>
    </w:p>
    <w:p w14:paraId="61C3EE40" w14:textId="47FB9CDA" w:rsidR="00BE01EE" w:rsidRPr="00E61AED" w:rsidRDefault="00BE01EE" w:rsidP="00343705">
      <w:pPr>
        <w:tabs>
          <w:tab w:val="left" w:pos="142"/>
          <w:tab w:val="left" w:pos="1276"/>
        </w:tabs>
        <w:autoSpaceDE w:val="0"/>
        <w:autoSpaceDN w:val="0"/>
        <w:adjustRightInd w:val="0"/>
        <w:ind w:left="709"/>
        <w:jc w:val="both"/>
        <w:rPr>
          <w:rFonts w:ascii="Arial Narrow" w:hAnsi="Arial Narrow" w:cs="Arial"/>
          <w:bCs/>
          <w:sz w:val="16"/>
          <w:szCs w:val="16"/>
          <w:rPrChange w:id="949" w:author="GRAPURIMAC" w:date="2023-06-29T18:24:00Z">
            <w:rPr>
              <w:rFonts w:ascii="Arial Narrow" w:hAnsi="Arial Narrow" w:cs="Arial"/>
              <w:bCs/>
              <w:sz w:val="22"/>
              <w:szCs w:val="22"/>
            </w:rPr>
          </w:rPrChange>
        </w:rPr>
      </w:pPr>
      <w:r w:rsidRPr="00E61AED">
        <w:rPr>
          <w:rFonts w:ascii="Arial Narrow" w:hAnsi="Arial Narrow" w:cs="Arial"/>
          <w:bCs/>
          <w:sz w:val="16"/>
          <w:szCs w:val="16"/>
          <w:rPrChange w:id="950" w:author="GRAPURIMAC" w:date="2023-06-29T18:24:00Z">
            <w:rPr>
              <w:rFonts w:ascii="Arial Narrow" w:hAnsi="Arial Narrow" w:cs="Arial"/>
              <w:bCs/>
              <w:sz w:val="22"/>
              <w:szCs w:val="22"/>
            </w:rPr>
          </w:rPrChange>
        </w:rPr>
        <w:t xml:space="preserve">En la siguiente imagen se aprecia que </w:t>
      </w:r>
      <w:r w:rsidR="003E1081" w:rsidRPr="00E61AED">
        <w:rPr>
          <w:rFonts w:ascii="Arial Narrow" w:hAnsi="Arial Narrow" w:cs="Arial"/>
          <w:bCs/>
          <w:sz w:val="16"/>
          <w:szCs w:val="16"/>
          <w:rPrChange w:id="951" w:author="GRAPURIMAC" w:date="2023-06-29T18:24:00Z">
            <w:rPr>
              <w:rFonts w:ascii="Arial Narrow" w:hAnsi="Arial Narrow" w:cs="Arial"/>
              <w:bCs/>
              <w:sz w:val="22"/>
              <w:szCs w:val="22"/>
            </w:rPr>
          </w:rPrChange>
        </w:rPr>
        <w:t>el sistema de para</w:t>
      </w:r>
      <w:ins w:id="952" w:author="GRAPURIMAC" w:date="2023-06-29T18:24:00Z">
        <w:r w:rsidR="00E61AED">
          <w:rPr>
            <w:rFonts w:ascii="Arial Narrow" w:hAnsi="Arial Narrow" w:cs="Arial"/>
            <w:bCs/>
            <w:sz w:val="16"/>
            <w:szCs w:val="16"/>
          </w:rPr>
          <w:t>r</w:t>
        </w:r>
      </w:ins>
      <w:del w:id="953" w:author="GRAPURIMAC" w:date="2023-06-29T18:24:00Z">
        <w:r w:rsidR="003E1081" w:rsidRPr="00E61AED" w:rsidDel="00E61AED">
          <w:rPr>
            <w:rFonts w:ascii="Arial Narrow" w:hAnsi="Arial Narrow" w:cs="Arial"/>
            <w:bCs/>
            <w:sz w:val="16"/>
            <w:szCs w:val="16"/>
            <w:rPrChange w:id="954" w:author="GRAPURIMAC" w:date="2023-06-29T18:24:00Z">
              <w:rPr>
                <w:rFonts w:ascii="Arial Narrow" w:hAnsi="Arial Narrow" w:cs="Arial"/>
                <w:bCs/>
                <w:sz w:val="22"/>
                <w:szCs w:val="22"/>
              </w:rPr>
            </w:rPrChange>
          </w:rPr>
          <w:delText xml:space="preserve"> </w:delText>
        </w:r>
      </w:del>
      <w:r w:rsidR="003E1081" w:rsidRPr="00E61AED">
        <w:rPr>
          <w:rFonts w:ascii="Arial Narrow" w:hAnsi="Arial Narrow" w:cs="Arial"/>
          <w:bCs/>
          <w:sz w:val="16"/>
          <w:szCs w:val="16"/>
          <w:rPrChange w:id="955" w:author="GRAPURIMAC" w:date="2023-06-29T18:24:00Z">
            <w:rPr>
              <w:rFonts w:ascii="Arial Narrow" w:hAnsi="Arial Narrow" w:cs="Arial"/>
              <w:bCs/>
              <w:sz w:val="22"/>
              <w:szCs w:val="22"/>
            </w:rPr>
          </w:rPrChange>
        </w:rPr>
        <w:t xml:space="preserve">rayos no cuenta con ningún tipo de protección y </w:t>
      </w:r>
      <w:r w:rsidR="00A814E2" w:rsidRPr="00E61AED">
        <w:rPr>
          <w:rFonts w:ascii="Arial Narrow" w:hAnsi="Arial Narrow" w:cs="Arial"/>
          <w:bCs/>
          <w:sz w:val="16"/>
          <w:szCs w:val="16"/>
          <w:rPrChange w:id="956" w:author="GRAPURIMAC" w:date="2023-06-29T18:24:00Z">
            <w:rPr>
              <w:rFonts w:ascii="Arial Narrow" w:hAnsi="Arial Narrow" w:cs="Arial"/>
              <w:bCs/>
              <w:sz w:val="22"/>
              <w:szCs w:val="22"/>
            </w:rPr>
          </w:rPrChange>
        </w:rPr>
        <w:t>está</w:t>
      </w:r>
      <w:r w:rsidR="003E1081" w:rsidRPr="00E61AED">
        <w:rPr>
          <w:rFonts w:ascii="Arial Narrow" w:hAnsi="Arial Narrow" w:cs="Arial"/>
          <w:bCs/>
          <w:sz w:val="16"/>
          <w:szCs w:val="16"/>
          <w:rPrChange w:id="957" w:author="GRAPURIMAC" w:date="2023-06-29T18:24:00Z">
            <w:rPr>
              <w:rFonts w:ascii="Arial Narrow" w:hAnsi="Arial Narrow" w:cs="Arial"/>
              <w:bCs/>
              <w:sz w:val="22"/>
              <w:szCs w:val="22"/>
            </w:rPr>
          </w:rPrChange>
        </w:rPr>
        <w:t xml:space="preserve"> expuesto a la humedad lo que dañaría el sistema de protección para el cual fue implementado</w:t>
      </w:r>
      <w:r w:rsidR="00A814E2" w:rsidRPr="00E61AED">
        <w:rPr>
          <w:rFonts w:ascii="Arial Narrow" w:hAnsi="Arial Narrow" w:cs="Arial"/>
          <w:bCs/>
          <w:sz w:val="16"/>
          <w:szCs w:val="16"/>
          <w:rPrChange w:id="958" w:author="GRAPURIMAC" w:date="2023-06-29T18:24:00Z">
            <w:rPr>
              <w:rFonts w:ascii="Arial Narrow" w:hAnsi="Arial Narrow" w:cs="Arial"/>
              <w:bCs/>
              <w:sz w:val="22"/>
              <w:szCs w:val="22"/>
            </w:rPr>
          </w:rPrChange>
        </w:rPr>
        <w:t>, por ejemplo</w:t>
      </w:r>
      <w:ins w:id="959" w:author="GRAPURIMAC" w:date="2023-06-29T18:24:00Z">
        <w:r w:rsidR="00E61AED">
          <w:rPr>
            <w:rFonts w:ascii="Arial Narrow" w:hAnsi="Arial Narrow" w:cs="Arial"/>
            <w:bCs/>
            <w:sz w:val="16"/>
            <w:szCs w:val="16"/>
          </w:rPr>
          <w:t>,</w:t>
        </w:r>
      </w:ins>
      <w:r w:rsidR="00A814E2" w:rsidRPr="00E61AED">
        <w:rPr>
          <w:rFonts w:ascii="Arial Narrow" w:hAnsi="Arial Narrow" w:cs="Arial"/>
          <w:bCs/>
          <w:sz w:val="16"/>
          <w:szCs w:val="16"/>
          <w:rPrChange w:id="960" w:author="GRAPURIMAC" w:date="2023-06-29T18:24:00Z">
            <w:rPr>
              <w:rFonts w:ascii="Arial Narrow" w:hAnsi="Arial Narrow" w:cs="Arial"/>
              <w:bCs/>
              <w:sz w:val="22"/>
              <w:szCs w:val="22"/>
            </w:rPr>
          </w:rPrChange>
        </w:rPr>
        <w:t xml:space="preserve"> en la imagen se muestra la implementación del sistema de protección eléctrica po</w:t>
      </w:r>
      <w:ins w:id="961" w:author="GRAPURIMAC" w:date="2023-06-29T18:24:00Z">
        <w:r w:rsidR="00E61AED">
          <w:rPr>
            <w:rFonts w:ascii="Arial Narrow" w:hAnsi="Arial Narrow" w:cs="Arial"/>
            <w:bCs/>
            <w:sz w:val="16"/>
            <w:szCs w:val="16"/>
          </w:rPr>
          <w:t>z</w:t>
        </w:r>
      </w:ins>
      <w:del w:id="962" w:author="GRAPURIMAC" w:date="2023-06-29T18:24:00Z">
        <w:r w:rsidR="00A814E2" w:rsidRPr="00E61AED" w:rsidDel="00E61AED">
          <w:rPr>
            <w:rFonts w:ascii="Arial Narrow" w:hAnsi="Arial Narrow" w:cs="Arial"/>
            <w:bCs/>
            <w:sz w:val="16"/>
            <w:szCs w:val="16"/>
            <w:rPrChange w:id="963" w:author="GRAPURIMAC" w:date="2023-06-29T18:24:00Z">
              <w:rPr>
                <w:rFonts w:ascii="Arial Narrow" w:hAnsi="Arial Narrow" w:cs="Arial"/>
                <w:bCs/>
                <w:sz w:val="22"/>
                <w:szCs w:val="22"/>
              </w:rPr>
            </w:rPrChange>
          </w:rPr>
          <w:delText>s</w:delText>
        </w:r>
      </w:del>
      <w:r w:rsidR="00A814E2" w:rsidRPr="00E61AED">
        <w:rPr>
          <w:rFonts w:ascii="Arial Narrow" w:hAnsi="Arial Narrow" w:cs="Arial"/>
          <w:bCs/>
          <w:sz w:val="16"/>
          <w:szCs w:val="16"/>
          <w:rPrChange w:id="964" w:author="GRAPURIMAC" w:date="2023-06-29T18:24:00Z">
            <w:rPr>
              <w:rFonts w:ascii="Arial Narrow" w:hAnsi="Arial Narrow" w:cs="Arial"/>
              <w:bCs/>
              <w:sz w:val="22"/>
              <w:szCs w:val="22"/>
            </w:rPr>
          </w:rPrChange>
        </w:rPr>
        <w:t>o a tierra de la I.E. Daniel Alcides Carrión</w:t>
      </w:r>
      <w:ins w:id="965" w:author="Manuel Raul Livano Luna" w:date="2023-07-03T17:12:00Z">
        <w:r w:rsidR="008F59C9">
          <w:rPr>
            <w:rFonts w:ascii="Arial Narrow" w:hAnsi="Arial Narrow" w:cs="Arial"/>
            <w:bCs/>
            <w:sz w:val="16"/>
            <w:szCs w:val="16"/>
          </w:rPr>
          <w:t>.</w:t>
        </w:r>
      </w:ins>
      <w:del w:id="966" w:author="Manuel Raul Livano Luna" w:date="2023-07-03T17:12:00Z">
        <w:r w:rsidR="00A814E2" w:rsidRPr="00E61AED" w:rsidDel="008F59C9">
          <w:rPr>
            <w:rFonts w:ascii="Arial Narrow" w:hAnsi="Arial Narrow" w:cs="Arial"/>
            <w:bCs/>
            <w:sz w:val="16"/>
            <w:szCs w:val="16"/>
            <w:rPrChange w:id="967" w:author="GRAPURIMAC" w:date="2023-06-29T18:24:00Z">
              <w:rPr>
                <w:rFonts w:ascii="Arial Narrow" w:hAnsi="Arial Narrow" w:cs="Arial"/>
                <w:bCs/>
                <w:sz w:val="22"/>
                <w:szCs w:val="22"/>
              </w:rPr>
            </w:rPrChange>
          </w:rPr>
          <w:delText xml:space="preserve">, </w:delText>
        </w:r>
        <w:r w:rsidR="00A814E2" w:rsidRPr="00E61AED" w:rsidDel="008F59C9">
          <w:rPr>
            <w:rFonts w:ascii="Arial Narrow" w:hAnsi="Arial Narrow" w:cs="Arial"/>
            <w:bCs/>
            <w:sz w:val="16"/>
            <w:szCs w:val="16"/>
            <w:highlight w:val="yellow"/>
            <w:rPrChange w:id="968" w:author="GRAPURIMAC" w:date="2023-06-29T18:24:00Z">
              <w:rPr>
                <w:rFonts w:ascii="Arial Narrow" w:hAnsi="Arial Narrow" w:cs="Arial"/>
                <w:bCs/>
                <w:sz w:val="22"/>
                <w:szCs w:val="22"/>
              </w:rPr>
            </w:rPrChange>
          </w:rPr>
          <w:delText>el cual se repite en todas las 8</w:delText>
        </w:r>
        <w:r w:rsidR="00621969" w:rsidRPr="00E61AED" w:rsidDel="008F59C9">
          <w:rPr>
            <w:rFonts w:ascii="Arial Narrow" w:hAnsi="Arial Narrow" w:cs="Arial"/>
            <w:bCs/>
            <w:sz w:val="16"/>
            <w:szCs w:val="16"/>
            <w:highlight w:val="yellow"/>
            <w:rPrChange w:id="969" w:author="GRAPURIMAC" w:date="2023-06-29T18:24:00Z">
              <w:rPr>
                <w:rFonts w:ascii="Arial Narrow" w:hAnsi="Arial Narrow" w:cs="Arial"/>
                <w:bCs/>
                <w:sz w:val="22"/>
                <w:szCs w:val="22"/>
              </w:rPr>
            </w:rPrChange>
          </w:rPr>
          <w:delText xml:space="preserve"> </w:delText>
        </w:r>
        <w:r w:rsidR="00A814E2" w:rsidRPr="00E61AED" w:rsidDel="008F59C9">
          <w:rPr>
            <w:rFonts w:ascii="Arial Narrow" w:hAnsi="Arial Narrow" w:cs="Arial"/>
            <w:bCs/>
            <w:sz w:val="16"/>
            <w:szCs w:val="16"/>
            <w:highlight w:val="yellow"/>
            <w:rPrChange w:id="970" w:author="GRAPURIMAC" w:date="2023-06-29T18:24:00Z">
              <w:rPr>
                <w:rFonts w:ascii="Arial Narrow" w:hAnsi="Arial Narrow" w:cs="Arial"/>
                <w:bCs/>
                <w:sz w:val="22"/>
                <w:szCs w:val="22"/>
              </w:rPr>
            </w:rPrChange>
          </w:rPr>
          <w:delText>I</w:delText>
        </w:r>
        <w:r w:rsidR="00621969" w:rsidRPr="00E61AED" w:rsidDel="008F59C9">
          <w:rPr>
            <w:rFonts w:ascii="Arial Narrow" w:hAnsi="Arial Narrow" w:cs="Arial"/>
            <w:bCs/>
            <w:sz w:val="16"/>
            <w:szCs w:val="16"/>
            <w:highlight w:val="yellow"/>
            <w:rPrChange w:id="971" w:author="GRAPURIMAC" w:date="2023-06-29T18:24:00Z">
              <w:rPr>
                <w:rFonts w:ascii="Arial Narrow" w:hAnsi="Arial Narrow" w:cs="Arial"/>
                <w:bCs/>
                <w:sz w:val="22"/>
                <w:szCs w:val="22"/>
              </w:rPr>
            </w:rPrChange>
          </w:rPr>
          <w:delText>I</w:delText>
        </w:r>
        <w:r w:rsidR="00A814E2" w:rsidRPr="00E61AED" w:rsidDel="008F59C9">
          <w:rPr>
            <w:rFonts w:ascii="Arial Narrow" w:hAnsi="Arial Narrow" w:cs="Arial"/>
            <w:bCs/>
            <w:sz w:val="16"/>
            <w:szCs w:val="16"/>
            <w:highlight w:val="yellow"/>
            <w:rPrChange w:id="972" w:author="GRAPURIMAC" w:date="2023-06-29T18:24:00Z">
              <w:rPr>
                <w:rFonts w:ascii="Arial Narrow" w:hAnsi="Arial Narrow" w:cs="Arial"/>
                <w:bCs/>
                <w:sz w:val="22"/>
                <w:szCs w:val="22"/>
              </w:rPr>
            </w:rPrChange>
          </w:rPr>
          <w:delText>.E</w:delText>
        </w:r>
        <w:r w:rsidR="00621969" w:rsidRPr="00E61AED" w:rsidDel="008F59C9">
          <w:rPr>
            <w:rFonts w:ascii="Arial Narrow" w:hAnsi="Arial Narrow" w:cs="Arial"/>
            <w:bCs/>
            <w:sz w:val="16"/>
            <w:szCs w:val="16"/>
            <w:highlight w:val="yellow"/>
            <w:rPrChange w:id="973" w:author="GRAPURIMAC" w:date="2023-06-29T18:24:00Z">
              <w:rPr>
                <w:rFonts w:ascii="Arial Narrow" w:hAnsi="Arial Narrow" w:cs="Arial"/>
                <w:bCs/>
                <w:sz w:val="22"/>
                <w:szCs w:val="22"/>
              </w:rPr>
            </w:rPrChange>
          </w:rPr>
          <w:delText>E</w:delText>
        </w:r>
        <w:r w:rsidR="00A814E2" w:rsidRPr="00E61AED" w:rsidDel="008F59C9">
          <w:rPr>
            <w:rFonts w:ascii="Arial Narrow" w:hAnsi="Arial Narrow" w:cs="Arial"/>
            <w:bCs/>
            <w:sz w:val="16"/>
            <w:szCs w:val="16"/>
            <w:highlight w:val="yellow"/>
            <w:rPrChange w:id="974" w:author="GRAPURIMAC" w:date="2023-06-29T18:24:00Z">
              <w:rPr>
                <w:rFonts w:ascii="Arial Narrow" w:hAnsi="Arial Narrow" w:cs="Arial"/>
                <w:bCs/>
                <w:sz w:val="22"/>
                <w:szCs w:val="22"/>
              </w:rPr>
            </w:rPrChange>
          </w:rPr>
          <w:delText xml:space="preserve">. </w:delText>
        </w:r>
        <w:commentRangeStart w:id="975"/>
        <w:r w:rsidR="00A814E2" w:rsidRPr="00E61AED" w:rsidDel="008F59C9">
          <w:rPr>
            <w:rFonts w:ascii="Arial Narrow" w:hAnsi="Arial Narrow" w:cs="Arial"/>
            <w:bCs/>
            <w:sz w:val="16"/>
            <w:szCs w:val="16"/>
            <w:highlight w:val="yellow"/>
            <w:rPrChange w:id="976" w:author="GRAPURIMAC" w:date="2023-06-29T18:24:00Z">
              <w:rPr>
                <w:rFonts w:ascii="Arial Narrow" w:hAnsi="Arial Narrow" w:cs="Arial"/>
                <w:bCs/>
                <w:sz w:val="22"/>
                <w:szCs w:val="22"/>
              </w:rPr>
            </w:rPrChange>
          </w:rPr>
          <w:delText>Visitadas</w:delText>
        </w:r>
        <w:commentRangeEnd w:id="975"/>
        <w:r w:rsidR="00E61AED" w:rsidDel="008F59C9">
          <w:rPr>
            <w:rStyle w:val="Refdecomentario"/>
          </w:rPr>
          <w:commentReference w:id="975"/>
        </w:r>
        <w:r w:rsidR="00A814E2" w:rsidRPr="00E61AED" w:rsidDel="008F59C9">
          <w:rPr>
            <w:rFonts w:ascii="Arial Narrow" w:hAnsi="Arial Narrow" w:cs="Arial"/>
            <w:bCs/>
            <w:sz w:val="16"/>
            <w:szCs w:val="16"/>
            <w:rPrChange w:id="977" w:author="GRAPURIMAC" w:date="2023-06-29T18:24:00Z">
              <w:rPr>
                <w:rFonts w:ascii="Arial Narrow" w:hAnsi="Arial Narrow" w:cs="Arial"/>
                <w:bCs/>
                <w:sz w:val="22"/>
                <w:szCs w:val="22"/>
              </w:rPr>
            </w:rPrChange>
          </w:rPr>
          <w:delText xml:space="preserve">. </w:delText>
        </w:r>
      </w:del>
    </w:p>
    <w:p w14:paraId="42D3EBAA" w14:textId="77777777" w:rsidR="00BE01EE" w:rsidRDefault="00BE01EE" w:rsidP="00343705">
      <w:pPr>
        <w:tabs>
          <w:tab w:val="left" w:pos="142"/>
          <w:tab w:val="left" w:pos="1276"/>
        </w:tabs>
        <w:autoSpaceDE w:val="0"/>
        <w:autoSpaceDN w:val="0"/>
        <w:adjustRightInd w:val="0"/>
        <w:ind w:left="709"/>
        <w:jc w:val="both"/>
        <w:rPr>
          <w:rFonts w:ascii="Arial Narrow" w:hAnsi="Arial Narrow" w:cs="Arial"/>
          <w:bCs/>
          <w:sz w:val="22"/>
          <w:szCs w:val="22"/>
        </w:rPr>
      </w:pPr>
    </w:p>
    <w:p w14:paraId="2D9C3474" w14:textId="34741A54" w:rsidR="00343705" w:rsidRDefault="00E61AED"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78"/>
      <w:ins w:id="979" w:author="GRAPURIMAC" w:date="2023-06-29T18:26:00Z">
        <w:r>
          <w:rPr>
            <w:rFonts w:ascii="Arial Narrow" w:hAnsi="Arial Narrow" w:cs="Arial"/>
            <w:bCs/>
            <w:sz w:val="22"/>
            <w:szCs w:val="22"/>
          </w:rPr>
          <w:t>Cabe precisar, que l</w:t>
        </w:r>
      </w:ins>
      <w:del w:id="980" w:author="GRAPURIMAC" w:date="2023-06-29T18:26:00Z">
        <w:r w:rsidR="007F2EED" w:rsidDel="00E61AED">
          <w:rPr>
            <w:rFonts w:ascii="Arial Narrow" w:hAnsi="Arial Narrow" w:cs="Arial"/>
            <w:bCs/>
            <w:sz w:val="22"/>
            <w:szCs w:val="22"/>
          </w:rPr>
          <w:delText>L</w:delText>
        </w:r>
      </w:del>
      <w:r w:rsidR="007F2EED">
        <w:rPr>
          <w:rFonts w:ascii="Arial Narrow" w:hAnsi="Arial Narrow" w:cs="Arial"/>
          <w:bCs/>
          <w:sz w:val="22"/>
          <w:szCs w:val="22"/>
        </w:rPr>
        <w:t xml:space="preserve">os </w:t>
      </w:r>
      <w:r w:rsidR="00343705">
        <w:rPr>
          <w:rFonts w:ascii="Arial Narrow" w:hAnsi="Arial Narrow" w:cs="Arial"/>
          <w:bCs/>
          <w:sz w:val="22"/>
          <w:szCs w:val="22"/>
        </w:rPr>
        <w:t xml:space="preserve">sistemas pueden fallar debido al ingreso de humedad </w:t>
      </w:r>
      <w:r w:rsidR="00055842">
        <w:rPr>
          <w:rFonts w:ascii="Arial Narrow" w:hAnsi="Arial Narrow" w:cs="Arial"/>
          <w:bCs/>
          <w:sz w:val="22"/>
          <w:szCs w:val="22"/>
        </w:rPr>
        <w:t>aumentando la resistencia de la corriente, esto ocasiona que la descarga no fluya por el sitio previsto y se conduzca por otro camino con mayor resistencia a la considerada por el diseño del sistema. Esto ocasiona que la descarga eléctrica se conduzca por otras vías, desprotegiendo a los equipos para los que sirven de protección.</w:t>
      </w:r>
      <w:commentRangeEnd w:id="978"/>
      <w:r>
        <w:rPr>
          <w:rStyle w:val="Refdecomentario"/>
        </w:rPr>
        <w:commentReference w:id="978"/>
      </w:r>
    </w:p>
    <w:p w14:paraId="077F7F2D" w14:textId="77777777" w:rsidR="00055842"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p>
    <w:p w14:paraId="6C8CA67B" w14:textId="1BDC672D" w:rsidR="00343705" w:rsidRDefault="00055842" w:rsidP="00343705">
      <w:pPr>
        <w:tabs>
          <w:tab w:val="left" w:pos="142"/>
          <w:tab w:val="left" w:pos="1276"/>
        </w:tabs>
        <w:autoSpaceDE w:val="0"/>
        <w:autoSpaceDN w:val="0"/>
        <w:adjustRightInd w:val="0"/>
        <w:ind w:left="709"/>
        <w:jc w:val="both"/>
        <w:rPr>
          <w:rFonts w:ascii="Arial Narrow" w:hAnsi="Arial Narrow" w:cs="Arial"/>
          <w:bCs/>
          <w:sz w:val="22"/>
          <w:szCs w:val="22"/>
        </w:rPr>
      </w:pPr>
      <w:commentRangeStart w:id="981"/>
      <w:r>
        <w:rPr>
          <w:rFonts w:ascii="Arial Narrow" w:hAnsi="Arial Narrow" w:cs="Arial"/>
          <w:bCs/>
          <w:sz w:val="22"/>
          <w:szCs w:val="22"/>
        </w:rPr>
        <w:t>Todo ello fue corroborado por los directores de las instituciones educativas visitadas</w:t>
      </w:r>
      <w:r w:rsidR="00D16520">
        <w:rPr>
          <w:rFonts w:ascii="Arial Narrow" w:hAnsi="Arial Narrow" w:cs="Arial"/>
          <w:bCs/>
          <w:sz w:val="22"/>
          <w:szCs w:val="22"/>
        </w:rPr>
        <w:t>,</w:t>
      </w:r>
      <w:r>
        <w:rPr>
          <w:rFonts w:ascii="Arial Narrow" w:hAnsi="Arial Narrow" w:cs="Arial"/>
          <w:bCs/>
          <w:sz w:val="22"/>
          <w:szCs w:val="22"/>
        </w:rPr>
        <w:t xml:space="preserve"> quienes manifiestan que los equipos </w:t>
      </w:r>
      <w:ins w:id="982" w:author="Manuel Raul Livano Luna" w:date="2023-07-03T17:16:00Z">
        <w:r w:rsidR="00182087">
          <w:rPr>
            <w:rFonts w:ascii="Arial Narrow" w:hAnsi="Arial Narrow" w:cs="Arial"/>
            <w:bCs/>
            <w:sz w:val="22"/>
            <w:szCs w:val="22"/>
          </w:rPr>
          <w:t>están expuestos constantemente a</w:t>
        </w:r>
      </w:ins>
      <w:ins w:id="983" w:author="Manuel Raul Livano Luna" w:date="2023-07-03T17:15:00Z">
        <w:r w:rsidR="00182087">
          <w:rPr>
            <w:rFonts w:ascii="Arial Narrow" w:hAnsi="Arial Narrow" w:cs="Arial"/>
            <w:bCs/>
            <w:sz w:val="22"/>
            <w:szCs w:val="22"/>
          </w:rPr>
          <w:t xml:space="preserve"> fallas </w:t>
        </w:r>
      </w:ins>
      <w:ins w:id="984" w:author="Manuel Raul Livano Luna" w:date="2023-07-03T17:16:00Z">
        <w:r w:rsidR="00182087">
          <w:rPr>
            <w:rFonts w:ascii="Arial Narrow" w:hAnsi="Arial Narrow" w:cs="Arial"/>
            <w:bCs/>
            <w:sz w:val="22"/>
            <w:szCs w:val="22"/>
          </w:rPr>
          <w:t>eléctricas</w:t>
        </w:r>
      </w:ins>
      <w:del w:id="985" w:author="Manuel Raul Livano Luna" w:date="2023-07-03T17:15:00Z">
        <w:r w:rsidDel="00182087">
          <w:rPr>
            <w:rFonts w:ascii="Arial Narrow" w:hAnsi="Arial Narrow" w:cs="Arial"/>
            <w:bCs/>
            <w:sz w:val="22"/>
            <w:szCs w:val="22"/>
          </w:rPr>
          <w:delText>(servidores)</w:delText>
        </w:r>
      </w:del>
      <w:del w:id="986" w:author="Manuel Raul Livano Luna" w:date="2023-07-03T17:16:00Z">
        <w:r w:rsidDel="00182087">
          <w:rPr>
            <w:rFonts w:ascii="Arial Narrow" w:hAnsi="Arial Narrow" w:cs="Arial"/>
            <w:bCs/>
            <w:sz w:val="22"/>
            <w:szCs w:val="22"/>
          </w:rPr>
          <w:delText xml:space="preserve"> dejaron de funcionar </w:delText>
        </w:r>
      </w:del>
      <w:ins w:id="987" w:author="Manuel Raul Livano Luna" w:date="2023-07-03T17:16:00Z">
        <w:r w:rsidR="00182087">
          <w:rPr>
            <w:rFonts w:ascii="Arial Narrow" w:hAnsi="Arial Narrow" w:cs="Arial"/>
            <w:bCs/>
            <w:sz w:val="22"/>
            <w:szCs w:val="22"/>
          </w:rPr>
          <w:t xml:space="preserve"> </w:t>
        </w:r>
      </w:ins>
      <w:del w:id="988" w:author="Manuel Raul Livano Luna" w:date="2023-07-03T17:17:00Z">
        <w:r w:rsidDel="00182087">
          <w:rPr>
            <w:rFonts w:ascii="Arial Narrow" w:hAnsi="Arial Narrow" w:cs="Arial"/>
            <w:bCs/>
            <w:sz w:val="22"/>
            <w:szCs w:val="22"/>
          </w:rPr>
          <w:delText xml:space="preserve">luego de presentarse una tormenta eléctrica, y este </w:delText>
        </w:r>
      </w:del>
      <w:r>
        <w:rPr>
          <w:rFonts w:ascii="Arial Narrow" w:hAnsi="Arial Narrow" w:cs="Arial"/>
          <w:bCs/>
          <w:sz w:val="22"/>
          <w:szCs w:val="22"/>
        </w:rPr>
        <w:t>hecho</w:t>
      </w:r>
      <w:ins w:id="989" w:author="Manuel Raul Livano Luna" w:date="2023-07-03T17:17:00Z">
        <w:r w:rsidR="00182087">
          <w:rPr>
            <w:rFonts w:ascii="Arial Narrow" w:hAnsi="Arial Narrow" w:cs="Arial"/>
            <w:bCs/>
            <w:sz w:val="22"/>
            <w:szCs w:val="22"/>
          </w:rPr>
          <w:t xml:space="preserve"> que</w:t>
        </w:r>
      </w:ins>
      <w:r>
        <w:rPr>
          <w:rFonts w:ascii="Arial Narrow" w:hAnsi="Arial Narrow" w:cs="Arial"/>
          <w:bCs/>
          <w:sz w:val="22"/>
          <w:szCs w:val="22"/>
        </w:rPr>
        <w:t xml:space="preserve"> fue consignado en actas de visitas de </w:t>
      </w:r>
      <w:commentRangeStart w:id="990"/>
      <w:r>
        <w:rPr>
          <w:rFonts w:ascii="Arial Narrow" w:hAnsi="Arial Narrow" w:cs="Arial"/>
          <w:bCs/>
          <w:sz w:val="22"/>
          <w:szCs w:val="22"/>
        </w:rPr>
        <w:t>control</w:t>
      </w:r>
      <w:r w:rsidR="00A814E2">
        <w:rPr>
          <w:rFonts w:ascii="Arial Narrow" w:hAnsi="Arial Narrow" w:cs="Arial"/>
          <w:bCs/>
          <w:sz w:val="22"/>
          <w:szCs w:val="22"/>
        </w:rPr>
        <w:t xml:space="preserve"> </w:t>
      </w:r>
      <w:r w:rsidR="00A814E2" w:rsidRPr="00985D6E">
        <w:rPr>
          <w:rFonts w:ascii="Arial Narrow" w:hAnsi="Arial Narrow" w:cs="Arial"/>
          <w:bCs/>
          <w:sz w:val="22"/>
          <w:szCs w:val="22"/>
          <w:highlight w:val="cyan"/>
          <w:rPrChange w:id="991" w:author="Usuario de Windows" w:date="2023-07-03T16:51:00Z">
            <w:rPr>
              <w:rFonts w:ascii="Arial Narrow" w:hAnsi="Arial Narrow" w:cs="Arial"/>
              <w:bCs/>
              <w:sz w:val="22"/>
              <w:szCs w:val="22"/>
            </w:rPr>
          </w:rPrChange>
        </w:rPr>
        <w:t>nº</w:t>
      </w:r>
      <w:r w:rsidR="00621969" w:rsidRPr="00985D6E">
        <w:rPr>
          <w:rFonts w:ascii="Arial Narrow" w:hAnsi="Arial Narrow" w:cs="Arial"/>
          <w:bCs/>
          <w:sz w:val="22"/>
          <w:szCs w:val="22"/>
          <w:highlight w:val="cyan"/>
          <w:rPrChange w:id="992" w:author="Usuario de Windows" w:date="2023-07-03T16:51:00Z">
            <w:rPr>
              <w:rFonts w:ascii="Arial Narrow" w:hAnsi="Arial Narrow" w:cs="Arial"/>
              <w:bCs/>
              <w:sz w:val="22"/>
              <w:szCs w:val="22"/>
            </w:rPr>
          </w:rPrChange>
        </w:rPr>
        <w:t xml:space="preserve"> </w:t>
      </w:r>
      <w:r w:rsidR="00A814E2" w:rsidRPr="00985D6E">
        <w:rPr>
          <w:rFonts w:ascii="Arial Narrow" w:hAnsi="Arial Narrow" w:cs="Arial"/>
          <w:bCs/>
          <w:sz w:val="22"/>
          <w:szCs w:val="22"/>
          <w:highlight w:val="cyan"/>
          <w:rPrChange w:id="993" w:author="Usuario de Windows" w:date="2023-07-03T16:51:00Z">
            <w:rPr>
              <w:rFonts w:ascii="Arial Narrow" w:hAnsi="Arial Narrow" w:cs="Arial"/>
              <w:bCs/>
              <w:sz w:val="22"/>
              <w:szCs w:val="22"/>
            </w:rPr>
          </w:rPrChange>
        </w:rPr>
        <w:t>5 y nº</w:t>
      </w:r>
      <w:r w:rsidR="00621969" w:rsidRPr="00985D6E">
        <w:rPr>
          <w:rFonts w:ascii="Arial Narrow" w:hAnsi="Arial Narrow" w:cs="Arial"/>
          <w:bCs/>
          <w:sz w:val="22"/>
          <w:szCs w:val="22"/>
          <w:highlight w:val="cyan"/>
          <w:rPrChange w:id="994" w:author="Usuario de Windows" w:date="2023-07-03T16:51:00Z">
            <w:rPr>
              <w:rFonts w:ascii="Arial Narrow" w:hAnsi="Arial Narrow" w:cs="Arial"/>
              <w:bCs/>
              <w:sz w:val="22"/>
              <w:szCs w:val="22"/>
            </w:rPr>
          </w:rPrChange>
        </w:rPr>
        <w:t xml:space="preserve"> </w:t>
      </w:r>
      <w:r w:rsidR="00A814E2" w:rsidRPr="00985D6E">
        <w:rPr>
          <w:rFonts w:ascii="Arial Narrow" w:hAnsi="Arial Narrow" w:cs="Arial"/>
          <w:bCs/>
          <w:sz w:val="22"/>
          <w:szCs w:val="22"/>
          <w:highlight w:val="cyan"/>
          <w:rPrChange w:id="995" w:author="Usuario de Windows" w:date="2023-07-03T16:51:00Z">
            <w:rPr>
              <w:rFonts w:ascii="Arial Narrow" w:hAnsi="Arial Narrow" w:cs="Arial"/>
              <w:bCs/>
              <w:sz w:val="22"/>
              <w:szCs w:val="22"/>
            </w:rPr>
          </w:rPrChange>
        </w:rPr>
        <w:t>6</w:t>
      </w:r>
      <w:r w:rsidR="00A814E2">
        <w:rPr>
          <w:rFonts w:ascii="Arial Narrow" w:hAnsi="Arial Narrow" w:cs="Arial"/>
          <w:bCs/>
          <w:sz w:val="22"/>
          <w:szCs w:val="22"/>
        </w:rPr>
        <w:t xml:space="preserve"> </w:t>
      </w:r>
      <w:commentRangeEnd w:id="990"/>
      <w:r w:rsidR="00985D6E">
        <w:rPr>
          <w:rStyle w:val="Refdecomentario"/>
        </w:rPr>
        <w:commentReference w:id="990"/>
      </w:r>
      <w:r w:rsidR="00D16520">
        <w:rPr>
          <w:rFonts w:ascii="Arial Narrow" w:hAnsi="Arial Narrow" w:cs="Arial"/>
          <w:bCs/>
          <w:sz w:val="22"/>
          <w:szCs w:val="22"/>
        </w:rPr>
        <w:t>de 2023 en las I.E. de Daniel Alcides Carrión y Las Américas respectivamente.</w:t>
      </w:r>
      <w:r>
        <w:rPr>
          <w:rFonts w:ascii="Arial Narrow" w:hAnsi="Arial Narrow" w:cs="Arial"/>
          <w:bCs/>
          <w:sz w:val="22"/>
          <w:szCs w:val="22"/>
        </w:rPr>
        <w:t xml:space="preserve"> </w:t>
      </w:r>
      <w:commentRangeEnd w:id="981"/>
      <w:r w:rsidR="00E61AED">
        <w:rPr>
          <w:rStyle w:val="Refdecomentario"/>
        </w:rPr>
        <w:commentReference w:id="981"/>
      </w:r>
    </w:p>
    <w:p w14:paraId="2E1600E1" w14:textId="77777777" w:rsidR="000448A9" w:rsidRDefault="000448A9" w:rsidP="00343705">
      <w:pPr>
        <w:tabs>
          <w:tab w:val="left" w:pos="142"/>
          <w:tab w:val="left" w:pos="1276"/>
        </w:tabs>
        <w:autoSpaceDE w:val="0"/>
        <w:autoSpaceDN w:val="0"/>
        <w:adjustRightInd w:val="0"/>
        <w:ind w:left="709"/>
        <w:jc w:val="both"/>
        <w:rPr>
          <w:rFonts w:ascii="Arial Narrow" w:hAnsi="Arial Narrow" w:cs="Arial"/>
          <w:bCs/>
          <w:sz w:val="22"/>
          <w:szCs w:val="22"/>
        </w:rPr>
      </w:pPr>
    </w:p>
    <w:p w14:paraId="7CA90396" w14:textId="3411922C"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Imagen nº</w:t>
      </w:r>
      <w:r w:rsidR="00621969">
        <w:rPr>
          <w:rFonts w:ascii="Arial Narrow" w:hAnsi="Arial Narrow" w:cs="Arial"/>
          <w:bCs/>
          <w:sz w:val="22"/>
          <w:szCs w:val="22"/>
        </w:rPr>
        <w:t>3</w:t>
      </w:r>
    </w:p>
    <w:p w14:paraId="3BB3D2C1" w14:textId="46E7D867" w:rsidR="000448A9" w:rsidRDefault="000448A9" w:rsidP="000448A9">
      <w:pPr>
        <w:tabs>
          <w:tab w:val="left" w:pos="142"/>
          <w:tab w:val="left" w:pos="1276"/>
        </w:tabs>
        <w:autoSpaceDE w:val="0"/>
        <w:autoSpaceDN w:val="0"/>
        <w:adjustRightInd w:val="0"/>
        <w:ind w:left="709"/>
        <w:jc w:val="center"/>
        <w:rPr>
          <w:rFonts w:ascii="Arial Narrow" w:hAnsi="Arial Narrow" w:cs="Arial"/>
          <w:bCs/>
          <w:sz w:val="22"/>
          <w:szCs w:val="22"/>
        </w:rPr>
      </w:pPr>
      <w:r>
        <w:rPr>
          <w:rFonts w:ascii="Arial Narrow" w:hAnsi="Arial Narrow" w:cs="Arial"/>
          <w:bCs/>
          <w:sz w:val="22"/>
          <w:szCs w:val="22"/>
        </w:rPr>
        <w:t>Gabinete de servidores</w:t>
      </w:r>
    </w:p>
    <w:p w14:paraId="398BADCF" w14:textId="33B079A5" w:rsidR="00FE09A4"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noProof/>
          <w:lang w:eastAsia="es-PE"/>
        </w:rPr>
        <w:lastRenderedPageBreak/>
        <w:drawing>
          <wp:inline distT="0" distB="0" distL="0" distR="0" wp14:anchorId="330F829B" wp14:editId="1F67008E">
            <wp:extent cx="4781787" cy="3586480"/>
            <wp:effectExtent l="0" t="0" r="0" b="0"/>
            <wp:docPr id="21423038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92533" cy="3594539"/>
                    </a:xfrm>
                    <a:prstGeom prst="rect">
                      <a:avLst/>
                    </a:prstGeom>
                    <a:noFill/>
                    <a:ln>
                      <a:noFill/>
                    </a:ln>
                  </pic:spPr>
                </pic:pic>
              </a:graphicData>
            </a:graphic>
          </wp:inline>
        </w:drawing>
      </w:r>
    </w:p>
    <w:p w14:paraId="62916D0D" w14:textId="6435AFBB"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r>
        <w:rPr>
          <w:rFonts w:ascii="Arial Narrow" w:hAnsi="Arial Narrow" w:cs="Arial"/>
          <w:bCs/>
          <w:sz w:val="22"/>
          <w:szCs w:val="22"/>
        </w:rPr>
        <w:t xml:space="preserve">En la siguiente imagen se aprecia el servidor no operativo </w:t>
      </w:r>
      <w:commentRangeStart w:id="996"/>
      <w:r>
        <w:rPr>
          <w:rFonts w:ascii="Arial Narrow" w:hAnsi="Arial Narrow" w:cs="Arial"/>
          <w:bCs/>
          <w:sz w:val="22"/>
          <w:szCs w:val="22"/>
        </w:rPr>
        <w:t xml:space="preserve">posiblemente dañado por acción de una tormenta eléctrica </w:t>
      </w:r>
      <w:commentRangeEnd w:id="996"/>
      <w:r w:rsidR="00E61AED">
        <w:rPr>
          <w:rStyle w:val="Refdecomentario"/>
        </w:rPr>
        <w:commentReference w:id="996"/>
      </w:r>
      <w:r>
        <w:rPr>
          <w:rFonts w:ascii="Arial Narrow" w:hAnsi="Arial Narrow" w:cs="Arial"/>
          <w:bCs/>
          <w:sz w:val="22"/>
          <w:szCs w:val="22"/>
        </w:rPr>
        <w:t>tal como manifiesta el directos del centro educativo</w:t>
      </w:r>
      <w:r w:rsidR="00D16520">
        <w:rPr>
          <w:rFonts w:ascii="Arial Narrow" w:hAnsi="Arial Narrow" w:cs="Arial"/>
          <w:bCs/>
          <w:sz w:val="22"/>
          <w:szCs w:val="22"/>
        </w:rPr>
        <w:t xml:space="preserve"> San Pedro y consignado en </w:t>
      </w:r>
      <w:r w:rsidR="00D16520" w:rsidRPr="00985D6E">
        <w:rPr>
          <w:rFonts w:ascii="Arial Narrow" w:hAnsi="Arial Narrow" w:cs="Arial"/>
          <w:bCs/>
          <w:sz w:val="22"/>
          <w:szCs w:val="22"/>
          <w:highlight w:val="cyan"/>
          <w:rPrChange w:id="997" w:author="Usuario de Windows" w:date="2023-07-03T16:53:00Z">
            <w:rPr>
              <w:rFonts w:ascii="Arial Narrow" w:hAnsi="Arial Narrow" w:cs="Arial"/>
              <w:bCs/>
              <w:sz w:val="22"/>
              <w:szCs w:val="22"/>
            </w:rPr>
          </w:rPrChange>
        </w:rPr>
        <w:t>acta nº8</w:t>
      </w:r>
      <w:r w:rsidR="00D16520">
        <w:rPr>
          <w:rFonts w:ascii="Arial Narrow" w:hAnsi="Arial Narrow" w:cs="Arial"/>
          <w:bCs/>
          <w:sz w:val="22"/>
          <w:szCs w:val="22"/>
        </w:rPr>
        <w:t xml:space="preserve"> de 13 de junio de 2023.</w:t>
      </w:r>
    </w:p>
    <w:p w14:paraId="384F4184" w14:textId="77777777" w:rsidR="003E1081" w:rsidRDefault="003E1081" w:rsidP="003E1081">
      <w:pPr>
        <w:tabs>
          <w:tab w:val="left" w:pos="142"/>
          <w:tab w:val="left" w:pos="1276"/>
        </w:tabs>
        <w:autoSpaceDE w:val="0"/>
        <w:autoSpaceDN w:val="0"/>
        <w:adjustRightInd w:val="0"/>
        <w:ind w:left="709"/>
        <w:rPr>
          <w:rFonts w:ascii="Arial Narrow" w:hAnsi="Arial Narrow" w:cs="Arial"/>
          <w:bCs/>
          <w:sz w:val="22"/>
          <w:szCs w:val="22"/>
        </w:rPr>
      </w:pPr>
    </w:p>
    <w:p w14:paraId="3E979F2A" w14:textId="6BE62953"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commentRangeStart w:id="998"/>
      <w:r>
        <w:rPr>
          <w:rFonts w:ascii="Arial Narrow" w:hAnsi="Arial Narrow" w:cs="Arial"/>
          <w:bCs/>
          <w:sz w:val="22"/>
          <w:szCs w:val="22"/>
        </w:rPr>
        <w:t>Es preciso advertir</w:t>
      </w:r>
      <w:r w:rsidR="00D16520">
        <w:rPr>
          <w:rFonts w:ascii="Arial Narrow" w:hAnsi="Arial Narrow" w:cs="Arial"/>
          <w:bCs/>
          <w:sz w:val="22"/>
          <w:szCs w:val="22"/>
        </w:rPr>
        <w:t xml:space="preserve"> que las laptops</w:t>
      </w:r>
      <w:r>
        <w:rPr>
          <w:rFonts w:ascii="Arial Narrow" w:hAnsi="Arial Narrow" w:cs="Arial"/>
          <w:bCs/>
          <w:sz w:val="22"/>
          <w:szCs w:val="22"/>
        </w:rPr>
        <w:t xml:space="preserve">, al no contar con licencias </w:t>
      </w:r>
      <w:r w:rsidR="00D16520">
        <w:rPr>
          <w:rFonts w:ascii="Arial Narrow" w:hAnsi="Arial Narrow" w:cs="Arial"/>
          <w:bCs/>
          <w:sz w:val="22"/>
          <w:szCs w:val="22"/>
        </w:rPr>
        <w:t xml:space="preserve">de office </w:t>
      </w:r>
      <w:r>
        <w:rPr>
          <w:rFonts w:ascii="Arial Narrow" w:hAnsi="Arial Narrow" w:cs="Arial"/>
          <w:bCs/>
          <w:sz w:val="22"/>
          <w:szCs w:val="22"/>
        </w:rPr>
        <w:t>el equipamiento entregado no tendría una utilidad y no estaría cumpliendo con el objetivo para el cual fue adquirido.</w:t>
      </w:r>
    </w:p>
    <w:commentRangeEnd w:id="998"/>
    <w:p w14:paraId="5B56155F" w14:textId="2257C617" w:rsidR="00BE01EE" w:rsidDel="00985D6E" w:rsidRDefault="001C200C" w:rsidP="00FE09A4">
      <w:pPr>
        <w:tabs>
          <w:tab w:val="left" w:pos="142"/>
          <w:tab w:val="left" w:pos="1276"/>
        </w:tabs>
        <w:autoSpaceDE w:val="0"/>
        <w:autoSpaceDN w:val="0"/>
        <w:adjustRightInd w:val="0"/>
        <w:ind w:left="709"/>
        <w:jc w:val="both"/>
        <w:rPr>
          <w:del w:id="999" w:author="Usuario de Windows" w:date="2023-07-03T16:53:00Z"/>
          <w:rFonts w:ascii="Arial Narrow" w:hAnsi="Arial Narrow" w:cs="Arial"/>
          <w:bCs/>
          <w:sz w:val="22"/>
          <w:szCs w:val="22"/>
        </w:rPr>
      </w:pPr>
      <w:r>
        <w:rPr>
          <w:rStyle w:val="Refdecomentario"/>
        </w:rPr>
        <w:commentReference w:id="998"/>
      </w:r>
    </w:p>
    <w:p w14:paraId="2793DD0E" w14:textId="1C5714E2" w:rsidR="000448A9" w:rsidDel="00985D6E" w:rsidRDefault="000448A9" w:rsidP="00FE09A4">
      <w:pPr>
        <w:tabs>
          <w:tab w:val="left" w:pos="142"/>
          <w:tab w:val="left" w:pos="1276"/>
        </w:tabs>
        <w:autoSpaceDE w:val="0"/>
        <w:autoSpaceDN w:val="0"/>
        <w:adjustRightInd w:val="0"/>
        <w:ind w:left="709"/>
        <w:jc w:val="both"/>
        <w:rPr>
          <w:del w:id="1000" w:author="Usuario de Windows" w:date="2023-07-03T16:53:00Z"/>
          <w:rFonts w:ascii="Arial Narrow" w:hAnsi="Arial Narrow" w:cs="Arial"/>
          <w:bCs/>
          <w:sz w:val="22"/>
          <w:szCs w:val="22"/>
        </w:rPr>
      </w:pPr>
    </w:p>
    <w:p w14:paraId="4253E3C0" w14:textId="53C8E23D" w:rsidR="000448A9" w:rsidDel="00985D6E" w:rsidRDefault="000448A9" w:rsidP="00FE09A4">
      <w:pPr>
        <w:tabs>
          <w:tab w:val="left" w:pos="142"/>
          <w:tab w:val="left" w:pos="1276"/>
        </w:tabs>
        <w:autoSpaceDE w:val="0"/>
        <w:autoSpaceDN w:val="0"/>
        <w:adjustRightInd w:val="0"/>
        <w:ind w:left="709"/>
        <w:jc w:val="both"/>
        <w:rPr>
          <w:del w:id="1001" w:author="Usuario de Windows" w:date="2023-07-03T16:53:00Z"/>
          <w:rFonts w:ascii="Arial Narrow" w:hAnsi="Arial Narrow" w:cs="Arial"/>
          <w:bCs/>
          <w:sz w:val="22"/>
          <w:szCs w:val="22"/>
        </w:rPr>
      </w:pPr>
    </w:p>
    <w:p w14:paraId="0810DC5B" w14:textId="77777777" w:rsidR="000448A9" w:rsidRDefault="000448A9" w:rsidP="00FE09A4">
      <w:pPr>
        <w:tabs>
          <w:tab w:val="left" w:pos="142"/>
          <w:tab w:val="left" w:pos="1276"/>
        </w:tabs>
        <w:autoSpaceDE w:val="0"/>
        <w:autoSpaceDN w:val="0"/>
        <w:adjustRightInd w:val="0"/>
        <w:ind w:left="709"/>
        <w:jc w:val="both"/>
        <w:rPr>
          <w:rFonts w:ascii="Arial Narrow" w:hAnsi="Arial Narrow" w:cs="Arial"/>
          <w:bCs/>
          <w:sz w:val="22"/>
          <w:szCs w:val="22"/>
        </w:rPr>
      </w:pPr>
    </w:p>
    <w:p w14:paraId="1755F4E3" w14:textId="77777777" w:rsidR="00246401" w:rsidRPr="00773439" w:rsidRDefault="00246401" w:rsidP="00246401">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La situación antes descrita podría transgredir lo establecido en las normativas siguientes:</w:t>
      </w:r>
    </w:p>
    <w:p w14:paraId="29F0D632" w14:textId="77777777" w:rsidR="00246401" w:rsidRPr="00BE01EE" w:rsidRDefault="00246401" w:rsidP="00FE09A4">
      <w:pPr>
        <w:tabs>
          <w:tab w:val="left" w:pos="142"/>
          <w:tab w:val="left" w:pos="1276"/>
        </w:tabs>
        <w:autoSpaceDE w:val="0"/>
        <w:autoSpaceDN w:val="0"/>
        <w:adjustRightInd w:val="0"/>
        <w:ind w:left="709"/>
        <w:jc w:val="both"/>
        <w:rPr>
          <w:rFonts w:ascii="Arial Narrow" w:hAnsi="Arial Narrow" w:cs="Arial"/>
          <w:sz w:val="22"/>
          <w:szCs w:val="22"/>
        </w:rPr>
      </w:pPr>
    </w:p>
    <w:p w14:paraId="5DC3058F" w14:textId="524EE165" w:rsidR="00677835" w:rsidRPr="00677835" w:rsidDel="00213493" w:rsidRDefault="00677835" w:rsidP="00A814E2">
      <w:pPr>
        <w:numPr>
          <w:ilvl w:val="0"/>
          <w:numId w:val="6"/>
        </w:numPr>
        <w:tabs>
          <w:tab w:val="left" w:pos="142"/>
          <w:tab w:val="left" w:pos="1276"/>
        </w:tabs>
        <w:autoSpaceDE w:val="0"/>
        <w:autoSpaceDN w:val="0"/>
        <w:adjustRightInd w:val="0"/>
        <w:ind w:left="1069"/>
        <w:jc w:val="both"/>
        <w:rPr>
          <w:ins w:id="1002" w:author="Usuario de Windows" w:date="2023-07-03T16:57:00Z"/>
          <w:del w:id="1003" w:author="Manuel Raul Livano Luna" w:date="2023-07-03T17:19:00Z"/>
          <w:rFonts w:ascii="Arial Narrow" w:hAnsi="Arial Narrow" w:cs="Arial"/>
          <w:b/>
          <w:color w:val="000000" w:themeColor="text1"/>
          <w:sz w:val="22"/>
          <w:szCs w:val="22"/>
          <w:highlight w:val="cyan"/>
          <w:rPrChange w:id="1004" w:author="Usuario de Windows" w:date="2023-07-03T16:57:00Z">
            <w:rPr>
              <w:ins w:id="1005" w:author="Usuario de Windows" w:date="2023-07-03T16:57:00Z"/>
              <w:del w:id="1006" w:author="Manuel Raul Livano Luna" w:date="2023-07-03T17:19:00Z"/>
              <w:rFonts w:ascii="Arial Narrow" w:hAnsi="Arial Narrow" w:cs="Arial"/>
              <w:b/>
              <w:color w:val="000000" w:themeColor="text1"/>
              <w:sz w:val="22"/>
              <w:szCs w:val="22"/>
            </w:rPr>
          </w:rPrChange>
        </w:rPr>
      </w:pPr>
      <w:ins w:id="1007" w:author="Usuario de Windows" w:date="2023-07-03T16:56:00Z">
        <w:del w:id="1008" w:author="Manuel Raul Livano Luna" w:date="2023-07-03T17:19:00Z">
          <w:r w:rsidRPr="00677835" w:rsidDel="00213493">
            <w:rPr>
              <w:rFonts w:ascii="Arial Narrow" w:hAnsi="Arial Narrow" w:cs="Arial"/>
              <w:b/>
              <w:color w:val="000000" w:themeColor="text1"/>
              <w:sz w:val="22"/>
              <w:szCs w:val="22"/>
              <w:highlight w:val="cyan"/>
              <w:rPrChange w:id="1009" w:author="Usuario de Windows" w:date="2023-07-03T16:57:00Z">
                <w:rPr>
                  <w:rFonts w:ascii="Arial Narrow" w:hAnsi="Arial Narrow" w:cs="Arial"/>
                  <w:b/>
                  <w:color w:val="000000" w:themeColor="text1"/>
                  <w:sz w:val="22"/>
                  <w:szCs w:val="22"/>
                </w:rPr>
              </w:rPrChange>
            </w:rPr>
            <w:delText>TDR DEL SERVICIO DE INSTALACION DE PARAR</w:delText>
          </w:r>
        </w:del>
      </w:ins>
      <w:ins w:id="1010" w:author="Usuario de Windows" w:date="2023-07-03T16:57:00Z">
        <w:del w:id="1011" w:author="Manuel Raul Livano Luna" w:date="2023-07-03T17:19:00Z">
          <w:r w:rsidRPr="00677835" w:rsidDel="00213493">
            <w:rPr>
              <w:rFonts w:ascii="Arial Narrow" w:hAnsi="Arial Narrow" w:cs="Arial"/>
              <w:b/>
              <w:color w:val="000000" w:themeColor="text1"/>
              <w:sz w:val="22"/>
              <w:szCs w:val="22"/>
              <w:highlight w:val="cyan"/>
              <w:rPrChange w:id="1012" w:author="Usuario de Windows" w:date="2023-07-03T16:57:00Z">
                <w:rPr>
                  <w:rFonts w:ascii="Arial Narrow" w:hAnsi="Arial Narrow" w:cs="Arial"/>
                  <w:b/>
                  <w:color w:val="000000" w:themeColor="text1"/>
                  <w:sz w:val="22"/>
                  <w:szCs w:val="22"/>
                </w:rPr>
              </w:rPrChange>
            </w:rPr>
            <w:delText>RAYOS</w:delText>
          </w:r>
        </w:del>
      </w:ins>
    </w:p>
    <w:p w14:paraId="6F68863F" w14:textId="77777777" w:rsidR="00677835" w:rsidRDefault="00677835">
      <w:pPr>
        <w:tabs>
          <w:tab w:val="left" w:pos="142"/>
          <w:tab w:val="left" w:pos="1276"/>
        </w:tabs>
        <w:autoSpaceDE w:val="0"/>
        <w:autoSpaceDN w:val="0"/>
        <w:adjustRightInd w:val="0"/>
        <w:ind w:left="1069"/>
        <w:jc w:val="both"/>
        <w:rPr>
          <w:ins w:id="1013" w:author="Usuario de Windows" w:date="2023-07-03T16:56:00Z"/>
          <w:rFonts w:ascii="Arial Narrow" w:hAnsi="Arial Narrow" w:cs="Arial"/>
          <w:b/>
          <w:color w:val="000000" w:themeColor="text1"/>
          <w:sz w:val="22"/>
          <w:szCs w:val="22"/>
        </w:rPr>
        <w:pPrChange w:id="1014" w:author="Usuario de Windows" w:date="2023-07-03T16:57:00Z">
          <w:pPr>
            <w:numPr>
              <w:numId w:val="6"/>
            </w:numPr>
            <w:tabs>
              <w:tab w:val="left" w:pos="142"/>
              <w:tab w:val="left" w:pos="1276"/>
            </w:tabs>
            <w:autoSpaceDE w:val="0"/>
            <w:autoSpaceDN w:val="0"/>
            <w:adjustRightInd w:val="0"/>
            <w:ind w:left="1069" w:hanging="360"/>
            <w:jc w:val="both"/>
          </w:pPr>
        </w:pPrChange>
      </w:pPr>
    </w:p>
    <w:p w14:paraId="2B264F3B" w14:textId="518CC4F0" w:rsidR="00BE01EE" w:rsidRDefault="00A814E2" w:rsidP="00A814E2">
      <w:pPr>
        <w:numPr>
          <w:ilvl w:val="0"/>
          <w:numId w:val="6"/>
        </w:num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r w:rsidRPr="00A814E2">
        <w:rPr>
          <w:rFonts w:ascii="Arial Narrow" w:hAnsi="Arial Narrow" w:cs="Arial"/>
          <w:b/>
          <w:color w:val="000000" w:themeColor="text1"/>
          <w:sz w:val="22"/>
          <w:szCs w:val="22"/>
        </w:rPr>
        <w:t>EXPEDIENTE TÉCNICO</w:t>
      </w:r>
    </w:p>
    <w:p w14:paraId="0993B6EA" w14:textId="77777777" w:rsid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3A736F6D" w14:textId="77777777" w:rsidR="00A814E2" w:rsidRPr="00A814E2" w:rsidRDefault="00A814E2" w:rsidP="00A814E2">
      <w:pPr>
        <w:ind w:left="1069"/>
        <w:jc w:val="both"/>
        <w:rPr>
          <w:rFonts w:ascii="Arial Narrow" w:hAnsi="Arial Narrow"/>
          <w:b/>
          <w:i/>
          <w:iCs/>
          <w:lang w:val="es-MX"/>
        </w:rPr>
      </w:pPr>
      <w:r w:rsidRPr="00A814E2">
        <w:rPr>
          <w:rFonts w:ascii="Arial Narrow" w:hAnsi="Arial Narrow"/>
          <w:b/>
          <w:i/>
          <w:iCs/>
          <w:lang w:val="es-MX"/>
        </w:rPr>
        <w:t xml:space="preserve">INSTALACIÓN DE SISTEMA PARARRAYO </w:t>
      </w:r>
    </w:p>
    <w:p w14:paraId="79867818" w14:textId="77777777" w:rsidR="00A814E2" w:rsidRPr="00A814E2" w:rsidRDefault="00A814E2" w:rsidP="00A814E2">
      <w:pPr>
        <w:ind w:left="1069"/>
        <w:jc w:val="both"/>
        <w:rPr>
          <w:rFonts w:ascii="Arial Narrow" w:hAnsi="Arial Narrow"/>
          <w:b/>
          <w:i/>
          <w:iCs/>
          <w:lang w:val="es-MX"/>
        </w:rPr>
      </w:pPr>
    </w:p>
    <w:p w14:paraId="36BA2635" w14:textId="77777777"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Un pararrayo ubicado a una altura según diseño, en conjunto con un sistema de puesta a tierra que nos permitirá proteger la integridad física de las personas y los equipos o dispositivos contra descargas atmosféricas y fallas eléctricas, etc.</w:t>
      </w:r>
    </w:p>
    <w:p w14:paraId="1E5891E7" w14:textId="77777777" w:rsidR="00A814E2" w:rsidRPr="00A814E2" w:rsidRDefault="00A814E2" w:rsidP="00A814E2">
      <w:pPr>
        <w:ind w:left="1069"/>
        <w:jc w:val="both"/>
        <w:rPr>
          <w:rFonts w:ascii="Arial Narrow" w:hAnsi="Arial Narrow"/>
          <w:i/>
          <w:iCs/>
          <w:lang w:val="es-MX"/>
        </w:rPr>
      </w:pPr>
    </w:p>
    <w:p w14:paraId="46E20BCE" w14:textId="28939D45" w:rsidR="00A814E2" w:rsidRPr="00A814E2" w:rsidRDefault="00A814E2" w:rsidP="00A814E2">
      <w:pPr>
        <w:ind w:left="1069"/>
        <w:jc w:val="both"/>
        <w:rPr>
          <w:rFonts w:ascii="Arial Narrow" w:hAnsi="Arial Narrow"/>
          <w:i/>
          <w:iCs/>
          <w:lang w:val="es-MX"/>
        </w:rPr>
      </w:pPr>
      <w:r w:rsidRPr="00A814E2">
        <w:rPr>
          <w:rFonts w:ascii="Arial Narrow" w:hAnsi="Arial Narrow"/>
          <w:i/>
          <w:iCs/>
          <w:lang w:val="es-MX"/>
        </w:rPr>
        <w:t xml:space="preserve">Se </w:t>
      </w:r>
      <w:del w:id="1015" w:author="GRAPURIMAC" w:date="2023-06-29T18:32:00Z">
        <w:r w:rsidRPr="00A814E2" w:rsidDel="001C200C">
          <w:rPr>
            <w:rFonts w:ascii="Arial Narrow" w:hAnsi="Arial Narrow"/>
            <w:i/>
            <w:iCs/>
            <w:lang w:val="es-MX"/>
          </w:rPr>
          <w:delText>implementara</w:delText>
        </w:r>
      </w:del>
      <w:ins w:id="1016" w:author="GRAPURIMAC" w:date="2023-06-29T18:32:00Z">
        <w:r w:rsidR="001C200C" w:rsidRPr="00A814E2">
          <w:rPr>
            <w:rFonts w:ascii="Arial Narrow" w:hAnsi="Arial Narrow"/>
            <w:i/>
            <w:iCs/>
            <w:lang w:val="es-MX"/>
          </w:rPr>
          <w:t>implementará</w:t>
        </w:r>
      </w:ins>
      <w:r w:rsidRPr="00A814E2">
        <w:rPr>
          <w:rFonts w:ascii="Arial Narrow" w:hAnsi="Arial Narrow"/>
          <w:i/>
          <w:iCs/>
          <w:lang w:val="es-MX"/>
        </w:rPr>
        <w:t xml:space="preserve"> un pararrayo Tipo Franklin para</w:t>
      </w:r>
      <w:r w:rsidRPr="00A814E2">
        <w:rPr>
          <w:rFonts w:ascii="Arial Narrow" w:hAnsi="Arial Narrow"/>
          <w:i/>
          <w:iCs/>
        </w:rPr>
        <w:t xml:space="preserve"> proteger la antena del Access Point Outdoor que se adosará a la construcción existente, este pararrayos tendrá una estructura metálica de soporte para adosarlo a la pared de concreto y otro soporte para adosarlo a la pared de adobe como se muestra en el grafico</w:t>
      </w:r>
    </w:p>
    <w:p w14:paraId="68EBC336" w14:textId="77777777" w:rsidR="00A814E2" w:rsidRDefault="00A814E2" w:rsidP="00A814E2">
      <w:pPr>
        <w:jc w:val="both"/>
      </w:pPr>
    </w:p>
    <w:p w14:paraId="49A1D553" w14:textId="77777777" w:rsidR="00A814E2" w:rsidRPr="00A814E2" w:rsidRDefault="00A814E2" w:rsidP="00A814E2">
      <w:pPr>
        <w:ind w:left="1069"/>
        <w:jc w:val="both"/>
        <w:rPr>
          <w:rFonts w:ascii="Arial Narrow" w:hAnsi="Arial Narrow"/>
          <w:i/>
          <w:iCs/>
        </w:rPr>
      </w:pPr>
      <w:r w:rsidRPr="00A814E2">
        <w:rPr>
          <w:rFonts w:ascii="Arial Narrow" w:hAnsi="Arial Narrow"/>
          <w:i/>
          <w:iCs/>
        </w:rPr>
        <w:t>El cable de bajada del pararrayo a su pozo de tierra será con conductor de 50 mm2 del tipo N2OXH y estará protegido por un ducto de PVC SAP de ø 25 mm2 (ø 1”).</w:t>
      </w:r>
    </w:p>
    <w:p w14:paraId="6081A093" w14:textId="77777777" w:rsidR="00A814E2" w:rsidRPr="00A814E2" w:rsidRDefault="00A814E2" w:rsidP="00A814E2">
      <w:pPr>
        <w:ind w:left="1069"/>
        <w:jc w:val="both"/>
        <w:rPr>
          <w:rFonts w:ascii="Arial Narrow" w:hAnsi="Arial Narrow"/>
          <w:i/>
          <w:iCs/>
        </w:rPr>
      </w:pPr>
    </w:p>
    <w:p w14:paraId="67FA15EB" w14:textId="77777777" w:rsidR="00A814E2" w:rsidRPr="00A814E2" w:rsidRDefault="00A814E2" w:rsidP="00A814E2">
      <w:pPr>
        <w:ind w:left="1069"/>
        <w:jc w:val="both"/>
        <w:rPr>
          <w:rFonts w:ascii="Arial Narrow" w:hAnsi="Arial Narrow"/>
          <w:i/>
          <w:iCs/>
        </w:rPr>
      </w:pPr>
      <w:r w:rsidRPr="00A814E2">
        <w:rPr>
          <w:rFonts w:ascii="Arial Narrow" w:hAnsi="Arial Narrow"/>
          <w:i/>
          <w:iCs/>
        </w:rPr>
        <w:t>Este ducto será soportado por abrazaderas tipo “U” en caso de pared de concreto o será empotrado en caso que la pared sea de adobe y se resanara con mortero de yeso y cemento (mezcla diablo)</w:t>
      </w:r>
    </w:p>
    <w:p w14:paraId="0027D581" w14:textId="77777777" w:rsidR="00A814E2" w:rsidRPr="00A814E2" w:rsidRDefault="00A814E2" w:rsidP="00A814E2">
      <w:pPr>
        <w:ind w:left="1069"/>
        <w:jc w:val="both"/>
        <w:rPr>
          <w:rFonts w:ascii="Arial Narrow" w:hAnsi="Arial Narrow"/>
          <w:i/>
          <w:iCs/>
        </w:rPr>
      </w:pPr>
    </w:p>
    <w:p w14:paraId="13367661" w14:textId="77777777" w:rsidR="00A814E2" w:rsidRPr="00A814E2" w:rsidRDefault="00A814E2" w:rsidP="00A814E2">
      <w:pPr>
        <w:ind w:left="1069"/>
        <w:jc w:val="both"/>
        <w:rPr>
          <w:rFonts w:ascii="Arial Narrow" w:hAnsi="Arial Narrow"/>
          <w:i/>
          <w:iCs/>
        </w:rPr>
      </w:pPr>
      <w:r w:rsidRPr="00A814E2">
        <w:rPr>
          <w:rFonts w:ascii="Arial Narrow" w:hAnsi="Arial Narrow"/>
          <w:i/>
          <w:iCs/>
        </w:rPr>
        <w:lastRenderedPageBreak/>
        <w:t>En su camino desde la pared hasta el pozo de tierra atravesara la vereda que rodea al pabellón, esta será cortada con amoladora y rotomartillo y se instalara en ducto de PVC SAP Ø de 25 mm que llegara al pozo a tierra y se resanara con concreto de F’c=210 Kg/cm2.</w:t>
      </w:r>
    </w:p>
    <w:p w14:paraId="4778BB6F" w14:textId="77777777" w:rsidR="00A814E2" w:rsidRPr="00A814E2" w:rsidRDefault="00A814E2" w:rsidP="00A814E2">
      <w:pPr>
        <w:tabs>
          <w:tab w:val="left" w:pos="142"/>
          <w:tab w:val="left" w:pos="1276"/>
        </w:tabs>
        <w:autoSpaceDE w:val="0"/>
        <w:autoSpaceDN w:val="0"/>
        <w:adjustRightInd w:val="0"/>
        <w:ind w:left="1069"/>
        <w:jc w:val="both"/>
        <w:rPr>
          <w:rFonts w:ascii="Arial Narrow" w:hAnsi="Arial Narrow" w:cs="Arial"/>
          <w:b/>
          <w:color w:val="000000" w:themeColor="text1"/>
          <w:sz w:val="22"/>
          <w:szCs w:val="22"/>
        </w:rPr>
      </w:pPr>
    </w:p>
    <w:p w14:paraId="55ED8420" w14:textId="329B7BFC"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r>
        <w:rPr>
          <w:noProof/>
          <w:lang w:eastAsia="es-PE"/>
        </w:rPr>
        <w:drawing>
          <wp:inline distT="0" distB="0" distL="0" distR="0" wp14:anchorId="11F048DE" wp14:editId="6D24FDFD">
            <wp:extent cx="5041900" cy="391227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64516" cy="3929824"/>
                    </a:xfrm>
                    <a:prstGeom prst="rect">
                      <a:avLst/>
                    </a:prstGeom>
                    <a:noFill/>
                    <a:ln>
                      <a:noFill/>
                    </a:ln>
                  </pic:spPr>
                </pic:pic>
              </a:graphicData>
            </a:graphic>
          </wp:inline>
        </w:drawing>
      </w:r>
    </w:p>
    <w:p w14:paraId="48B4EFFA" w14:textId="77777777" w:rsidR="00A814E2" w:rsidRDefault="00A814E2"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5C76E2AB" w14:textId="77777777" w:rsidR="00C262A3" w:rsidRPr="00C262A3" w:rsidRDefault="00C262A3">
      <w:pPr>
        <w:pStyle w:val="Prrafodelista"/>
        <w:spacing w:line="240" w:lineRule="auto"/>
        <w:ind w:left="1418"/>
        <w:contextualSpacing w:val="0"/>
        <w:jc w:val="both"/>
        <w:rPr>
          <w:ins w:id="1017" w:author="Manuel Raul Livano Luna" w:date="2023-07-03T15:47:00Z"/>
          <w:rFonts w:ascii="Arial Narrow" w:hAnsi="Arial Narrow" w:cs="Arial"/>
          <w:b/>
          <w:i/>
          <w:iCs/>
          <w:rPrChange w:id="1018" w:author="Manuel Raul Livano Luna" w:date="2023-07-03T15:48:00Z">
            <w:rPr>
              <w:ins w:id="1019" w:author="Manuel Raul Livano Luna" w:date="2023-07-03T15:47:00Z"/>
              <w:rFonts w:asciiTheme="minorHAnsi" w:hAnsiTheme="minorHAnsi" w:cs="Arial"/>
              <w:b/>
            </w:rPr>
          </w:rPrChange>
        </w:rPr>
        <w:pPrChange w:id="1020" w:author="Manuel Raul Livano Luna" w:date="2023-07-03T15:47:00Z">
          <w:pPr>
            <w:pStyle w:val="Prrafodelista"/>
            <w:spacing w:line="240" w:lineRule="auto"/>
            <w:ind w:left="0"/>
            <w:contextualSpacing w:val="0"/>
            <w:jc w:val="both"/>
          </w:pPr>
        </w:pPrChange>
      </w:pPr>
      <w:ins w:id="1021" w:author="Manuel Raul Livano Luna" w:date="2023-07-03T15:47:00Z">
        <w:r w:rsidRPr="00C262A3">
          <w:rPr>
            <w:rFonts w:ascii="Arial Narrow" w:hAnsi="Arial Narrow" w:cs="Arial"/>
            <w:b/>
            <w:i/>
            <w:iCs/>
            <w:lang w:val="es-ES"/>
            <w:rPrChange w:id="1022" w:author="Manuel Raul Livano Luna" w:date="2023-07-03T15:48:00Z">
              <w:rPr>
                <w:rFonts w:asciiTheme="minorHAnsi" w:hAnsiTheme="minorHAnsi" w:cs="Arial"/>
                <w:b/>
                <w:lang w:val="es-ES"/>
              </w:rPr>
            </w:rPrChange>
          </w:rPr>
          <w:t xml:space="preserve">1.4 </w:t>
        </w:r>
        <w:r w:rsidRPr="00C262A3">
          <w:rPr>
            <w:rFonts w:ascii="Arial Narrow" w:hAnsi="Arial Narrow" w:cs="Arial"/>
            <w:b/>
            <w:i/>
            <w:iCs/>
            <w:rPrChange w:id="1023" w:author="Manuel Raul Livano Luna" w:date="2023-07-03T15:48:00Z">
              <w:rPr>
                <w:rFonts w:asciiTheme="minorHAnsi" w:hAnsiTheme="minorHAnsi" w:cs="Arial"/>
                <w:b/>
              </w:rPr>
            </w:rPrChange>
          </w:rPr>
          <w:t xml:space="preserve">PARARRAYO </w:t>
        </w:r>
      </w:ins>
    </w:p>
    <w:p w14:paraId="57E2B17B" w14:textId="77777777" w:rsidR="00C262A3" w:rsidRPr="00C262A3" w:rsidRDefault="00C262A3">
      <w:pPr>
        <w:spacing w:before="120" w:after="120"/>
        <w:ind w:left="1418"/>
        <w:jc w:val="both"/>
        <w:rPr>
          <w:ins w:id="1024" w:author="Manuel Raul Livano Luna" w:date="2023-07-03T15:47:00Z"/>
          <w:rFonts w:ascii="Arial Narrow" w:hAnsi="Arial Narrow" w:cs="Arial"/>
          <w:b/>
          <w:i/>
          <w:iCs/>
          <w:rPrChange w:id="1025" w:author="Manuel Raul Livano Luna" w:date="2023-07-03T15:48:00Z">
            <w:rPr>
              <w:ins w:id="1026" w:author="Manuel Raul Livano Luna" w:date="2023-07-03T15:47:00Z"/>
              <w:rFonts w:cs="Arial"/>
              <w:b/>
            </w:rPr>
          </w:rPrChange>
        </w:rPr>
        <w:pPrChange w:id="1027" w:author="Manuel Raul Livano Luna" w:date="2023-07-03T15:47:00Z">
          <w:pPr>
            <w:spacing w:before="120" w:after="120"/>
            <w:jc w:val="both"/>
          </w:pPr>
        </w:pPrChange>
      </w:pPr>
      <w:ins w:id="1028" w:author="Manuel Raul Livano Luna" w:date="2023-07-03T15:47:00Z">
        <w:r w:rsidRPr="00C262A3">
          <w:rPr>
            <w:rFonts w:ascii="Arial Narrow" w:hAnsi="Arial Narrow" w:cs="Arial"/>
            <w:b/>
            <w:i/>
            <w:iCs/>
            <w:rPrChange w:id="1029" w:author="Manuel Raul Livano Luna" w:date="2023-07-03T15:48:00Z">
              <w:rPr>
                <w:rFonts w:cs="Arial"/>
                <w:b/>
              </w:rPr>
            </w:rPrChange>
          </w:rPr>
          <w:t>ÍTEM: 1.</w:t>
        </w:r>
        <w:r w:rsidRPr="00C262A3">
          <w:rPr>
            <w:rFonts w:ascii="Arial Narrow" w:hAnsi="Arial Narrow" w:cs="Arial"/>
            <w:b/>
            <w:i/>
            <w:iCs/>
            <w:lang w:val="es-ES"/>
            <w:rPrChange w:id="1030" w:author="Manuel Raul Livano Luna" w:date="2023-07-03T15:48:00Z">
              <w:rPr>
                <w:rFonts w:cs="Arial"/>
                <w:b/>
                <w:lang w:val="es-ES"/>
              </w:rPr>
            </w:rPrChange>
          </w:rPr>
          <w:t>4 ADQUISICIÓN E IMPLEMENTACIÓN DE SUMINISTROS ELÉCTRICOS Y OTROS</w:t>
        </w:r>
      </w:ins>
    </w:p>
    <w:p w14:paraId="2EBFA316" w14:textId="77777777" w:rsidR="00C262A3" w:rsidRPr="00C262A3" w:rsidRDefault="00C262A3">
      <w:pPr>
        <w:pStyle w:val="Prrafodelista"/>
        <w:tabs>
          <w:tab w:val="left" w:pos="7635"/>
        </w:tabs>
        <w:spacing w:line="240" w:lineRule="auto"/>
        <w:ind w:left="1418"/>
        <w:contextualSpacing w:val="0"/>
        <w:jc w:val="both"/>
        <w:rPr>
          <w:ins w:id="1031" w:author="Manuel Raul Livano Luna" w:date="2023-07-03T15:47:00Z"/>
          <w:rFonts w:ascii="Arial Narrow" w:hAnsi="Arial Narrow" w:cs="Arial"/>
          <w:b/>
          <w:i/>
          <w:iCs/>
          <w:lang w:val="es-ES"/>
          <w:rPrChange w:id="1032" w:author="Manuel Raul Livano Luna" w:date="2023-07-03T15:48:00Z">
            <w:rPr>
              <w:ins w:id="1033" w:author="Manuel Raul Livano Luna" w:date="2023-07-03T15:47:00Z"/>
              <w:rFonts w:asciiTheme="minorHAnsi" w:hAnsiTheme="minorHAnsi" w:cs="Arial"/>
              <w:b/>
              <w:lang w:val="es-ES"/>
            </w:rPr>
          </w:rPrChange>
        </w:rPr>
        <w:pPrChange w:id="1034" w:author="Manuel Raul Livano Luna" w:date="2023-07-03T15:47:00Z">
          <w:pPr>
            <w:pStyle w:val="Prrafodelista"/>
            <w:tabs>
              <w:tab w:val="left" w:pos="7635"/>
            </w:tabs>
            <w:spacing w:line="240" w:lineRule="auto"/>
            <w:ind w:left="0"/>
            <w:contextualSpacing w:val="0"/>
            <w:jc w:val="both"/>
          </w:pPr>
        </w:pPrChange>
      </w:pPr>
      <w:ins w:id="1035" w:author="Manuel Raul Livano Luna" w:date="2023-07-03T15:47:00Z">
        <w:r w:rsidRPr="00C262A3">
          <w:rPr>
            <w:rFonts w:ascii="Arial Narrow" w:hAnsi="Arial Narrow" w:cs="Arial"/>
            <w:b/>
            <w:i/>
            <w:iCs/>
            <w:rPrChange w:id="1036" w:author="Manuel Raul Livano Luna" w:date="2023-07-03T15:48:00Z">
              <w:rPr>
                <w:rFonts w:asciiTheme="minorHAnsi" w:hAnsiTheme="minorHAnsi" w:cs="Arial"/>
                <w:b/>
              </w:rPr>
            </w:rPrChange>
          </w:rPr>
          <w:t>NOMBRE DE LA PARTIDA: 1.4.1 SUMINISTRO E INSTALACIÓN DE PUESTA A TIERRA PARA PARRARAYOS.</w:t>
        </w:r>
      </w:ins>
    </w:p>
    <w:p w14:paraId="08E04FF2" w14:textId="77777777" w:rsidR="00C262A3" w:rsidRPr="00C262A3" w:rsidRDefault="00C262A3">
      <w:pPr>
        <w:ind w:left="1418"/>
        <w:jc w:val="both"/>
        <w:rPr>
          <w:ins w:id="1037" w:author="Manuel Raul Livano Luna" w:date="2023-07-03T15:47:00Z"/>
          <w:rFonts w:ascii="Arial Narrow" w:hAnsi="Arial Narrow" w:cs="Arial"/>
          <w:i/>
          <w:iCs/>
          <w:rPrChange w:id="1038" w:author="Manuel Raul Livano Luna" w:date="2023-07-03T15:48:00Z">
            <w:rPr>
              <w:ins w:id="1039" w:author="Manuel Raul Livano Luna" w:date="2023-07-03T15:47:00Z"/>
              <w:rFonts w:cs="Arial"/>
            </w:rPr>
          </w:rPrChange>
        </w:rPr>
        <w:pPrChange w:id="1040" w:author="Manuel Raul Livano Luna" w:date="2023-07-03T15:47:00Z">
          <w:pPr>
            <w:jc w:val="both"/>
          </w:pPr>
        </w:pPrChange>
      </w:pPr>
      <w:ins w:id="1041" w:author="Manuel Raul Livano Luna" w:date="2023-07-03T15:47:00Z">
        <w:r w:rsidRPr="00C262A3">
          <w:rPr>
            <w:rFonts w:ascii="Arial Narrow" w:hAnsi="Arial Narrow" w:cs="Arial"/>
            <w:b/>
            <w:i/>
            <w:iCs/>
            <w:rPrChange w:id="1042" w:author="Manuel Raul Livano Luna" w:date="2023-07-03T15:48:00Z">
              <w:rPr>
                <w:rFonts w:cs="Arial"/>
                <w:b/>
              </w:rPr>
            </w:rPrChange>
          </w:rPr>
          <w:t>DESCRIPCIÓN DE LA PARTIDA:</w:t>
        </w:r>
        <w:r w:rsidRPr="00C262A3">
          <w:rPr>
            <w:rFonts w:ascii="Arial Narrow" w:hAnsi="Arial Narrow" w:cs="Arial"/>
            <w:i/>
            <w:iCs/>
            <w:rPrChange w:id="1043" w:author="Manuel Raul Livano Luna" w:date="2023-07-03T15:48:00Z">
              <w:rPr>
                <w:rFonts w:cs="Arial"/>
              </w:rPr>
            </w:rPrChange>
          </w:rPr>
          <w:t xml:space="preserve"> El precio unitario de ésta partida, representa todos los equipos, maquinarias, herramientas, insumos y personal necesario para ejecutarla en su integridad, además deberá tomarse en cuenta la especificación particular de cada suministro:</w:t>
        </w:r>
      </w:ins>
    </w:p>
    <w:p w14:paraId="2067BF4C" w14:textId="77777777" w:rsidR="00C262A3" w:rsidRPr="00C262A3" w:rsidRDefault="00C262A3">
      <w:pPr>
        <w:ind w:left="1418"/>
        <w:jc w:val="both"/>
        <w:rPr>
          <w:ins w:id="1044" w:author="Manuel Raul Livano Luna" w:date="2023-07-03T15:47:00Z"/>
          <w:rFonts w:ascii="Arial Narrow" w:hAnsi="Arial Narrow" w:cs="Arial"/>
          <w:i/>
          <w:iCs/>
          <w:rPrChange w:id="1045" w:author="Manuel Raul Livano Luna" w:date="2023-07-03T15:48:00Z">
            <w:rPr>
              <w:ins w:id="1046" w:author="Manuel Raul Livano Luna" w:date="2023-07-03T15:47:00Z"/>
              <w:rFonts w:cs="Arial"/>
            </w:rPr>
          </w:rPrChange>
        </w:rPr>
        <w:pPrChange w:id="1047" w:author="Manuel Raul Livano Luna" w:date="2023-07-03T15:47:00Z">
          <w:pPr>
            <w:jc w:val="both"/>
          </w:pPr>
        </w:pPrChange>
      </w:pPr>
      <w:ins w:id="1048" w:author="Manuel Raul Livano Luna" w:date="2023-07-03T15:47:00Z">
        <w:r w:rsidRPr="00C262A3">
          <w:rPr>
            <w:rFonts w:ascii="Arial Narrow" w:hAnsi="Arial Narrow" w:cs="Arial"/>
            <w:b/>
            <w:i/>
            <w:iCs/>
            <w:rPrChange w:id="1049" w:author="Manuel Raul Livano Luna" w:date="2023-07-03T15:48:00Z">
              <w:rPr>
                <w:rFonts w:cs="Arial"/>
                <w:b/>
              </w:rPr>
            </w:rPrChange>
          </w:rPr>
          <w:t>UNIDAD DE MEDIDA:</w:t>
        </w:r>
        <w:r w:rsidRPr="00C262A3">
          <w:rPr>
            <w:rFonts w:ascii="Arial Narrow" w:hAnsi="Arial Narrow" w:cs="Arial"/>
            <w:i/>
            <w:iCs/>
            <w:rPrChange w:id="1050" w:author="Manuel Raul Livano Luna" w:date="2023-07-03T15:48:00Z">
              <w:rPr>
                <w:rFonts w:cs="Arial"/>
              </w:rPr>
            </w:rPrChange>
          </w:rPr>
          <w:t xml:space="preserve"> Sé medirá por Glb/día que representa la adquisición e implementación d</w:t>
        </w:r>
      </w:ins>
    </w:p>
    <w:p w14:paraId="47228BEB" w14:textId="77777777" w:rsidR="00C262A3" w:rsidRPr="00C262A3" w:rsidRDefault="00C262A3">
      <w:pPr>
        <w:ind w:left="1418"/>
        <w:jc w:val="both"/>
        <w:rPr>
          <w:ins w:id="1051" w:author="Manuel Raul Livano Luna" w:date="2023-07-03T15:47:00Z"/>
          <w:rFonts w:ascii="Arial Narrow" w:hAnsi="Arial Narrow" w:cs="Arial"/>
          <w:i/>
          <w:iCs/>
          <w:rPrChange w:id="1052" w:author="Manuel Raul Livano Luna" w:date="2023-07-03T15:48:00Z">
            <w:rPr>
              <w:ins w:id="1053" w:author="Manuel Raul Livano Luna" w:date="2023-07-03T15:47:00Z"/>
              <w:rFonts w:cs="Arial"/>
            </w:rPr>
          </w:rPrChange>
        </w:rPr>
        <w:pPrChange w:id="1054" w:author="Manuel Raul Livano Luna" w:date="2023-07-03T15:47:00Z">
          <w:pPr>
            <w:jc w:val="both"/>
          </w:pPr>
        </w:pPrChange>
      </w:pPr>
      <w:ins w:id="1055" w:author="Manuel Raul Livano Luna" w:date="2023-07-03T15:47:00Z">
        <w:r w:rsidRPr="00C262A3">
          <w:rPr>
            <w:rFonts w:ascii="Arial Narrow" w:hAnsi="Arial Narrow" w:cs="Arial"/>
            <w:b/>
            <w:i/>
            <w:iCs/>
            <w:rPrChange w:id="1056" w:author="Manuel Raul Livano Luna" w:date="2023-07-03T15:48:00Z">
              <w:rPr>
                <w:rFonts w:cs="Arial"/>
                <w:b/>
              </w:rPr>
            </w:rPrChange>
          </w:rPr>
          <w:t>CUADRILLA DE TRABAJO:</w:t>
        </w:r>
        <w:r w:rsidRPr="00C262A3">
          <w:rPr>
            <w:rFonts w:ascii="Arial Narrow" w:hAnsi="Arial Narrow" w:cs="Arial"/>
            <w:i/>
            <w:iCs/>
            <w:rPrChange w:id="1057" w:author="Manuel Raul Livano Luna" w:date="2023-07-03T15:48:00Z">
              <w:rPr>
                <w:rFonts w:cs="Arial"/>
              </w:rPr>
            </w:rPrChange>
          </w:rPr>
          <w:t xml:space="preserve"> La cuadrilla está conformado por 01 operario especialista en  instalaciones de pararrayos y puesta a tierra y a su vez está conformado por 02 peón.</w:t>
        </w:r>
      </w:ins>
    </w:p>
    <w:p w14:paraId="135E90E3" w14:textId="77777777" w:rsidR="00C262A3" w:rsidRPr="00C262A3" w:rsidRDefault="00C262A3">
      <w:pPr>
        <w:ind w:left="1418"/>
        <w:jc w:val="both"/>
        <w:rPr>
          <w:ins w:id="1058" w:author="Manuel Raul Livano Luna" w:date="2023-07-03T15:47:00Z"/>
          <w:rFonts w:ascii="Arial Narrow" w:hAnsi="Arial Narrow" w:cs="Arial"/>
          <w:i/>
          <w:iCs/>
          <w:rPrChange w:id="1059" w:author="Manuel Raul Livano Luna" w:date="2023-07-03T15:48:00Z">
            <w:rPr>
              <w:ins w:id="1060" w:author="Manuel Raul Livano Luna" w:date="2023-07-03T15:47:00Z"/>
              <w:rFonts w:cs="Arial"/>
            </w:rPr>
          </w:rPrChange>
        </w:rPr>
        <w:pPrChange w:id="1061" w:author="Manuel Raul Livano Luna" w:date="2023-07-03T15:47:00Z">
          <w:pPr>
            <w:jc w:val="both"/>
          </w:pPr>
        </w:pPrChange>
      </w:pPr>
      <w:ins w:id="1062" w:author="Manuel Raul Livano Luna" w:date="2023-07-03T15:47:00Z">
        <w:r w:rsidRPr="00C262A3">
          <w:rPr>
            <w:rFonts w:ascii="Arial Narrow" w:hAnsi="Arial Narrow" w:cs="Arial"/>
            <w:b/>
            <w:i/>
            <w:iCs/>
            <w:rPrChange w:id="1063" w:author="Manuel Raul Livano Luna" w:date="2023-07-03T15:48:00Z">
              <w:rPr>
                <w:rFonts w:cs="Arial"/>
                <w:b/>
              </w:rPr>
            </w:rPrChange>
          </w:rPr>
          <w:t>RENDIMIENTO:</w:t>
        </w:r>
        <w:r w:rsidRPr="00C262A3">
          <w:rPr>
            <w:rFonts w:ascii="Arial Narrow" w:hAnsi="Arial Narrow" w:cs="Arial"/>
            <w:i/>
            <w:iCs/>
            <w:rPrChange w:id="1064" w:author="Manuel Raul Livano Luna" w:date="2023-07-03T15:48:00Z">
              <w:rPr>
                <w:rFonts w:cs="Arial"/>
              </w:rPr>
            </w:rPrChange>
          </w:rPr>
          <w:t xml:space="preserve"> 5 unid. /día</w:t>
        </w:r>
      </w:ins>
    </w:p>
    <w:p w14:paraId="2DE91820" w14:textId="77777777" w:rsidR="00C262A3" w:rsidRDefault="00C262A3" w:rsidP="00C262A3">
      <w:pPr>
        <w:ind w:left="1418"/>
        <w:jc w:val="both"/>
        <w:rPr>
          <w:ins w:id="1065" w:author="Manuel Raul Livano Luna" w:date="2023-07-03T15:48:00Z"/>
          <w:rFonts w:ascii="Arial Narrow" w:hAnsi="Arial Narrow" w:cs="Arial"/>
          <w:b/>
          <w:i/>
          <w:iCs/>
        </w:rPr>
      </w:pPr>
      <w:ins w:id="1066" w:author="Manuel Raul Livano Luna" w:date="2023-07-03T15:47:00Z">
        <w:r w:rsidRPr="00C262A3">
          <w:rPr>
            <w:rFonts w:ascii="Arial Narrow" w:hAnsi="Arial Narrow" w:cs="Arial"/>
            <w:b/>
            <w:i/>
            <w:iCs/>
            <w:rPrChange w:id="1067" w:author="Manuel Raul Livano Luna" w:date="2023-07-03T15:48:00Z">
              <w:rPr>
                <w:rFonts w:cs="Arial"/>
                <w:b/>
              </w:rPr>
            </w:rPrChange>
          </w:rPr>
          <w:t>EQUIPOS Y HERRAMIENTAS:</w:t>
        </w:r>
      </w:ins>
    </w:p>
    <w:p w14:paraId="77410C8A" w14:textId="77777777" w:rsidR="00C262A3" w:rsidRPr="00C262A3" w:rsidRDefault="00C262A3">
      <w:pPr>
        <w:ind w:left="1418"/>
        <w:jc w:val="both"/>
        <w:rPr>
          <w:ins w:id="1068" w:author="Manuel Raul Livano Luna" w:date="2023-07-03T15:47:00Z"/>
          <w:rFonts w:ascii="Arial Narrow" w:hAnsi="Arial Narrow" w:cs="Arial"/>
          <w:b/>
          <w:i/>
          <w:iCs/>
          <w:rPrChange w:id="1069" w:author="Manuel Raul Livano Luna" w:date="2023-07-03T15:48:00Z">
            <w:rPr>
              <w:ins w:id="1070" w:author="Manuel Raul Livano Luna" w:date="2023-07-03T15:47:00Z"/>
              <w:rFonts w:cs="Arial"/>
              <w:b/>
            </w:rPr>
          </w:rPrChange>
        </w:rPr>
        <w:pPrChange w:id="1071" w:author="Manuel Raul Livano Luna" w:date="2023-07-03T15:47:00Z">
          <w:pPr>
            <w:jc w:val="both"/>
          </w:pPr>
        </w:pPrChange>
      </w:pP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1072" w:author="Manuel Raul Livano Luna" w:date="2023-07-03T17:19:00Z">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5382"/>
        <w:gridCol w:w="680"/>
        <w:gridCol w:w="737"/>
        <w:tblGridChange w:id="1073">
          <w:tblGrid>
            <w:gridCol w:w="5382"/>
            <w:gridCol w:w="680"/>
            <w:gridCol w:w="737"/>
          </w:tblGrid>
        </w:tblGridChange>
      </w:tblGrid>
      <w:tr w:rsidR="00C262A3" w:rsidRPr="00C262A3" w14:paraId="041B7929" w14:textId="77777777" w:rsidTr="00213493">
        <w:trPr>
          <w:trHeight w:val="317"/>
          <w:jc w:val="center"/>
          <w:ins w:id="1074" w:author="Manuel Raul Livano Luna" w:date="2023-07-03T15:47:00Z"/>
          <w:trPrChange w:id="1075" w:author="Manuel Raul Livano Luna" w:date="2023-07-03T17:19:00Z">
            <w:trPr>
              <w:trHeight w:val="317"/>
              <w:jc w:val="center"/>
            </w:trPr>
          </w:trPrChange>
        </w:trPr>
        <w:tc>
          <w:tcPr>
            <w:tcW w:w="5382" w:type="dxa"/>
            <w:shd w:val="clear" w:color="auto" w:fill="92D050"/>
            <w:noWrap/>
            <w:vAlign w:val="center"/>
            <w:hideMark/>
            <w:tcPrChange w:id="1076" w:author="Manuel Raul Livano Luna" w:date="2023-07-03T17:19:00Z">
              <w:tcPr>
                <w:tcW w:w="5382" w:type="dxa"/>
                <w:shd w:val="clear" w:color="auto" w:fill="92D050"/>
                <w:noWrap/>
                <w:vAlign w:val="center"/>
                <w:hideMark/>
              </w:tcPr>
            </w:tcPrChange>
          </w:tcPr>
          <w:p w14:paraId="624F5E49" w14:textId="77777777" w:rsidR="00C262A3" w:rsidRPr="00C262A3" w:rsidRDefault="00C262A3" w:rsidP="00A97F3B">
            <w:pPr>
              <w:jc w:val="center"/>
              <w:rPr>
                <w:ins w:id="1077" w:author="Manuel Raul Livano Luna" w:date="2023-07-03T15:47:00Z"/>
                <w:rFonts w:ascii="Arial Narrow" w:hAnsi="Arial Narrow" w:cstheme="minorHAnsi"/>
                <w:b/>
                <w:bCs/>
                <w:i/>
                <w:iCs/>
                <w:rPrChange w:id="1078" w:author="Manuel Raul Livano Luna" w:date="2023-07-03T15:48:00Z">
                  <w:rPr>
                    <w:ins w:id="1079" w:author="Manuel Raul Livano Luna" w:date="2023-07-03T15:47:00Z"/>
                    <w:rFonts w:cstheme="minorHAnsi"/>
                    <w:b/>
                    <w:bCs/>
                  </w:rPr>
                </w:rPrChange>
              </w:rPr>
            </w:pPr>
            <w:proofErr w:type="gramStart"/>
            <w:ins w:id="1080" w:author="Manuel Raul Livano Luna" w:date="2023-07-03T15:47:00Z">
              <w:r w:rsidRPr="00C262A3">
                <w:rPr>
                  <w:rFonts w:ascii="Arial Narrow" w:hAnsi="Arial Narrow" w:cstheme="minorHAnsi"/>
                  <w:b/>
                  <w:bCs/>
                  <w:i/>
                  <w:iCs/>
                  <w:rPrChange w:id="1081" w:author="Manuel Raul Livano Luna" w:date="2023-07-03T15:48:00Z">
                    <w:rPr>
                      <w:rFonts w:cstheme="minorHAnsi"/>
                      <w:b/>
                      <w:bCs/>
                    </w:rPr>
                  </w:rPrChange>
                </w:rPr>
                <w:t>HERRAMIENTAS  NECESARIAS</w:t>
              </w:r>
              <w:proofErr w:type="gramEnd"/>
              <w:r w:rsidRPr="00C262A3">
                <w:rPr>
                  <w:rFonts w:ascii="Arial Narrow" w:hAnsi="Arial Narrow" w:cstheme="minorHAnsi"/>
                  <w:b/>
                  <w:bCs/>
                  <w:i/>
                  <w:iCs/>
                  <w:rPrChange w:id="1082" w:author="Manuel Raul Livano Luna" w:date="2023-07-03T15:48:00Z">
                    <w:rPr>
                      <w:rFonts w:cstheme="minorHAnsi"/>
                      <w:b/>
                      <w:bCs/>
                    </w:rPr>
                  </w:rPrChange>
                </w:rPr>
                <w:t xml:space="preserve"> PARA  LA IMPLEMENTACIÓN ELÉCTRICA</w:t>
              </w:r>
            </w:ins>
          </w:p>
        </w:tc>
        <w:tc>
          <w:tcPr>
            <w:tcW w:w="680" w:type="dxa"/>
            <w:shd w:val="clear" w:color="auto" w:fill="92D050"/>
            <w:tcPrChange w:id="1083" w:author="Manuel Raul Livano Luna" w:date="2023-07-03T17:19:00Z">
              <w:tcPr>
                <w:tcW w:w="680" w:type="dxa"/>
                <w:shd w:val="clear" w:color="auto" w:fill="92D050"/>
              </w:tcPr>
            </w:tcPrChange>
          </w:tcPr>
          <w:p w14:paraId="19E10E7B" w14:textId="77777777" w:rsidR="00C262A3" w:rsidRPr="00C262A3" w:rsidRDefault="00C262A3" w:rsidP="00A97F3B">
            <w:pPr>
              <w:tabs>
                <w:tab w:val="left" w:pos="2310"/>
              </w:tabs>
              <w:jc w:val="center"/>
              <w:rPr>
                <w:ins w:id="1084" w:author="Manuel Raul Livano Luna" w:date="2023-07-03T15:47:00Z"/>
                <w:rFonts w:ascii="Arial Narrow" w:hAnsi="Arial Narrow" w:cstheme="minorHAnsi"/>
                <w:b/>
                <w:bCs/>
                <w:i/>
                <w:iCs/>
                <w:rPrChange w:id="1085" w:author="Manuel Raul Livano Luna" w:date="2023-07-03T15:48:00Z">
                  <w:rPr>
                    <w:ins w:id="1086" w:author="Manuel Raul Livano Luna" w:date="2023-07-03T15:47:00Z"/>
                    <w:rFonts w:cstheme="minorHAnsi"/>
                    <w:b/>
                    <w:bCs/>
                  </w:rPr>
                </w:rPrChange>
              </w:rPr>
            </w:pPr>
            <w:ins w:id="1087" w:author="Manuel Raul Livano Luna" w:date="2023-07-03T15:47:00Z">
              <w:r w:rsidRPr="00C262A3">
                <w:rPr>
                  <w:rFonts w:ascii="Arial Narrow" w:hAnsi="Arial Narrow" w:cstheme="minorHAnsi"/>
                  <w:b/>
                  <w:bCs/>
                  <w:i/>
                  <w:iCs/>
                  <w:rPrChange w:id="1088" w:author="Manuel Raul Livano Luna" w:date="2023-07-03T15:48:00Z">
                    <w:rPr>
                      <w:rFonts w:cstheme="minorHAnsi"/>
                      <w:b/>
                      <w:bCs/>
                    </w:rPr>
                  </w:rPrChange>
                </w:rPr>
                <w:t>UNID.</w:t>
              </w:r>
            </w:ins>
          </w:p>
        </w:tc>
        <w:tc>
          <w:tcPr>
            <w:tcW w:w="737" w:type="dxa"/>
            <w:shd w:val="clear" w:color="auto" w:fill="92D050"/>
            <w:tcPrChange w:id="1089" w:author="Manuel Raul Livano Luna" w:date="2023-07-03T17:19:00Z">
              <w:tcPr>
                <w:tcW w:w="737" w:type="dxa"/>
                <w:shd w:val="clear" w:color="auto" w:fill="92D050"/>
              </w:tcPr>
            </w:tcPrChange>
          </w:tcPr>
          <w:p w14:paraId="69F5571A" w14:textId="77777777" w:rsidR="00C262A3" w:rsidRPr="00C262A3" w:rsidRDefault="00C262A3" w:rsidP="00A97F3B">
            <w:pPr>
              <w:tabs>
                <w:tab w:val="left" w:pos="2310"/>
              </w:tabs>
              <w:jc w:val="center"/>
              <w:rPr>
                <w:ins w:id="1090" w:author="Manuel Raul Livano Luna" w:date="2023-07-03T15:47:00Z"/>
                <w:rFonts w:ascii="Arial Narrow" w:hAnsi="Arial Narrow" w:cstheme="minorHAnsi"/>
                <w:b/>
                <w:bCs/>
                <w:i/>
                <w:iCs/>
                <w:rPrChange w:id="1091" w:author="Manuel Raul Livano Luna" w:date="2023-07-03T15:48:00Z">
                  <w:rPr>
                    <w:ins w:id="1092" w:author="Manuel Raul Livano Luna" w:date="2023-07-03T15:47:00Z"/>
                    <w:rFonts w:cstheme="minorHAnsi"/>
                    <w:b/>
                    <w:bCs/>
                  </w:rPr>
                </w:rPrChange>
              </w:rPr>
            </w:pPr>
            <w:ins w:id="1093" w:author="Manuel Raul Livano Luna" w:date="2023-07-03T15:47:00Z">
              <w:r w:rsidRPr="00C262A3">
                <w:rPr>
                  <w:rFonts w:ascii="Arial Narrow" w:hAnsi="Arial Narrow" w:cstheme="minorHAnsi"/>
                  <w:b/>
                  <w:bCs/>
                  <w:i/>
                  <w:iCs/>
                  <w:rPrChange w:id="1094" w:author="Manuel Raul Livano Luna" w:date="2023-07-03T15:48:00Z">
                    <w:rPr>
                      <w:rFonts w:cstheme="minorHAnsi"/>
                      <w:b/>
                      <w:bCs/>
                    </w:rPr>
                  </w:rPrChange>
                </w:rPr>
                <w:t>CANT.</w:t>
              </w:r>
            </w:ins>
          </w:p>
        </w:tc>
      </w:tr>
      <w:tr w:rsidR="00C262A3" w:rsidRPr="00C262A3" w14:paraId="6C76FF52" w14:textId="77777777" w:rsidTr="00213493">
        <w:trPr>
          <w:trHeight w:val="106"/>
          <w:jc w:val="center"/>
          <w:ins w:id="1095" w:author="Manuel Raul Livano Luna" w:date="2023-07-03T15:47:00Z"/>
          <w:trPrChange w:id="1096" w:author="Manuel Raul Livano Luna" w:date="2023-07-03T17:19:00Z">
            <w:trPr>
              <w:trHeight w:val="106"/>
              <w:jc w:val="center"/>
            </w:trPr>
          </w:trPrChange>
        </w:trPr>
        <w:tc>
          <w:tcPr>
            <w:tcW w:w="5382" w:type="dxa"/>
            <w:shd w:val="clear" w:color="auto" w:fill="auto"/>
            <w:noWrap/>
            <w:vAlign w:val="center"/>
            <w:hideMark/>
            <w:tcPrChange w:id="1097" w:author="Manuel Raul Livano Luna" w:date="2023-07-03T17:19:00Z">
              <w:tcPr>
                <w:tcW w:w="5382" w:type="dxa"/>
                <w:shd w:val="clear" w:color="auto" w:fill="auto"/>
                <w:noWrap/>
                <w:vAlign w:val="center"/>
                <w:hideMark/>
              </w:tcPr>
            </w:tcPrChange>
          </w:tcPr>
          <w:p w14:paraId="2D03BEE9" w14:textId="77777777" w:rsidR="00C262A3" w:rsidRPr="00C262A3" w:rsidRDefault="00C262A3" w:rsidP="00A97F3B">
            <w:pPr>
              <w:rPr>
                <w:ins w:id="1098" w:author="Manuel Raul Livano Luna" w:date="2023-07-03T15:47:00Z"/>
                <w:rFonts w:ascii="Arial Narrow" w:hAnsi="Arial Narrow" w:cstheme="minorHAnsi"/>
                <w:i/>
                <w:iCs/>
                <w:color w:val="000000"/>
                <w:sz w:val="18"/>
                <w:szCs w:val="18"/>
                <w:rPrChange w:id="1099" w:author="Manuel Raul Livano Luna" w:date="2023-07-03T15:48:00Z">
                  <w:rPr>
                    <w:ins w:id="1100" w:author="Manuel Raul Livano Luna" w:date="2023-07-03T15:47:00Z"/>
                    <w:rFonts w:cstheme="minorHAnsi"/>
                    <w:color w:val="000000"/>
                    <w:sz w:val="18"/>
                    <w:szCs w:val="18"/>
                  </w:rPr>
                </w:rPrChange>
              </w:rPr>
            </w:pPr>
            <w:ins w:id="1101" w:author="Manuel Raul Livano Luna" w:date="2023-07-03T15:47:00Z">
              <w:r w:rsidRPr="00C262A3">
                <w:rPr>
                  <w:rFonts w:ascii="Arial Narrow" w:hAnsi="Arial Narrow" w:cstheme="minorHAnsi"/>
                  <w:i/>
                  <w:iCs/>
                  <w:color w:val="000000"/>
                  <w:sz w:val="18"/>
                  <w:szCs w:val="18"/>
                  <w:rPrChange w:id="1102" w:author="Manuel Raul Livano Luna" w:date="2023-07-03T15:48:00Z">
                    <w:rPr>
                      <w:rFonts w:cstheme="minorHAnsi"/>
                      <w:color w:val="000000"/>
                      <w:sz w:val="18"/>
                      <w:szCs w:val="18"/>
                    </w:rPr>
                  </w:rPrChange>
                </w:rPr>
                <w:t>Arcilla</w:t>
              </w:r>
            </w:ins>
          </w:p>
        </w:tc>
        <w:tc>
          <w:tcPr>
            <w:tcW w:w="680" w:type="dxa"/>
            <w:vAlign w:val="center"/>
            <w:tcPrChange w:id="1103" w:author="Manuel Raul Livano Luna" w:date="2023-07-03T17:19:00Z">
              <w:tcPr>
                <w:tcW w:w="680" w:type="dxa"/>
                <w:vAlign w:val="center"/>
              </w:tcPr>
            </w:tcPrChange>
          </w:tcPr>
          <w:p w14:paraId="03BFC026" w14:textId="77777777" w:rsidR="00C262A3" w:rsidRPr="00C262A3" w:rsidRDefault="00C262A3" w:rsidP="00A97F3B">
            <w:pPr>
              <w:jc w:val="center"/>
              <w:rPr>
                <w:ins w:id="1104" w:author="Manuel Raul Livano Luna" w:date="2023-07-03T15:47:00Z"/>
                <w:rFonts w:ascii="Arial Narrow" w:hAnsi="Arial Narrow" w:cstheme="minorHAnsi"/>
                <w:i/>
                <w:iCs/>
                <w:color w:val="000000"/>
                <w:rPrChange w:id="1105" w:author="Manuel Raul Livano Luna" w:date="2023-07-03T15:48:00Z">
                  <w:rPr>
                    <w:ins w:id="1106" w:author="Manuel Raul Livano Luna" w:date="2023-07-03T15:47:00Z"/>
                    <w:rFonts w:cstheme="minorHAnsi"/>
                    <w:color w:val="000000"/>
                  </w:rPr>
                </w:rPrChange>
              </w:rPr>
            </w:pPr>
            <w:ins w:id="1107" w:author="Manuel Raul Livano Luna" w:date="2023-07-03T15:47:00Z">
              <w:r w:rsidRPr="00C262A3">
                <w:rPr>
                  <w:rFonts w:ascii="Arial Narrow" w:hAnsi="Arial Narrow" w:cstheme="minorHAnsi"/>
                  <w:i/>
                  <w:iCs/>
                  <w:color w:val="000000"/>
                  <w:rPrChange w:id="1108" w:author="Manuel Raul Livano Luna" w:date="2023-07-03T15:48:00Z">
                    <w:rPr>
                      <w:rFonts w:cstheme="minorHAnsi"/>
                      <w:color w:val="000000"/>
                    </w:rPr>
                  </w:rPrChange>
                </w:rPr>
                <w:t>hh</w:t>
              </w:r>
            </w:ins>
          </w:p>
        </w:tc>
        <w:tc>
          <w:tcPr>
            <w:tcW w:w="737" w:type="dxa"/>
            <w:vAlign w:val="center"/>
            <w:tcPrChange w:id="1109" w:author="Manuel Raul Livano Luna" w:date="2023-07-03T17:19:00Z">
              <w:tcPr>
                <w:tcW w:w="737" w:type="dxa"/>
                <w:vAlign w:val="center"/>
              </w:tcPr>
            </w:tcPrChange>
          </w:tcPr>
          <w:p w14:paraId="6E3B1A90" w14:textId="77777777" w:rsidR="00C262A3" w:rsidRPr="00C262A3" w:rsidRDefault="00C262A3" w:rsidP="00A97F3B">
            <w:pPr>
              <w:jc w:val="center"/>
              <w:rPr>
                <w:ins w:id="1110" w:author="Manuel Raul Livano Luna" w:date="2023-07-03T15:47:00Z"/>
                <w:rFonts w:ascii="Arial Narrow" w:hAnsi="Arial Narrow" w:cstheme="minorHAnsi"/>
                <w:i/>
                <w:iCs/>
                <w:color w:val="000000"/>
                <w:rPrChange w:id="1111" w:author="Manuel Raul Livano Luna" w:date="2023-07-03T15:48:00Z">
                  <w:rPr>
                    <w:ins w:id="1112" w:author="Manuel Raul Livano Luna" w:date="2023-07-03T15:47:00Z"/>
                    <w:rFonts w:cstheme="minorHAnsi"/>
                    <w:color w:val="000000"/>
                  </w:rPr>
                </w:rPrChange>
              </w:rPr>
            </w:pPr>
            <w:ins w:id="1113" w:author="Manuel Raul Livano Luna" w:date="2023-07-03T15:47:00Z">
              <w:r w:rsidRPr="00C262A3">
                <w:rPr>
                  <w:rFonts w:ascii="Arial Narrow" w:hAnsi="Arial Narrow" w:cstheme="minorHAnsi"/>
                  <w:i/>
                  <w:iCs/>
                  <w:color w:val="000000"/>
                  <w:rPrChange w:id="1114" w:author="Manuel Raul Livano Luna" w:date="2023-07-03T15:48:00Z">
                    <w:rPr>
                      <w:rFonts w:cstheme="minorHAnsi"/>
                      <w:color w:val="000000"/>
                    </w:rPr>
                  </w:rPrChange>
                </w:rPr>
                <w:t>16</w:t>
              </w:r>
            </w:ins>
          </w:p>
        </w:tc>
      </w:tr>
      <w:tr w:rsidR="00C262A3" w:rsidRPr="00C262A3" w14:paraId="78E1B348" w14:textId="77777777" w:rsidTr="00213493">
        <w:trPr>
          <w:trHeight w:val="238"/>
          <w:jc w:val="center"/>
          <w:ins w:id="1115" w:author="Manuel Raul Livano Luna" w:date="2023-07-03T15:47:00Z"/>
          <w:trPrChange w:id="1116" w:author="Manuel Raul Livano Luna" w:date="2023-07-03T17:19:00Z">
            <w:trPr>
              <w:trHeight w:val="238"/>
              <w:jc w:val="center"/>
            </w:trPr>
          </w:trPrChange>
        </w:trPr>
        <w:tc>
          <w:tcPr>
            <w:tcW w:w="5382" w:type="dxa"/>
            <w:shd w:val="clear" w:color="auto" w:fill="auto"/>
            <w:noWrap/>
            <w:vAlign w:val="center"/>
            <w:hideMark/>
            <w:tcPrChange w:id="1117" w:author="Manuel Raul Livano Luna" w:date="2023-07-03T17:19:00Z">
              <w:tcPr>
                <w:tcW w:w="5382" w:type="dxa"/>
                <w:shd w:val="clear" w:color="auto" w:fill="auto"/>
                <w:noWrap/>
                <w:vAlign w:val="center"/>
                <w:hideMark/>
              </w:tcPr>
            </w:tcPrChange>
          </w:tcPr>
          <w:p w14:paraId="2C2DD41E" w14:textId="77777777" w:rsidR="00C262A3" w:rsidRPr="00C262A3" w:rsidRDefault="00C262A3" w:rsidP="00A97F3B">
            <w:pPr>
              <w:rPr>
                <w:ins w:id="1118" w:author="Manuel Raul Livano Luna" w:date="2023-07-03T15:47:00Z"/>
                <w:rFonts w:ascii="Arial Narrow" w:hAnsi="Arial Narrow" w:cstheme="minorHAnsi"/>
                <w:i/>
                <w:iCs/>
                <w:color w:val="000000"/>
                <w:sz w:val="18"/>
                <w:szCs w:val="18"/>
                <w:rPrChange w:id="1119" w:author="Manuel Raul Livano Luna" w:date="2023-07-03T15:48:00Z">
                  <w:rPr>
                    <w:ins w:id="1120" w:author="Manuel Raul Livano Luna" w:date="2023-07-03T15:47:00Z"/>
                    <w:rFonts w:cstheme="minorHAnsi"/>
                    <w:color w:val="000000"/>
                    <w:sz w:val="18"/>
                    <w:szCs w:val="18"/>
                  </w:rPr>
                </w:rPrChange>
              </w:rPr>
            </w:pPr>
            <w:ins w:id="1121" w:author="Manuel Raul Livano Luna" w:date="2023-07-03T15:47:00Z">
              <w:r w:rsidRPr="00C262A3">
                <w:rPr>
                  <w:rFonts w:ascii="Arial Narrow" w:hAnsi="Arial Narrow" w:cstheme="minorHAnsi"/>
                  <w:i/>
                  <w:iCs/>
                  <w:color w:val="000000"/>
                  <w:sz w:val="18"/>
                  <w:szCs w:val="18"/>
                  <w:rPrChange w:id="1122" w:author="Manuel Raul Livano Luna" w:date="2023-07-03T15:48:00Z">
                    <w:rPr>
                      <w:rFonts w:cstheme="minorHAnsi"/>
                      <w:color w:val="000000"/>
                      <w:sz w:val="18"/>
                      <w:szCs w:val="18"/>
                    </w:rPr>
                  </w:rPrChange>
                </w:rPr>
                <w:t>YESO BOLSA 1 QUINTAL</w:t>
              </w:r>
            </w:ins>
          </w:p>
        </w:tc>
        <w:tc>
          <w:tcPr>
            <w:tcW w:w="680" w:type="dxa"/>
            <w:vAlign w:val="center"/>
            <w:tcPrChange w:id="1123" w:author="Manuel Raul Livano Luna" w:date="2023-07-03T17:19:00Z">
              <w:tcPr>
                <w:tcW w:w="680" w:type="dxa"/>
                <w:vAlign w:val="center"/>
              </w:tcPr>
            </w:tcPrChange>
          </w:tcPr>
          <w:p w14:paraId="752F48F4" w14:textId="77777777" w:rsidR="00C262A3" w:rsidRPr="00C262A3" w:rsidRDefault="00C262A3" w:rsidP="00A97F3B">
            <w:pPr>
              <w:jc w:val="center"/>
              <w:rPr>
                <w:ins w:id="1124" w:author="Manuel Raul Livano Luna" w:date="2023-07-03T15:47:00Z"/>
                <w:rFonts w:ascii="Arial Narrow" w:hAnsi="Arial Narrow" w:cstheme="minorHAnsi"/>
                <w:i/>
                <w:iCs/>
                <w:color w:val="000000"/>
                <w:rPrChange w:id="1125" w:author="Manuel Raul Livano Luna" w:date="2023-07-03T15:48:00Z">
                  <w:rPr>
                    <w:ins w:id="1126" w:author="Manuel Raul Livano Luna" w:date="2023-07-03T15:47:00Z"/>
                    <w:rFonts w:cstheme="minorHAnsi"/>
                    <w:color w:val="000000"/>
                  </w:rPr>
                </w:rPrChange>
              </w:rPr>
            </w:pPr>
            <w:ins w:id="1127" w:author="Manuel Raul Livano Luna" w:date="2023-07-03T15:47:00Z">
              <w:r w:rsidRPr="00C262A3">
                <w:rPr>
                  <w:rFonts w:ascii="Arial Narrow" w:hAnsi="Arial Narrow" w:cstheme="minorHAnsi"/>
                  <w:i/>
                  <w:iCs/>
                  <w:color w:val="000000"/>
                  <w:rPrChange w:id="1128" w:author="Manuel Raul Livano Luna" w:date="2023-07-03T15:48:00Z">
                    <w:rPr>
                      <w:rFonts w:cstheme="minorHAnsi"/>
                      <w:color w:val="000000"/>
                    </w:rPr>
                  </w:rPrChange>
                </w:rPr>
                <w:t>hh</w:t>
              </w:r>
            </w:ins>
          </w:p>
        </w:tc>
        <w:tc>
          <w:tcPr>
            <w:tcW w:w="737" w:type="dxa"/>
            <w:vAlign w:val="center"/>
            <w:tcPrChange w:id="1129" w:author="Manuel Raul Livano Luna" w:date="2023-07-03T17:19:00Z">
              <w:tcPr>
                <w:tcW w:w="737" w:type="dxa"/>
                <w:vAlign w:val="center"/>
              </w:tcPr>
            </w:tcPrChange>
          </w:tcPr>
          <w:p w14:paraId="320EB27A" w14:textId="77777777" w:rsidR="00C262A3" w:rsidRPr="00C262A3" w:rsidRDefault="00C262A3" w:rsidP="00A97F3B">
            <w:pPr>
              <w:jc w:val="center"/>
              <w:rPr>
                <w:ins w:id="1130" w:author="Manuel Raul Livano Luna" w:date="2023-07-03T15:47:00Z"/>
                <w:rFonts w:ascii="Arial Narrow" w:hAnsi="Arial Narrow" w:cstheme="minorHAnsi"/>
                <w:i/>
                <w:iCs/>
                <w:color w:val="000000"/>
                <w:rPrChange w:id="1131" w:author="Manuel Raul Livano Luna" w:date="2023-07-03T15:48:00Z">
                  <w:rPr>
                    <w:ins w:id="1132" w:author="Manuel Raul Livano Luna" w:date="2023-07-03T15:47:00Z"/>
                    <w:rFonts w:cstheme="minorHAnsi"/>
                    <w:color w:val="000000"/>
                  </w:rPr>
                </w:rPrChange>
              </w:rPr>
            </w:pPr>
            <w:ins w:id="1133" w:author="Manuel Raul Livano Luna" w:date="2023-07-03T15:47:00Z">
              <w:r w:rsidRPr="00C262A3">
                <w:rPr>
                  <w:rFonts w:ascii="Arial Narrow" w:hAnsi="Arial Narrow" w:cstheme="minorHAnsi"/>
                  <w:i/>
                  <w:iCs/>
                  <w:color w:val="000000"/>
                  <w:rPrChange w:id="1134" w:author="Manuel Raul Livano Luna" w:date="2023-07-03T15:48:00Z">
                    <w:rPr>
                      <w:rFonts w:cstheme="minorHAnsi"/>
                      <w:color w:val="000000"/>
                    </w:rPr>
                  </w:rPrChange>
                </w:rPr>
                <w:t>32</w:t>
              </w:r>
            </w:ins>
          </w:p>
        </w:tc>
      </w:tr>
      <w:tr w:rsidR="00C262A3" w:rsidRPr="00C262A3" w14:paraId="5F660072" w14:textId="77777777" w:rsidTr="00213493">
        <w:trPr>
          <w:trHeight w:val="317"/>
          <w:jc w:val="center"/>
          <w:ins w:id="1135" w:author="Manuel Raul Livano Luna" w:date="2023-07-03T15:47:00Z"/>
          <w:trPrChange w:id="1136" w:author="Manuel Raul Livano Luna" w:date="2023-07-03T17:19:00Z">
            <w:trPr>
              <w:trHeight w:val="317"/>
              <w:jc w:val="center"/>
            </w:trPr>
          </w:trPrChange>
        </w:trPr>
        <w:tc>
          <w:tcPr>
            <w:tcW w:w="5382" w:type="dxa"/>
            <w:shd w:val="clear" w:color="auto" w:fill="auto"/>
            <w:noWrap/>
            <w:vAlign w:val="center"/>
            <w:hideMark/>
            <w:tcPrChange w:id="1137" w:author="Manuel Raul Livano Luna" w:date="2023-07-03T17:19:00Z">
              <w:tcPr>
                <w:tcW w:w="5382" w:type="dxa"/>
                <w:shd w:val="clear" w:color="auto" w:fill="auto"/>
                <w:noWrap/>
                <w:vAlign w:val="center"/>
                <w:hideMark/>
              </w:tcPr>
            </w:tcPrChange>
          </w:tcPr>
          <w:p w14:paraId="05A7BD82" w14:textId="77777777" w:rsidR="00C262A3" w:rsidRPr="00C262A3" w:rsidRDefault="00C262A3" w:rsidP="00A97F3B">
            <w:pPr>
              <w:rPr>
                <w:ins w:id="1138" w:author="Manuel Raul Livano Luna" w:date="2023-07-03T15:47:00Z"/>
                <w:rFonts w:ascii="Arial Narrow" w:hAnsi="Arial Narrow" w:cstheme="minorHAnsi"/>
                <w:i/>
                <w:iCs/>
                <w:color w:val="000000"/>
                <w:sz w:val="18"/>
                <w:szCs w:val="18"/>
                <w:rPrChange w:id="1139" w:author="Manuel Raul Livano Luna" w:date="2023-07-03T15:48:00Z">
                  <w:rPr>
                    <w:ins w:id="1140" w:author="Manuel Raul Livano Luna" w:date="2023-07-03T15:47:00Z"/>
                    <w:rFonts w:cstheme="minorHAnsi"/>
                    <w:color w:val="000000"/>
                    <w:sz w:val="18"/>
                    <w:szCs w:val="18"/>
                  </w:rPr>
                </w:rPrChange>
              </w:rPr>
            </w:pPr>
            <w:ins w:id="1141" w:author="Manuel Raul Livano Luna" w:date="2023-07-03T15:47:00Z">
              <w:r w:rsidRPr="00C262A3">
                <w:rPr>
                  <w:rFonts w:ascii="Arial Narrow" w:hAnsi="Arial Narrow" w:cstheme="minorHAnsi"/>
                  <w:i/>
                  <w:iCs/>
                  <w:color w:val="000000"/>
                  <w:sz w:val="18"/>
                  <w:szCs w:val="18"/>
                  <w:rPrChange w:id="1142" w:author="Manuel Raul Livano Luna" w:date="2023-07-03T15:48:00Z">
                    <w:rPr>
                      <w:rFonts w:cstheme="minorHAnsi"/>
                      <w:color w:val="000000"/>
                      <w:sz w:val="18"/>
                      <w:szCs w:val="18"/>
                    </w:rPr>
                  </w:rPrChange>
                </w:rPr>
                <w:t>Caja de registro de concreto de 400x400 mm, espesor de 50 mm con símbolo de puesta a tierra en la tapa</w:t>
              </w:r>
            </w:ins>
          </w:p>
        </w:tc>
        <w:tc>
          <w:tcPr>
            <w:tcW w:w="680" w:type="dxa"/>
            <w:vAlign w:val="center"/>
            <w:tcPrChange w:id="1143" w:author="Manuel Raul Livano Luna" w:date="2023-07-03T17:19:00Z">
              <w:tcPr>
                <w:tcW w:w="680" w:type="dxa"/>
                <w:vAlign w:val="center"/>
              </w:tcPr>
            </w:tcPrChange>
          </w:tcPr>
          <w:p w14:paraId="0F1DCA85" w14:textId="77777777" w:rsidR="00C262A3" w:rsidRPr="00C262A3" w:rsidRDefault="00C262A3" w:rsidP="00A97F3B">
            <w:pPr>
              <w:jc w:val="center"/>
              <w:rPr>
                <w:ins w:id="1144" w:author="Manuel Raul Livano Luna" w:date="2023-07-03T15:47:00Z"/>
                <w:rFonts w:ascii="Arial Narrow" w:hAnsi="Arial Narrow" w:cstheme="minorHAnsi"/>
                <w:i/>
                <w:iCs/>
                <w:color w:val="000000"/>
                <w:rPrChange w:id="1145" w:author="Manuel Raul Livano Luna" w:date="2023-07-03T15:48:00Z">
                  <w:rPr>
                    <w:ins w:id="1146" w:author="Manuel Raul Livano Luna" w:date="2023-07-03T15:47:00Z"/>
                    <w:rFonts w:cstheme="minorHAnsi"/>
                    <w:color w:val="000000"/>
                  </w:rPr>
                </w:rPrChange>
              </w:rPr>
            </w:pPr>
            <w:ins w:id="1147" w:author="Manuel Raul Livano Luna" w:date="2023-07-03T15:47:00Z">
              <w:r w:rsidRPr="00C262A3">
                <w:rPr>
                  <w:rFonts w:ascii="Arial Narrow" w:hAnsi="Arial Narrow" w:cstheme="minorHAnsi"/>
                  <w:i/>
                  <w:iCs/>
                  <w:color w:val="000000"/>
                  <w:rPrChange w:id="1148" w:author="Manuel Raul Livano Luna" w:date="2023-07-03T15:48:00Z">
                    <w:rPr>
                      <w:rFonts w:cstheme="minorHAnsi"/>
                      <w:color w:val="000000"/>
                    </w:rPr>
                  </w:rPrChange>
                </w:rPr>
                <w:t>m3</w:t>
              </w:r>
            </w:ins>
          </w:p>
        </w:tc>
        <w:tc>
          <w:tcPr>
            <w:tcW w:w="737" w:type="dxa"/>
            <w:vAlign w:val="center"/>
            <w:tcPrChange w:id="1149" w:author="Manuel Raul Livano Luna" w:date="2023-07-03T17:19:00Z">
              <w:tcPr>
                <w:tcW w:w="737" w:type="dxa"/>
                <w:vAlign w:val="center"/>
              </w:tcPr>
            </w:tcPrChange>
          </w:tcPr>
          <w:p w14:paraId="04EEFCD4" w14:textId="77777777" w:rsidR="00C262A3" w:rsidRPr="00C262A3" w:rsidRDefault="00C262A3" w:rsidP="00A97F3B">
            <w:pPr>
              <w:jc w:val="center"/>
              <w:rPr>
                <w:ins w:id="1150" w:author="Manuel Raul Livano Luna" w:date="2023-07-03T15:47:00Z"/>
                <w:rFonts w:ascii="Arial Narrow" w:hAnsi="Arial Narrow" w:cstheme="minorHAnsi"/>
                <w:i/>
                <w:iCs/>
                <w:color w:val="000000"/>
                <w:rPrChange w:id="1151" w:author="Manuel Raul Livano Luna" w:date="2023-07-03T15:48:00Z">
                  <w:rPr>
                    <w:ins w:id="1152" w:author="Manuel Raul Livano Luna" w:date="2023-07-03T15:47:00Z"/>
                    <w:rFonts w:cstheme="minorHAnsi"/>
                    <w:color w:val="000000"/>
                  </w:rPr>
                </w:rPrChange>
              </w:rPr>
            </w:pPr>
            <w:ins w:id="1153" w:author="Manuel Raul Livano Luna" w:date="2023-07-03T15:47:00Z">
              <w:r w:rsidRPr="00C262A3">
                <w:rPr>
                  <w:rFonts w:ascii="Arial Narrow" w:hAnsi="Arial Narrow" w:cstheme="minorHAnsi"/>
                  <w:i/>
                  <w:iCs/>
                  <w:color w:val="000000"/>
                  <w:rPrChange w:id="1154" w:author="Manuel Raul Livano Luna" w:date="2023-07-03T15:48:00Z">
                    <w:rPr>
                      <w:rFonts w:cstheme="minorHAnsi"/>
                      <w:color w:val="000000"/>
                    </w:rPr>
                  </w:rPrChange>
                </w:rPr>
                <w:t>2</w:t>
              </w:r>
            </w:ins>
          </w:p>
        </w:tc>
      </w:tr>
      <w:tr w:rsidR="00C262A3" w:rsidRPr="00C262A3" w14:paraId="473F3DA4" w14:textId="77777777" w:rsidTr="00213493">
        <w:trPr>
          <w:trHeight w:val="317"/>
          <w:jc w:val="center"/>
          <w:ins w:id="1155" w:author="Manuel Raul Livano Luna" w:date="2023-07-03T15:47:00Z"/>
          <w:trPrChange w:id="1156" w:author="Manuel Raul Livano Luna" w:date="2023-07-03T17:19:00Z">
            <w:trPr>
              <w:trHeight w:val="317"/>
              <w:jc w:val="center"/>
            </w:trPr>
          </w:trPrChange>
        </w:trPr>
        <w:tc>
          <w:tcPr>
            <w:tcW w:w="5382" w:type="dxa"/>
            <w:shd w:val="clear" w:color="auto" w:fill="auto"/>
            <w:noWrap/>
            <w:vAlign w:val="center"/>
            <w:hideMark/>
            <w:tcPrChange w:id="1157" w:author="Manuel Raul Livano Luna" w:date="2023-07-03T17:19:00Z">
              <w:tcPr>
                <w:tcW w:w="5382" w:type="dxa"/>
                <w:shd w:val="clear" w:color="auto" w:fill="auto"/>
                <w:noWrap/>
                <w:vAlign w:val="center"/>
                <w:hideMark/>
              </w:tcPr>
            </w:tcPrChange>
          </w:tcPr>
          <w:p w14:paraId="672BEE6D" w14:textId="77777777" w:rsidR="00C262A3" w:rsidRPr="00C262A3" w:rsidRDefault="00C262A3" w:rsidP="00A97F3B">
            <w:pPr>
              <w:rPr>
                <w:ins w:id="1158" w:author="Manuel Raul Livano Luna" w:date="2023-07-03T15:47:00Z"/>
                <w:rFonts w:ascii="Arial Narrow" w:hAnsi="Arial Narrow" w:cstheme="minorHAnsi"/>
                <w:i/>
                <w:iCs/>
                <w:color w:val="000000"/>
                <w:sz w:val="18"/>
                <w:szCs w:val="18"/>
                <w:rPrChange w:id="1159" w:author="Manuel Raul Livano Luna" w:date="2023-07-03T15:48:00Z">
                  <w:rPr>
                    <w:ins w:id="1160" w:author="Manuel Raul Livano Luna" w:date="2023-07-03T15:47:00Z"/>
                    <w:rFonts w:cstheme="minorHAnsi"/>
                    <w:color w:val="000000"/>
                    <w:sz w:val="18"/>
                    <w:szCs w:val="18"/>
                  </w:rPr>
                </w:rPrChange>
              </w:rPr>
            </w:pPr>
            <w:ins w:id="1161" w:author="Manuel Raul Livano Luna" w:date="2023-07-03T15:47:00Z">
              <w:r w:rsidRPr="00C262A3">
                <w:rPr>
                  <w:rFonts w:ascii="Arial Narrow" w:hAnsi="Arial Narrow" w:cstheme="minorHAnsi"/>
                  <w:i/>
                  <w:iCs/>
                  <w:color w:val="000000"/>
                  <w:sz w:val="18"/>
                  <w:szCs w:val="18"/>
                  <w:rPrChange w:id="1162" w:author="Manuel Raul Livano Luna" w:date="2023-07-03T15:48:00Z">
                    <w:rPr>
                      <w:rFonts w:cstheme="minorHAnsi"/>
                      <w:color w:val="000000"/>
                      <w:sz w:val="18"/>
                      <w:szCs w:val="18"/>
                    </w:rPr>
                  </w:rPrChange>
                </w:rPr>
                <w:t>Electrodo principal varilla de cobre puro de  ¾” x 2.40 m.</w:t>
              </w:r>
            </w:ins>
          </w:p>
        </w:tc>
        <w:tc>
          <w:tcPr>
            <w:tcW w:w="680" w:type="dxa"/>
            <w:vAlign w:val="center"/>
            <w:tcPrChange w:id="1163" w:author="Manuel Raul Livano Luna" w:date="2023-07-03T17:19:00Z">
              <w:tcPr>
                <w:tcW w:w="680" w:type="dxa"/>
                <w:vAlign w:val="center"/>
              </w:tcPr>
            </w:tcPrChange>
          </w:tcPr>
          <w:p w14:paraId="1B66C3B6" w14:textId="77777777" w:rsidR="00C262A3" w:rsidRPr="00C262A3" w:rsidRDefault="00C262A3" w:rsidP="00A97F3B">
            <w:pPr>
              <w:jc w:val="center"/>
              <w:rPr>
                <w:ins w:id="1164" w:author="Manuel Raul Livano Luna" w:date="2023-07-03T15:47:00Z"/>
                <w:rFonts w:ascii="Arial Narrow" w:hAnsi="Arial Narrow" w:cstheme="minorHAnsi"/>
                <w:i/>
                <w:iCs/>
                <w:color w:val="000000"/>
                <w:rPrChange w:id="1165" w:author="Manuel Raul Livano Luna" w:date="2023-07-03T15:48:00Z">
                  <w:rPr>
                    <w:ins w:id="1166" w:author="Manuel Raul Livano Luna" w:date="2023-07-03T15:47:00Z"/>
                    <w:rFonts w:cstheme="minorHAnsi"/>
                    <w:color w:val="000000"/>
                  </w:rPr>
                </w:rPrChange>
              </w:rPr>
            </w:pPr>
            <w:ins w:id="1167" w:author="Manuel Raul Livano Luna" w:date="2023-07-03T15:47:00Z">
              <w:r w:rsidRPr="00C262A3">
                <w:rPr>
                  <w:rFonts w:ascii="Arial Narrow" w:hAnsi="Arial Narrow" w:cstheme="minorHAnsi"/>
                  <w:i/>
                  <w:iCs/>
                  <w:color w:val="000000"/>
                  <w:rPrChange w:id="1168" w:author="Manuel Raul Livano Luna" w:date="2023-07-03T15:48:00Z">
                    <w:rPr>
                      <w:rFonts w:cstheme="minorHAnsi"/>
                      <w:color w:val="000000"/>
                    </w:rPr>
                  </w:rPrChange>
                </w:rPr>
                <w:t>bol</w:t>
              </w:r>
            </w:ins>
          </w:p>
        </w:tc>
        <w:tc>
          <w:tcPr>
            <w:tcW w:w="737" w:type="dxa"/>
            <w:vAlign w:val="center"/>
            <w:tcPrChange w:id="1169" w:author="Manuel Raul Livano Luna" w:date="2023-07-03T17:19:00Z">
              <w:tcPr>
                <w:tcW w:w="737" w:type="dxa"/>
                <w:vAlign w:val="center"/>
              </w:tcPr>
            </w:tcPrChange>
          </w:tcPr>
          <w:p w14:paraId="506ED71C" w14:textId="77777777" w:rsidR="00C262A3" w:rsidRPr="00C262A3" w:rsidRDefault="00C262A3" w:rsidP="00A97F3B">
            <w:pPr>
              <w:jc w:val="center"/>
              <w:rPr>
                <w:ins w:id="1170" w:author="Manuel Raul Livano Luna" w:date="2023-07-03T15:47:00Z"/>
                <w:rFonts w:ascii="Arial Narrow" w:hAnsi="Arial Narrow" w:cstheme="minorHAnsi"/>
                <w:i/>
                <w:iCs/>
                <w:color w:val="000000"/>
                <w:rPrChange w:id="1171" w:author="Manuel Raul Livano Luna" w:date="2023-07-03T15:48:00Z">
                  <w:rPr>
                    <w:ins w:id="1172" w:author="Manuel Raul Livano Luna" w:date="2023-07-03T15:47:00Z"/>
                    <w:rFonts w:cstheme="minorHAnsi"/>
                    <w:color w:val="000000"/>
                  </w:rPr>
                </w:rPrChange>
              </w:rPr>
            </w:pPr>
            <w:ins w:id="1173" w:author="Manuel Raul Livano Luna" w:date="2023-07-03T15:47:00Z">
              <w:r w:rsidRPr="00C262A3">
                <w:rPr>
                  <w:rFonts w:ascii="Arial Narrow" w:hAnsi="Arial Narrow" w:cstheme="minorHAnsi"/>
                  <w:i/>
                  <w:iCs/>
                  <w:color w:val="000000"/>
                  <w:rPrChange w:id="1174" w:author="Manuel Raul Livano Luna" w:date="2023-07-03T15:48:00Z">
                    <w:rPr>
                      <w:rFonts w:cstheme="minorHAnsi"/>
                      <w:color w:val="000000"/>
                    </w:rPr>
                  </w:rPrChange>
                </w:rPr>
                <w:t>2</w:t>
              </w:r>
            </w:ins>
          </w:p>
        </w:tc>
      </w:tr>
      <w:tr w:rsidR="00C262A3" w:rsidRPr="00C262A3" w14:paraId="2F336E96" w14:textId="77777777" w:rsidTr="00213493">
        <w:trPr>
          <w:trHeight w:val="98"/>
          <w:jc w:val="center"/>
          <w:ins w:id="1175" w:author="Manuel Raul Livano Luna" w:date="2023-07-03T15:47:00Z"/>
          <w:trPrChange w:id="1176" w:author="Manuel Raul Livano Luna" w:date="2023-07-03T17:19:00Z">
            <w:trPr>
              <w:trHeight w:val="98"/>
              <w:jc w:val="center"/>
            </w:trPr>
          </w:trPrChange>
        </w:trPr>
        <w:tc>
          <w:tcPr>
            <w:tcW w:w="5382" w:type="dxa"/>
            <w:shd w:val="clear" w:color="auto" w:fill="auto"/>
            <w:noWrap/>
            <w:vAlign w:val="center"/>
            <w:hideMark/>
            <w:tcPrChange w:id="1177" w:author="Manuel Raul Livano Luna" w:date="2023-07-03T17:19:00Z">
              <w:tcPr>
                <w:tcW w:w="5382" w:type="dxa"/>
                <w:shd w:val="clear" w:color="auto" w:fill="auto"/>
                <w:noWrap/>
                <w:vAlign w:val="center"/>
                <w:hideMark/>
              </w:tcPr>
            </w:tcPrChange>
          </w:tcPr>
          <w:p w14:paraId="602C88B4" w14:textId="77777777" w:rsidR="00C262A3" w:rsidRPr="00C262A3" w:rsidRDefault="00C262A3" w:rsidP="00A97F3B">
            <w:pPr>
              <w:rPr>
                <w:ins w:id="1178" w:author="Manuel Raul Livano Luna" w:date="2023-07-03T15:47:00Z"/>
                <w:rFonts w:ascii="Arial Narrow" w:hAnsi="Arial Narrow" w:cstheme="minorHAnsi"/>
                <w:i/>
                <w:iCs/>
                <w:color w:val="000000"/>
                <w:sz w:val="18"/>
                <w:szCs w:val="18"/>
                <w:rPrChange w:id="1179" w:author="Manuel Raul Livano Luna" w:date="2023-07-03T15:48:00Z">
                  <w:rPr>
                    <w:ins w:id="1180" w:author="Manuel Raul Livano Luna" w:date="2023-07-03T15:47:00Z"/>
                    <w:rFonts w:cstheme="minorHAnsi"/>
                    <w:color w:val="000000"/>
                    <w:sz w:val="18"/>
                    <w:szCs w:val="18"/>
                  </w:rPr>
                </w:rPrChange>
              </w:rPr>
            </w:pPr>
            <w:ins w:id="1181" w:author="Manuel Raul Livano Luna" w:date="2023-07-03T15:47:00Z">
              <w:r w:rsidRPr="00C262A3">
                <w:rPr>
                  <w:rFonts w:ascii="Arial Narrow" w:hAnsi="Arial Narrow" w:cstheme="minorHAnsi"/>
                  <w:i/>
                  <w:iCs/>
                  <w:color w:val="000000"/>
                  <w:sz w:val="18"/>
                  <w:szCs w:val="18"/>
                  <w:rPrChange w:id="1182" w:author="Manuel Raul Livano Luna" w:date="2023-07-03T15:48:00Z">
                    <w:rPr>
                      <w:rFonts w:cstheme="minorHAnsi"/>
                      <w:color w:val="000000"/>
                      <w:sz w:val="18"/>
                      <w:szCs w:val="18"/>
                    </w:rPr>
                  </w:rPrChange>
                </w:rPr>
                <w:t>Bentonita bolsa de 30 kilos</w:t>
              </w:r>
            </w:ins>
          </w:p>
        </w:tc>
        <w:tc>
          <w:tcPr>
            <w:tcW w:w="680" w:type="dxa"/>
            <w:vAlign w:val="center"/>
            <w:tcPrChange w:id="1183" w:author="Manuel Raul Livano Luna" w:date="2023-07-03T17:19:00Z">
              <w:tcPr>
                <w:tcW w:w="680" w:type="dxa"/>
                <w:vAlign w:val="center"/>
              </w:tcPr>
            </w:tcPrChange>
          </w:tcPr>
          <w:p w14:paraId="27855036" w14:textId="77777777" w:rsidR="00C262A3" w:rsidRPr="00C262A3" w:rsidRDefault="00C262A3" w:rsidP="00A97F3B">
            <w:pPr>
              <w:jc w:val="center"/>
              <w:rPr>
                <w:ins w:id="1184" w:author="Manuel Raul Livano Luna" w:date="2023-07-03T15:47:00Z"/>
                <w:rFonts w:ascii="Arial Narrow" w:hAnsi="Arial Narrow" w:cstheme="minorHAnsi"/>
                <w:i/>
                <w:iCs/>
                <w:color w:val="000000"/>
                <w:rPrChange w:id="1185" w:author="Manuel Raul Livano Luna" w:date="2023-07-03T15:48:00Z">
                  <w:rPr>
                    <w:ins w:id="1186" w:author="Manuel Raul Livano Luna" w:date="2023-07-03T15:47:00Z"/>
                    <w:rFonts w:cstheme="minorHAnsi"/>
                    <w:color w:val="000000"/>
                  </w:rPr>
                </w:rPrChange>
              </w:rPr>
            </w:pPr>
            <w:ins w:id="1187" w:author="Manuel Raul Livano Luna" w:date="2023-07-03T15:47:00Z">
              <w:r w:rsidRPr="00C262A3">
                <w:rPr>
                  <w:rFonts w:ascii="Arial Narrow" w:hAnsi="Arial Narrow" w:cstheme="minorHAnsi"/>
                  <w:i/>
                  <w:iCs/>
                  <w:color w:val="000000"/>
                  <w:rPrChange w:id="1188" w:author="Manuel Raul Livano Luna" w:date="2023-07-03T15:48:00Z">
                    <w:rPr>
                      <w:rFonts w:cstheme="minorHAnsi"/>
                      <w:color w:val="000000"/>
                    </w:rPr>
                  </w:rPrChange>
                </w:rPr>
                <w:t>Unid.</w:t>
              </w:r>
            </w:ins>
          </w:p>
        </w:tc>
        <w:tc>
          <w:tcPr>
            <w:tcW w:w="737" w:type="dxa"/>
            <w:vAlign w:val="center"/>
            <w:tcPrChange w:id="1189" w:author="Manuel Raul Livano Luna" w:date="2023-07-03T17:19:00Z">
              <w:tcPr>
                <w:tcW w:w="737" w:type="dxa"/>
                <w:vAlign w:val="center"/>
              </w:tcPr>
            </w:tcPrChange>
          </w:tcPr>
          <w:p w14:paraId="4062F3E5" w14:textId="77777777" w:rsidR="00C262A3" w:rsidRPr="00C262A3" w:rsidRDefault="00C262A3" w:rsidP="00A97F3B">
            <w:pPr>
              <w:jc w:val="center"/>
              <w:rPr>
                <w:ins w:id="1190" w:author="Manuel Raul Livano Luna" w:date="2023-07-03T15:47:00Z"/>
                <w:rFonts w:ascii="Arial Narrow" w:hAnsi="Arial Narrow" w:cstheme="minorHAnsi"/>
                <w:i/>
                <w:iCs/>
                <w:color w:val="000000"/>
                <w:rPrChange w:id="1191" w:author="Manuel Raul Livano Luna" w:date="2023-07-03T15:48:00Z">
                  <w:rPr>
                    <w:ins w:id="1192" w:author="Manuel Raul Livano Luna" w:date="2023-07-03T15:47:00Z"/>
                    <w:rFonts w:cstheme="minorHAnsi"/>
                    <w:color w:val="000000"/>
                  </w:rPr>
                </w:rPrChange>
              </w:rPr>
            </w:pPr>
            <w:ins w:id="1193" w:author="Manuel Raul Livano Luna" w:date="2023-07-03T15:47:00Z">
              <w:r w:rsidRPr="00C262A3">
                <w:rPr>
                  <w:rFonts w:ascii="Arial Narrow" w:hAnsi="Arial Narrow" w:cstheme="minorHAnsi"/>
                  <w:i/>
                  <w:iCs/>
                  <w:color w:val="000000"/>
                  <w:rPrChange w:id="1194" w:author="Manuel Raul Livano Luna" w:date="2023-07-03T15:48:00Z">
                    <w:rPr>
                      <w:rFonts w:cstheme="minorHAnsi"/>
                      <w:color w:val="000000"/>
                    </w:rPr>
                  </w:rPrChange>
                </w:rPr>
                <w:t>1</w:t>
              </w:r>
            </w:ins>
          </w:p>
        </w:tc>
      </w:tr>
      <w:tr w:rsidR="00C262A3" w:rsidRPr="00C262A3" w14:paraId="304EEC42" w14:textId="77777777" w:rsidTr="00213493">
        <w:trPr>
          <w:trHeight w:val="88"/>
          <w:jc w:val="center"/>
          <w:ins w:id="1195" w:author="Manuel Raul Livano Luna" w:date="2023-07-03T15:47:00Z"/>
          <w:trPrChange w:id="1196" w:author="Manuel Raul Livano Luna" w:date="2023-07-03T17:19:00Z">
            <w:trPr>
              <w:trHeight w:val="88"/>
              <w:jc w:val="center"/>
            </w:trPr>
          </w:trPrChange>
        </w:trPr>
        <w:tc>
          <w:tcPr>
            <w:tcW w:w="5382" w:type="dxa"/>
            <w:shd w:val="clear" w:color="auto" w:fill="auto"/>
            <w:noWrap/>
            <w:vAlign w:val="center"/>
            <w:hideMark/>
            <w:tcPrChange w:id="1197" w:author="Manuel Raul Livano Luna" w:date="2023-07-03T17:19:00Z">
              <w:tcPr>
                <w:tcW w:w="5382" w:type="dxa"/>
                <w:shd w:val="clear" w:color="auto" w:fill="auto"/>
                <w:noWrap/>
                <w:vAlign w:val="center"/>
                <w:hideMark/>
              </w:tcPr>
            </w:tcPrChange>
          </w:tcPr>
          <w:p w14:paraId="63263486" w14:textId="77777777" w:rsidR="00C262A3" w:rsidRPr="00C262A3" w:rsidRDefault="00C262A3" w:rsidP="00A97F3B">
            <w:pPr>
              <w:rPr>
                <w:ins w:id="1198" w:author="Manuel Raul Livano Luna" w:date="2023-07-03T15:47:00Z"/>
                <w:rFonts w:ascii="Arial Narrow" w:hAnsi="Arial Narrow" w:cstheme="minorHAnsi"/>
                <w:i/>
                <w:iCs/>
                <w:color w:val="000000"/>
                <w:sz w:val="18"/>
                <w:szCs w:val="18"/>
                <w:rPrChange w:id="1199" w:author="Manuel Raul Livano Luna" w:date="2023-07-03T15:48:00Z">
                  <w:rPr>
                    <w:ins w:id="1200" w:author="Manuel Raul Livano Luna" w:date="2023-07-03T15:47:00Z"/>
                    <w:rFonts w:cstheme="minorHAnsi"/>
                    <w:color w:val="000000"/>
                    <w:sz w:val="18"/>
                    <w:szCs w:val="18"/>
                  </w:rPr>
                </w:rPrChange>
              </w:rPr>
            </w:pPr>
            <w:ins w:id="1201" w:author="Manuel Raul Livano Luna" w:date="2023-07-03T15:47:00Z">
              <w:r w:rsidRPr="00C262A3">
                <w:rPr>
                  <w:rFonts w:ascii="Arial Narrow" w:hAnsi="Arial Narrow" w:cstheme="minorHAnsi"/>
                  <w:i/>
                  <w:iCs/>
                  <w:color w:val="000000"/>
                  <w:sz w:val="18"/>
                  <w:szCs w:val="18"/>
                  <w:rPrChange w:id="1202" w:author="Manuel Raul Livano Luna" w:date="2023-07-03T15:48:00Z">
                    <w:rPr>
                      <w:rFonts w:cstheme="minorHAnsi"/>
                      <w:color w:val="000000"/>
                      <w:sz w:val="18"/>
                      <w:szCs w:val="18"/>
                    </w:rPr>
                  </w:rPrChange>
                </w:rPr>
                <w:t>Cemento conductivo bolsa de 25 kilos</w:t>
              </w:r>
            </w:ins>
          </w:p>
        </w:tc>
        <w:tc>
          <w:tcPr>
            <w:tcW w:w="680" w:type="dxa"/>
            <w:vAlign w:val="center"/>
            <w:tcPrChange w:id="1203" w:author="Manuel Raul Livano Luna" w:date="2023-07-03T17:19:00Z">
              <w:tcPr>
                <w:tcW w:w="680" w:type="dxa"/>
                <w:vAlign w:val="center"/>
              </w:tcPr>
            </w:tcPrChange>
          </w:tcPr>
          <w:p w14:paraId="4BB9F62F" w14:textId="77777777" w:rsidR="00C262A3" w:rsidRPr="00C262A3" w:rsidRDefault="00C262A3" w:rsidP="00A97F3B">
            <w:pPr>
              <w:jc w:val="center"/>
              <w:rPr>
                <w:ins w:id="1204" w:author="Manuel Raul Livano Luna" w:date="2023-07-03T15:47:00Z"/>
                <w:rFonts w:ascii="Arial Narrow" w:hAnsi="Arial Narrow" w:cstheme="minorHAnsi"/>
                <w:i/>
                <w:iCs/>
                <w:color w:val="000000"/>
                <w:rPrChange w:id="1205" w:author="Manuel Raul Livano Luna" w:date="2023-07-03T15:48:00Z">
                  <w:rPr>
                    <w:ins w:id="1206" w:author="Manuel Raul Livano Luna" w:date="2023-07-03T15:47:00Z"/>
                    <w:rFonts w:cstheme="minorHAnsi"/>
                    <w:color w:val="000000"/>
                  </w:rPr>
                </w:rPrChange>
              </w:rPr>
            </w:pPr>
            <w:ins w:id="1207" w:author="Manuel Raul Livano Luna" w:date="2023-07-03T15:47:00Z">
              <w:r w:rsidRPr="00C262A3">
                <w:rPr>
                  <w:rFonts w:ascii="Arial Narrow" w:hAnsi="Arial Narrow" w:cstheme="minorHAnsi"/>
                  <w:i/>
                  <w:iCs/>
                  <w:color w:val="000000"/>
                  <w:rPrChange w:id="1208" w:author="Manuel Raul Livano Luna" w:date="2023-07-03T15:48:00Z">
                    <w:rPr>
                      <w:rFonts w:cstheme="minorHAnsi"/>
                      <w:color w:val="000000"/>
                    </w:rPr>
                  </w:rPrChange>
                </w:rPr>
                <w:t>Unid</w:t>
              </w:r>
            </w:ins>
          </w:p>
        </w:tc>
        <w:tc>
          <w:tcPr>
            <w:tcW w:w="737" w:type="dxa"/>
            <w:vAlign w:val="center"/>
            <w:tcPrChange w:id="1209" w:author="Manuel Raul Livano Luna" w:date="2023-07-03T17:19:00Z">
              <w:tcPr>
                <w:tcW w:w="737" w:type="dxa"/>
                <w:vAlign w:val="center"/>
              </w:tcPr>
            </w:tcPrChange>
          </w:tcPr>
          <w:p w14:paraId="38264C6E" w14:textId="77777777" w:rsidR="00C262A3" w:rsidRPr="00C262A3" w:rsidRDefault="00C262A3" w:rsidP="00A97F3B">
            <w:pPr>
              <w:jc w:val="center"/>
              <w:rPr>
                <w:ins w:id="1210" w:author="Manuel Raul Livano Luna" w:date="2023-07-03T15:47:00Z"/>
                <w:rFonts w:ascii="Arial Narrow" w:hAnsi="Arial Narrow" w:cstheme="minorHAnsi"/>
                <w:i/>
                <w:iCs/>
                <w:color w:val="000000"/>
                <w:rPrChange w:id="1211" w:author="Manuel Raul Livano Luna" w:date="2023-07-03T15:48:00Z">
                  <w:rPr>
                    <w:ins w:id="1212" w:author="Manuel Raul Livano Luna" w:date="2023-07-03T15:47:00Z"/>
                    <w:rFonts w:cstheme="minorHAnsi"/>
                    <w:color w:val="000000"/>
                  </w:rPr>
                </w:rPrChange>
              </w:rPr>
            </w:pPr>
            <w:ins w:id="1213" w:author="Manuel Raul Livano Luna" w:date="2023-07-03T15:47:00Z">
              <w:r w:rsidRPr="00C262A3">
                <w:rPr>
                  <w:rFonts w:ascii="Arial Narrow" w:hAnsi="Arial Narrow" w:cstheme="minorHAnsi"/>
                  <w:i/>
                  <w:iCs/>
                  <w:color w:val="000000"/>
                  <w:rPrChange w:id="1214" w:author="Manuel Raul Livano Luna" w:date="2023-07-03T15:48:00Z">
                    <w:rPr>
                      <w:rFonts w:cstheme="minorHAnsi"/>
                      <w:color w:val="000000"/>
                    </w:rPr>
                  </w:rPrChange>
                </w:rPr>
                <w:t>1</w:t>
              </w:r>
            </w:ins>
          </w:p>
        </w:tc>
      </w:tr>
      <w:tr w:rsidR="00C262A3" w:rsidRPr="00C262A3" w14:paraId="41B2F0C1" w14:textId="77777777" w:rsidTr="00213493">
        <w:trPr>
          <w:trHeight w:val="317"/>
          <w:jc w:val="center"/>
          <w:ins w:id="1215" w:author="Manuel Raul Livano Luna" w:date="2023-07-03T15:47:00Z"/>
          <w:trPrChange w:id="1216" w:author="Manuel Raul Livano Luna" w:date="2023-07-03T17:19:00Z">
            <w:trPr>
              <w:trHeight w:val="317"/>
              <w:jc w:val="center"/>
            </w:trPr>
          </w:trPrChange>
        </w:trPr>
        <w:tc>
          <w:tcPr>
            <w:tcW w:w="5382" w:type="dxa"/>
            <w:shd w:val="clear" w:color="auto" w:fill="auto"/>
            <w:noWrap/>
            <w:vAlign w:val="center"/>
            <w:hideMark/>
            <w:tcPrChange w:id="1217" w:author="Manuel Raul Livano Luna" w:date="2023-07-03T17:19:00Z">
              <w:tcPr>
                <w:tcW w:w="5382" w:type="dxa"/>
                <w:shd w:val="clear" w:color="auto" w:fill="auto"/>
                <w:noWrap/>
                <w:vAlign w:val="center"/>
                <w:hideMark/>
              </w:tcPr>
            </w:tcPrChange>
          </w:tcPr>
          <w:p w14:paraId="5ECA60B7" w14:textId="77777777" w:rsidR="00C262A3" w:rsidRPr="00C262A3" w:rsidRDefault="00C262A3" w:rsidP="00A97F3B">
            <w:pPr>
              <w:rPr>
                <w:ins w:id="1218" w:author="Manuel Raul Livano Luna" w:date="2023-07-03T15:47:00Z"/>
                <w:rFonts w:ascii="Arial Narrow" w:hAnsi="Arial Narrow" w:cstheme="minorHAnsi"/>
                <w:i/>
                <w:iCs/>
                <w:color w:val="000000"/>
                <w:sz w:val="18"/>
                <w:szCs w:val="18"/>
                <w:rPrChange w:id="1219" w:author="Manuel Raul Livano Luna" w:date="2023-07-03T15:48:00Z">
                  <w:rPr>
                    <w:ins w:id="1220" w:author="Manuel Raul Livano Luna" w:date="2023-07-03T15:47:00Z"/>
                    <w:rFonts w:cstheme="minorHAnsi"/>
                    <w:color w:val="000000"/>
                    <w:sz w:val="18"/>
                    <w:szCs w:val="18"/>
                  </w:rPr>
                </w:rPrChange>
              </w:rPr>
            </w:pPr>
            <w:ins w:id="1221" w:author="Manuel Raul Livano Luna" w:date="2023-07-03T15:47:00Z">
              <w:r w:rsidRPr="00C262A3">
                <w:rPr>
                  <w:rFonts w:ascii="Arial Narrow" w:hAnsi="Arial Narrow" w:cstheme="minorHAnsi"/>
                  <w:i/>
                  <w:iCs/>
                  <w:color w:val="000000"/>
                  <w:sz w:val="18"/>
                  <w:szCs w:val="18"/>
                  <w:rPrChange w:id="1222" w:author="Manuel Raul Livano Luna" w:date="2023-07-03T15:48:00Z">
                    <w:rPr>
                      <w:rFonts w:cstheme="minorHAnsi"/>
                      <w:color w:val="000000"/>
                      <w:sz w:val="18"/>
                      <w:szCs w:val="18"/>
                    </w:rPr>
                  </w:rPrChange>
                </w:rPr>
                <w:lastRenderedPageBreak/>
                <w:t>Elemento protector antirrobo, platina de bronce de 150x400x5 mm, con orificio central de 20mm de diámetro</w:t>
              </w:r>
            </w:ins>
          </w:p>
        </w:tc>
        <w:tc>
          <w:tcPr>
            <w:tcW w:w="680" w:type="dxa"/>
            <w:vAlign w:val="center"/>
            <w:tcPrChange w:id="1223" w:author="Manuel Raul Livano Luna" w:date="2023-07-03T17:19:00Z">
              <w:tcPr>
                <w:tcW w:w="680" w:type="dxa"/>
                <w:vAlign w:val="center"/>
              </w:tcPr>
            </w:tcPrChange>
          </w:tcPr>
          <w:p w14:paraId="14ED23ED" w14:textId="77777777" w:rsidR="00C262A3" w:rsidRPr="00C262A3" w:rsidRDefault="00C262A3" w:rsidP="00A97F3B">
            <w:pPr>
              <w:jc w:val="center"/>
              <w:rPr>
                <w:ins w:id="1224" w:author="Manuel Raul Livano Luna" w:date="2023-07-03T15:47:00Z"/>
                <w:rFonts w:ascii="Arial Narrow" w:hAnsi="Arial Narrow" w:cstheme="minorHAnsi"/>
                <w:i/>
                <w:iCs/>
                <w:color w:val="000000"/>
                <w:rPrChange w:id="1225" w:author="Manuel Raul Livano Luna" w:date="2023-07-03T15:48:00Z">
                  <w:rPr>
                    <w:ins w:id="1226" w:author="Manuel Raul Livano Luna" w:date="2023-07-03T15:47:00Z"/>
                    <w:rFonts w:cstheme="minorHAnsi"/>
                    <w:color w:val="000000"/>
                  </w:rPr>
                </w:rPrChange>
              </w:rPr>
            </w:pPr>
            <w:ins w:id="1227" w:author="Manuel Raul Livano Luna" w:date="2023-07-03T15:47:00Z">
              <w:r w:rsidRPr="00C262A3">
                <w:rPr>
                  <w:rFonts w:ascii="Arial Narrow" w:hAnsi="Arial Narrow" w:cstheme="minorHAnsi"/>
                  <w:i/>
                  <w:iCs/>
                  <w:color w:val="000000"/>
                  <w:rPrChange w:id="1228" w:author="Manuel Raul Livano Luna" w:date="2023-07-03T15:48:00Z">
                    <w:rPr>
                      <w:rFonts w:cstheme="minorHAnsi"/>
                      <w:color w:val="000000"/>
                    </w:rPr>
                  </w:rPrChange>
                </w:rPr>
                <w:t>bol</w:t>
              </w:r>
            </w:ins>
          </w:p>
        </w:tc>
        <w:tc>
          <w:tcPr>
            <w:tcW w:w="737" w:type="dxa"/>
            <w:vAlign w:val="center"/>
            <w:tcPrChange w:id="1229" w:author="Manuel Raul Livano Luna" w:date="2023-07-03T17:19:00Z">
              <w:tcPr>
                <w:tcW w:w="737" w:type="dxa"/>
                <w:vAlign w:val="center"/>
              </w:tcPr>
            </w:tcPrChange>
          </w:tcPr>
          <w:p w14:paraId="6887ED99" w14:textId="77777777" w:rsidR="00C262A3" w:rsidRPr="00C262A3" w:rsidRDefault="00C262A3" w:rsidP="00A97F3B">
            <w:pPr>
              <w:jc w:val="center"/>
              <w:rPr>
                <w:ins w:id="1230" w:author="Manuel Raul Livano Luna" w:date="2023-07-03T15:47:00Z"/>
                <w:rFonts w:ascii="Arial Narrow" w:hAnsi="Arial Narrow" w:cstheme="minorHAnsi"/>
                <w:i/>
                <w:iCs/>
                <w:color w:val="000000"/>
                <w:rPrChange w:id="1231" w:author="Manuel Raul Livano Luna" w:date="2023-07-03T15:48:00Z">
                  <w:rPr>
                    <w:ins w:id="1232" w:author="Manuel Raul Livano Luna" w:date="2023-07-03T15:47:00Z"/>
                    <w:rFonts w:cstheme="minorHAnsi"/>
                    <w:color w:val="000000"/>
                  </w:rPr>
                </w:rPrChange>
              </w:rPr>
            </w:pPr>
            <w:ins w:id="1233" w:author="Manuel Raul Livano Luna" w:date="2023-07-03T15:47:00Z">
              <w:r w:rsidRPr="00C262A3">
                <w:rPr>
                  <w:rFonts w:ascii="Arial Narrow" w:hAnsi="Arial Narrow" w:cstheme="minorHAnsi"/>
                  <w:i/>
                  <w:iCs/>
                  <w:color w:val="000000"/>
                  <w:rPrChange w:id="1234" w:author="Manuel Raul Livano Luna" w:date="2023-07-03T15:48:00Z">
                    <w:rPr>
                      <w:rFonts w:cstheme="minorHAnsi"/>
                      <w:color w:val="000000"/>
                    </w:rPr>
                  </w:rPrChange>
                </w:rPr>
                <w:t>3</w:t>
              </w:r>
            </w:ins>
          </w:p>
        </w:tc>
      </w:tr>
      <w:tr w:rsidR="00C262A3" w:rsidRPr="00C262A3" w14:paraId="44206176" w14:textId="77777777" w:rsidTr="00213493">
        <w:trPr>
          <w:trHeight w:val="317"/>
          <w:jc w:val="center"/>
          <w:ins w:id="1235" w:author="Manuel Raul Livano Luna" w:date="2023-07-03T15:47:00Z"/>
          <w:trPrChange w:id="1236" w:author="Manuel Raul Livano Luna" w:date="2023-07-03T17:19:00Z">
            <w:trPr>
              <w:trHeight w:val="317"/>
              <w:jc w:val="center"/>
            </w:trPr>
          </w:trPrChange>
        </w:trPr>
        <w:tc>
          <w:tcPr>
            <w:tcW w:w="5382" w:type="dxa"/>
            <w:shd w:val="clear" w:color="auto" w:fill="auto"/>
            <w:noWrap/>
            <w:vAlign w:val="center"/>
            <w:hideMark/>
            <w:tcPrChange w:id="1237" w:author="Manuel Raul Livano Luna" w:date="2023-07-03T17:19:00Z">
              <w:tcPr>
                <w:tcW w:w="5382" w:type="dxa"/>
                <w:shd w:val="clear" w:color="auto" w:fill="auto"/>
                <w:noWrap/>
                <w:vAlign w:val="center"/>
                <w:hideMark/>
              </w:tcPr>
            </w:tcPrChange>
          </w:tcPr>
          <w:p w14:paraId="08CB04B8" w14:textId="77777777" w:rsidR="00C262A3" w:rsidRPr="00C262A3" w:rsidRDefault="00C262A3" w:rsidP="00A97F3B">
            <w:pPr>
              <w:rPr>
                <w:ins w:id="1238" w:author="Manuel Raul Livano Luna" w:date="2023-07-03T15:47:00Z"/>
                <w:rFonts w:ascii="Arial Narrow" w:hAnsi="Arial Narrow" w:cstheme="minorHAnsi"/>
                <w:i/>
                <w:iCs/>
                <w:color w:val="000000"/>
                <w:sz w:val="18"/>
                <w:szCs w:val="18"/>
                <w:rPrChange w:id="1239" w:author="Manuel Raul Livano Luna" w:date="2023-07-03T15:48:00Z">
                  <w:rPr>
                    <w:ins w:id="1240" w:author="Manuel Raul Livano Luna" w:date="2023-07-03T15:47:00Z"/>
                    <w:rFonts w:cstheme="minorHAnsi"/>
                    <w:color w:val="000000"/>
                    <w:sz w:val="18"/>
                    <w:szCs w:val="18"/>
                  </w:rPr>
                </w:rPrChange>
              </w:rPr>
            </w:pPr>
            <w:ins w:id="1241" w:author="Manuel Raul Livano Luna" w:date="2023-07-03T15:47:00Z">
              <w:r w:rsidRPr="00C262A3">
                <w:rPr>
                  <w:rFonts w:ascii="Arial Narrow" w:hAnsi="Arial Narrow" w:cstheme="minorHAnsi"/>
                  <w:i/>
                  <w:iCs/>
                  <w:color w:val="000000"/>
                  <w:sz w:val="18"/>
                  <w:szCs w:val="18"/>
                  <w:rPrChange w:id="1242" w:author="Manuel Raul Livano Luna" w:date="2023-07-03T15:48:00Z">
                    <w:rPr>
                      <w:rFonts w:cstheme="minorHAnsi"/>
                      <w:color w:val="000000"/>
                      <w:sz w:val="18"/>
                      <w:szCs w:val="18"/>
                    </w:rPr>
                  </w:rPrChange>
                </w:rPr>
                <w:t>Conector Anderson de Cu tipo AB de ¾" o similar</w:t>
              </w:r>
            </w:ins>
          </w:p>
        </w:tc>
        <w:tc>
          <w:tcPr>
            <w:tcW w:w="680" w:type="dxa"/>
            <w:vAlign w:val="center"/>
            <w:tcPrChange w:id="1243" w:author="Manuel Raul Livano Luna" w:date="2023-07-03T17:19:00Z">
              <w:tcPr>
                <w:tcW w:w="680" w:type="dxa"/>
                <w:vAlign w:val="center"/>
              </w:tcPr>
            </w:tcPrChange>
          </w:tcPr>
          <w:p w14:paraId="6F80A9D5" w14:textId="77777777" w:rsidR="00C262A3" w:rsidRPr="00C262A3" w:rsidRDefault="00C262A3" w:rsidP="00A97F3B">
            <w:pPr>
              <w:jc w:val="center"/>
              <w:rPr>
                <w:ins w:id="1244" w:author="Manuel Raul Livano Luna" w:date="2023-07-03T15:47:00Z"/>
                <w:rFonts w:ascii="Arial Narrow" w:hAnsi="Arial Narrow" w:cstheme="minorHAnsi"/>
                <w:i/>
                <w:iCs/>
                <w:color w:val="000000"/>
                <w:rPrChange w:id="1245" w:author="Manuel Raul Livano Luna" w:date="2023-07-03T15:48:00Z">
                  <w:rPr>
                    <w:ins w:id="1246" w:author="Manuel Raul Livano Luna" w:date="2023-07-03T15:47:00Z"/>
                    <w:rFonts w:cstheme="minorHAnsi"/>
                    <w:color w:val="000000"/>
                  </w:rPr>
                </w:rPrChange>
              </w:rPr>
            </w:pPr>
            <w:ins w:id="1247" w:author="Manuel Raul Livano Luna" w:date="2023-07-03T15:47:00Z">
              <w:r w:rsidRPr="00C262A3">
                <w:rPr>
                  <w:rFonts w:ascii="Arial Narrow" w:hAnsi="Arial Narrow" w:cstheme="minorHAnsi"/>
                  <w:i/>
                  <w:iCs/>
                  <w:color w:val="000000"/>
                  <w:rPrChange w:id="1248" w:author="Manuel Raul Livano Luna" w:date="2023-07-03T15:48:00Z">
                    <w:rPr>
                      <w:rFonts w:cstheme="minorHAnsi"/>
                      <w:color w:val="000000"/>
                    </w:rPr>
                  </w:rPrChange>
                </w:rPr>
                <w:t>bol</w:t>
              </w:r>
            </w:ins>
          </w:p>
        </w:tc>
        <w:tc>
          <w:tcPr>
            <w:tcW w:w="737" w:type="dxa"/>
            <w:vAlign w:val="center"/>
            <w:tcPrChange w:id="1249" w:author="Manuel Raul Livano Luna" w:date="2023-07-03T17:19:00Z">
              <w:tcPr>
                <w:tcW w:w="737" w:type="dxa"/>
                <w:vAlign w:val="center"/>
              </w:tcPr>
            </w:tcPrChange>
          </w:tcPr>
          <w:p w14:paraId="360049EA" w14:textId="77777777" w:rsidR="00C262A3" w:rsidRPr="00C262A3" w:rsidRDefault="00C262A3" w:rsidP="00A97F3B">
            <w:pPr>
              <w:jc w:val="center"/>
              <w:rPr>
                <w:ins w:id="1250" w:author="Manuel Raul Livano Luna" w:date="2023-07-03T15:47:00Z"/>
                <w:rFonts w:ascii="Arial Narrow" w:hAnsi="Arial Narrow" w:cstheme="minorHAnsi"/>
                <w:i/>
                <w:iCs/>
                <w:color w:val="000000"/>
                <w:rPrChange w:id="1251" w:author="Manuel Raul Livano Luna" w:date="2023-07-03T15:48:00Z">
                  <w:rPr>
                    <w:ins w:id="1252" w:author="Manuel Raul Livano Luna" w:date="2023-07-03T15:47:00Z"/>
                    <w:rFonts w:cstheme="minorHAnsi"/>
                    <w:color w:val="000000"/>
                  </w:rPr>
                </w:rPrChange>
              </w:rPr>
            </w:pPr>
            <w:ins w:id="1253" w:author="Manuel Raul Livano Luna" w:date="2023-07-03T15:47:00Z">
              <w:r w:rsidRPr="00C262A3">
                <w:rPr>
                  <w:rFonts w:ascii="Arial Narrow" w:hAnsi="Arial Narrow" w:cstheme="minorHAnsi"/>
                  <w:i/>
                  <w:iCs/>
                  <w:color w:val="000000"/>
                  <w:rPrChange w:id="1254" w:author="Manuel Raul Livano Luna" w:date="2023-07-03T15:48:00Z">
                    <w:rPr>
                      <w:rFonts w:cstheme="minorHAnsi"/>
                      <w:color w:val="000000"/>
                    </w:rPr>
                  </w:rPrChange>
                </w:rPr>
                <w:t>2</w:t>
              </w:r>
            </w:ins>
          </w:p>
        </w:tc>
      </w:tr>
      <w:tr w:rsidR="00C262A3" w:rsidRPr="00C262A3" w14:paraId="12CE6704" w14:textId="77777777" w:rsidTr="00213493">
        <w:trPr>
          <w:trHeight w:val="232"/>
          <w:jc w:val="center"/>
          <w:ins w:id="1255" w:author="Manuel Raul Livano Luna" w:date="2023-07-03T15:47:00Z"/>
          <w:trPrChange w:id="1256" w:author="Manuel Raul Livano Luna" w:date="2023-07-03T17:19:00Z">
            <w:trPr>
              <w:trHeight w:val="232"/>
              <w:jc w:val="center"/>
            </w:trPr>
          </w:trPrChange>
        </w:trPr>
        <w:tc>
          <w:tcPr>
            <w:tcW w:w="5382" w:type="dxa"/>
            <w:shd w:val="clear" w:color="auto" w:fill="auto"/>
            <w:noWrap/>
            <w:vAlign w:val="center"/>
            <w:tcPrChange w:id="1257" w:author="Manuel Raul Livano Luna" w:date="2023-07-03T17:19:00Z">
              <w:tcPr>
                <w:tcW w:w="5382" w:type="dxa"/>
                <w:shd w:val="clear" w:color="auto" w:fill="auto"/>
                <w:noWrap/>
                <w:vAlign w:val="center"/>
              </w:tcPr>
            </w:tcPrChange>
          </w:tcPr>
          <w:p w14:paraId="2947C256" w14:textId="77777777" w:rsidR="00C262A3" w:rsidRPr="00C262A3" w:rsidRDefault="00C262A3" w:rsidP="00A97F3B">
            <w:pPr>
              <w:rPr>
                <w:ins w:id="1258" w:author="Manuel Raul Livano Luna" w:date="2023-07-03T15:47:00Z"/>
                <w:rFonts w:ascii="Arial Narrow" w:hAnsi="Arial Narrow" w:cstheme="minorHAnsi"/>
                <w:i/>
                <w:iCs/>
                <w:color w:val="000000"/>
                <w:sz w:val="18"/>
                <w:szCs w:val="18"/>
                <w:rPrChange w:id="1259" w:author="Manuel Raul Livano Luna" w:date="2023-07-03T15:48:00Z">
                  <w:rPr>
                    <w:ins w:id="1260" w:author="Manuel Raul Livano Luna" w:date="2023-07-03T15:47:00Z"/>
                    <w:rFonts w:cstheme="minorHAnsi"/>
                    <w:color w:val="000000"/>
                    <w:sz w:val="18"/>
                    <w:szCs w:val="18"/>
                  </w:rPr>
                </w:rPrChange>
              </w:rPr>
            </w:pPr>
            <w:ins w:id="1261" w:author="Manuel Raul Livano Luna" w:date="2023-07-03T15:47:00Z">
              <w:r w:rsidRPr="00C262A3">
                <w:rPr>
                  <w:rFonts w:ascii="Arial Narrow" w:hAnsi="Arial Narrow" w:cstheme="minorHAnsi"/>
                  <w:i/>
                  <w:iCs/>
                  <w:color w:val="000000"/>
                  <w:sz w:val="18"/>
                  <w:szCs w:val="18"/>
                  <w:rPrChange w:id="1262" w:author="Manuel Raul Livano Luna" w:date="2023-07-03T15:48:00Z">
                    <w:rPr>
                      <w:rFonts w:cstheme="minorHAnsi"/>
                      <w:color w:val="000000"/>
                      <w:sz w:val="18"/>
                      <w:szCs w:val="18"/>
                    </w:rPr>
                  </w:rPrChange>
                </w:rPr>
                <w:t>TELUROMETRO</w:t>
              </w:r>
            </w:ins>
          </w:p>
        </w:tc>
        <w:tc>
          <w:tcPr>
            <w:tcW w:w="680" w:type="dxa"/>
            <w:vAlign w:val="center"/>
            <w:tcPrChange w:id="1263" w:author="Manuel Raul Livano Luna" w:date="2023-07-03T17:19:00Z">
              <w:tcPr>
                <w:tcW w:w="680" w:type="dxa"/>
                <w:vAlign w:val="center"/>
              </w:tcPr>
            </w:tcPrChange>
          </w:tcPr>
          <w:p w14:paraId="40F7283F" w14:textId="77777777" w:rsidR="00C262A3" w:rsidRPr="00C262A3" w:rsidRDefault="00C262A3" w:rsidP="00A97F3B">
            <w:pPr>
              <w:jc w:val="center"/>
              <w:rPr>
                <w:ins w:id="1264" w:author="Manuel Raul Livano Luna" w:date="2023-07-03T15:47:00Z"/>
                <w:rFonts w:ascii="Arial Narrow" w:hAnsi="Arial Narrow" w:cstheme="minorHAnsi"/>
                <w:i/>
                <w:iCs/>
                <w:color w:val="000000"/>
                <w:rPrChange w:id="1265" w:author="Manuel Raul Livano Luna" w:date="2023-07-03T15:48:00Z">
                  <w:rPr>
                    <w:ins w:id="1266" w:author="Manuel Raul Livano Luna" w:date="2023-07-03T15:47:00Z"/>
                    <w:rFonts w:cstheme="minorHAnsi"/>
                    <w:color w:val="000000"/>
                  </w:rPr>
                </w:rPrChange>
              </w:rPr>
            </w:pPr>
            <w:ins w:id="1267" w:author="Manuel Raul Livano Luna" w:date="2023-07-03T15:47:00Z">
              <w:r w:rsidRPr="00C262A3">
                <w:rPr>
                  <w:rFonts w:ascii="Arial Narrow" w:hAnsi="Arial Narrow" w:cstheme="minorHAnsi"/>
                  <w:i/>
                  <w:iCs/>
                  <w:color w:val="000000"/>
                  <w:rPrChange w:id="1268" w:author="Manuel Raul Livano Luna" w:date="2023-07-03T15:48:00Z">
                    <w:rPr>
                      <w:rFonts w:cstheme="minorHAnsi"/>
                      <w:color w:val="000000"/>
                    </w:rPr>
                  </w:rPrChange>
                </w:rPr>
                <w:t>Unid.</w:t>
              </w:r>
            </w:ins>
          </w:p>
        </w:tc>
        <w:tc>
          <w:tcPr>
            <w:tcW w:w="737" w:type="dxa"/>
            <w:vAlign w:val="center"/>
            <w:tcPrChange w:id="1269" w:author="Manuel Raul Livano Luna" w:date="2023-07-03T17:19:00Z">
              <w:tcPr>
                <w:tcW w:w="737" w:type="dxa"/>
                <w:vAlign w:val="center"/>
              </w:tcPr>
            </w:tcPrChange>
          </w:tcPr>
          <w:p w14:paraId="64CFCBE8" w14:textId="77777777" w:rsidR="00C262A3" w:rsidRPr="00C262A3" w:rsidRDefault="00C262A3" w:rsidP="00A97F3B">
            <w:pPr>
              <w:jc w:val="center"/>
              <w:rPr>
                <w:ins w:id="1270" w:author="Manuel Raul Livano Luna" w:date="2023-07-03T15:47:00Z"/>
                <w:rFonts w:ascii="Arial Narrow" w:hAnsi="Arial Narrow" w:cstheme="minorHAnsi"/>
                <w:i/>
                <w:iCs/>
                <w:color w:val="000000"/>
                <w:rPrChange w:id="1271" w:author="Manuel Raul Livano Luna" w:date="2023-07-03T15:48:00Z">
                  <w:rPr>
                    <w:ins w:id="1272" w:author="Manuel Raul Livano Luna" w:date="2023-07-03T15:47:00Z"/>
                    <w:rFonts w:cstheme="minorHAnsi"/>
                    <w:color w:val="000000"/>
                  </w:rPr>
                </w:rPrChange>
              </w:rPr>
            </w:pPr>
            <w:ins w:id="1273" w:author="Manuel Raul Livano Luna" w:date="2023-07-03T15:47:00Z">
              <w:r w:rsidRPr="00C262A3">
                <w:rPr>
                  <w:rFonts w:ascii="Arial Narrow" w:hAnsi="Arial Narrow" w:cstheme="minorHAnsi"/>
                  <w:i/>
                  <w:iCs/>
                  <w:color w:val="000000"/>
                  <w:rPrChange w:id="1274" w:author="Manuel Raul Livano Luna" w:date="2023-07-03T15:48:00Z">
                    <w:rPr>
                      <w:rFonts w:cstheme="minorHAnsi"/>
                      <w:color w:val="000000"/>
                    </w:rPr>
                  </w:rPrChange>
                </w:rPr>
                <w:t>1</w:t>
              </w:r>
            </w:ins>
          </w:p>
        </w:tc>
      </w:tr>
      <w:tr w:rsidR="00C262A3" w:rsidRPr="00C262A3" w14:paraId="0894DAB8" w14:textId="77777777" w:rsidTr="00213493">
        <w:trPr>
          <w:trHeight w:val="94"/>
          <w:jc w:val="center"/>
          <w:ins w:id="1275" w:author="Manuel Raul Livano Luna" w:date="2023-07-03T15:47:00Z"/>
          <w:trPrChange w:id="1276" w:author="Manuel Raul Livano Luna" w:date="2023-07-03T17:19:00Z">
            <w:trPr>
              <w:trHeight w:val="94"/>
              <w:jc w:val="center"/>
            </w:trPr>
          </w:trPrChange>
        </w:trPr>
        <w:tc>
          <w:tcPr>
            <w:tcW w:w="5382" w:type="dxa"/>
            <w:shd w:val="clear" w:color="auto" w:fill="auto"/>
            <w:noWrap/>
            <w:vAlign w:val="center"/>
            <w:hideMark/>
            <w:tcPrChange w:id="1277" w:author="Manuel Raul Livano Luna" w:date="2023-07-03T17:19:00Z">
              <w:tcPr>
                <w:tcW w:w="5382" w:type="dxa"/>
                <w:shd w:val="clear" w:color="auto" w:fill="auto"/>
                <w:noWrap/>
                <w:vAlign w:val="center"/>
                <w:hideMark/>
              </w:tcPr>
            </w:tcPrChange>
          </w:tcPr>
          <w:p w14:paraId="1352AEDE" w14:textId="77777777" w:rsidR="00C262A3" w:rsidRPr="00C262A3" w:rsidRDefault="00C262A3" w:rsidP="00A97F3B">
            <w:pPr>
              <w:rPr>
                <w:ins w:id="1278" w:author="Manuel Raul Livano Luna" w:date="2023-07-03T15:47:00Z"/>
                <w:rFonts w:ascii="Arial Narrow" w:hAnsi="Arial Narrow" w:cstheme="minorHAnsi"/>
                <w:i/>
                <w:iCs/>
                <w:color w:val="000000"/>
                <w:sz w:val="18"/>
                <w:szCs w:val="18"/>
                <w:rPrChange w:id="1279" w:author="Manuel Raul Livano Luna" w:date="2023-07-03T15:48:00Z">
                  <w:rPr>
                    <w:ins w:id="1280" w:author="Manuel Raul Livano Luna" w:date="2023-07-03T15:47:00Z"/>
                    <w:rFonts w:cstheme="minorHAnsi"/>
                    <w:color w:val="000000"/>
                    <w:sz w:val="18"/>
                    <w:szCs w:val="18"/>
                  </w:rPr>
                </w:rPrChange>
              </w:rPr>
            </w:pPr>
            <w:ins w:id="1281" w:author="Manuel Raul Livano Luna" w:date="2023-07-03T15:47:00Z">
              <w:r w:rsidRPr="00C262A3">
                <w:rPr>
                  <w:rFonts w:ascii="Arial Narrow" w:hAnsi="Arial Narrow" w:cstheme="minorHAnsi"/>
                  <w:i/>
                  <w:iCs/>
                  <w:color w:val="000000"/>
                  <w:sz w:val="18"/>
                  <w:szCs w:val="18"/>
                  <w:rPrChange w:id="1282" w:author="Manuel Raul Livano Luna" w:date="2023-07-03T15:48:00Z">
                    <w:rPr>
                      <w:rFonts w:cstheme="minorHAnsi"/>
                      <w:color w:val="000000"/>
                      <w:sz w:val="18"/>
                      <w:szCs w:val="18"/>
                    </w:rPr>
                  </w:rPrChange>
                </w:rPr>
                <w:t>HERRAMIENTAS MANUALES</w:t>
              </w:r>
            </w:ins>
          </w:p>
        </w:tc>
        <w:tc>
          <w:tcPr>
            <w:tcW w:w="680" w:type="dxa"/>
            <w:vAlign w:val="center"/>
            <w:tcPrChange w:id="1283" w:author="Manuel Raul Livano Luna" w:date="2023-07-03T17:19:00Z">
              <w:tcPr>
                <w:tcW w:w="680" w:type="dxa"/>
                <w:vAlign w:val="center"/>
              </w:tcPr>
            </w:tcPrChange>
          </w:tcPr>
          <w:p w14:paraId="660B26C7" w14:textId="77777777" w:rsidR="00C262A3" w:rsidRPr="00C262A3" w:rsidRDefault="00C262A3" w:rsidP="00A97F3B">
            <w:pPr>
              <w:jc w:val="center"/>
              <w:rPr>
                <w:ins w:id="1284" w:author="Manuel Raul Livano Luna" w:date="2023-07-03T15:47:00Z"/>
                <w:rFonts w:ascii="Arial Narrow" w:hAnsi="Arial Narrow" w:cstheme="minorHAnsi"/>
                <w:i/>
                <w:iCs/>
                <w:color w:val="000000"/>
                <w:rPrChange w:id="1285" w:author="Manuel Raul Livano Luna" w:date="2023-07-03T15:48:00Z">
                  <w:rPr>
                    <w:ins w:id="1286" w:author="Manuel Raul Livano Luna" w:date="2023-07-03T15:47:00Z"/>
                    <w:rFonts w:cstheme="minorHAnsi"/>
                    <w:color w:val="000000"/>
                  </w:rPr>
                </w:rPrChange>
              </w:rPr>
            </w:pPr>
            <w:ins w:id="1287" w:author="Manuel Raul Livano Luna" w:date="2023-07-03T15:47:00Z">
              <w:r w:rsidRPr="00C262A3">
                <w:rPr>
                  <w:rFonts w:ascii="Arial Narrow" w:hAnsi="Arial Narrow" w:cstheme="minorHAnsi"/>
                  <w:i/>
                  <w:iCs/>
                  <w:color w:val="000000"/>
                  <w:rPrChange w:id="1288" w:author="Manuel Raul Livano Luna" w:date="2023-07-03T15:48:00Z">
                    <w:rPr>
                      <w:rFonts w:cstheme="minorHAnsi"/>
                      <w:color w:val="000000"/>
                    </w:rPr>
                  </w:rPrChange>
                </w:rPr>
                <w:t>Unid.</w:t>
              </w:r>
            </w:ins>
          </w:p>
        </w:tc>
        <w:tc>
          <w:tcPr>
            <w:tcW w:w="737" w:type="dxa"/>
            <w:vAlign w:val="center"/>
            <w:tcPrChange w:id="1289" w:author="Manuel Raul Livano Luna" w:date="2023-07-03T17:19:00Z">
              <w:tcPr>
                <w:tcW w:w="737" w:type="dxa"/>
                <w:vAlign w:val="center"/>
              </w:tcPr>
            </w:tcPrChange>
          </w:tcPr>
          <w:p w14:paraId="54DB9FF8" w14:textId="77777777" w:rsidR="00C262A3" w:rsidRPr="00C262A3" w:rsidRDefault="00C262A3" w:rsidP="00A97F3B">
            <w:pPr>
              <w:jc w:val="center"/>
              <w:rPr>
                <w:ins w:id="1290" w:author="Manuel Raul Livano Luna" w:date="2023-07-03T15:47:00Z"/>
                <w:rFonts w:ascii="Arial Narrow" w:hAnsi="Arial Narrow" w:cstheme="minorHAnsi"/>
                <w:i/>
                <w:iCs/>
                <w:color w:val="000000"/>
                <w:rPrChange w:id="1291" w:author="Manuel Raul Livano Luna" w:date="2023-07-03T15:48:00Z">
                  <w:rPr>
                    <w:ins w:id="1292" w:author="Manuel Raul Livano Luna" w:date="2023-07-03T15:47:00Z"/>
                    <w:rFonts w:cstheme="minorHAnsi"/>
                    <w:color w:val="000000"/>
                  </w:rPr>
                </w:rPrChange>
              </w:rPr>
            </w:pPr>
            <w:ins w:id="1293" w:author="Manuel Raul Livano Luna" w:date="2023-07-03T15:47:00Z">
              <w:r w:rsidRPr="00C262A3">
                <w:rPr>
                  <w:rFonts w:ascii="Arial Narrow" w:hAnsi="Arial Narrow" w:cstheme="minorHAnsi"/>
                  <w:i/>
                  <w:iCs/>
                  <w:color w:val="000000"/>
                  <w:rPrChange w:id="1294" w:author="Manuel Raul Livano Luna" w:date="2023-07-03T15:48:00Z">
                    <w:rPr>
                      <w:rFonts w:cstheme="minorHAnsi"/>
                      <w:color w:val="000000"/>
                    </w:rPr>
                  </w:rPrChange>
                </w:rPr>
                <w:t>2</w:t>
              </w:r>
            </w:ins>
          </w:p>
        </w:tc>
      </w:tr>
      <w:tr w:rsidR="00C262A3" w:rsidRPr="00C262A3" w14:paraId="1112FA3D" w14:textId="77777777" w:rsidTr="00213493">
        <w:trPr>
          <w:trHeight w:val="317"/>
          <w:jc w:val="center"/>
          <w:ins w:id="1295" w:author="Manuel Raul Livano Luna" w:date="2023-07-03T15:47:00Z"/>
          <w:trPrChange w:id="1296" w:author="Manuel Raul Livano Luna" w:date="2023-07-03T17:19:00Z">
            <w:trPr>
              <w:trHeight w:val="317"/>
              <w:jc w:val="center"/>
            </w:trPr>
          </w:trPrChange>
        </w:trPr>
        <w:tc>
          <w:tcPr>
            <w:tcW w:w="5382" w:type="dxa"/>
            <w:shd w:val="clear" w:color="auto" w:fill="auto"/>
            <w:noWrap/>
            <w:vAlign w:val="center"/>
            <w:hideMark/>
            <w:tcPrChange w:id="1297" w:author="Manuel Raul Livano Luna" w:date="2023-07-03T17:19:00Z">
              <w:tcPr>
                <w:tcW w:w="5382" w:type="dxa"/>
                <w:shd w:val="clear" w:color="auto" w:fill="auto"/>
                <w:noWrap/>
                <w:vAlign w:val="center"/>
                <w:hideMark/>
              </w:tcPr>
            </w:tcPrChange>
          </w:tcPr>
          <w:p w14:paraId="51976E5A" w14:textId="77777777" w:rsidR="00C262A3" w:rsidRPr="00C262A3" w:rsidRDefault="00C262A3" w:rsidP="00A97F3B">
            <w:pPr>
              <w:rPr>
                <w:ins w:id="1298" w:author="Manuel Raul Livano Luna" w:date="2023-07-03T15:47:00Z"/>
                <w:rFonts w:ascii="Arial Narrow" w:hAnsi="Arial Narrow" w:cstheme="minorHAnsi"/>
                <w:i/>
                <w:iCs/>
                <w:color w:val="000000"/>
                <w:sz w:val="18"/>
                <w:szCs w:val="18"/>
                <w:rPrChange w:id="1299" w:author="Manuel Raul Livano Luna" w:date="2023-07-03T15:48:00Z">
                  <w:rPr>
                    <w:ins w:id="1300" w:author="Manuel Raul Livano Luna" w:date="2023-07-03T15:47:00Z"/>
                    <w:rFonts w:cstheme="minorHAnsi"/>
                    <w:color w:val="000000"/>
                    <w:sz w:val="18"/>
                    <w:szCs w:val="18"/>
                  </w:rPr>
                </w:rPrChange>
              </w:rPr>
            </w:pPr>
            <w:ins w:id="1301" w:author="Manuel Raul Livano Luna" w:date="2023-07-03T15:47:00Z">
              <w:r w:rsidRPr="00C262A3">
                <w:rPr>
                  <w:rFonts w:ascii="Arial Narrow" w:hAnsi="Arial Narrow" w:cstheme="minorHAnsi"/>
                  <w:i/>
                  <w:iCs/>
                  <w:color w:val="000000"/>
                  <w:sz w:val="18"/>
                  <w:szCs w:val="18"/>
                  <w:rPrChange w:id="1302" w:author="Manuel Raul Livano Luna" w:date="2023-07-03T15:48:00Z">
                    <w:rPr>
                      <w:rFonts w:cstheme="minorHAnsi"/>
                      <w:color w:val="000000"/>
                      <w:sz w:val="18"/>
                      <w:szCs w:val="18"/>
                    </w:rPr>
                  </w:rPrChange>
                </w:rPr>
                <w:t>Implementos de seguridad y Equipo de protección personal EPP</w:t>
              </w:r>
            </w:ins>
          </w:p>
        </w:tc>
        <w:tc>
          <w:tcPr>
            <w:tcW w:w="680" w:type="dxa"/>
            <w:vAlign w:val="center"/>
            <w:tcPrChange w:id="1303" w:author="Manuel Raul Livano Luna" w:date="2023-07-03T17:19:00Z">
              <w:tcPr>
                <w:tcW w:w="680" w:type="dxa"/>
                <w:vAlign w:val="center"/>
              </w:tcPr>
            </w:tcPrChange>
          </w:tcPr>
          <w:p w14:paraId="397164A9" w14:textId="77777777" w:rsidR="00C262A3" w:rsidRPr="00C262A3" w:rsidRDefault="00C262A3" w:rsidP="00A97F3B">
            <w:pPr>
              <w:jc w:val="center"/>
              <w:rPr>
                <w:ins w:id="1304" w:author="Manuel Raul Livano Luna" w:date="2023-07-03T15:47:00Z"/>
                <w:rFonts w:ascii="Arial Narrow" w:hAnsi="Arial Narrow" w:cstheme="minorHAnsi"/>
                <w:i/>
                <w:iCs/>
                <w:color w:val="000000"/>
                <w:rPrChange w:id="1305" w:author="Manuel Raul Livano Luna" w:date="2023-07-03T15:48:00Z">
                  <w:rPr>
                    <w:ins w:id="1306" w:author="Manuel Raul Livano Luna" w:date="2023-07-03T15:47:00Z"/>
                    <w:rFonts w:cstheme="minorHAnsi"/>
                    <w:color w:val="000000"/>
                  </w:rPr>
                </w:rPrChange>
              </w:rPr>
            </w:pPr>
            <w:ins w:id="1307" w:author="Manuel Raul Livano Luna" w:date="2023-07-03T15:47:00Z">
              <w:r w:rsidRPr="00C262A3">
                <w:rPr>
                  <w:rFonts w:ascii="Arial Narrow" w:hAnsi="Arial Narrow" w:cstheme="minorHAnsi"/>
                  <w:i/>
                  <w:iCs/>
                  <w:color w:val="000000"/>
                  <w:rPrChange w:id="1308" w:author="Manuel Raul Livano Luna" w:date="2023-07-03T15:48:00Z">
                    <w:rPr>
                      <w:rFonts w:cstheme="minorHAnsi"/>
                      <w:color w:val="000000"/>
                    </w:rPr>
                  </w:rPrChange>
                </w:rPr>
                <w:t>m3</w:t>
              </w:r>
            </w:ins>
          </w:p>
        </w:tc>
        <w:tc>
          <w:tcPr>
            <w:tcW w:w="737" w:type="dxa"/>
            <w:vAlign w:val="center"/>
            <w:tcPrChange w:id="1309" w:author="Manuel Raul Livano Luna" w:date="2023-07-03T17:19:00Z">
              <w:tcPr>
                <w:tcW w:w="737" w:type="dxa"/>
                <w:vAlign w:val="center"/>
              </w:tcPr>
            </w:tcPrChange>
          </w:tcPr>
          <w:p w14:paraId="4E2F8BCC" w14:textId="77777777" w:rsidR="00C262A3" w:rsidRPr="00C262A3" w:rsidRDefault="00C262A3" w:rsidP="00A97F3B">
            <w:pPr>
              <w:jc w:val="center"/>
              <w:rPr>
                <w:ins w:id="1310" w:author="Manuel Raul Livano Luna" w:date="2023-07-03T15:47:00Z"/>
                <w:rFonts w:ascii="Arial Narrow" w:hAnsi="Arial Narrow" w:cstheme="minorHAnsi"/>
                <w:i/>
                <w:iCs/>
                <w:color w:val="000000"/>
                <w:rPrChange w:id="1311" w:author="Manuel Raul Livano Luna" w:date="2023-07-03T15:48:00Z">
                  <w:rPr>
                    <w:ins w:id="1312" w:author="Manuel Raul Livano Luna" w:date="2023-07-03T15:47:00Z"/>
                    <w:rFonts w:cstheme="minorHAnsi"/>
                    <w:color w:val="000000"/>
                  </w:rPr>
                </w:rPrChange>
              </w:rPr>
            </w:pPr>
            <w:ins w:id="1313" w:author="Manuel Raul Livano Luna" w:date="2023-07-03T15:47:00Z">
              <w:r w:rsidRPr="00C262A3">
                <w:rPr>
                  <w:rFonts w:ascii="Arial Narrow" w:hAnsi="Arial Narrow" w:cstheme="minorHAnsi"/>
                  <w:i/>
                  <w:iCs/>
                  <w:color w:val="000000"/>
                  <w:rPrChange w:id="1314" w:author="Manuel Raul Livano Luna" w:date="2023-07-03T15:48:00Z">
                    <w:rPr>
                      <w:rFonts w:cstheme="minorHAnsi"/>
                      <w:color w:val="000000"/>
                    </w:rPr>
                  </w:rPrChange>
                </w:rPr>
                <w:t>2</w:t>
              </w:r>
            </w:ins>
          </w:p>
        </w:tc>
      </w:tr>
      <w:tr w:rsidR="00C262A3" w:rsidRPr="00C262A3" w14:paraId="1559835D" w14:textId="77777777" w:rsidTr="00213493">
        <w:trPr>
          <w:trHeight w:val="174"/>
          <w:jc w:val="center"/>
          <w:ins w:id="1315" w:author="Manuel Raul Livano Luna" w:date="2023-07-03T15:47:00Z"/>
          <w:trPrChange w:id="1316" w:author="Manuel Raul Livano Luna" w:date="2023-07-03T17:19:00Z">
            <w:trPr>
              <w:trHeight w:val="174"/>
              <w:jc w:val="center"/>
            </w:trPr>
          </w:trPrChange>
        </w:trPr>
        <w:tc>
          <w:tcPr>
            <w:tcW w:w="5382" w:type="dxa"/>
            <w:tcBorders>
              <w:bottom w:val="single" w:sz="4" w:space="0" w:color="auto"/>
            </w:tcBorders>
            <w:shd w:val="clear" w:color="auto" w:fill="auto"/>
            <w:noWrap/>
            <w:vAlign w:val="center"/>
            <w:hideMark/>
            <w:tcPrChange w:id="1317" w:author="Manuel Raul Livano Luna" w:date="2023-07-03T17:19:00Z">
              <w:tcPr>
                <w:tcW w:w="5382" w:type="dxa"/>
                <w:tcBorders>
                  <w:bottom w:val="single" w:sz="4" w:space="0" w:color="auto"/>
                </w:tcBorders>
                <w:shd w:val="clear" w:color="auto" w:fill="auto"/>
                <w:noWrap/>
                <w:vAlign w:val="center"/>
                <w:hideMark/>
              </w:tcPr>
            </w:tcPrChange>
          </w:tcPr>
          <w:p w14:paraId="2016A392" w14:textId="77777777" w:rsidR="00C262A3" w:rsidRPr="00C262A3" w:rsidRDefault="00C262A3" w:rsidP="00A97F3B">
            <w:pPr>
              <w:rPr>
                <w:ins w:id="1318" w:author="Manuel Raul Livano Luna" w:date="2023-07-03T15:47:00Z"/>
                <w:rFonts w:ascii="Arial Narrow" w:hAnsi="Arial Narrow" w:cstheme="minorHAnsi"/>
                <w:i/>
                <w:iCs/>
                <w:color w:val="000000"/>
                <w:sz w:val="18"/>
                <w:szCs w:val="18"/>
                <w:rPrChange w:id="1319" w:author="Manuel Raul Livano Luna" w:date="2023-07-03T15:48:00Z">
                  <w:rPr>
                    <w:ins w:id="1320" w:author="Manuel Raul Livano Luna" w:date="2023-07-03T15:47:00Z"/>
                    <w:rFonts w:cstheme="minorHAnsi"/>
                    <w:color w:val="000000"/>
                    <w:sz w:val="18"/>
                    <w:szCs w:val="18"/>
                  </w:rPr>
                </w:rPrChange>
              </w:rPr>
            </w:pPr>
            <w:ins w:id="1321" w:author="Manuel Raul Livano Luna" w:date="2023-07-03T15:47:00Z">
              <w:r w:rsidRPr="00C262A3">
                <w:rPr>
                  <w:rFonts w:ascii="Arial Narrow" w:hAnsi="Arial Narrow" w:cstheme="minorHAnsi"/>
                  <w:i/>
                  <w:iCs/>
                  <w:color w:val="000000"/>
                  <w:sz w:val="18"/>
                  <w:szCs w:val="18"/>
                  <w:rPrChange w:id="1322" w:author="Manuel Raul Livano Luna" w:date="2023-07-03T15:48:00Z">
                    <w:rPr>
                      <w:rFonts w:cstheme="minorHAnsi"/>
                      <w:color w:val="000000"/>
                      <w:sz w:val="18"/>
                      <w:szCs w:val="18"/>
                    </w:rPr>
                  </w:rPrChange>
                </w:rPr>
                <w:t>MOVILIDAD CAMIONETA 4 X 4</w:t>
              </w:r>
            </w:ins>
          </w:p>
        </w:tc>
        <w:tc>
          <w:tcPr>
            <w:tcW w:w="680" w:type="dxa"/>
            <w:tcBorders>
              <w:bottom w:val="single" w:sz="4" w:space="0" w:color="auto"/>
            </w:tcBorders>
            <w:vAlign w:val="center"/>
            <w:tcPrChange w:id="1323" w:author="Manuel Raul Livano Luna" w:date="2023-07-03T17:19:00Z">
              <w:tcPr>
                <w:tcW w:w="680" w:type="dxa"/>
                <w:tcBorders>
                  <w:bottom w:val="single" w:sz="4" w:space="0" w:color="auto"/>
                </w:tcBorders>
                <w:vAlign w:val="center"/>
              </w:tcPr>
            </w:tcPrChange>
          </w:tcPr>
          <w:p w14:paraId="1F8DCE5D" w14:textId="77777777" w:rsidR="00C262A3" w:rsidRPr="00C262A3" w:rsidRDefault="00C262A3" w:rsidP="00A97F3B">
            <w:pPr>
              <w:jc w:val="center"/>
              <w:rPr>
                <w:ins w:id="1324" w:author="Manuel Raul Livano Luna" w:date="2023-07-03T15:47:00Z"/>
                <w:rFonts w:ascii="Arial Narrow" w:hAnsi="Arial Narrow" w:cstheme="minorHAnsi"/>
                <w:i/>
                <w:iCs/>
                <w:color w:val="000000"/>
                <w:rPrChange w:id="1325" w:author="Manuel Raul Livano Luna" w:date="2023-07-03T15:48:00Z">
                  <w:rPr>
                    <w:ins w:id="1326" w:author="Manuel Raul Livano Luna" w:date="2023-07-03T15:47:00Z"/>
                    <w:rFonts w:cstheme="minorHAnsi"/>
                    <w:color w:val="000000"/>
                  </w:rPr>
                </w:rPrChange>
              </w:rPr>
            </w:pPr>
            <w:ins w:id="1327" w:author="Manuel Raul Livano Luna" w:date="2023-07-03T15:47:00Z">
              <w:r w:rsidRPr="00C262A3">
                <w:rPr>
                  <w:rFonts w:ascii="Arial Narrow" w:hAnsi="Arial Narrow" w:cstheme="minorHAnsi"/>
                  <w:i/>
                  <w:iCs/>
                  <w:color w:val="000000"/>
                  <w:rPrChange w:id="1328" w:author="Manuel Raul Livano Luna" w:date="2023-07-03T15:48:00Z">
                    <w:rPr>
                      <w:rFonts w:cstheme="minorHAnsi"/>
                      <w:color w:val="000000"/>
                    </w:rPr>
                  </w:rPrChange>
                </w:rPr>
                <w:t>bol</w:t>
              </w:r>
            </w:ins>
          </w:p>
        </w:tc>
        <w:tc>
          <w:tcPr>
            <w:tcW w:w="737" w:type="dxa"/>
            <w:tcBorders>
              <w:bottom w:val="single" w:sz="4" w:space="0" w:color="auto"/>
            </w:tcBorders>
            <w:vAlign w:val="center"/>
            <w:tcPrChange w:id="1329" w:author="Manuel Raul Livano Luna" w:date="2023-07-03T17:19:00Z">
              <w:tcPr>
                <w:tcW w:w="737" w:type="dxa"/>
                <w:tcBorders>
                  <w:bottom w:val="single" w:sz="4" w:space="0" w:color="auto"/>
                </w:tcBorders>
                <w:vAlign w:val="center"/>
              </w:tcPr>
            </w:tcPrChange>
          </w:tcPr>
          <w:p w14:paraId="1E3293B7" w14:textId="77777777" w:rsidR="00C262A3" w:rsidRPr="00C262A3" w:rsidRDefault="00C262A3" w:rsidP="00A97F3B">
            <w:pPr>
              <w:jc w:val="center"/>
              <w:rPr>
                <w:ins w:id="1330" w:author="Manuel Raul Livano Luna" w:date="2023-07-03T15:47:00Z"/>
                <w:rFonts w:ascii="Arial Narrow" w:hAnsi="Arial Narrow" w:cstheme="minorHAnsi"/>
                <w:i/>
                <w:iCs/>
                <w:color w:val="000000"/>
                <w:rPrChange w:id="1331" w:author="Manuel Raul Livano Luna" w:date="2023-07-03T15:48:00Z">
                  <w:rPr>
                    <w:ins w:id="1332" w:author="Manuel Raul Livano Luna" w:date="2023-07-03T15:47:00Z"/>
                    <w:rFonts w:cstheme="minorHAnsi"/>
                    <w:color w:val="000000"/>
                  </w:rPr>
                </w:rPrChange>
              </w:rPr>
            </w:pPr>
            <w:ins w:id="1333" w:author="Manuel Raul Livano Luna" w:date="2023-07-03T15:47:00Z">
              <w:r w:rsidRPr="00C262A3">
                <w:rPr>
                  <w:rFonts w:ascii="Arial Narrow" w:hAnsi="Arial Narrow" w:cstheme="minorHAnsi"/>
                  <w:i/>
                  <w:iCs/>
                  <w:color w:val="000000"/>
                  <w:rPrChange w:id="1334" w:author="Manuel Raul Livano Luna" w:date="2023-07-03T15:48:00Z">
                    <w:rPr>
                      <w:rFonts w:cstheme="minorHAnsi"/>
                      <w:color w:val="000000"/>
                    </w:rPr>
                  </w:rPrChange>
                </w:rPr>
                <w:t>2</w:t>
              </w:r>
            </w:ins>
          </w:p>
        </w:tc>
      </w:tr>
      <w:tr w:rsidR="00C262A3" w:rsidRPr="00C262A3" w14:paraId="26AFAE02" w14:textId="77777777" w:rsidTr="00213493">
        <w:trPr>
          <w:trHeight w:val="317"/>
          <w:jc w:val="center"/>
          <w:ins w:id="1335" w:author="Manuel Raul Livano Luna" w:date="2023-07-03T15:47:00Z"/>
          <w:trPrChange w:id="1336" w:author="Manuel Raul Livano Luna" w:date="2023-07-03T17:19:00Z">
            <w:trPr>
              <w:trHeight w:val="317"/>
              <w:jc w:val="center"/>
            </w:trPr>
          </w:trPrChange>
        </w:trPr>
        <w:tc>
          <w:tcPr>
            <w:tcW w:w="5382" w:type="dxa"/>
            <w:tcBorders>
              <w:bottom w:val="single" w:sz="4" w:space="0" w:color="auto"/>
            </w:tcBorders>
            <w:shd w:val="clear" w:color="auto" w:fill="auto"/>
            <w:noWrap/>
            <w:vAlign w:val="center"/>
            <w:hideMark/>
            <w:tcPrChange w:id="1337" w:author="Manuel Raul Livano Luna" w:date="2023-07-03T17:19:00Z">
              <w:tcPr>
                <w:tcW w:w="5382" w:type="dxa"/>
                <w:tcBorders>
                  <w:bottom w:val="single" w:sz="4" w:space="0" w:color="auto"/>
                </w:tcBorders>
                <w:shd w:val="clear" w:color="auto" w:fill="auto"/>
                <w:noWrap/>
                <w:vAlign w:val="center"/>
                <w:hideMark/>
              </w:tcPr>
            </w:tcPrChange>
          </w:tcPr>
          <w:p w14:paraId="26113CE3" w14:textId="77777777" w:rsidR="00C262A3" w:rsidRPr="00C262A3" w:rsidRDefault="00C262A3" w:rsidP="00A97F3B">
            <w:pPr>
              <w:rPr>
                <w:ins w:id="1338" w:author="Manuel Raul Livano Luna" w:date="2023-07-03T15:47:00Z"/>
                <w:rFonts w:ascii="Arial Narrow" w:hAnsi="Arial Narrow" w:cstheme="minorHAnsi"/>
                <w:i/>
                <w:iCs/>
                <w:color w:val="000000"/>
                <w:sz w:val="18"/>
                <w:szCs w:val="18"/>
                <w:rPrChange w:id="1339" w:author="Manuel Raul Livano Luna" w:date="2023-07-03T15:48:00Z">
                  <w:rPr>
                    <w:ins w:id="1340" w:author="Manuel Raul Livano Luna" w:date="2023-07-03T15:47:00Z"/>
                    <w:rFonts w:cstheme="minorHAnsi"/>
                    <w:color w:val="000000"/>
                    <w:sz w:val="18"/>
                    <w:szCs w:val="18"/>
                  </w:rPr>
                </w:rPrChange>
              </w:rPr>
            </w:pPr>
            <w:ins w:id="1341" w:author="Manuel Raul Livano Luna" w:date="2023-07-03T15:47:00Z">
              <w:r w:rsidRPr="00C262A3">
                <w:rPr>
                  <w:rFonts w:ascii="Arial Narrow" w:hAnsi="Arial Narrow" w:cstheme="minorHAnsi"/>
                  <w:i/>
                  <w:iCs/>
                  <w:color w:val="000000"/>
                  <w:sz w:val="18"/>
                  <w:szCs w:val="18"/>
                  <w:rPrChange w:id="1342" w:author="Manuel Raul Livano Luna" w:date="2023-07-03T15:48:00Z">
                    <w:rPr>
                      <w:rFonts w:cstheme="minorHAnsi"/>
                      <w:color w:val="000000"/>
                      <w:sz w:val="18"/>
                      <w:szCs w:val="18"/>
                    </w:rPr>
                  </w:rPrChange>
                </w:rPr>
                <w:t>CAMION DE 2.5 ton</w:t>
              </w:r>
            </w:ins>
          </w:p>
        </w:tc>
        <w:tc>
          <w:tcPr>
            <w:tcW w:w="680" w:type="dxa"/>
            <w:tcBorders>
              <w:bottom w:val="single" w:sz="4" w:space="0" w:color="auto"/>
            </w:tcBorders>
            <w:vAlign w:val="center"/>
            <w:tcPrChange w:id="1343" w:author="Manuel Raul Livano Luna" w:date="2023-07-03T17:19:00Z">
              <w:tcPr>
                <w:tcW w:w="680" w:type="dxa"/>
                <w:tcBorders>
                  <w:bottom w:val="single" w:sz="4" w:space="0" w:color="auto"/>
                </w:tcBorders>
                <w:vAlign w:val="center"/>
              </w:tcPr>
            </w:tcPrChange>
          </w:tcPr>
          <w:p w14:paraId="7E59897B" w14:textId="77777777" w:rsidR="00C262A3" w:rsidRPr="00C262A3" w:rsidRDefault="00C262A3" w:rsidP="00A97F3B">
            <w:pPr>
              <w:jc w:val="center"/>
              <w:rPr>
                <w:ins w:id="1344" w:author="Manuel Raul Livano Luna" w:date="2023-07-03T15:47:00Z"/>
                <w:rFonts w:ascii="Arial Narrow" w:hAnsi="Arial Narrow" w:cstheme="minorHAnsi"/>
                <w:i/>
                <w:iCs/>
                <w:color w:val="000000"/>
                <w:rPrChange w:id="1345" w:author="Manuel Raul Livano Luna" w:date="2023-07-03T15:48:00Z">
                  <w:rPr>
                    <w:ins w:id="1346" w:author="Manuel Raul Livano Luna" w:date="2023-07-03T15:47:00Z"/>
                    <w:rFonts w:cstheme="minorHAnsi"/>
                    <w:color w:val="000000"/>
                  </w:rPr>
                </w:rPrChange>
              </w:rPr>
            </w:pPr>
            <w:ins w:id="1347" w:author="Manuel Raul Livano Luna" w:date="2023-07-03T15:47:00Z">
              <w:r w:rsidRPr="00C262A3">
                <w:rPr>
                  <w:rFonts w:ascii="Arial Narrow" w:hAnsi="Arial Narrow" w:cstheme="minorHAnsi"/>
                  <w:i/>
                  <w:iCs/>
                  <w:color w:val="000000"/>
                  <w:rPrChange w:id="1348" w:author="Manuel Raul Livano Luna" w:date="2023-07-03T15:48:00Z">
                    <w:rPr>
                      <w:rFonts w:cstheme="minorHAnsi"/>
                      <w:color w:val="000000"/>
                    </w:rPr>
                  </w:rPrChange>
                </w:rPr>
                <w:t>Unid.</w:t>
              </w:r>
            </w:ins>
          </w:p>
        </w:tc>
        <w:tc>
          <w:tcPr>
            <w:tcW w:w="737" w:type="dxa"/>
            <w:tcBorders>
              <w:bottom w:val="single" w:sz="4" w:space="0" w:color="auto"/>
            </w:tcBorders>
            <w:vAlign w:val="center"/>
            <w:tcPrChange w:id="1349" w:author="Manuel Raul Livano Luna" w:date="2023-07-03T17:19:00Z">
              <w:tcPr>
                <w:tcW w:w="737" w:type="dxa"/>
                <w:tcBorders>
                  <w:bottom w:val="single" w:sz="4" w:space="0" w:color="auto"/>
                </w:tcBorders>
                <w:vAlign w:val="center"/>
              </w:tcPr>
            </w:tcPrChange>
          </w:tcPr>
          <w:p w14:paraId="4BFC3CA7" w14:textId="77777777" w:rsidR="00C262A3" w:rsidRPr="00C262A3" w:rsidRDefault="00C262A3" w:rsidP="00A97F3B">
            <w:pPr>
              <w:jc w:val="center"/>
              <w:rPr>
                <w:ins w:id="1350" w:author="Manuel Raul Livano Luna" w:date="2023-07-03T15:47:00Z"/>
                <w:rFonts w:ascii="Arial Narrow" w:hAnsi="Arial Narrow" w:cstheme="minorHAnsi"/>
                <w:i/>
                <w:iCs/>
                <w:color w:val="000000"/>
                <w:rPrChange w:id="1351" w:author="Manuel Raul Livano Luna" w:date="2023-07-03T15:48:00Z">
                  <w:rPr>
                    <w:ins w:id="1352" w:author="Manuel Raul Livano Luna" w:date="2023-07-03T15:47:00Z"/>
                    <w:rFonts w:cstheme="minorHAnsi"/>
                    <w:color w:val="000000"/>
                  </w:rPr>
                </w:rPrChange>
              </w:rPr>
            </w:pPr>
            <w:ins w:id="1353" w:author="Manuel Raul Livano Luna" w:date="2023-07-03T15:47:00Z">
              <w:r w:rsidRPr="00C262A3">
                <w:rPr>
                  <w:rFonts w:ascii="Arial Narrow" w:hAnsi="Arial Narrow" w:cstheme="minorHAnsi"/>
                  <w:i/>
                  <w:iCs/>
                  <w:color w:val="000000"/>
                  <w:rPrChange w:id="1354" w:author="Manuel Raul Livano Luna" w:date="2023-07-03T15:48:00Z">
                    <w:rPr>
                      <w:rFonts w:cstheme="minorHAnsi"/>
                      <w:color w:val="000000"/>
                    </w:rPr>
                  </w:rPrChange>
                </w:rPr>
                <w:t>1</w:t>
              </w:r>
            </w:ins>
          </w:p>
        </w:tc>
      </w:tr>
    </w:tbl>
    <w:p w14:paraId="3306EB42" w14:textId="77777777" w:rsidR="00621969" w:rsidRPr="00C262A3" w:rsidRDefault="00621969">
      <w:pPr>
        <w:tabs>
          <w:tab w:val="left" w:pos="142"/>
          <w:tab w:val="left" w:pos="1276"/>
        </w:tabs>
        <w:autoSpaceDE w:val="0"/>
        <w:autoSpaceDN w:val="0"/>
        <w:adjustRightInd w:val="0"/>
        <w:ind w:left="2127"/>
        <w:jc w:val="both"/>
        <w:rPr>
          <w:rFonts w:ascii="Arial Narrow" w:hAnsi="Arial Narrow" w:cs="Arial"/>
          <w:b/>
          <w:bCs/>
          <w:i/>
          <w:iCs/>
          <w:color w:val="FF0000"/>
          <w:sz w:val="22"/>
          <w:szCs w:val="22"/>
          <w:highlight w:val="yellow"/>
          <w:u w:val="single"/>
          <w:rPrChange w:id="1355" w:author="Manuel Raul Livano Luna" w:date="2023-07-03T15:48:00Z">
            <w:rPr>
              <w:rFonts w:ascii="Arial Narrow" w:hAnsi="Arial Narrow" w:cs="Arial"/>
              <w:b/>
              <w:bCs/>
              <w:color w:val="FF0000"/>
              <w:sz w:val="22"/>
              <w:szCs w:val="22"/>
              <w:highlight w:val="yellow"/>
              <w:u w:val="single"/>
            </w:rPr>
          </w:rPrChange>
        </w:rPr>
        <w:pPrChange w:id="1356" w:author="Manuel Raul Livano Luna" w:date="2023-07-03T15:47:00Z">
          <w:pPr>
            <w:tabs>
              <w:tab w:val="left" w:pos="142"/>
              <w:tab w:val="left" w:pos="1276"/>
            </w:tabs>
            <w:autoSpaceDE w:val="0"/>
            <w:autoSpaceDN w:val="0"/>
            <w:adjustRightInd w:val="0"/>
            <w:ind w:left="709"/>
            <w:jc w:val="both"/>
          </w:pPr>
        </w:pPrChange>
      </w:pPr>
    </w:p>
    <w:p w14:paraId="4EF802CF"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18540364" w14:textId="77777777" w:rsidR="00621969" w:rsidRDefault="00621969" w:rsidP="00FE09A4">
      <w:pPr>
        <w:tabs>
          <w:tab w:val="left" w:pos="142"/>
          <w:tab w:val="left" w:pos="1276"/>
        </w:tabs>
        <w:autoSpaceDE w:val="0"/>
        <w:autoSpaceDN w:val="0"/>
        <w:adjustRightInd w:val="0"/>
        <w:ind w:left="709"/>
        <w:jc w:val="both"/>
        <w:rPr>
          <w:rFonts w:ascii="Arial Narrow" w:hAnsi="Arial Narrow" w:cs="Arial"/>
          <w:b/>
          <w:bCs/>
          <w:color w:val="FF0000"/>
          <w:sz w:val="22"/>
          <w:szCs w:val="22"/>
          <w:highlight w:val="yellow"/>
          <w:u w:val="single"/>
        </w:rPr>
      </w:pPr>
    </w:p>
    <w:p w14:paraId="2F0D82D7" w14:textId="3189F621" w:rsidR="00BE34EA" w:rsidRPr="00BE34EA" w:rsidRDefault="00BE34EA" w:rsidP="00BE34EA">
      <w:pPr>
        <w:numPr>
          <w:ilvl w:val="0"/>
          <w:numId w:val="6"/>
        </w:numPr>
        <w:tabs>
          <w:tab w:val="left" w:pos="142"/>
          <w:tab w:val="left" w:pos="1276"/>
        </w:tabs>
        <w:autoSpaceDE w:val="0"/>
        <w:autoSpaceDN w:val="0"/>
        <w:adjustRightInd w:val="0"/>
        <w:ind w:left="1069"/>
        <w:jc w:val="both"/>
        <w:rPr>
          <w:rFonts w:ascii="Arial Narrow" w:hAnsi="Arial Narrow" w:cs="Arial"/>
          <w:b/>
          <w:color w:val="FF0000"/>
          <w:sz w:val="22"/>
          <w:szCs w:val="22"/>
        </w:rPr>
      </w:pPr>
      <w:r w:rsidRPr="00A13962">
        <w:rPr>
          <w:rFonts w:ascii="Arial Narrow" w:hAnsi="Arial Narrow" w:cs="Arial"/>
          <w:b/>
          <w:color w:val="000000" w:themeColor="text1"/>
          <w:sz w:val="22"/>
          <w:szCs w:val="22"/>
        </w:rPr>
        <w:t>CÓDIGO NACIONAL DE ELECTRICIDAD – UTILIZACIÓN</w:t>
      </w:r>
      <w:r w:rsidR="007D1D1A">
        <w:rPr>
          <w:rFonts w:ascii="Arial Narrow" w:hAnsi="Arial Narrow" w:cs="Arial"/>
          <w:b/>
          <w:color w:val="000000" w:themeColor="text1"/>
          <w:sz w:val="22"/>
          <w:szCs w:val="22"/>
        </w:rPr>
        <w:t xml:space="preserve"> </w:t>
      </w:r>
      <w:r w:rsidR="003E1081">
        <w:rPr>
          <w:rFonts w:ascii="Arial Narrow" w:hAnsi="Arial Narrow" w:cs="Arial"/>
          <w:b/>
          <w:bCs/>
          <w:sz w:val="22"/>
          <w:szCs w:val="22"/>
        </w:rPr>
        <w:t>de 29 de abril del 2011.</w:t>
      </w:r>
    </w:p>
    <w:p w14:paraId="7CC5DA33" w14:textId="77777777" w:rsidR="00BE34EA"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0F7F74A2" w14:textId="27AA0D95" w:rsidR="00BE34EA" w:rsidRPr="00BE34EA" w:rsidRDefault="00BE34EA" w:rsidP="00BE34EA">
      <w:pPr>
        <w:tabs>
          <w:tab w:val="left" w:pos="142"/>
          <w:tab w:val="left" w:pos="1276"/>
        </w:tabs>
        <w:autoSpaceDE w:val="0"/>
        <w:autoSpaceDN w:val="0"/>
        <w:adjustRightInd w:val="0"/>
        <w:ind w:left="1069"/>
        <w:jc w:val="both"/>
        <w:rPr>
          <w:rFonts w:ascii="Arial Narrow" w:hAnsi="Arial Narrow" w:cs="Arial"/>
          <w:bCs/>
          <w:i/>
          <w:iCs/>
          <w:sz w:val="22"/>
          <w:szCs w:val="22"/>
        </w:rPr>
      </w:pPr>
      <w:r w:rsidRPr="00BE34EA">
        <w:rPr>
          <w:rFonts w:ascii="Arial Narrow" w:hAnsi="Arial Narrow" w:cs="Arial"/>
          <w:bCs/>
          <w:i/>
          <w:iCs/>
          <w:sz w:val="22"/>
          <w:szCs w:val="22"/>
        </w:rPr>
        <w:t xml:space="preserve">A prueba de choque eléctrico - shock (aplicado a equipos de rayos X y equipos de alta frecuencia): Equipo resguardado por metal conectado a tierra de modo que ninguna persona pueda entrar en contacto con </w:t>
      </w:r>
      <w:r w:rsidR="00A13962" w:rsidRPr="00BE34EA">
        <w:rPr>
          <w:rFonts w:ascii="Arial Narrow" w:hAnsi="Arial Narrow" w:cs="Arial"/>
          <w:bCs/>
          <w:i/>
          <w:iCs/>
          <w:sz w:val="22"/>
          <w:szCs w:val="22"/>
        </w:rPr>
        <w:t>alguna parte</w:t>
      </w:r>
      <w:r w:rsidRPr="00BE34EA">
        <w:rPr>
          <w:rFonts w:ascii="Arial Narrow" w:hAnsi="Arial Narrow" w:cs="Arial"/>
          <w:bCs/>
          <w:i/>
          <w:iCs/>
          <w:sz w:val="22"/>
          <w:szCs w:val="22"/>
        </w:rPr>
        <w:t xml:space="preserve"> energizada (con tensión).</w:t>
      </w:r>
    </w:p>
    <w:p w14:paraId="32125A2F" w14:textId="77777777" w:rsidR="00BE34EA" w:rsidRPr="00C16C98" w:rsidRDefault="00BE34EA" w:rsidP="00BE34EA">
      <w:pPr>
        <w:tabs>
          <w:tab w:val="left" w:pos="142"/>
          <w:tab w:val="left" w:pos="1276"/>
        </w:tabs>
        <w:autoSpaceDE w:val="0"/>
        <w:autoSpaceDN w:val="0"/>
        <w:adjustRightInd w:val="0"/>
        <w:ind w:left="1069"/>
        <w:jc w:val="both"/>
        <w:rPr>
          <w:rFonts w:ascii="Arial Narrow" w:hAnsi="Arial Narrow" w:cs="Arial"/>
          <w:bCs/>
          <w:color w:val="FF0000"/>
          <w:sz w:val="22"/>
          <w:szCs w:val="22"/>
        </w:rPr>
      </w:pPr>
    </w:p>
    <w:p w14:paraId="7BF81B06" w14:textId="3928B134" w:rsidR="00FE09A4" w:rsidRPr="003758E8" w:rsidRDefault="00445F22" w:rsidP="00532FE2">
      <w:pPr>
        <w:numPr>
          <w:ilvl w:val="0"/>
          <w:numId w:val="6"/>
        </w:numPr>
        <w:tabs>
          <w:tab w:val="left" w:pos="142"/>
          <w:tab w:val="left" w:pos="1276"/>
        </w:tabs>
        <w:autoSpaceDE w:val="0"/>
        <w:autoSpaceDN w:val="0"/>
        <w:adjustRightInd w:val="0"/>
        <w:ind w:left="1069"/>
        <w:jc w:val="both"/>
        <w:rPr>
          <w:rFonts w:ascii="Arial Narrow" w:hAnsi="Arial Narrow" w:cs="Arial"/>
          <w:bCs/>
          <w:sz w:val="22"/>
          <w:szCs w:val="22"/>
        </w:rPr>
      </w:pPr>
      <w:r w:rsidRPr="00773439">
        <w:rPr>
          <w:rFonts w:ascii="Arial Narrow" w:hAnsi="Arial Narrow" w:cs="Arial"/>
          <w:b/>
          <w:bCs/>
          <w:sz w:val="22"/>
          <w:szCs w:val="22"/>
        </w:rPr>
        <w:t xml:space="preserve">Directiva </w:t>
      </w:r>
      <w:r>
        <w:rPr>
          <w:rFonts w:ascii="Arial Narrow" w:hAnsi="Arial Narrow" w:cs="Arial"/>
          <w:b/>
          <w:bCs/>
          <w:sz w:val="22"/>
          <w:szCs w:val="22"/>
        </w:rPr>
        <w:t>n.</w:t>
      </w:r>
      <w:r w:rsidR="00FE09A4" w:rsidRPr="00773439">
        <w:rPr>
          <w:rFonts w:ascii="Arial Narrow" w:hAnsi="Arial Narrow" w:cs="Arial"/>
          <w:b/>
          <w:bCs/>
          <w:sz w:val="22"/>
          <w:szCs w:val="22"/>
        </w:rPr>
        <w:t>°</w:t>
      </w:r>
      <w:r>
        <w:rPr>
          <w:rFonts w:ascii="Arial Narrow" w:hAnsi="Arial Narrow" w:cs="Arial"/>
          <w:b/>
          <w:bCs/>
          <w:sz w:val="22"/>
          <w:szCs w:val="22"/>
        </w:rPr>
        <w:t xml:space="preserve"> </w:t>
      </w:r>
      <w:r w:rsidR="00FE09A4" w:rsidRPr="00773439">
        <w:rPr>
          <w:rFonts w:ascii="Arial Narrow" w:hAnsi="Arial Narrow" w:cs="Arial"/>
          <w:b/>
          <w:bCs/>
          <w:sz w:val="22"/>
          <w:szCs w:val="22"/>
        </w:rPr>
        <w:t xml:space="preserve">001-2022-GR.APURIMAC/GR </w:t>
      </w:r>
      <w:r w:rsidRPr="00773439">
        <w:rPr>
          <w:rFonts w:ascii="Arial Narrow" w:hAnsi="Arial Narrow" w:cs="Arial"/>
          <w:b/>
          <w:bCs/>
          <w:sz w:val="22"/>
          <w:szCs w:val="22"/>
        </w:rPr>
        <w:t>Lineamientos para la programación multianual, formulación, evaluación y ejecución de inversiones por administración directa del Gobierno Regional de Apurímac</w:t>
      </w:r>
      <w:r w:rsidR="00FE09A4" w:rsidRPr="00773439">
        <w:rPr>
          <w:rFonts w:ascii="Arial Narrow" w:hAnsi="Arial Narrow" w:cs="Arial"/>
          <w:b/>
          <w:bCs/>
          <w:sz w:val="22"/>
          <w:szCs w:val="22"/>
        </w:rPr>
        <w:t>.</w:t>
      </w:r>
      <w:r w:rsidR="003E1081">
        <w:rPr>
          <w:rFonts w:ascii="Arial Narrow" w:hAnsi="Arial Narrow" w:cs="Arial"/>
          <w:b/>
          <w:bCs/>
          <w:sz w:val="22"/>
          <w:szCs w:val="22"/>
        </w:rPr>
        <w:t xml:space="preserve"> </w:t>
      </w:r>
      <w:r w:rsidR="00BE01EE">
        <w:rPr>
          <w:rFonts w:ascii="Arial Narrow" w:hAnsi="Arial Narrow" w:cs="Arial"/>
          <w:b/>
          <w:bCs/>
          <w:sz w:val="22"/>
          <w:szCs w:val="22"/>
        </w:rPr>
        <w:t>aprobado con Resolución Ejecutiva Regional 467-2022-</w:t>
      </w:r>
      <w:proofErr w:type="gramStart"/>
      <w:r w:rsidR="00BE01EE">
        <w:rPr>
          <w:rFonts w:ascii="Arial Narrow" w:hAnsi="Arial Narrow" w:cs="Arial"/>
          <w:b/>
          <w:bCs/>
          <w:sz w:val="22"/>
          <w:szCs w:val="22"/>
        </w:rPr>
        <w:t>GR.APURIMAC</w:t>
      </w:r>
      <w:proofErr w:type="gramEnd"/>
      <w:r w:rsidR="00BE01EE">
        <w:rPr>
          <w:rFonts w:ascii="Arial Narrow" w:hAnsi="Arial Narrow" w:cs="Arial"/>
          <w:b/>
          <w:bCs/>
          <w:sz w:val="22"/>
          <w:szCs w:val="22"/>
        </w:rPr>
        <w:t>/PR de 23 de diciembre del 2022.</w:t>
      </w:r>
      <w:r w:rsidR="00BE01EE" w:rsidRPr="00773439">
        <w:rPr>
          <w:rFonts w:ascii="Arial Narrow" w:hAnsi="Arial Narrow" w:cs="Arial"/>
          <w:b/>
          <w:bCs/>
          <w:sz w:val="22"/>
          <w:szCs w:val="22"/>
        </w:rPr>
        <w:t>.</w:t>
      </w:r>
    </w:p>
    <w:p w14:paraId="7831A079" w14:textId="77777777" w:rsidR="00FE09A4" w:rsidRPr="00773439" w:rsidRDefault="00FE09A4" w:rsidP="00FE09A4">
      <w:pPr>
        <w:tabs>
          <w:tab w:val="left" w:pos="142"/>
          <w:tab w:val="left" w:pos="1276"/>
        </w:tabs>
        <w:autoSpaceDE w:val="0"/>
        <w:autoSpaceDN w:val="0"/>
        <w:adjustRightInd w:val="0"/>
        <w:ind w:left="1069"/>
        <w:jc w:val="both"/>
        <w:rPr>
          <w:rFonts w:ascii="Arial Narrow" w:hAnsi="Arial Narrow" w:cs="Arial"/>
          <w:bCs/>
          <w:sz w:val="22"/>
          <w:szCs w:val="22"/>
        </w:rPr>
      </w:pPr>
    </w:p>
    <w:p w14:paraId="22E6465C"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   EJECUCIÓN DE INVERSIONES</w:t>
      </w:r>
    </w:p>
    <w:p w14:paraId="7725E965"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 DISPOSICIONES GENERALES DE LA EJECUCIÓN DE INVERSIONES</w:t>
      </w:r>
    </w:p>
    <w:p w14:paraId="0477CDD1"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031F83CD" w14:textId="77777777" w:rsidR="00FE09A4" w:rsidRPr="00613EF2"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13EF2">
        <w:rPr>
          <w:rFonts w:ascii="Arial Narrow" w:hAnsi="Arial Narrow" w:cs="Arial"/>
          <w:b/>
          <w:i/>
          <w:iCs/>
          <w:sz w:val="22"/>
          <w:szCs w:val="22"/>
        </w:rPr>
        <w:t>8.3.1.1. OBJETIVO</w:t>
      </w:r>
    </w:p>
    <w:p w14:paraId="6B0FFDC7"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5F879EE0"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Establecer los procedimientos y la información básica, referida al contenido mínimo y demás procedimientos técnicos administrativos para la elaboración, evaluación y aprobación de los Expedientes Técnicos (ET) y/o Documentos Equivalentes (DE). Independientemente de la modalidad contractual y/o tipo de contratación de servicios para la elaboración, evaluación de ET y/o DE, o la modalidad de ejecución física de las inversiones (Administración Directa AD, Administración Indirecta - Contrata, Obras por Impuestos -OXI, entre otras).</w:t>
      </w:r>
    </w:p>
    <w:p w14:paraId="70E6D1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1F4FCA7" w14:textId="77777777" w:rsidR="00FE09A4" w:rsidRPr="00681170" w:rsidRDefault="00FE09A4" w:rsidP="00FE09A4">
      <w:pPr>
        <w:tabs>
          <w:tab w:val="left" w:pos="142"/>
          <w:tab w:val="left" w:pos="1276"/>
        </w:tabs>
        <w:autoSpaceDE w:val="0"/>
        <w:autoSpaceDN w:val="0"/>
        <w:adjustRightInd w:val="0"/>
        <w:ind w:left="1276"/>
        <w:jc w:val="both"/>
        <w:rPr>
          <w:rFonts w:ascii="Arial Narrow" w:hAnsi="Arial Narrow" w:cs="Arial"/>
          <w:b/>
          <w:i/>
          <w:iCs/>
          <w:sz w:val="22"/>
          <w:szCs w:val="22"/>
        </w:rPr>
      </w:pPr>
      <w:r w:rsidRPr="00681170">
        <w:rPr>
          <w:rFonts w:ascii="Arial Narrow" w:hAnsi="Arial Narrow" w:cs="Arial"/>
          <w:b/>
          <w:i/>
          <w:iCs/>
          <w:sz w:val="22"/>
          <w:szCs w:val="22"/>
        </w:rPr>
        <w:t>8.3.1.2. FINALIDAD</w:t>
      </w:r>
    </w:p>
    <w:p w14:paraId="0E8D6C36" w14:textId="77777777" w:rsidR="00FE09A4" w:rsidRPr="003758E8"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627D096A" w14:textId="77777777" w:rsidR="00FE09A4" w:rsidRDefault="00FE09A4" w:rsidP="00FE09A4">
      <w:pPr>
        <w:tabs>
          <w:tab w:val="left" w:pos="142"/>
          <w:tab w:val="left" w:pos="1276"/>
        </w:tabs>
        <w:autoSpaceDE w:val="0"/>
        <w:autoSpaceDN w:val="0"/>
        <w:adjustRightInd w:val="0"/>
        <w:ind w:left="1276"/>
        <w:jc w:val="both"/>
        <w:rPr>
          <w:rFonts w:ascii="Arial Narrow" w:hAnsi="Arial Narrow" w:cs="Arial"/>
          <w:bCs/>
          <w:i/>
          <w:iCs/>
          <w:sz w:val="22"/>
          <w:szCs w:val="22"/>
        </w:rPr>
      </w:pPr>
      <w:r w:rsidRPr="003758E8">
        <w:rPr>
          <w:rFonts w:ascii="Arial Narrow" w:hAnsi="Arial Narrow" w:cs="Arial"/>
          <w:bCs/>
          <w:i/>
          <w:iCs/>
          <w:sz w:val="22"/>
          <w:szCs w:val="22"/>
        </w:rPr>
        <w:t>Garantizar la calidad técnica en los Expedientes Técnicos (ET)  y/o  Documentos Equivalentes (DE), a ser aprobados por el GRAP y reducir la reformulación por errores y deficiencias técnicas que generan retraso del inicio o la continuidad y culminación de las inversiones,  afectando  su cronograma  de ejecución  previsto  y el monto de inversión  del  proyecto   de  inversión  (PI)  o  de  inversiones  de  optimización, de ampliación marginal, de reposición y de rehabilitación (IOARR).</w:t>
      </w:r>
    </w:p>
    <w:p w14:paraId="7FCA5F14" w14:textId="77777777" w:rsidR="007566CC" w:rsidRPr="003758E8" w:rsidRDefault="007566CC" w:rsidP="00FE09A4">
      <w:pPr>
        <w:tabs>
          <w:tab w:val="left" w:pos="142"/>
          <w:tab w:val="left" w:pos="1276"/>
        </w:tabs>
        <w:autoSpaceDE w:val="0"/>
        <w:autoSpaceDN w:val="0"/>
        <w:adjustRightInd w:val="0"/>
        <w:ind w:left="1276"/>
        <w:jc w:val="both"/>
        <w:rPr>
          <w:rFonts w:ascii="Arial Narrow" w:hAnsi="Arial Narrow" w:cs="Arial"/>
          <w:bCs/>
          <w:i/>
          <w:iCs/>
          <w:sz w:val="22"/>
          <w:szCs w:val="22"/>
        </w:rPr>
      </w:pPr>
    </w:p>
    <w:p w14:paraId="15AAA955" w14:textId="1F549605" w:rsidR="00FE09A4" w:rsidRDefault="00FE09A4" w:rsidP="00FE09A4">
      <w:pPr>
        <w:tabs>
          <w:tab w:val="left" w:pos="142"/>
          <w:tab w:val="left" w:pos="1276"/>
        </w:tabs>
        <w:autoSpaceDE w:val="0"/>
        <w:autoSpaceDN w:val="0"/>
        <w:adjustRightInd w:val="0"/>
        <w:ind w:left="709"/>
        <w:jc w:val="both"/>
        <w:rPr>
          <w:rFonts w:ascii="Arial Narrow" w:hAnsi="Arial Narrow" w:cs="Arial"/>
          <w:bCs/>
          <w:sz w:val="22"/>
          <w:szCs w:val="22"/>
        </w:rPr>
      </w:pPr>
      <w:r w:rsidRPr="00773439">
        <w:rPr>
          <w:rFonts w:ascii="Arial Narrow" w:hAnsi="Arial Narrow" w:cs="Arial"/>
          <w:bCs/>
          <w:sz w:val="22"/>
          <w:szCs w:val="22"/>
        </w:rPr>
        <w:t xml:space="preserve">La situación adversa antes descrita, </w:t>
      </w:r>
      <w:r>
        <w:rPr>
          <w:rFonts w:ascii="Arial Narrow" w:hAnsi="Arial Narrow" w:cs="Arial"/>
          <w:bCs/>
          <w:sz w:val="22"/>
          <w:szCs w:val="22"/>
        </w:rPr>
        <w:t xml:space="preserve">genera el riesgo </w:t>
      </w:r>
      <w:r w:rsidR="00BB6304">
        <w:rPr>
          <w:rFonts w:ascii="Arial Narrow" w:hAnsi="Arial Narrow" w:cs="Arial"/>
          <w:bCs/>
          <w:sz w:val="22"/>
          <w:szCs w:val="22"/>
        </w:rPr>
        <w:t xml:space="preserve">de que </w:t>
      </w:r>
      <w:r w:rsidR="0027169A">
        <w:rPr>
          <w:rFonts w:ascii="Arial Narrow" w:hAnsi="Arial Narrow" w:cs="Arial"/>
          <w:bCs/>
          <w:sz w:val="22"/>
          <w:szCs w:val="22"/>
        </w:rPr>
        <w:t>las nuevas laptops</w:t>
      </w:r>
      <w:r w:rsidR="00BB6304">
        <w:rPr>
          <w:rFonts w:ascii="Arial Narrow" w:hAnsi="Arial Narrow" w:cs="Arial"/>
          <w:bCs/>
          <w:sz w:val="22"/>
          <w:szCs w:val="22"/>
        </w:rPr>
        <w:t xml:space="preserve"> entregado corran el riesgo de daño </w:t>
      </w:r>
      <w:r w:rsidR="0027169A">
        <w:rPr>
          <w:rFonts w:ascii="Arial Narrow" w:hAnsi="Arial Narrow" w:cs="Arial"/>
          <w:bCs/>
          <w:sz w:val="22"/>
          <w:szCs w:val="22"/>
        </w:rPr>
        <w:t>por falta de un eficiente sistema de protección eléctrica</w:t>
      </w:r>
      <w:ins w:id="1357" w:author="GRAPURIMAC" w:date="2023-06-29T18:33:00Z">
        <w:r w:rsidR="001C200C">
          <w:rPr>
            <w:rFonts w:ascii="Arial Narrow" w:hAnsi="Arial Narrow" w:cs="Arial"/>
            <w:bCs/>
            <w:sz w:val="22"/>
            <w:szCs w:val="22"/>
          </w:rPr>
          <w:t>.</w:t>
        </w:r>
      </w:ins>
      <w:del w:id="1358" w:author="GRAPURIMAC" w:date="2023-06-29T18:33:00Z">
        <w:r w:rsidR="0027169A" w:rsidDel="001C200C">
          <w:rPr>
            <w:rFonts w:ascii="Arial Narrow" w:hAnsi="Arial Narrow" w:cs="Arial"/>
            <w:bCs/>
            <w:sz w:val="22"/>
            <w:szCs w:val="22"/>
          </w:rPr>
          <w:delText>,</w:delText>
        </w:r>
      </w:del>
      <w:r w:rsidR="0027169A">
        <w:rPr>
          <w:rFonts w:ascii="Arial Narrow" w:hAnsi="Arial Narrow" w:cs="Arial"/>
          <w:bCs/>
          <w:sz w:val="22"/>
          <w:szCs w:val="22"/>
        </w:rPr>
        <w:t xml:space="preserve"> </w:t>
      </w:r>
      <w:del w:id="1359" w:author="GRAPURIMAC" w:date="2023-06-29T18:33:00Z">
        <w:r w:rsidR="0027169A" w:rsidDel="001C200C">
          <w:rPr>
            <w:rFonts w:ascii="Arial Narrow" w:hAnsi="Arial Narrow" w:cs="Arial"/>
            <w:bCs/>
            <w:sz w:val="22"/>
            <w:szCs w:val="22"/>
          </w:rPr>
          <w:delText>la misma situación que daño los</w:delText>
        </w:r>
        <w:r w:rsidR="00BB6304" w:rsidDel="001C200C">
          <w:rPr>
            <w:rFonts w:ascii="Arial Narrow" w:hAnsi="Arial Narrow" w:cs="Arial"/>
            <w:bCs/>
            <w:sz w:val="22"/>
            <w:szCs w:val="22"/>
          </w:rPr>
          <w:delText xml:space="preserve"> servidor</w:delText>
        </w:r>
        <w:r w:rsidR="0027169A" w:rsidDel="001C200C">
          <w:rPr>
            <w:rFonts w:ascii="Arial Narrow" w:hAnsi="Arial Narrow" w:cs="Arial"/>
            <w:bCs/>
            <w:sz w:val="22"/>
            <w:szCs w:val="22"/>
          </w:rPr>
          <w:delText>es.</w:delText>
        </w:r>
      </w:del>
    </w:p>
    <w:p w14:paraId="70521005" w14:textId="77777777" w:rsidR="00FE09A4" w:rsidRDefault="00FE09A4" w:rsidP="00361274">
      <w:pPr>
        <w:tabs>
          <w:tab w:val="left" w:pos="142"/>
          <w:tab w:val="left" w:pos="1276"/>
        </w:tabs>
        <w:autoSpaceDE w:val="0"/>
        <w:autoSpaceDN w:val="0"/>
        <w:adjustRightInd w:val="0"/>
        <w:ind w:left="709"/>
        <w:jc w:val="both"/>
        <w:rPr>
          <w:rFonts w:ascii="Arial Narrow" w:hAnsi="Arial Narrow" w:cs="Arial"/>
          <w:bCs/>
          <w:sz w:val="22"/>
          <w:szCs w:val="22"/>
        </w:rPr>
      </w:pPr>
    </w:p>
    <w:p w14:paraId="563D1809" w14:textId="77777777" w:rsidR="009F1F32" w:rsidRDefault="009F1F32" w:rsidP="00361274">
      <w:pPr>
        <w:tabs>
          <w:tab w:val="left" w:pos="142"/>
          <w:tab w:val="left" w:pos="1276"/>
        </w:tabs>
        <w:autoSpaceDE w:val="0"/>
        <w:autoSpaceDN w:val="0"/>
        <w:adjustRightInd w:val="0"/>
        <w:ind w:left="709"/>
        <w:jc w:val="both"/>
        <w:rPr>
          <w:rFonts w:ascii="Arial Narrow" w:hAnsi="Arial Narrow" w:cs="Arial"/>
          <w:bCs/>
          <w:sz w:val="22"/>
          <w:szCs w:val="22"/>
        </w:rPr>
      </w:pPr>
    </w:p>
    <w:p w14:paraId="25BF9208" w14:textId="77777777" w:rsidR="00846256" w:rsidRDefault="00846256" w:rsidP="00532FE2">
      <w:pPr>
        <w:pStyle w:val="Ttulo1"/>
        <w:numPr>
          <w:ilvl w:val="0"/>
          <w:numId w:val="3"/>
        </w:numPr>
        <w:spacing w:before="0"/>
        <w:rPr>
          <w:rStyle w:val="Textoennegrita"/>
          <w:rFonts w:ascii="Arial Narrow" w:hAnsi="Arial Narrow"/>
          <w:b/>
          <w:bCs/>
          <w:color w:val="auto"/>
          <w:sz w:val="22"/>
          <w:szCs w:val="22"/>
        </w:rPr>
      </w:pPr>
      <w:bookmarkStart w:id="1360" w:name="_Toc130468187"/>
      <w:bookmarkStart w:id="1361" w:name="_Toc130472988"/>
      <w:bookmarkStart w:id="1362" w:name="_Toc130480998"/>
      <w:bookmarkStart w:id="1363" w:name="_Toc130481071"/>
      <w:bookmarkStart w:id="1364" w:name="_Toc130481144"/>
      <w:bookmarkStart w:id="1365" w:name="_Toc130481217"/>
      <w:bookmarkStart w:id="1366" w:name="_Toc130481290"/>
      <w:bookmarkStart w:id="1367" w:name="_Toc130481363"/>
      <w:bookmarkStart w:id="1368" w:name="_Toc130481430"/>
      <w:bookmarkStart w:id="1369" w:name="_Toc130481503"/>
      <w:bookmarkStart w:id="1370" w:name="_Toc130481710"/>
      <w:bookmarkStart w:id="1371" w:name="_Toc130483002"/>
      <w:bookmarkStart w:id="1372" w:name="_Toc130468188"/>
      <w:bookmarkStart w:id="1373" w:name="_Toc130472989"/>
      <w:bookmarkStart w:id="1374" w:name="_Toc130480999"/>
      <w:bookmarkStart w:id="1375" w:name="_Toc130481072"/>
      <w:bookmarkStart w:id="1376" w:name="_Toc130481145"/>
      <w:bookmarkStart w:id="1377" w:name="_Toc130481218"/>
      <w:bookmarkStart w:id="1378" w:name="_Toc130481291"/>
      <w:bookmarkStart w:id="1379" w:name="_Toc130481364"/>
      <w:bookmarkStart w:id="1380" w:name="_Toc130481431"/>
      <w:bookmarkStart w:id="1381" w:name="_Toc130481504"/>
      <w:bookmarkStart w:id="1382" w:name="_Toc130481711"/>
      <w:bookmarkStart w:id="1383" w:name="_Toc130483003"/>
      <w:bookmarkStart w:id="1384" w:name="_Toc130468189"/>
      <w:bookmarkStart w:id="1385" w:name="_Toc130472990"/>
      <w:bookmarkStart w:id="1386" w:name="_Toc130481000"/>
      <w:bookmarkStart w:id="1387" w:name="_Toc130481073"/>
      <w:bookmarkStart w:id="1388" w:name="_Toc130481146"/>
      <w:bookmarkStart w:id="1389" w:name="_Toc130481219"/>
      <w:bookmarkStart w:id="1390" w:name="_Toc130481292"/>
      <w:bookmarkStart w:id="1391" w:name="_Toc130481365"/>
      <w:bookmarkStart w:id="1392" w:name="_Toc130481432"/>
      <w:bookmarkStart w:id="1393" w:name="_Toc130481505"/>
      <w:bookmarkStart w:id="1394" w:name="_Toc130481712"/>
      <w:bookmarkStart w:id="1395" w:name="_Toc130483004"/>
      <w:bookmarkStart w:id="1396" w:name="_Toc130468190"/>
      <w:bookmarkStart w:id="1397" w:name="_Toc130472991"/>
      <w:bookmarkStart w:id="1398" w:name="_Toc130481001"/>
      <w:bookmarkStart w:id="1399" w:name="_Toc130481074"/>
      <w:bookmarkStart w:id="1400" w:name="_Toc130481147"/>
      <w:bookmarkStart w:id="1401" w:name="_Toc130481220"/>
      <w:bookmarkStart w:id="1402" w:name="_Toc130481293"/>
      <w:bookmarkStart w:id="1403" w:name="_Toc130481366"/>
      <w:bookmarkStart w:id="1404" w:name="_Toc130481433"/>
      <w:bookmarkStart w:id="1405" w:name="_Toc130481506"/>
      <w:bookmarkStart w:id="1406" w:name="_Toc130481713"/>
      <w:bookmarkStart w:id="1407" w:name="_Toc130483005"/>
      <w:bookmarkStart w:id="1408" w:name="_Toc130468191"/>
      <w:bookmarkStart w:id="1409" w:name="_Toc130472992"/>
      <w:bookmarkStart w:id="1410" w:name="_Toc130481002"/>
      <w:bookmarkStart w:id="1411" w:name="_Toc130481075"/>
      <w:bookmarkStart w:id="1412" w:name="_Toc130481148"/>
      <w:bookmarkStart w:id="1413" w:name="_Toc130481221"/>
      <w:bookmarkStart w:id="1414" w:name="_Toc130481294"/>
      <w:bookmarkStart w:id="1415" w:name="_Toc130481367"/>
      <w:bookmarkStart w:id="1416" w:name="_Toc130481434"/>
      <w:bookmarkStart w:id="1417" w:name="_Toc130481507"/>
      <w:bookmarkStart w:id="1418" w:name="_Toc130481714"/>
      <w:bookmarkStart w:id="1419" w:name="_Toc130483006"/>
      <w:bookmarkStart w:id="1420" w:name="_Toc130468192"/>
      <w:bookmarkStart w:id="1421" w:name="_Toc130472993"/>
      <w:bookmarkStart w:id="1422" w:name="_Toc130481003"/>
      <w:bookmarkStart w:id="1423" w:name="_Toc130481076"/>
      <w:bookmarkStart w:id="1424" w:name="_Toc130481149"/>
      <w:bookmarkStart w:id="1425" w:name="_Toc130481222"/>
      <w:bookmarkStart w:id="1426" w:name="_Toc130481295"/>
      <w:bookmarkStart w:id="1427" w:name="_Toc130481368"/>
      <w:bookmarkStart w:id="1428" w:name="_Toc130481435"/>
      <w:bookmarkStart w:id="1429" w:name="_Toc130481508"/>
      <w:bookmarkStart w:id="1430" w:name="_Toc130481715"/>
      <w:bookmarkStart w:id="1431" w:name="_Toc130483007"/>
      <w:bookmarkStart w:id="1432" w:name="_Toc130468193"/>
      <w:bookmarkStart w:id="1433" w:name="_Toc130472994"/>
      <w:bookmarkStart w:id="1434" w:name="_Toc130481004"/>
      <w:bookmarkStart w:id="1435" w:name="_Toc130481077"/>
      <w:bookmarkStart w:id="1436" w:name="_Toc130481150"/>
      <w:bookmarkStart w:id="1437" w:name="_Toc130481223"/>
      <w:bookmarkStart w:id="1438" w:name="_Toc130481296"/>
      <w:bookmarkStart w:id="1439" w:name="_Toc130481369"/>
      <w:bookmarkStart w:id="1440" w:name="_Toc130481436"/>
      <w:bookmarkStart w:id="1441" w:name="_Toc130481509"/>
      <w:bookmarkStart w:id="1442" w:name="_Toc130481716"/>
      <w:bookmarkStart w:id="1443" w:name="_Toc130483008"/>
      <w:bookmarkStart w:id="1444" w:name="_Toc130468194"/>
      <w:bookmarkStart w:id="1445" w:name="_Toc130472995"/>
      <w:bookmarkStart w:id="1446" w:name="_Toc130481005"/>
      <w:bookmarkStart w:id="1447" w:name="_Toc130481078"/>
      <w:bookmarkStart w:id="1448" w:name="_Toc130481151"/>
      <w:bookmarkStart w:id="1449" w:name="_Toc130481224"/>
      <w:bookmarkStart w:id="1450" w:name="_Toc130481297"/>
      <w:bookmarkStart w:id="1451" w:name="_Toc130481370"/>
      <w:bookmarkStart w:id="1452" w:name="_Toc130481437"/>
      <w:bookmarkStart w:id="1453" w:name="_Toc130481510"/>
      <w:bookmarkStart w:id="1454" w:name="_Toc130481717"/>
      <w:bookmarkStart w:id="1455" w:name="_Toc130483009"/>
      <w:bookmarkStart w:id="1456" w:name="_Toc130468195"/>
      <w:bookmarkStart w:id="1457" w:name="_Toc130472996"/>
      <w:bookmarkStart w:id="1458" w:name="_Toc130481006"/>
      <w:bookmarkStart w:id="1459" w:name="_Toc130481079"/>
      <w:bookmarkStart w:id="1460" w:name="_Toc130481152"/>
      <w:bookmarkStart w:id="1461" w:name="_Toc130481225"/>
      <w:bookmarkStart w:id="1462" w:name="_Toc130481298"/>
      <w:bookmarkStart w:id="1463" w:name="_Toc130481371"/>
      <w:bookmarkStart w:id="1464" w:name="_Toc130481438"/>
      <w:bookmarkStart w:id="1465" w:name="_Toc130481511"/>
      <w:bookmarkStart w:id="1466" w:name="_Toc130481718"/>
      <w:bookmarkStart w:id="1467" w:name="_Toc130483010"/>
      <w:bookmarkStart w:id="1468" w:name="_Toc130468196"/>
      <w:bookmarkStart w:id="1469" w:name="_Toc130472997"/>
      <w:bookmarkStart w:id="1470" w:name="_Toc130481007"/>
      <w:bookmarkStart w:id="1471" w:name="_Toc130481080"/>
      <w:bookmarkStart w:id="1472" w:name="_Toc130481153"/>
      <w:bookmarkStart w:id="1473" w:name="_Toc130481226"/>
      <w:bookmarkStart w:id="1474" w:name="_Toc130481299"/>
      <w:bookmarkStart w:id="1475" w:name="_Toc130481372"/>
      <w:bookmarkStart w:id="1476" w:name="_Toc130481439"/>
      <w:bookmarkStart w:id="1477" w:name="_Toc130481512"/>
      <w:bookmarkStart w:id="1478" w:name="_Toc130481719"/>
      <w:bookmarkStart w:id="1479" w:name="_Toc130483011"/>
      <w:bookmarkStart w:id="1480" w:name="_Toc130468197"/>
      <w:bookmarkStart w:id="1481" w:name="_Toc130472998"/>
      <w:bookmarkStart w:id="1482" w:name="_Toc130481008"/>
      <w:bookmarkStart w:id="1483" w:name="_Toc130481081"/>
      <w:bookmarkStart w:id="1484" w:name="_Toc130481154"/>
      <w:bookmarkStart w:id="1485" w:name="_Toc130481227"/>
      <w:bookmarkStart w:id="1486" w:name="_Toc130481300"/>
      <w:bookmarkStart w:id="1487" w:name="_Toc130481373"/>
      <w:bookmarkStart w:id="1488" w:name="_Toc130481440"/>
      <w:bookmarkStart w:id="1489" w:name="_Toc130481513"/>
      <w:bookmarkStart w:id="1490" w:name="_Toc130481720"/>
      <w:bookmarkStart w:id="1491" w:name="_Toc130483012"/>
      <w:bookmarkStart w:id="1492" w:name="_Toc130468198"/>
      <w:bookmarkStart w:id="1493" w:name="_Toc130472999"/>
      <w:bookmarkStart w:id="1494" w:name="_Toc130481009"/>
      <w:bookmarkStart w:id="1495" w:name="_Toc130481082"/>
      <w:bookmarkStart w:id="1496" w:name="_Toc130481155"/>
      <w:bookmarkStart w:id="1497" w:name="_Toc130481228"/>
      <w:bookmarkStart w:id="1498" w:name="_Toc130481301"/>
      <w:bookmarkStart w:id="1499" w:name="_Toc130481374"/>
      <w:bookmarkStart w:id="1500" w:name="_Toc130481441"/>
      <w:bookmarkStart w:id="1501" w:name="_Toc130481514"/>
      <w:bookmarkStart w:id="1502" w:name="_Toc130481721"/>
      <w:bookmarkStart w:id="1503" w:name="_Toc130483013"/>
      <w:bookmarkStart w:id="1504" w:name="_Toc130468199"/>
      <w:bookmarkStart w:id="1505" w:name="_Toc130473000"/>
      <w:bookmarkStart w:id="1506" w:name="_Toc130481010"/>
      <w:bookmarkStart w:id="1507" w:name="_Toc130481083"/>
      <w:bookmarkStart w:id="1508" w:name="_Toc130481156"/>
      <w:bookmarkStart w:id="1509" w:name="_Toc130481229"/>
      <w:bookmarkStart w:id="1510" w:name="_Toc130481302"/>
      <w:bookmarkStart w:id="1511" w:name="_Toc130481375"/>
      <w:bookmarkStart w:id="1512" w:name="_Toc130481442"/>
      <w:bookmarkStart w:id="1513" w:name="_Toc130481515"/>
      <w:bookmarkStart w:id="1514" w:name="_Toc130481722"/>
      <w:bookmarkStart w:id="1515" w:name="_Toc130483014"/>
      <w:bookmarkStart w:id="1516" w:name="_Toc130468200"/>
      <w:bookmarkStart w:id="1517" w:name="_Toc130473001"/>
      <w:bookmarkStart w:id="1518" w:name="_Toc130481011"/>
      <w:bookmarkStart w:id="1519" w:name="_Toc130481084"/>
      <w:bookmarkStart w:id="1520" w:name="_Toc130481157"/>
      <w:bookmarkStart w:id="1521" w:name="_Toc130481230"/>
      <w:bookmarkStart w:id="1522" w:name="_Toc130481303"/>
      <w:bookmarkStart w:id="1523" w:name="_Toc130481376"/>
      <w:bookmarkStart w:id="1524" w:name="_Toc130481443"/>
      <w:bookmarkStart w:id="1525" w:name="_Toc130481516"/>
      <w:bookmarkStart w:id="1526" w:name="_Toc130481723"/>
      <w:bookmarkStart w:id="1527" w:name="_Toc130483015"/>
      <w:bookmarkStart w:id="1528" w:name="_Toc130468201"/>
      <w:bookmarkStart w:id="1529" w:name="_Toc130473002"/>
      <w:bookmarkStart w:id="1530" w:name="_Toc130481012"/>
      <w:bookmarkStart w:id="1531" w:name="_Toc130481085"/>
      <w:bookmarkStart w:id="1532" w:name="_Toc130481158"/>
      <w:bookmarkStart w:id="1533" w:name="_Toc130481231"/>
      <w:bookmarkStart w:id="1534" w:name="_Toc130481304"/>
      <w:bookmarkStart w:id="1535" w:name="_Toc130481377"/>
      <w:bookmarkStart w:id="1536" w:name="_Toc130481444"/>
      <w:bookmarkStart w:id="1537" w:name="_Toc130481517"/>
      <w:bookmarkStart w:id="1538" w:name="_Toc130481724"/>
      <w:bookmarkStart w:id="1539" w:name="_Toc130483016"/>
      <w:bookmarkStart w:id="1540" w:name="_Toc130468202"/>
      <w:bookmarkStart w:id="1541" w:name="_Toc130473003"/>
      <w:bookmarkStart w:id="1542" w:name="_Toc130481013"/>
      <w:bookmarkStart w:id="1543" w:name="_Toc130481086"/>
      <w:bookmarkStart w:id="1544" w:name="_Toc130481159"/>
      <w:bookmarkStart w:id="1545" w:name="_Toc130481232"/>
      <w:bookmarkStart w:id="1546" w:name="_Toc130481305"/>
      <w:bookmarkStart w:id="1547" w:name="_Toc130481378"/>
      <w:bookmarkStart w:id="1548" w:name="_Toc130481445"/>
      <w:bookmarkStart w:id="1549" w:name="_Toc130481518"/>
      <w:bookmarkStart w:id="1550" w:name="_Toc130481725"/>
      <w:bookmarkStart w:id="1551" w:name="_Toc130483017"/>
      <w:bookmarkStart w:id="1552" w:name="_Toc130468203"/>
      <w:bookmarkStart w:id="1553" w:name="_Toc130473004"/>
      <w:bookmarkStart w:id="1554" w:name="_Toc130481014"/>
      <w:bookmarkStart w:id="1555" w:name="_Toc130481087"/>
      <w:bookmarkStart w:id="1556" w:name="_Toc130481160"/>
      <w:bookmarkStart w:id="1557" w:name="_Toc130481233"/>
      <w:bookmarkStart w:id="1558" w:name="_Toc130481306"/>
      <w:bookmarkStart w:id="1559" w:name="_Toc130481379"/>
      <w:bookmarkStart w:id="1560" w:name="_Toc130481446"/>
      <w:bookmarkStart w:id="1561" w:name="_Toc130481519"/>
      <w:bookmarkStart w:id="1562" w:name="_Toc130481726"/>
      <w:bookmarkStart w:id="1563" w:name="_Toc130483018"/>
      <w:bookmarkStart w:id="1564" w:name="_Toc130468204"/>
      <w:bookmarkStart w:id="1565" w:name="_Toc130473005"/>
      <w:bookmarkStart w:id="1566" w:name="_Toc130481015"/>
      <w:bookmarkStart w:id="1567" w:name="_Toc130481088"/>
      <w:bookmarkStart w:id="1568" w:name="_Toc130481161"/>
      <w:bookmarkStart w:id="1569" w:name="_Toc130481234"/>
      <w:bookmarkStart w:id="1570" w:name="_Toc130481307"/>
      <w:bookmarkStart w:id="1571" w:name="_Toc130481380"/>
      <w:bookmarkStart w:id="1572" w:name="_Toc130481447"/>
      <w:bookmarkStart w:id="1573" w:name="_Toc130481520"/>
      <w:bookmarkStart w:id="1574" w:name="_Toc130481727"/>
      <w:bookmarkStart w:id="1575" w:name="_Toc130483019"/>
      <w:bookmarkStart w:id="1576" w:name="_Toc130468205"/>
      <w:bookmarkStart w:id="1577" w:name="_Toc130473006"/>
      <w:bookmarkStart w:id="1578" w:name="_Toc130481016"/>
      <w:bookmarkStart w:id="1579" w:name="_Toc130481089"/>
      <w:bookmarkStart w:id="1580" w:name="_Toc130481162"/>
      <w:bookmarkStart w:id="1581" w:name="_Toc130481235"/>
      <w:bookmarkStart w:id="1582" w:name="_Toc130481308"/>
      <w:bookmarkStart w:id="1583" w:name="_Toc130481381"/>
      <w:bookmarkStart w:id="1584" w:name="_Toc130481448"/>
      <w:bookmarkStart w:id="1585" w:name="_Toc130481521"/>
      <w:bookmarkStart w:id="1586" w:name="_Toc130481728"/>
      <w:bookmarkStart w:id="1587" w:name="_Toc130483020"/>
      <w:bookmarkStart w:id="1588" w:name="_Toc130468206"/>
      <w:bookmarkStart w:id="1589" w:name="_Toc130473007"/>
      <w:bookmarkStart w:id="1590" w:name="_Toc130481017"/>
      <w:bookmarkStart w:id="1591" w:name="_Toc130481090"/>
      <w:bookmarkStart w:id="1592" w:name="_Toc130481163"/>
      <w:bookmarkStart w:id="1593" w:name="_Toc130481236"/>
      <w:bookmarkStart w:id="1594" w:name="_Toc130481309"/>
      <w:bookmarkStart w:id="1595" w:name="_Toc130481382"/>
      <w:bookmarkStart w:id="1596" w:name="_Toc130481449"/>
      <w:bookmarkStart w:id="1597" w:name="_Toc130481522"/>
      <w:bookmarkStart w:id="1598" w:name="_Toc130481729"/>
      <w:bookmarkStart w:id="1599" w:name="_Toc130483021"/>
      <w:bookmarkStart w:id="1600" w:name="_Toc130468207"/>
      <w:bookmarkStart w:id="1601" w:name="_Toc130473008"/>
      <w:bookmarkStart w:id="1602" w:name="_Toc130481018"/>
      <w:bookmarkStart w:id="1603" w:name="_Toc130481091"/>
      <w:bookmarkStart w:id="1604" w:name="_Toc130481164"/>
      <w:bookmarkStart w:id="1605" w:name="_Toc130481237"/>
      <w:bookmarkStart w:id="1606" w:name="_Toc130481310"/>
      <w:bookmarkStart w:id="1607" w:name="_Toc130481383"/>
      <w:bookmarkStart w:id="1608" w:name="_Toc130481450"/>
      <w:bookmarkStart w:id="1609" w:name="_Toc130481523"/>
      <w:bookmarkStart w:id="1610" w:name="_Toc130481730"/>
      <w:bookmarkStart w:id="1611" w:name="_Toc130483022"/>
      <w:bookmarkStart w:id="1612" w:name="_Toc130468208"/>
      <w:bookmarkStart w:id="1613" w:name="_Toc130473009"/>
      <w:bookmarkStart w:id="1614" w:name="_Toc130481019"/>
      <w:bookmarkStart w:id="1615" w:name="_Toc130481092"/>
      <w:bookmarkStart w:id="1616" w:name="_Toc130481165"/>
      <w:bookmarkStart w:id="1617" w:name="_Toc130481238"/>
      <w:bookmarkStart w:id="1618" w:name="_Toc130481311"/>
      <w:bookmarkStart w:id="1619" w:name="_Toc130481384"/>
      <w:bookmarkStart w:id="1620" w:name="_Toc130481451"/>
      <w:bookmarkStart w:id="1621" w:name="_Toc130481524"/>
      <w:bookmarkStart w:id="1622" w:name="_Toc130481731"/>
      <w:bookmarkStart w:id="1623" w:name="_Toc130483023"/>
      <w:bookmarkStart w:id="1624" w:name="_Toc130468209"/>
      <w:bookmarkStart w:id="1625" w:name="_Toc130473010"/>
      <w:bookmarkStart w:id="1626" w:name="_Toc130481020"/>
      <w:bookmarkStart w:id="1627" w:name="_Toc130481093"/>
      <w:bookmarkStart w:id="1628" w:name="_Toc130481166"/>
      <w:bookmarkStart w:id="1629" w:name="_Toc130481239"/>
      <w:bookmarkStart w:id="1630" w:name="_Toc130481312"/>
      <w:bookmarkStart w:id="1631" w:name="_Toc130481385"/>
      <w:bookmarkStart w:id="1632" w:name="_Toc130481452"/>
      <w:bookmarkStart w:id="1633" w:name="_Toc130481525"/>
      <w:bookmarkStart w:id="1634" w:name="_Toc130481732"/>
      <w:bookmarkStart w:id="1635" w:name="_Toc130483024"/>
      <w:bookmarkStart w:id="1636" w:name="_Toc130468210"/>
      <w:bookmarkStart w:id="1637" w:name="_Toc130473011"/>
      <w:bookmarkStart w:id="1638" w:name="_Toc130481021"/>
      <w:bookmarkStart w:id="1639" w:name="_Toc130481094"/>
      <w:bookmarkStart w:id="1640" w:name="_Toc130481167"/>
      <w:bookmarkStart w:id="1641" w:name="_Toc130481240"/>
      <w:bookmarkStart w:id="1642" w:name="_Toc130481313"/>
      <w:bookmarkStart w:id="1643" w:name="_Toc130481386"/>
      <w:bookmarkStart w:id="1644" w:name="_Toc130481453"/>
      <w:bookmarkStart w:id="1645" w:name="_Toc130481526"/>
      <w:bookmarkStart w:id="1646" w:name="_Toc130481733"/>
      <w:bookmarkStart w:id="1647" w:name="_Toc130483025"/>
      <w:bookmarkStart w:id="1648" w:name="_Toc130468211"/>
      <w:bookmarkStart w:id="1649" w:name="_Toc130473012"/>
      <w:bookmarkStart w:id="1650" w:name="_Toc130481022"/>
      <w:bookmarkStart w:id="1651" w:name="_Toc130481095"/>
      <w:bookmarkStart w:id="1652" w:name="_Toc130481168"/>
      <w:bookmarkStart w:id="1653" w:name="_Toc130481241"/>
      <w:bookmarkStart w:id="1654" w:name="_Toc130481314"/>
      <w:bookmarkStart w:id="1655" w:name="_Toc130481387"/>
      <w:bookmarkStart w:id="1656" w:name="_Toc130481454"/>
      <w:bookmarkStart w:id="1657" w:name="_Toc130481527"/>
      <w:bookmarkStart w:id="1658" w:name="_Toc130481734"/>
      <w:bookmarkStart w:id="1659" w:name="_Toc130483026"/>
      <w:bookmarkStart w:id="1660" w:name="_Toc130468212"/>
      <w:bookmarkStart w:id="1661" w:name="_Toc130473013"/>
      <w:bookmarkStart w:id="1662" w:name="_Toc130481023"/>
      <w:bookmarkStart w:id="1663" w:name="_Toc130481096"/>
      <w:bookmarkStart w:id="1664" w:name="_Toc130481169"/>
      <w:bookmarkStart w:id="1665" w:name="_Toc130481242"/>
      <w:bookmarkStart w:id="1666" w:name="_Toc130481315"/>
      <w:bookmarkStart w:id="1667" w:name="_Toc130481388"/>
      <w:bookmarkStart w:id="1668" w:name="_Toc130481455"/>
      <w:bookmarkStart w:id="1669" w:name="_Toc130481528"/>
      <w:bookmarkStart w:id="1670" w:name="_Toc130481735"/>
      <w:bookmarkStart w:id="1671" w:name="_Toc130483027"/>
      <w:bookmarkStart w:id="1672" w:name="_Toc130468213"/>
      <w:bookmarkStart w:id="1673" w:name="_Toc130473014"/>
      <w:bookmarkStart w:id="1674" w:name="_Toc130481024"/>
      <w:bookmarkStart w:id="1675" w:name="_Toc130481097"/>
      <w:bookmarkStart w:id="1676" w:name="_Toc130481170"/>
      <w:bookmarkStart w:id="1677" w:name="_Toc130481243"/>
      <w:bookmarkStart w:id="1678" w:name="_Toc130481316"/>
      <w:bookmarkStart w:id="1679" w:name="_Toc130481389"/>
      <w:bookmarkStart w:id="1680" w:name="_Toc130481456"/>
      <w:bookmarkStart w:id="1681" w:name="_Toc130481529"/>
      <w:bookmarkStart w:id="1682" w:name="_Toc130481736"/>
      <w:bookmarkStart w:id="1683" w:name="_Toc130483028"/>
      <w:bookmarkStart w:id="1684" w:name="_Toc130468214"/>
      <w:bookmarkStart w:id="1685" w:name="_Toc130473015"/>
      <w:bookmarkStart w:id="1686" w:name="_Toc130481025"/>
      <w:bookmarkStart w:id="1687" w:name="_Toc130481098"/>
      <w:bookmarkStart w:id="1688" w:name="_Toc130481171"/>
      <w:bookmarkStart w:id="1689" w:name="_Toc130481244"/>
      <w:bookmarkStart w:id="1690" w:name="_Toc130481317"/>
      <w:bookmarkStart w:id="1691" w:name="_Toc130481390"/>
      <w:bookmarkStart w:id="1692" w:name="_Toc130481457"/>
      <w:bookmarkStart w:id="1693" w:name="_Toc130481530"/>
      <w:bookmarkStart w:id="1694" w:name="_Toc130481737"/>
      <w:bookmarkStart w:id="1695" w:name="_Toc130483029"/>
      <w:bookmarkStart w:id="1696" w:name="_Toc130468215"/>
      <w:bookmarkStart w:id="1697" w:name="_Toc130473016"/>
      <w:bookmarkStart w:id="1698" w:name="_Toc130481026"/>
      <w:bookmarkStart w:id="1699" w:name="_Toc130481099"/>
      <w:bookmarkStart w:id="1700" w:name="_Toc130481172"/>
      <w:bookmarkStart w:id="1701" w:name="_Toc130481245"/>
      <w:bookmarkStart w:id="1702" w:name="_Toc130481318"/>
      <w:bookmarkStart w:id="1703" w:name="_Toc130481391"/>
      <w:bookmarkStart w:id="1704" w:name="_Toc130481458"/>
      <w:bookmarkStart w:id="1705" w:name="_Toc130481531"/>
      <w:bookmarkStart w:id="1706" w:name="_Toc130481738"/>
      <w:bookmarkStart w:id="1707" w:name="_Toc130483030"/>
      <w:bookmarkStart w:id="1708" w:name="_Toc130468216"/>
      <w:bookmarkStart w:id="1709" w:name="_Toc130473017"/>
      <w:bookmarkStart w:id="1710" w:name="_Toc130481027"/>
      <w:bookmarkStart w:id="1711" w:name="_Toc130481100"/>
      <w:bookmarkStart w:id="1712" w:name="_Toc130481173"/>
      <w:bookmarkStart w:id="1713" w:name="_Toc130481246"/>
      <w:bookmarkStart w:id="1714" w:name="_Toc130481319"/>
      <w:bookmarkStart w:id="1715" w:name="_Toc130481392"/>
      <w:bookmarkStart w:id="1716" w:name="_Toc130481459"/>
      <w:bookmarkStart w:id="1717" w:name="_Toc130481532"/>
      <w:bookmarkStart w:id="1718" w:name="_Toc130481739"/>
      <w:bookmarkStart w:id="1719" w:name="_Toc130483031"/>
      <w:bookmarkStart w:id="1720" w:name="_Toc130468217"/>
      <w:bookmarkStart w:id="1721" w:name="_Toc130473018"/>
      <w:bookmarkStart w:id="1722" w:name="_Toc130481028"/>
      <w:bookmarkStart w:id="1723" w:name="_Toc130481101"/>
      <w:bookmarkStart w:id="1724" w:name="_Toc130481174"/>
      <w:bookmarkStart w:id="1725" w:name="_Toc130481247"/>
      <w:bookmarkStart w:id="1726" w:name="_Toc130481320"/>
      <w:bookmarkStart w:id="1727" w:name="_Toc130481393"/>
      <w:bookmarkStart w:id="1728" w:name="_Toc130481460"/>
      <w:bookmarkStart w:id="1729" w:name="_Toc130481533"/>
      <w:bookmarkStart w:id="1730" w:name="_Toc130481740"/>
      <w:bookmarkStart w:id="1731" w:name="_Toc130483032"/>
      <w:bookmarkStart w:id="1732" w:name="_Toc130468218"/>
      <w:bookmarkStart w:id="1733" w:name="_Toc130473019"/>
      <w:bookmarkStart w:id="1734" w:name="_Toc130481029"/>
      <w:bookmarkStart w:id="1735" w:name="_Toc130481102"/>
      <w:bookmarkStart w:id="1736" w:name="_Toc130481175"/>
      <w:bookmarkStart w:id="1737" w:name="_Toc130481248"/>
      <w:bookmarkStart w:id="1738" w:name="_Toc130481321"/>
      <w:bookmarkStart w:id="1739" w:name="_Toc130481394"/>
      <w:bookmarkStart w:id="1740" w:name="_Toc130481461"/>
      <w:bookmarkStart w:id="1741" w:name="_Toc130481534"/>
      <w:bookmarkStart w:id="1742" w:name="_Toc130481741"/>
      <w:bookmarkStart w:id="1743" w:name="_Toc130483033"/>
      <w:bookmarkStart w:id="1744" w:name="_Toc130468219"/>
      <w:bookmarkStart w:id="1745" w:name="_Toc130473020"/>
      <w:bookmarkStart w:id="1746" w:name="_Toc130481030"/>
      <w:bookmarkStart w:id="1747" w:name="_Toc130481103"/>
      <w:bookmarkStart w:id="1748" w:name="_Toc130481176"/>
      <w:bookmarkStart w:id="1749" w:name="_Toc130481249"/>
      <w:bookmarkStart w:id="1750" w:name="_Toc130481322"/>
      <w:bookmarkStart w:id="1751" w:name="_Toc130481395"/>
      <w:bookmarkStart w:id="1752" w:name="_Toc130481462"/>
      <w:bookmarkStart w:id="1753" w:name="_Toc130481535"/>
      <w:bookmarkStart w:id="1754" w:name="_Toc130481742"/>
      <w:bookmarkStart w:id="1755" w:name="_Toc130483034"/>
      <w:bookmarkStart w:id="1756" w:name="_Toc130468220"/>
      <w:bookmarkStart w:id="1757" w:name="_Toc130473021"/>
      <w:bookmarkStart w:id="1758" w:name="_Toc130481031"/>
      <w:bookmarkStart w:id="1759" w:name="_Toc130481104"/>
      <w:bookmarkStart w:id="1760" w:name="_Toc130481177"/>
      <w:bookmarkStart w:id="1761" w:name="_Toc130481250"/>
      <w:bookmarkStart w:id="1762" w:name="_Toc130481323"/>
      <w:bookmarkStart w:id="1763" w:name="_Toc130481396"/>
      <w:bookmarkStart w:id="1764" w:name="_Toc130481463"/>
      <w:bookmarkStart w:id="1765" w:name="_Toc130481536"/>
      <w:bookmarkStart w:id="1766" w:name="_Toc130481743"/>
      <w:bookmarkStart w:id="1767" w:name="_Toc130483035"/>
      <w:bookmarkStart w:id="1768" w:name="_Toc130468221"/>
      <w:bookmarkStart w:id="1769" w:name="_Toc130473022"/>
      <w:bookmarkStart w:id="1770" w:name="_Toc130481032"/>
      <w:bookmarkStart w:id="1771" w:name="_Toc130481105"/>
      <w:bookmarkStart w:id="1772" w:name="_Toc130481178"/>
      <w:bookmarkStart w:id="1773" w:name="_Toc130481251"/>
      <w:bookmarkStart w:id="1774" w:name="_Toc130481324"/>
      <w:bookmarkStart w:id="1775" w:name="_Toc130481397"/>
      <w:bookmarkStart w:id="1776" w:name="_Toc130481464"/>
      <w:bookmarkStart w:id="1777" w:name="_Toc130481537"/>
      <w:bookmarkStart w:id="1778" w:name="_Toc130481744"/>
      <w:bookmarkStart w:id="1779" w:name="_Toc130483036"/>
      <w:bookmarkStart w:id="1780" w:name="_Toc130468222"/>
      <w:bookmarkStart w:id="1781" w:name="_Toc130473023"/>
      <w:bookmarkStart w:id="1782" w:name="_Toc130481033"/>
      <w:bookmarkStart w:id="1783" w:name="_Toc130481106"/>
      <w:bookmarkStart w:id="1784" w:name="_Toc130481179"/>
      <w:bookmarkStart w:id="1785" w:name="_Toc130481252"/>
      <w:bookmarkStart w:id="1786" w:name="_Toc130481325"/>
      <w:bookmarkStart w:id="1787" w:name="_Toc130481398"/>
      <w:bookmarkStart w:id="1788" w:name="_Toc130481465"/>
      <w:bookmarkStart w:id="1789" w:name="_Toc130481538"/>
      <w:bookmarkStart w:id="1790" w:name="_Toc130481745"/>
      <w:bookmarkStart w:id="1791" w:name="_Toc130483037"/>
      <w:bookmarkStart w:id="1792" w:name="_Toc130468223"/>
      <w:bookmarkStart w:id="1793" w:name="_Toc130473024"/>
      <w:bookmarkStart w:id="1794" w:name="_Toc130481034"/>
      <w:bookmarkStart w:id="1795" w:name="_Toc130481107"/>
      <w:bookmarkStart w:id="1796" w:name="_Toc130481180"/>
      <w:bookmarkStart w:id="1797" w:name="_Toc130481253"/>
      <w:bookmarkStart w:id="1798" w:name="_Toc130481326"/>
      <w:bookmarkStart w:id="1799" w:name="_Toc130481399"/>
      <w:bookmarkStart w:id="1800" w:name="_Toc130481466"/>
      <w:bookmarkStart w:id="1801" w:name="_Toc130481539"/>
      <w:bookmarkStart w:id="1802" w:name="_Toc130481746"/>
      <w:bookmarkStart w:id="1803" w:name="_Toc130483038"/>
      <w:bookmarkStart w:id="1804" w:name="_Toc130468224"/>
      <w:bookmarkStart w:id="1805" w:name="_Toc130473025"/>
      <w:bookmarkStart w:id="1806" w:name="_Toc130481035"/>
      <w:bookmarkStart w:id="1807" w:name="_Toc130481108"/>
      <w:bookmarkStart w:id="1808" w:name="_Toc130481181"/>
      <w:bookmarkStart w:id="1809" w:name="_Toc130481254"/>
      <w:bookmarkStart w:id="1810" w:name="_Toc130481327"/>
      <w:bookmarkStart w:id="1811" w:name="_Toc130481400"/>
      <w:bookmarkStart w:id="1812" w:name="_Toc130481467"/>
      <w:bookmarkStart w:id="1813" w:name="_Toc130481540"/>
      <w:bookmarkStart w:id="1814" w:name="_Toc130481747"/>
      <w:bookmarkStart w:id="1815" w:name="_Toc130483039"/>
      <w:bookmarkStart w:id="1816" w:name="_Toc130468225"/>
      <w:bookmarkStart w:id="1817" w:name="_Toc130473026"/>
      <w:bookmarkStart w:id="1818" w:name="_Toc130481036"/>
      <w:bookmarkStart w:id="1819" w:name="_Toc130481109"/>
      <w:bookmarkStart w:id="1820" w:name="_Toc130481182"/>
      <w:bookmarkStart w:id="1821" w:name="_Toc130481255"/>
      <w:bookmarkStart w:id="1822" w:name="_Toc130481328"/>
      <w:bookmarkStart w:id="1823" w:name="_Toc130481401"/>
      <w:bookmarkStart w:id="1824" w:name="_Toc130481468"/>
      <w:bookmarkStart w:id="1825" w:name="_Toc130481541"/>
      <w:bookmarkStart w:id="1826" w:name="_Toc130481748"/>
      <w:bookmarkStart w:id="1827" w:name="_Toc130483040"/>
      <w:bookmarkStart w:id="1828" w:name="_Toc130468226"/>
      <w:bookmarkStart w:id="1829" w:name="_Toc130473027"/>
      <w:bookmarkStart w:id="1830" w:name="_Toc130481037"/>
      <w:bookmarkStart w:id="1831" w:name="_Toc130481110"/>
      <w:bookmarkStart w:id="1832" w:name="_Toc130481183"/>
      <w:bookmarkStart w:id="1833" w:name="_Toc130481256"/>
      <w:bookmarkStart w:id="1834" w:name="_Toc130481329"/>
      <w:bookmarkStart w:id="1835" w:name="_Toc130481402"/>
      <w:bookmarkStart w:id="1836" w:name="_Toc130481469"/>
      <w:bookmarkStart w:id="1837" w:name="_Toc130481542"/>
      <w:bookmarkStart w:id="1838" w:name="_Toc130481749"/>
      <w:bookmarkStart w:id="1839" w:name="_Toc130483041"/>
      <w:bookmarkStart w:id="1840" w:name="_Toc130468227"/>
      <w:bookmarkStart w:id="1841" w:name="_Toc130473028"/>
      <w:bookmarkStart w:id="1842" w:name="_Toc130481038"/>
      <w:bookmarkStart w:id="1843" w:name="_Toc130481111"/>
      <w:bookmarkStart w:id="1844" w:name="_Toc130481184"/>
      <w:bookmarkStart w:id="1845" w:name="_Toc130481257"/>
      <w:bookmarkStart w:id="1846" w:name="_Toc130481330"/>
      <w:bookmarkStart w:id="1847" w:name="_Toc130481403"/>
      <w:bookmarkStart w:id="1848" w:name="_Toc130481470"/>
      <w:bookmarkStart w:id="1849" w:name="_Toc130481543"/>
      <w:bookmarkStart w:id="1850" w:name="_Toc130481750"/>
      <w:bookmarkStart w:id="1851" w:name="_Toc130483042"/>
      <w:bookmarkStart w:id="1852" w:name="_Toc130468228"/>
      <w:bookmarkStart w:id="1853" w:name="_Toc130473029"/>
      <w:bookmarkStart w:id="1854" w:name="_Toc130481039"/>
      <w:bookmarkStart w:id="1855" w:name="_Toc130481112"/>
      <w:bookmarkStart w:id="1856" w:name="_Toc130481185"/>
      <w:bookmarkStart w:id="1857" w:name="_Toc130481258"/>
      <w:bookmarkStart w:id="1858" w:name="_Toc130481331"/>
      <w:bookmarkStart w:id="1859" w:name="_Toc130481404"/>
      <w:bookmarkStart w:id="1860" w:name="_Toc130481471"/>
      <w:bookmarkStart w:id="1861" w:name="_Toc130481544"/>
      <w:bookmarkStart w:id="1862" w:name="_Toc130481751"/>
      <w:bookmarkStart w:id="1863" w:name="_Toc130483043"/>
      <w:bookmarkStart w:id="1864" w:name="_Toc130468229"/>
      <w:bookmarkStart w:id="1865" w:name="_Toc130473030"/>
      <w:bookmarkStart w:id="1866" w:name="_Toc130481040"/>
      <w:bookmarkStart w:id="1867" w:name="_Toc130481113"/>
      <w:bookmarkStart w:id="1868" w:name="_Toc130481186"/>
      <w:bookmarkStart w:id="1869" w:name="_Toc130481259"/>
      <w:bookmarkStart w:id="1870" w:name="_Toc130481332"/>
      <w:bookmarkStart w:id="1871" w:name="_Toc130481405"/>
      <w:bookmarkStart w:id="1872" w:name="_Toc130481472"/>
      <w:bookmarkStart w:id="1873" w:name="_Toc130481545"/>
      <w:bookmarkStart w:id="1874" w:name="_Toc130481752"/>
      <w:bookmarkStart w:id="1875" w:name="_Toc130483044"/>
      <w:bookmarkStart w:id="1876" w:name="_Toc130468230"/>
      <w:bookmarkStart w:id="1877" w:name="_Toc130473031"/>
      <w:bookmarkStart w:id="1878" w:name="_Toc130481041"/>
      <w:bookmarkStart w:id="1879" w:name="_Toc130481114"/>
      <w:bookmarkStart w:id="1880" w:name="_Toc130481187"/>
      <w:bookmarkStart w:id="1881" w:name="_Toc130481260"/>
      <w:bookmarkStart w:id="1882" w:name="_Toc130481333"/>
      <w:bookmarkStart w:id="1883" w:name="_Toc130481406"/>
      <w:bookmarkStart w:id="1884" w:name="_Toc130481473"/>
      <w:bookmarkStart w:id="1885" w:name="_Toc130481546"/>
      <w:bookmarkStart w:id="1886" w:name="_Toc130481753"/>
      <w:bookmarkStart w:id="1887" w:name="_Toc130483045"/>
      <w:bookmarkStart w:id="1888" w:name="_Toc130468231"/>
      <w:bookmarkStart w:id="1889" w:name="_Toc130473032"/>
      <w:bookmarkStart w:id="1890" w:name="_Toc130481042"/>
      <w:bookmarkStart w:id="1891" w:name="_Toc130481115"/>
      <w:bookmarkStart w:id="1892" w:name="_Toc130481188"/>
      <w:bookmarkStart w:id="1893" w:name="_Toc130481261"/>
      <w:bookmarkStart w:id="1894" w:name="_Toc130481334"/>
      <w:bookmarkStart w:id="1895" w:name="_Toc130481407"/>
      <w:bookmarkStart w:id="1896" w:name="_Toc130481474"/>
      <w:bookmarkStart w:id="1897" w:name="_Toc130481547"/>
      <w:bookmarkStart w:id="1898" w:name="_Toc130481754"/>
      <w:bookmarkStart w:id="1899" w:name="_Toc130483046"/>
      <w:bookmarkStart w:id="1900" w:name="_Toc130468232"/>
      <w:bookmarkStart w:id="1901" w:name="_Toc130473033"/>
      <w:bookmarkStart w:id="1902" w:name="_Toc130481043"/>
      <w:bookmarkStart w:id="1903" w:name="_Toc130481116"/>
      <w:bookmarkStart w:id="1904" w:name="_Toc130481189"/>
      <w:bookmarkStart w:id="1905" w:name="_Toc130481262"/>
      <w:bookmarkStart w:id="1906" w:name="_Toc130481335"/>
      <w:bookmarkStart w:id="1907" w:name="_Toc130481408"/>
      <w:bookmarkStart w:id="1908" w:name="_Toc130481475"/>
      <w:bookmarkStart w:id="1909" w:name="_Toc130481548"/>
      <w:bookmarkStart w:id="1910" w:name="_Toc130481755"/>
      <w:bookmarkStart w:id="1911" w:name="_Toc130483047"/>
      <w:bookmarkStart w:id="1912" w:name="_Toc130468233"/>
      <w:bookmarkStart w:id="1913" w:name="_Toc130473034"/>
      <w:bookmarkStart w:id="1914" w:name="_Toc130481044"/>
      <w:bookmarkStart w:id="1915" w:name="_Toc130481117"/>
      <w:bookmarkStart w:id="1916" w:name="_Toc130481190"/>
      <w:bookmarkStart w:id="1917" w:name="_Toc130481263"/>
      <w:bookmarkStart w:id="1918" w:name="_Toc130481336"/>
      <w:bookmarkStart w:id="1919" w:name="_Toc130481409"/>
      <w:bookmarkStart w:id="1920" w:name="_Toc130481476"/>
      <w:bookmarkStart w:id="1921" w:name="_Toc130481549"/>
      <w:bookmarkStart w:id="1922" w:name="_Toc130481756"/>
      <w:bookmarkStart w:id="1923" w:name="_Toc130483048"/>
      <w:bookmarkStart w:id="1924" w:name="_Toc130468234"/>
      <w:bookmarkStart w:id="1925" w:name="_Toc130473035"/>
      <w:bookmarkStart w:id="1926" w:name="_Toc130481045"/>
      <w:bookmarkStart w:id="1927" w:name="_Toc130481118"/>
      <w:bookmarkStart w:id="1928" w:name="_Toc130481191"/>
      <w:bookmarkStart w:id="1929" w:name="_Toc130481264"/>
      <w:bookmarkStart w:id="1930" w:name="_Toc130481337"/>
      <w:bookmarkStart w:id="1931" w:name="_Toc130481410"/>
      <w:bookmarkStart w:id="1932" w:name="_Toc130481477"/>
      <w:bookmarkStart w:id="1933" w:name="_Toc130481550"/>
      <w:bookmarkStart w:id="1934" w:name="_Toc130481757"/>
      <w:bookmarkStart w:id="1935" w:name="_Toc130483049"/>
      <w:bookmarkStart w:id="1936" w:name="_Toc130468235"/>
      <w:bookmarkStart w:id="1937" w:name="_Toc130473036"/>
      <w:bookmarkStart w:id="1938" w:name="_Toc130481046"/>
      <w:bookmarkStart w:id="1939" w:name="_Toc130481119"/>
      <w:bookmarkStart w:id="1940" w:name="_Toc130481192"/>
      <w:bookmarkStart w:id="1941" w:name="_Toc130481265"/>
      <w:bookmarkStart w:id="1942" w:name="_Toc130481338"/>
      <w:bookmarkStart w:id="1943" w:name="_Toc130481411"/>
      <w:bookmarkStart w:id="1944" w:name="_Toc130481478"/>
      <w:bookmarkStart w:id="1945" w:name="_Toc130481551"/>
      <w:bookmarkStart w:id="1946" w:name="_Toc130481758"/>
      <w:bookmarkStart w:id="1947" w:name="_Toc130483050"/>
      <w:bookmarkStart w:id="1948" w:name="_Toc130468236"/>
      <w:bookmarkStart w:id="1949" w:name="_Toc130473037"/>
      <w:bookmarkStart w:id="1950" w:name="_Toc130481047"/>
      <w:bookmarkStart w:id="1951" w:name="_Toc130481120"/>
      <w:bookmarkStart w:id="1952" w:name="_Toc130481193"/>
      <w:bookmarkStart w:id="1953" w:name="_Toc130481266"/>
      <w:bookmarkStart w:id="1954" w:name="_Toc130481339"/>
      <w:bookmarkStart w:id="1955" w:name="_Toc130481412"/>
      <w:bookmarkStart w:id="1956" w:name="_Toc130481479"/>
      <w:bookmarkStart w:id="1957" w:name="_Toc130481552"/>
      <w:bookmarkStart w:id="1958" w:name="_Toc130481759"/>
      <w:bookmarkStart w:id="1959" w:name="_Toc130483051"/>
      <w:bookmarkStart w:id="1960" w:name="_Toc130468237"/>
      <w:bookmarkStart w:id="1961" w:name="_Toc130473038"/>
      <w:bookmarkStart w:id="1962" w:name="_Toc130481048"/>
      <w:bookmarkStart w:id="1963" w:name="_Toc130481121"/>
      <w:bookmarkStart w:id="1964" w:name="_Toc130481194"/>
      <w:bookmarkStart w:id="1965" w:name="_Toc130481267"/>
      <w:bookmarkStart w:id="1966" w:name="_Toc130481340"/>
      <w:bookmarkStart w:id="1967" w:name="_Toc130481413"/>
      <w:bookmarkStart w:id="1968" w:name="_Toc130481480"/>
      <w:bookmarkStart w:id="1969" w:name="_Toc130481553"/>
      <w:bookmarkStart w:id="1970" w:name="_Toc130481760"/>
      <w:bookmarkStart w:id="1971" w:name="_Toc130483052"/>
      <w:bookmarkStart w:id="1972" w:name="_Toc130468238"/>
      <w:bookmarkStart w:id="1973" w:name="_Toc130473039"/>
      <w:bookmarkStart w:id="1974" w:name="_Toc130481049"/>
      <w:bookmarkStart w:id="1975" w:name="_Toc130481122"/>
      <w:bookmarkStart w:id="1976" w:name="_Toc130481195"/>
      <w:bookmarkStart w:id="1977" w:name="_Toc130481268"/>
      <w:bookmarkStart w:id="1978" w:name="_Toc130481341"/>
      <w:bookmarkStart w:id="1979" w:name="_Toc130481414"/>
      <w:bookmarkStart w:id="1980" w:name="_Toc130481481"/>
      <w:bookmarkStart w:id="1981" w:name="_Toc130481554"/>
      <w:bookmarkStart w:id="1982" w:name="_Toc130481761"/>
      <w:bookmarkStart w:id="1983" w:name="_Toc130483053"/>
      <w:bookmarkStart w:id="1984" w:name="_Toc130468239"/>
      <w:bookmarkStart w:id="1985" w:name="_Toc130473040"/>
      <w:bookmarkStart w:id="1986" w:name="_Toc130481050"/>
      <w:bookmarkStart w:id="1987" w:name="_Toc130481123"/>
      <w:bookmarkStart w:id="1988" w:name="_Toc130481196"/>
      <w:bookmarkStart w:id="1989" w:name="_Toc130481269"/>
      <w:bookmarkStart w:id="1990" w:name="_Toc130481342"/>
      <w:bookmarkStart w:id="1991" w:name="_Toc130481415"/>
      <w:bookmarkStart w:id="1992" w:name="_Toc130481482"/>
      <w:bookmarkStart w:id="1993" w:name="_Toc130481555"/>
      <w:bookmarkStart w:id="1994" w:name="_Toc130481762"/>
      <w:bookmarkStart w:id="1995" w:name="_Toc130483054"/>
      <w:bookmarkStart w:id="1996" w:name="_Toc130468240"/>
      <w:bookmarkStart w:id="1997" w:name="_Toc130473041"/>
      <w:bookmarkStart w:id="1998" w:name="_Toc130481051"/>
      <w:bookmarkStart w:id="1999" w:name="_Toc130481124"/>
      <w:bookmarkStart w:id="2000" w:name="_Toc130481197"/>
      <w:bookmarkStart w:id="2001" w:name="_Toc130481270"/>
      <w:bookmarkStart w:id="2002" w:name="_Toc130481343"/>
      <w:bookmarkStart w:id="2003" w:name="_Toc130481416"/>
      <w:bookmarkStart w:id="2004" w:name="_Toc130481483"/>
      <w:bookmarkStart w:id="2005" w:name="_Toc130481556"/>
      <w:bookmarkStart w:id="2006" w:name="_Toc130481763"/>
      <w:bookmarkStart w:id="2007" w:name="_Toc130483055"/>
      <w:bookmarkStart w:id="2008" w:name="_Toc132102574"/>
      <w:bookmarkStart w:id="2009" w:name="_Toc132126841"/>
      <w:bookmarkStart w:id="2010" w:name="_Toc138874364"/>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r w:rsidRPr="00597EBB">
        <w:rPr>
          <w:rStyle w:val="Textoennegrita"/>
          <w:rFonts w:ascii="Arial Narrow" w:hAnsi="Arial Narrow"/>
          <w:b/>
          <w:bCs/>
          <w:color w:val="auto"/>
          <w:sz w:val="22"/>
          <w:szCs w:val="22"/>
        </w:rPr>
        <w:t>DOCUMENTACIÓN VINCULADA AL HITO DE CONTROL</w:t>
      </w:r>
      <w:bookmarkEnd w:id="2008"/>
      <w:bookmarkEnd w:id="2009"/>
      <w:bookmarkEnd w:id="2010"/>
    </w:p>
    <w:p w14:paraId="4151FF25" w14:textId="77777777" w:rsidR="00846256" w:rsidRPr="00DF078B" w:rsidRDefault="00846256" w:rsidP="00361274">
      <w:pPr>
        <w:rPr>
          <w:sz w:val="16"/>
        </w:rPr>
      </w:pPr>
    </w:p>
    <w:p w14:paraId="0C2703B0" w14:textId="67C86D2C" w:rsidR="00CB7BD5" w:rsidRDefault="00846256" w:rsidP="00361274">
      <w:pPr>
        <w:ind w:left="709"/>
        <w:jc w:val="both"/>
        <w:rPr>
          <w:rFonts w:ascii="Arial Narrow" w:hAnsi="Arial Narrow"/>
          <w:sz w:val="22"/>
          <w:szCs w:val="22"/>
        </w:rPr>
      </w:pPr>
      <w:r w:rsidRPr="00B36D5A">
        <w:rPr>
          <w:rFonts w:ascii="Arial Narrow" w:eastAsia="Calibri" w:hAnsi="Arial Narrow" w:cs="Arial"/>
          <w:bCs/>
          <w:sz w:val="22"/>
          <w:szCs w:val="22"/>
        </w:rPr>
        <w:lastRenderedPageBreak/>
        <w:t xml:space="preserve">La información y documentación que la Comisión de Control ha revisado y analizado durante el desarrollo del Control Concurrente al hito de control </w:t>
      </w:r>
      <w:r>
        <w:rPr>
          <w:rFonts w:ascii="Arial Narrow" w:eastAsia="Calibri" w:hAnsi="Arial Narrow" w:cs="Arial"/>
          <w:bCs/>
          <w:sz w:val="22"/>
          <w:szCs w:val="22"/>
        </w:rPr>
        <w:t xml:space="preserve">n.º </w:t>
      </w:r>
      <w:r w:rsidR="00997229">
        <w:rPr>
          <w:rFonts w:ascii="Arial Narrow" w:eastAsia="Calibri" w:hAnsi="Arial Narrow" w:cs="Arial"/>
          <w:bCs/>
          <w:sz w:val="22"/>
          <w:szCs w:val="22"/>
        </w:rPr>
        <w:t>5</w:t>
      </w:r>
      <w:r w:rsidRPr="00B36D5A">
        <w:rPr>
          <w:rFonts w:ascii="Arial Narrow" w:eastAsia="Calibri" w:hAnsi="Arial Narrow" w:cs="Arial"/>
          <w:bCs/>
          <w:sz w:val="22"/>
          <w:szCs w:val="22"/>
        </w:rPr>
        <w:t xml:space="preserve"> </w:t>
      </w:r>
      <w:r w:rsidR="00FA2C30" w:rsidRPr="00E52C30">
        <w:rPr>
          <w:rFonts w:ascii="Arial Narrow" w:hAnsi="Arial Narrow" w:cs="Arial"/>
          <w:bCs/>
          <w:sz w:val="22"/>
          <w:szCs w:val="22"/>
          <w:lang w:val="es-ES"/>
        </w:rPr>
        <w:t>“</w:t>
      </w:r>
      <w:r w:rsidR="00445F22">
        <w:rPr>
          <w:rFonts w:ascii="Arial Narrow" w:hAnsi="Arial Narrow"/>
          <w:sz w:val="22"/>
          <w:szCs w:val="22"/>
        </w:rPr>
        <w:t xml:space="preserve">Proceso </w:t>
      </w:r>
      <w:r w:rsidR="00584D74">
        <w:rPr>
          <w:rFonts w:ascii="Arial Narrow" w:hAnsi="Arial Narrow"/>
          <w:sz w:val="22"/>
          <w:szCs w:val="22"/>
        </w:rPr>
        <w:t xml:space="preserve">de ejecución de </w:t>
      </w:r>
      <w:r w:rsidR="00A73DBE">
        <w:rPr>
          <w:rFonts w:ascii="Arial Narrow" w:hAnsi="Arial Narrow"/>
          <w:sz w:val="22"/>
          <w:szCs w:val="22"/>
        </w:rPr>
        <w:t>gastos del</w:t>
      </w:r>
      <w:r w:rsidR="00584D74">
        <w:rPr>
          <w:rFonts w:ascii="Arial Narrow" w:hAnsi="Arial Narrow"/>
          <w:sz w:val="22"/>
          <w:szCs w:val="22"/>
        </w:rPr>
        <w:t xml:space="preserve"> proyecto y verificación de los documentos que acrediten experiencia laboral del actual residente de obra</w:t>
      </w:r>
      <w:r w:rsidR="00FA2C30" w:rsidRPr="00FA2C30">
        <w:rPr>
          <w:rFonts w:ascii="Arial Narrow" w:hAnsi="Arial Narrow"/>
          <w:sz w:val="22"/>
          <w:szCs w:val="22"/>
        </w:rPr>
        <w:t>.”</w:t>
      </w:r>
    </w:p>
    <w:p w14:paraId="7DF32A8C" w14:textId="77777777" w:rsidR="00997229" w:rsidRPr="00B36D5A" w:rsidRDefault="00997229" w:rsidP="00361274">
      <w:pPr>
        <w:ind w:left="709"/>
        <w:jc w:val="both"/>
        <w:rPr>
          <w:rFonts w:ascii="Arial Narrow" w:hAnsi="Arial Narrow" w:cs="Arial"/>
          <w:bCs/>
          <w:sz w:val="22"/>
          <w:szCs w:val="22"/>
          <w:lang w:val="es-ES"/>
        </w:rPr>
      </w:pPr>
    </w:p>
    <w:p w14:paraId="3F180773" w14:textId="211298A7" w:rsidR="00846256" w:rsidRDefault="00F073C0" w:rsidP="00361274">
      <w:pPr>
        <w:ind w:left="709" w:right="-1"/>
        <w:jc w:val="both"/>
        <w:rPr>
          <w:rFonts w:ascii="Arial Narrow" w:hAnsi="Arial Narrow" w:cs="Arial"/>
          <w:bCs/>
          <w:sz w:val="22"/>
          <w:szCs w:val="22"/>
          <w:lang w:val="es-ES"/>
        </w:rPr>
      </w:pPr>
      <w:r w:rsidRPr="00B36D5A">
        <w:rPr>
          <w:rFonts w:ascii="Arial Narrow" w:hAnsi="Arial Narrow" w:cs="Arial"/>
          <w:bCs/>
          <w:sz w:val="22"/>
          <w:szCs w:val="22"/>
          <w:lang w:val="es-ES"/>
        </w:rPr>
        <w:t>La situación adversa identificada en el presente informe se sustenta</w:t>
      </w:r>
      <w:r w:rsidR="00846256" w:rsidRPr="00B36D5A">
        <w:rPr>
          <w:rFonts w:ascii="Arial Narrow" w:hAnsi="Arial Narrow" w:cs="Arial"/>
          <w:bCs/>
          <w:sz w:val="22"/>
          <w:szCs w:val="22"/>
          <w:lang w:val="es-ES"/>
        </w:rPr>
        <w:t xml:space="preserve"> en la revisión y análisis de la documentación obtenida por la Comisión de Control, la cual ha sido señalada en la condición y se encuentra en el acervo documentario de la Entidad.</w:t>
      </w:r>
    </w:p>
    <w:p w14:paraId="6176F943" w14:textId="77777777" w:rsidR="00E01F0C" w:rsidRDefault="00E01F0C" w:rsidP="00361274">
      <w:pPr>
        <w:ind w:left="709" w:right="-1"/>
        <w:jc w:val="both"/>
        <w:rPr>
          <w:rFonts w:ascii="Arial Narrow" w:hAnsi="Arial Narrow" w:cs="Arial"/>
          <w:bCs/>
          <w:sz w:val="22"/>
          <w:szCs w:val="22"/>
          <w:lang w:val="es-ES"/>
        </w:rPr>
      </w:pPr>
    </w:p>
    <w:p w14:paraId="1D8F5434" w14:textId="77777777" w:rsidR="00621969" w:rsidRDefault="00621969" w:rsidP="00361274">
      <w:pPr>
        <w:ind w:left="709" w:right="-1"/>
        <w:jc w:val="both"/>
        <w:rPr>
          <w:rFonts w:ascii="Arial Narrow" w:hAnsi="Arial Narrow" w:cs="Arial"/>
          <w:bCs/>
          <w:sz w:val="22"/>
          <w:szCs w:val="22"/>
          <w:lang w:val="es-ES"/>
        </w:rPr>
      </w:pPr>
    </w:p>
    <w:p w14:paraId="331D7029" w14:textId="77777777" w:rsidR="00621969" w:rsidRDefault="00621969" w:rsidP="00361274">
      <w:pPr>
        <w:ind w:left="709" w:right="-1"/>
        <w:jc w:val="both"/>
        <w:rPr>
          <w:rFonts w:ascii="Arial Narrow" w:hAnsi="Arial Narrow" w:cs="Arial"/>
          <w:bCs/>
          <w:sz w:val="22"/>
          <w:szCs w:val="22"/>
          <w:lang w:val="es-ES"/>
        </w:rPr>
      </w:pPr>
    </w:p>
    <w:p w14:paraId="6C32F654" w14:textId="77777777" w:rsidR="00846256"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2011" w:name="_Toc130468242"/>
      <w:bookmarkStart w:id="2012" w:name="_Toc130473043"/>
      <w:bookmarkStart w:id="2013" w:name="_Toc130481053"/>
      <w:bookmarkStart w:id="2014" w:name="_Toc130481126"/>
      <w:bookmarkStart w:id="2015" w:name="_Toc130481199"/>
      <w:bookmarkStart w:id="2016" w:name="_Toc130481272"/>
      <w:bookmarkStart w:id="2017" w:name="_Toc130481345"/>
      <w:bookmarkStart w:id="2018" w:name="_Toc130481418"/>
      <w:bookmarkStart w:id="2019" w:name="_Toc130481485"/>
      <w:bookmarkStart w:id="2020" w:name="_Toc130481558"/>
      <w:bookmarkStart w:id="2021" w:name="_Toc130481765"/>
      <w:bookmarkStart w:id="2022" w:name="_Toc130483057"/>
      <w:bookmarkStart w:id="2023" w:name="_Toc132102575"/>
      <w:bookmarkStart w:id="2024" w:name="_Toc132126842"/>
      <w:bookmarkStart w:id="2025" w:name="_Toc138874365"/>
      <w:bookmarkEnd w:id="2011"/>
      <w:bookmarkEnd w:id="2012"/>
      <w:bookmarkEnd w:id="2013"/>
      <w:bookmarkEnd w:id="2014"/>
      <w:bookmarkEnd w:id="2015"/>
      <w:bookmarkEnd w:id="2016"/>
      <w:bookmarkEnd w:id="2017"/>
      <w:bookmarkEnd w:id="2018"/>
      <w:bookmarkEnd w:id="2019"/>
      <w:bookmarkEnd w:id="2020"/>
      <w:bookmarkEnd w:id="2021"/>
      <w:bookmarkEnd w:id="2022"/>
      <w:r w:rsidRPr="00847E23">
        <w:rPr>
          <w:rStyle w:val="Textoennegrita"/>
          <w:rFonts w:ascii="Arial Narrow" w:hAnsi="Arial Narrow" w:cstheme="minorHAnsi"/>
          <w:color w:val="auto"/>
          <w:sz w:val="22"/>
          <w:szCs w:val="22"/>
        </w:rPr>
        <w:t>I</w:t>
      </w:r>
      <w:r w:rsidRPr="00847E23">
        <w:rPr>
          <w:rStyle w:val="Textoennegrita"/>
          <w:rFonts w:ascii="Arial Narrow" w:hAnsi="Arial Narrow" w:cstheme="minorHAnsi"/>
          <w:b/>
          <w:bCs/>
          <w:color w:val="auto"/>
          <w:sz w:val="22"/>
          <w:szCs w:val="22"/>
        </w:rPr>
        <w:t>NFORMACIÓN DEL REPORTE DE AVANCE ANTE SITUACIONES ADVERSAS</w:t>
      </w:r>
      <w:bookmarkEnd w:id="2023"/>
      <w:bookmarkEnd w:id="2024"/>
      <w:bookmarkEnd w:id="2025"/>
    </w:p>
    <w:p w14:paraId="7A20F371" w14:textId="77777777" w:rsidR="00846256" w:rsidRPr="008175AA" w:rsidRDefault="00846256" w:rsidP="00361274"/>
    <w:p w14:paraId="5D282ADD"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r>
        <w:rPr>
          <w:rFonts w:ascii="Arial Narrow" w:eastAsia="Times New Roman" w:hAnsi="Arial Narrow"/>
          <w:lang w:val="es-ES" w:eastAsia="es-PE"/>
        </w:rPr>
        <w:t>No aplica.</w:t>
      </w:r>
    </w:p>
    <w:p w14:paraId="69014104" w14:textId="77777777" w:rsidR="00846256" w:rsidRDefault="00846256" w:rsidP="00361274">
      <w:pPr>
        <w:pStyle w:val="Prrafodelista"/>
        <w:spacing w:after="0" w:line="240" w:lineRule="auto"/>
        <w:ind w:left="709"/>
        <w:jc w:val="both"/>
        <w:rPr>
          <w:rFonts w:ascii="Arial Narrow" w:eastAsia="Times New Roman" w:hAnsi="Arial Narrow"/>
          <w:lang w:val="es-ES" w:eastAsia="es-PE"/>
        </w:rPr>
      </w:pPr>
    </w:p>
    <w:p w14:paraId="70282365" w14:textId="7C87D393" w:rsidR="00846256" w:rsidRDefault="00846256" w:rsidP="00532FE2">
      <w:pPr>
        <w:pStyle w:val="Ttulo1"/>
        <w:numPr>
          <w:ilvl w:val="0"/>
          <w:numId w:val="3"/>
        </w:numPr>
        <w:spacing w:before="0"/>
        <w:jc w:val="both"/>
        <w:rPr>
          <w:rStyle w:val="Textoennegrita"/>
          <w:rFonts w:ascii="Arial Narrow" w:hAnsi="Arial Narrow" w:cstheme="minorHAnsi"/>
          <w:b/>
          <w:bCs/>
          <w:color w:val="auto"/>
          <w:sz w:val="22"/>
          <w:szCs w:val="22"/>
        </w:rPr>
      </w:pPr>
      <w:bookmarkStart w:id="2026" w:name="_Toc132102576"/>
      <w:bookmarkStart w:id="2027" w:name="_Toc132126843"/>
      <w:bookmarkStart w:id="2028" w:name="_Toc138874366"/>
      <w:r w:rsidRPr="00847E23">
        <w:rPr>
          <w:rStyle w:val="Textoennegrita"/>
          <w:rFonts w:ascii="Arial Narrow" w:hAnsi="Arial Narrow" w:cstheme="minorHAnsi"/>
          <w:b/>
          <w:bCs/>
          <w:color w:val="auto"/>
          <w:sz w:val="22"/>
          <w:szCs w:val="22"/>
        </w:rPr>
        <w:t>INFORMACIÓN DE LAS SITUACIONES ADVERSAS COMUNICADAS EN INFORMES DE HITO DE CONTROL ANTERIORES</w:t>
      </w:r>
      <w:bookmarkEnd w:id="2026"/>
      <w:bookmarkEnd w:id="2027"/>
      <w:bookmarkEnd w:id="2028"/>
    </w:p>
    <w:p w14:paraId="01CCB640" w14:textId="77777777" w:rsidR="00727197" w:rsidRPr="00727197" w:rsidRDefault="00727197" w:rsidP="00727197">
      <w:pPr>
        <w:rPr>
          <w:rFonts w:eastAsia="Calibri"/>
        </w:rPr>
      </w:pPr>
    </w:p>
    <w:p w14:paraId="635685F8" w14:textId="35F7BFDA" w:rsidR="00727197" w:rsidRDefault="00727197" w:rsidP="00361274">
      <w:pPr>
        <w:pStyle w:val="Prrafodelista"/>
        <w:spacing w:after="0" w:line="240" w:lineRule="auto"/>
        <w:ind w:left="709"/>
        <w:jc w:val="both"/>
        <w:rPr>
          <w:rFonts w:ascii="Arial Narrow" w:hAnsi="Arial Narrow" w:cs="Arial"/>
          <w:bCs/>
        </w:rPr>
      </w:pPr>
      <w:r>
        <w:rPr>
          <w:rFonts w:ascii="Arial Narrow" w:hAnsi="Arial Narrow" w:cs="Arial"/>
          <w:bCs/>
        </w:rPr>
        <w:t>L</w:t>
      </w:r>
      <w:r w:rsidRPr="00727197">
        <w:rPr>
          <w:rFonts w:ascii="Arial Narrow" w:hAnsi="Arial Narrow" w:cs="Arial"/>
          <w:bCs/>
        </w:rPr>
        <w:t>as situaciones adversas comunicadas en los Informes de Hitos de Control anteriores respecto de las cuales la entidad aún no ha adoptado acciones preventivas y correctivas, o éstas no han sido comunicadas a la Comisión de Control, se detallan en el Apéndice n.° 2</w:t>
      </w:r>
    </w:p>
    <w:p w14:paraId="626A8808" w14:textId="7E3DEAC2" w:rsidR="00187AD1" w:rsidRDefault="00187AD1" w:rsidP="00361274">
      <w:pPr>
        <w:pStyle w:val="Prrafodelista"/>
        <w:spacing w:after="0" w:line="240" w:lineRule="auto"/>
        <w:ind w:left="709"/>
        <w:jc w:val="both"/>
        <w:rPr>
          <w:rFonts w:ascii="Arial Narrow" w:eastAsia="Times New Roman" w:hAnsi="Arial Narrow"/>
          <w:lang w:val="es-ES" w:eastAsia="es-PE"/>
        </w:rPr>
      </w:pPr>
    </w:p>
    <w:p w14:paraId="0EF4B9EB" w14:textId="77777777" w:rsidR="00846256" w:rsidRDefault="00846256" w:rsidP="00532FE2">
      <w:pPr>
        <w:pStyle w:val="Ttulo1"/>
        <w:numPr>
          <w:ilvl w:val="0"/>
          <w:numId w:val="3"/>
        </w:numPr>
        <w:spacing w:before="0"/>
        <w:rPr>
          <w:rStyle w:val="Textoennegrita"/>
          <w:rFonts w:ascii="Arial Narrow" w:eastAsia="Calibri" w:hAnsi="Arial Narrow" w:cstheme="minorHAnsi"/>
          <w:b/>
          <w:bCs/>
          <w:color w:val="auto"/>
          <w:sz w:val="22"/>
          <w:szCs w:val="22"/>
          <w:lang w:eastAsia="en-US"/>
        </w:rPr>
      </w:pPr>
      <w:bookmarkStart w:id="2029" w:name="_Toc132102577"/>
      <w:bookmarkStart w:id="2030" w:name="_Toc132126844"/>
      <w:bookmarkStart w:id="2031" w:name="_Toc138874367"/>
      <w:r w:rsidRPr="00847E23">
        <w:rPr>
          <w:rStyle w:val="Textoennegrita"/>
          <w:rFonts w:ascii="Arial Narrow" w:hAnsi="Arial Narrow" w:cstheme="minorHAnsi"/>
          <w:b/>
          <w:bCs/>
          <w:color w:val="auto"/>
          <w:sz w:val="22"/>
          <w:szCs w:val="22"/>
        </w:rPr>
        <w:t>CONCLUSIÓN</w:t>
      </w:r>
      <w:bookmarkEnd w:id="2029"/>
      <w:bookmarkEnd w:id="2030"/>
      <w:bookmarkEnd w:id="2031"/>
    </w:p>
    <w:p w14:paraId="5D8D13C8" w14:textId="77777777" w:rsidR="00846256" w:rsidRPr="00DF471B" w:rsidRDefault="00846256" w:rsidP="00361274">
      <w:r>
        <w:t xml:space="preserve"> </w:t>
      </w:r>
    </w:p>
    <w:p w14:paraId="083CCE54" w14:textId="31A91BA5" w:rsidR="00846256" w:rsidRDefault="00846256" w:rsidP="00361274">
      <w:pPr>
        <w:ind w:left="709"/>
        <w:contextualSpacing/>
        <w:jc w:val="both"/>
        <w:rPr>
          <w:rFonts w:ascii="Arial Narrow" w:hAnsi="Arial Narrow" w:cs="Arial"/>
          <w:bCs/>
          <w:sz w:val="22"/>
          <w:szCs w:val="22"/>
          <w:lang w:val="es-ES"/>
        </w:rPr>
      </w:pPr>
      <w:r w:rsidRPr="00B36D5A">
        <w:rPr>
          <w:rFonts w:ascii="Arial Narrow" w:eastAsia="Calibri" w:hAnsi="Arial Narrow"/>
          <w:sz w:val="22"/>
          <w:szCs w:val="22"/>
        </w:rPr>
        <w:t xml:space="preserve">Durante la ejecución del Control Concurrente al Hito de Control </w:t>
      </w:r>
      <w:r w:rsidR="00D6445C">
        <w:rPr>
          <w:rFonts w:ascii="Arial Narrow" w:eastAsia="Calibri" w:hAnsi="Arial Narrow"/>
          <w:sz w:val="22"/>
          <w:szCs w:val="22"/>
        </w:rPr>
        <w:t>n.</w:t>
      </w:r>
      <w:r w:rsidR="00D6445C" w:rsidRPr="00B36D5A">
        <w:rPr>
          <w:rFonts w:ascii="Arial Narrow" w:eastAsia="Calibri" w:hAnsi="Arial Narrow"/>
          <w:sz w:val="22"/>
          <w:szCs w:val="22"/>
        </w:rPr>
        <w:t>°</w:t>
      </w:r>
      <w:r w:rsidR="00D6445C">
        <w:rPr>
          <w:rFonts w:ascii="Arial Narrow" w:eastAsia="Calibri" w:hAnsi="Arial Narrow"/>
          <w:sz w:val="22"/>
          <w:szCs w:val="22"/>
        </w:rPr>
        <w:t xml:space="preserve"> </w:t>
      </w:r>
      <w:r w:rsidR="00584D74">
        <w:rPr>
          <w:rFonts w:ascii="Arial Narrow" w:eastAsia="Calibri" w:hAnsi="Arial Narrow"/>
          <w:sz w:val="22"/>
          <w:szCs w:val="22"/>
        </w:rPr>
        <w:t>5</w:t>
      </w:r>
      <w:r w:rsidR="00FA2C30" w:rsidRPr="00FA2C30">
        <w:rPr>
          <w:rFonts w:ascii="Arial Narrow" w:eastAsia="Calibri" w:hAnsi="Arial Narrow"/>
          <w:sz w:val="22"/>
          <w:szCs w:val="22"/>
        </w:rPr>
        <w:t xml:space="preserve"> “</w:t>
      </w:r>
      <w:r w:rsidR="00445F22">
        <w:rPr>
          <w:rFonts w:ascii="Arial Narrow" w:hAnsi="Arial Narrow"/>
          <w:sz w:val="22"/>
          <w:szCs w:val="22"/>
        </w:rPr>
        <w:t xml:space="preserve">Proceso </w:t>
      </w:r>
      <w:r w:rsidR="00584D74">
        <w:rPr>
          <w:rFonts w:ascii="Arial Narrow" w:hAnsi="Arial Narrow"/>
          <w:sz w:val="22"/>
          <w:szCs w:val="22"/>
        </w:rPr>
        <w:t>de ejecución de gastos del proyecto y verificación de los documentos que acrediten experiencia laboral del actual residente de obra</w:t>
      </w:r>
      <w:r w:rsidR="00FA2C30" w:rsidRPr="00FA2C30">
        <w:rPr>
          <w:rFonts w:ascii="Arial Narrow" w:hAnsi="Arial Narrow"/>
          <w:sz w:val="22"/>
          <w:szCs w:val="22"/>
        </w:rPr>
        <w:t>.”</w:t>
      </w:r>
      <w:r w:rsidRPr="00B36D5A">
        <w:rPr>
          <w:rFonts w:ascii="Arial Narrow" w:hAnsi="Arial Narrow" w:cs="Arial"/>
          <w:bCs/>
          <w:sz w:val="22"/>
          <w:szCs w:val="22"/>
          <w:lang w:val="es-ES"/>
        </w:rPr>
        <w:t xml:space="preserve">, se </w:t>
      </w:r>
      <w:r>
        <w:rPr>
          <w:rFonts w:ascii="Arial Narrow" w:hAnsi="Arial Narrow" w:cs="Arial"/>
          <w:bCs/>
          <w:sz w:val="22"/>
          <w:szCs w:val="22"/>
          <w:lang w:val="es-ES"/>
        </w:rPr>
        <w:t xml:space="preserve">advirtió </w:t>
      </w:r>
      <w:ins w:id="2032" w:author="GRAPURIMAC" w:date="2023-06-29T18:33:00Z">
        <w:r w:rsidR="00D67D51">
          <w:rPr>
            <w:rFonts w:ascii="Arial Narrow" w:hAnsi="Arial Narrow" w:cs="Arial"/>
            <w:bCs/>
            <w:sz w:val="22"/>
            <w:szCs w:val="22"/>
            <w:lang w:val="es-ES"/>
          </w:rPr>
          <w:t>tres</w:t>
        </w:r>
      </w:ins>
      <w:del w:id="2033" w:author="GRAPURIMAC" w:date="2023-06-29T18:33:00Z">
        <w:r w:rsidR="00676FB7" w:rsidDel="00D67D51">
          <w:rPr>
            <w:rFonts w:ascii="Arial Narrow" w:hAnsi="Arial Narrow" w:cs="Arial"/>
            <w:bCs/>
            <w:sz w:val="22"/>
            <w:szCs w:val="22"/>
            <w:lang w:val="es-ES"/>
          </w:rPr>
          <w:delText>cuatro</w:delText>
        </w:r>
      </w:del>
      <w:r>
        <w:rPr>
          <w:rFonts w:ascii="Arial Narrow" w:hAnsi="Arial Narrow" w:cs="Arial"/>
          <w:bCs/>
          <w:sz w:val="22"/>
          <w:szCs w:val="22"/>
          <w:lang w:val="es-ES"/>
        </w:rPr>
        <w:t xml:space="preserve"> </w:t>
      </w:r>
      <w:r w:rsidRPr="00B36D5A">
        <w:rPr>
          <w:rFonts w:ascii="Arial Narrow" w:hAnsi="Arial Narrow" w:cs="Arial"/>
          <w:bCs/>
          <w:sz w:val="22"/>
          <w:szCs w:val="22"/>
          <w:lang w:val="es-ES"/>
        </w:rPr>
        <w:t>(</w:t>
      </w:r>
      <w:ins w:id="2034" w:author="GRAPURIMAC" w:date="2023-06-29T18:33:00Z">
        <w:r w:rsidR="00D67D51">
          <w:rPr>
            <w:rFonts w:ascii="Arial Narrow" w:hAnsi="Arial Narrow" w:cs="Arial"/>
            <w:bCs/>
            <w:sz w:val="22"/>
            <w:szCs w:val="22"/>
            <w:lang w:val="es-ES"/>
          </w:rPr>
          <w:t>3</w:t>
        </w:r>
      </w:ins>
      <w:del w:id="2035" w:author="GRAPURIMAC" w:date="2023-06-29T18:33:00Z">
        <w:r w:rsidR="00676FB7" w:rsidDel="00D67D51">
          <w:rPr>
            <w:rFonts w:ascii="Arial Narrow" w:hAnsi="Arial Narrow" w:cs="Arial"/>
            <w:bCs/>
            <w:sz w:val="22"/>
            <w:szCs w:val="22"/>
            <w:lang w:val="es-ES"/>
          </w:rPr>
          <w:delText>4</w:delText>
        </w:r>
      </w:del>
      <w:r w:rsidRPr="00B36D5A">
        <w:rPr>
          <w:rFonts w:ascii="Arial Narrow" w:hAnsi="Arial Narrow" w:cs="Arial"/>
          <w:bCs/>
          <w:sz w:val="22"/>
          <w:szCs w:val="22"/>
          <w:lang w:val="es-ES"/>
        </w:rPr>
        <w:t xml:space="preserve">) </w:t>
      </w:r>
      <w:r w:rsidR="00584D74" w:rsidRPr="00B36D5A">
        <w:rPr>
          <w:rFonts w:ascii="Arial Narrow" w:hAnsi="Arial Narrow" w:cs="Arial"/>
          <w:bCs/>
          <w:sz w:val="22"/>
          <w:szCs w:val="22"/>
          <w:lang w:val="es-ES"/>
        </w:rPr>
        <w:t>situaci</w:t>
      </w:r>
      <w:r w:rsidR="00584D74">
        <w:rPr>
          <w:rFonts w:ascii="Arial Narrow" w:hAnsi="Arial Narrow" w:cs="Arial"/>
          <w:bCs/>
          <w:sz w:val="22"/>
          <w:szCs w:val="22"/>
          <w:lang w:val="es-ES"/>
        </w:rPr>
        <w:t>ones</w:t>
      </w:r>
      <w:r w:rsidRPr="00B36D5A">
        <w:rPr>
          <w:rFonts w:ascii="Arial Narrow" w:hAnsi="Arial Narrow" w:cs="Arial"/>
          <w:bCs/>
          <w:sz w:val="22"/>
          <w:szCs w:val="22"/>
          <w:lang w:val="es-ES"/>
        </w:rPr>
        <w:t xml:space="preserve"> adversa</w:t>
      </w:r>
      <w:r w:rsidR="00584D74">
        <w:rPr>
          <w:rFonts w:ascii="Arial Narrow" w:hAnsi="Arial Narrow" w:cs="Arial"/>
          <w:bCs/>
          <w:sz w:val="22"/>
          <w:szCs w:val="22"/>
          <w:lang w:val="es-ES"/>
        </w:rPr>
        <w:t>s</w:t>
      </w:r>
      <w:r w:rsidRPr="00B36D5A">
        <w:rPr>
          <w:rFonts w:ascii="Arial Narrow" w:hAnsi="Arial Narrow" w:cs="Arial"/>
          <w:bCs/>
          <w:sz w:val="22"/>
          <w:szCs w:val="22"/>
          <w:lang w:val="es-ES"/>
        </w:rPr>
        <w:t xml:space="preserve"> que afecta</w:t>
      </w:r>
      <w:r>
        <w:rPr>
          <w:rFonts w:ascii="Arial Narrow" w:hAnsi="Arial Narrow" w:cs="Arial"/>
          <w:bCs/>
          <w:sz w:val="22"/>
          <w:szCs w:val="22"/>
          <w:lang w:val="es-ES"/>
        </w:rPr>
        <w:t>n</w:t>
      </w:r>
      <w:r w:rsidRPr="00B36D5A">
        <w:rPr>
          <w:rFonts w:ascii="Arial Narrow" w:hAnsi="Arial Narrow" w:cs="Arial"/>
          <w:bCs/>
          <w:sz w:val="22"/>
          <w:szCs w:val="22"/>
          <w:lang w:val="es-ES"/>
        </w:rPr>
        <w:t xml:space="preserve"> o podría</w:t>
      </w:r>
      <w:r>
        <w:rPr>
          <w:rFonts w:ascii="Arial Narrow" w:hAnsi="Arial Narrow" w:cs="Arial"/>
          <w:bCs/>
          <w:sz w:val="22"/>
          <w:szCs w:val="22"/>
          <w:lang w:val="es-ES"/>
        </w:rPr>
        <w:t xml:space="preserve">n </w:t>
      </w:r>
      <w:r w:rsidRPr="00B36D5A">
        <w:rPr>
          <w:rFonts w:ascii="Arial Narrow" w:hAnsi="Arial Narrow" w:cs="Arial"/>
          <w:bCs/>
          <w:sz w:val="22"/>
          <w:szCs w:val="22"/>
          <w:lang w:val="es-ES"/>
        </w:rPr>
        <w:t xml:space="preserve">afectar la </w:t>
      </w:r>
      <w:r w:rsidR="00D6445C">
        <w:rPr>
          <w:rFonts w:ascii="Arial Narrow" w:hAnsi="Arial Narrow" w:cs="Arial"/>
          <w:bCs/>
          <w:sz w:val="22"/>
          <w:szCs w:val="22"/>
          <w:lang w:val="es-ES"/>
        </w:rPr>
        <w:t>ejecución física y</w:t>
      </w:r>
      <w:r w:rsidRPr="00B36D5A">
        <w:rPr>
          <w:rFonts w:ascii="Arial Narrow" w:hAnsi="Arial Narrow" w:cs="Arial"/>
          <w:bCs/>
          <w:sz w:val="22"/>
          <w:szCs w:val="22"/>
          <w:lang w:val="es-ES"/>
        </w:rPr>
        <w:t xml:space="preserve"> el resultado o logro de los objetivos </w:t>
      </w:r>
      <w:r>
        <w:rPr>
          <w:rFonts w:ascii="Arial Narrow" w:hAnsi="Arial Narrow" w:cs="Arial"/>
          <w:bCs/>
          <w:sz w:val="22"/>
          <w:szCs w:val="22"/>
          <w:lang w:val="es-ES"/>
        </w:rPr>
        <w:t>del proyecto.</w:t>
      </w:r>
    </w:p>
    <w:p w14:paraId="1BB7D034" w14:textId="77777777" w:rsidR="00D6445C" w:rsidRDefault="00D6445C" w:rsidP="00361274">
      <w:pPr>
        <w:ind w:left="709"/>
        <w:contextualSpacing/>
        <w:jc w:val="both"/>
        <w:rPr>
          <w:rFonts w:ascii="Arial Narrow" w:hAnsi="Arial Narrow" w:cs="Arial"/>
          <w:bCs/>
          <w:sz w:val="22"/>
          <w:szCs w:val="22"/>
          <w:lang w:val="es-ES"/>
        </w:rPr>
      </w:pPr>
    </w:p>
    <w:p w14:paraId="43ACF231" w14:textId="77777777" w:rsidR="00846256" w:rsidRPr="00847E23" w:rsidRDefault="00846256" w:rsidP="00532FE2">
      <w:pPr>
        <w:pStyle w:val="Ttulo1"/>
        <w:numPr>
          <w:ilvl w:val="0"/>
          <w:numId w:val="3"/>
        </w:numPr>
        <w:spacing w:before="0"/>
        <w:rPr>
          <w:rStyle w:val="Textoennegrita"/>
          <w:rFonts w:ascii="Arial Narrow" w:hAnsi="Arial Narrow" w:cstheme="minorHAnsi"/>
          <w:b/>
          <w:bCs/>
          <w:color w:val="auto"/>
          <w:sz w:val="22"/>
          <w:szCs w:val="22"/>
        </w:rPr>
      </w:pPr>
      <w:bookmarkStart w:id="2036" w:name="_Toc132102578"/>
      <w:bookmarkStart w:id="2037" w:name="_Toc132126845"/>
      <w:bookmarkStart w:id="2038" w:name="_Toc138874368"/>
      <w:r w:rsidRPr="00847E23">
        <w:rPr>
          <w:rStyle w:val="Textoennegrita"/>
          <w:rFonts w:ascii="Arial Narrow" w:hAnsi="Arial Narrow" w:cstheme="minorHAnsi"/>
          <w:b/>
          <w:bCs/>
          <w:color w:val="auto"/>
          <w:sz w:val="22"/>
          <w:szCs w:val="22"/>
        </w:rPr>
        <w:t>RECOMENDACIONES</w:t>
      </w:r>
      <w:bookmarkEnd w:id="2036"/>
      <w:bookmarkEnd w:id="2037"/>
      <w:bookmarkEnd w:id="2038"/>
    </w:p>
    <w:p w14:paraId="5CD42B73" w14:textId="77777777" w:rsidR="00846256" w:rsidRPr="00967C59" w:rsidRDefault="00846256" w:rsidP="00361274">
      <w:pPr>
        <w:pStyle w:val="Prrafodelista"/>
        <w:tabs>
          <w:tab w:val="left" w:pos="567"/>
        </w:tabs>
        <w:spacing w:after="0" w:line="240" w:lineRule="auto"/>
        <w:ind w:left="567"/>
        <w:jc w:val="both"/>
        <w:rPr>
          <w:rFonts w:ascii="Arial Narrow" w:eastAsia="Times New Roman" w:hAnsi="Arial Narrow"/>
          <w:b/>
          <w:iCs/>
          <w:lang w:eastAsia="es-PE"/>
        </w:rPr>
      </w:pPr>
    </w:p>
    <w:p w14:paraId="5293B8F6" w14:textId="2D24C926" w:rsidR="00846256" w:rsidRPr="00A837B9"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eastAsia="Times New Roman" w:hAnsi="Arial Narrow"/>
          <w:iCs/>
          <w:lang w:eastAsia="es-PE"/>
        </w:rPr>
        <w:t xml:space="preserve">Hacer de conocimiento al Titular del Gobierno Regional de Apurímac, el presente informe de Hito de Control, el cual contiene las </w:t>
      </w:r>
      <w:r w:rsidR="00814659" w:rsidRPr="00967C59">
        <w:rPr>
          <w:rFonts w:ascii="Arial Narrow" w:eastAsia="Times New Roman" w:hAnsi="Arial Narrow"/>
          <w:iCs/>
          <w:lang w:eastAsia="es-PE"/>
        </w:rPr>
        <w:t>situaci</w:t>
      </w:r>
      <w:r w:rsidR="00445F22">
        <w:rPr>
          <w:rFonts w:ascii="Arial Narrow" w:eastAsia="Times New Roman" w:hAnsi="Arial Narrow"/>
          <w:iCs/>
          <w:lang w:eastAsia="es-PE"/>
        </w:rPr>
        <w:t>ones</w:t>
      </w:r>
      <w:r w:rsidRPr="00967C59">
        <w:rPr>
          <w:rFonts w:ascii="Arial Narrow" w:eastAsia="Times New Roman" w:hAnsi="Arial Narrow"/>
          <w:iCs/>
          <w:lang w:eastAsia="es-PE"/>
        </w:rPr>
        <w:t xml:space="preserve"> adversa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identificada</w:t>
      </w:r>
      <w:r w:rsidR="00445F22">
        <w:rPr>
          <w:rFonts w:ascii="Arial Narrow" w:eastAsia="Times New Roman" w:hAnsi="Arial Narrow"/>
          <w:iCs/>
          <w:lang w:eastAsia="es-PE"/>
        </w:rPr>
        <w:t>s</w:t>
      </w:r>
      <w:r w:rsidRPr="00967C59">
        <w:rPr>
          <w:rFonts w:ascii="Arial Narrow" w:eastAsia="Times New Roman" w:hAnsi="Arial Narrow"/>
          <w:iCs/>
          <w:lang w:eastAsia="es-PE"/>
        </w:rPr>
        <w:t xml:space="preserve"> como resultado del Control Concurrente al Hito de Control n.° </w:t>
      </w:r>
      <w:r w:rsidR="00584D74">
        <w:rPr>
          <w:rFonts w:ascii="Arial Narrow" w:eastAsia="Times New Roman" w:hAnsi="Arial Narrow"/>
          <w:iCs/>
          <w:lang w:eastAsia="es-PE"/>
        </w:rPr>
        <w:t>5</w:t>
      </w:r>
      <w:r w:rsidRPr="00967C59">
        <w:rPr>
          <w:rFonts w:ascii="Arial Narrow" w:eastAsia="Times New Roman" w:hAnsi="Arial Narrow"/>
          <w:iCs/>
          <w:lang w:eastAsia="es-PE"/>
        </w:rPr>
        <w:t xml:space="preserve"> </w:t>
      </w:r>
      <w:r w:rsidRPr="00747281">
        <w:rPr>
          <w:rFonts w:ascii="Arial Narrow" w:hAnsi="Arial Narrow" w:cs="Arial"/>
          <w:bCs/>
        </w:rPr>
        <w:t>“</w:t>
      </w:r>
      <w:bookmarkStart w:id="2039" w:name="_Hlk133330811"/>
      <w:r w:rsidR="00445F22">
        <w:rPr>
          <w:rFonts w:ascii="Arial Narrow" w:hAnsi="Arial Narrow"/>
        </w:rPr>
        <w:t xml:space="preserve">Proceso </w:t>
      </w:r>
      <w:r w:rsidR="00584D74">
        <w:rPr>
          <w:rFonts w:ascii="Arial Narrow" w:hAnsi="Arial Narrow"/>
        </w:rPr>
        <w:t>de ejecución de gastos del proyecto y verificación de los documentos que acrediten experiencia laboral del actual residente de obra</w:t>
      </w:r>
      <w:r w:rsidR="00FA2C30" w:rsidRPr="00FA2C30">
        <w:rPr>
          <w:rFonts w:ascii="Arial Narrow" w:hAnsi="Arial Narrow"/>
        </w:rPr>
        <w:t>”</w:t>
      </w:r>
      <w:bookmarkEnd w:id="2039"/>
      <w:r w:rsidR="00FA2C30" w:rsidRPr="00747281">
        <w:rPr>
          <w:rFonts w:ascii="Arial Narrow" w:hAnsi="Arial Narrow" w:cs="Arial"/>
        </w:rPr>
        <w:t xml:space="preserve">, </w:t>
      </w:r>
      <w:r w:rsidRPr="00967C59">
        <w:rPr>
          <w:rFonts w:ascii="Arial Narrow" w:hAnsi="Arial Narrow" w:cs="Arial"/>
          <w:bCs/>
        </w:rPr>
        <w:t xml:space="preserve">con la finalidad que se adopten las acciones preventivas y correctivas que correspondan, en el marco de sus competencias y obligaciones en la gestión institucional, con el objeto de asegurar la </w:t>
      </w:r>
      <w:r w:rsidR="00D6445C">
        <w:rPr>
          <w:rFonts w:ascii="Arial Narrow" w:hAnsi="Arial Narrow" w:cs="Arial"/>
          <w:bCs/>
          <w:lang w:val="es-ES"/>
        </w:rPr>
        <w:t>ejecución física y</w:t>
      </w:r>
      <w:r w:rsidR="00D6445C" w:rsidRPr="00B36D5A">
        <w:rPr>
          <w:rFonts w:ascii="Arial Narrow" w:hAnsi="Arial Narrow" w:cs="Arial"/>
          <w:bCs/>
          <w:lang w:val="es-ES"/>
        </w:rPr>
        <w:t xml:space="preserve"> el resultado o logro de los objetivos </w:t>
      </w:r>
      <w:r w:rsidR="00D6445C">
        <w:rPr>
          <w:rFonts w:ascii="Arial Narrow" w:hAnsi="Arial Narrow" w:cs="Arial"/>
          <w:bCs/>
          <w:lang w:val="es-ES"/>
        </w:rPr>
        <w:t>del proyecto</w:t>
      </w:r>
      <w:r w:rsidRPr="00967C59">
        <w:rPr>
          <w:rFonts w:ascii="Arial Narrow" w:hAnsi="Arial Narrow" w:cs="Arial"/>
          <w:bCs/>
        </w:rPr>
        <w:t>.</w:t>
      </w:r>
    </w:p>
    <w:p w14:paraId="082B9B93" w14:textId="77777777" w:rsidR="00846256" w:rsidRPr="00967C59" w:rsidRDefault="00846256" w:rsidP="00361274">
      <w:pPr>
        <w:pStyle w:val="Prrafodelista"/>
        <w:tabs>
          <w:tab w:val="left" w:pos="567"/>
        </w:tabs>
        <w:spacing w:after="0" w:line="240" w:lineRule="auto"/>
        <w:ind w:left="927"/>
        <w:jc w:val="both"/>
        <w:rPr>
          <w:rFonts w:ascii="Arial Narrow" w:eastAsia="Times New Roman" w:hAnsi="Arial Narrow"/>
          <w:b/>
          <w:iCs/>
          <w:lang w:eastAsia="es-PE"/>
        </w:rPr>
      </w:pPr>
    </w:p>
    <w:p w14:paraId="0BFC0097" w14:textId="5E474F75" w:rsidR="00846256" w:rsidRPr="00F073C0" w:rsidRDefault="00846256" w:rsidP="00532FE2">
      <w:pPr>
        <w:pStyle w:val="Prrafodelista"/>
        <w:numPr>
          <w:ilvl w:val="0"/>
          <w:numId w:val="4"/>
        </w:numPr>
        <w:tabs>
          <w:tab w:val="left" w:pos="567"/>
        </w:tabs>
        <w:spacing w:after="0" w:line="240" w:lineRule="auto"/>
        <w:jc w:val="both"/>
        <w:rPr>
          <w:rFonts w:ascii="Arial Narrow" w:eastAsia="Times New Roman" w:hAnsi="Arial Narrow"/>
          <w:b/>
          <w:iCs/>
          <w:lang w:eastAsia="es-PE"/>
        </w:rPr>
      </w:pPr>
      <w:r w:rsidRPr="00967C59">
        <w:rPr>
          <w:rFonts w:ascii="Arial Narrow" w:hAnsi="Arial Narrow" w:cs="Arial"/>
          <w:bCs/>
        </w:rPr>
        <w:t xml:space="preserve">Hacer de conocimiento al </w:t>
      </w:r>
      <w:r w:rsidRPr="00967C59">
        <w:rPr>
          <w:rFonts w:ascii="Arial Narrow" w:eastAsia="Times New Roman" w:hAnsi="Arial Narrow"/>
          <w:iCs/>
          <w:lang w:eastAsia="es-PE"/>
        </w:rPr>
        <w:t>Titular de Gobierno Regional de Apurímac, que debe comunicar a la Comisión de Control, en el plazo de cinco (5) días hábiles, las acciones preventivas o correctivas adoptadas o por adoptar respecto a las situaciones adversas contenidas en el presente informe, adjuntando la documentación de sustento respectiva.</w:t>
      </w:r>
    </w:p>
    <w:p w14:paraId="552FE26F" w14:textId="77777777" w:rsidR="00F073C0" w:rsidRDefault="00F073C0" w:rsidP="00361274">
      <w:pPr>
        <w:ind w:left="851" w:hanging="425"/>
        <w:contextualSpacing/>
        <w:jc w:val="right"/>
        <w:rPr>
          <w:rFonts w:ascii="Arial Narrow" w:hAnsi="Arial Narrow" w:cs="Arial"/>
          <w:sz w:val="22"/>
          <w:szCs w:val="22"/>
        </w:rPr>
      </w:pPr>
    </w:p>
    <w:p w14:paraId="114D5BDB" w14:textId="020CAF00" w:rsidR="00846256" w:rsidRDefault="00846256" w:rsidP="00361274">
      <w:pPr>
        <w:ind w:left="851" w:hanging="425"/>
        <w:contextualSpacing/>
        <w:jc w:val="right"/>
        <w:rPr>
          <w:rFonts w:ascii="Arial Narrow" w:hAnsi="Arial Narrow" w:cs="Arial"/>
          <w:sz w:val="22"/>
          <w:szCs w:val="22"/>
        </w:rPr>
      </w:pPr>
      <w:r w:rsidRPr="00967C59">
        <w:rPr>
          <w:rFonts w:ascii="Arial Narrow" w:hAnsi="Arial Narrow" w:cs="Arial"/>
          <w:sz w:val="22"/>
          <w:szCs w:val="22"/>
        </w:rPr>
        <w:t xml:space="preserve">Abancay, </w:t>
      </w:r>
      <w:r w:rsidR="003F5CA7">
        <w:rPr>
          <w:rFonts w:ascii="Arial Narrow" w:hAnsi="Arial Narrow" w:cs="Arial"/>
          <w:sz w:val="22"/>
          <w:szCs w:val="22"/>
        </w:rPr>
        <w:t>2</w:t>
      </w:r>
      <w:ins w:id="2040" w:author="GRAPURIMAC" w:date="2023-06-29T18:34:00Z">
        <w:r w:rsidR="00D67D51">
          <w:rPr>
            <w:rFonts w:ascii="Arial Narrow" w:hAnsi="Arial Narrow" w:cs="Arial"/>
            <w:sz w:val="22"/>
            <w:szCs w:val="22"/>
          </w:rPr>
          <w:t>8</w:t>
        </w:r>
      </w:ins>
      <w:del w:id="2041" w:author="GRAPURIMAC" w:date="2023-06-29T18:34:00Z">
        <w:r w:rsidR="00613EF2" w:rsidDel="00D67D51">
          <w:rPr>
            <w:rFonts w:ascii="Arial Narrow" w:hAnsi="Arial Narrow" w:cs="Arial"/>
            <w:sz w:val="22"/>
            <w:szCs w:val="22"/>
          </w:rPr>
          <w:delText>1</w:delText>
        </w:r>
      </w:del>
      <w:r w:rsidRPr="00967C59">
        <w:rPr>
          <w:rFonts w:ascii="Arial Narrow" w:hAnsi="Arial Narrow" w:cs="Arial"/>
          <w:sz w:val="22"/>
          <w:szCs w:val="22"/>
        </w:rPr>
        <w:t xml:space="preserve"> de </w:t>
      </w:r>
      <w:r w:rsidR="005B58EC">
        <w:rPr>
          <w:rFonts w:ascii="Arial Narrow" w:hAnsi="Arial Narrow" w:cs="Arial"/>
          <w:sz w:val="22"/>
          <w:szCs w:val="22"/>
        </w:rPr>
        <w:t>junio</w:t>
      </w:r>
      <w:r>
        <w:rPr>
          <w:rFonts w:ascii="Arial Narrow" w:hAnsi="Arial Narrow" w:cs="Arial"/>
          <w:sz w:val="22"/>
          <w:szCs w:val="22"/>
        </w:rPr>
        <w:t xml:space="preserve"> </w:t>
      </w:r>
      <w:r w:rsidRPr="00967C59">
        <w:rPr>
          <w:rFonts w:ascii="Arial Narrow" w:hAnsi="Arial Narrow" w:cs="Arial"/>
          <w:sz w:val="22"/>
          <w:szCs w:val="22"/>
        </w:rPr>
        <w:t>de 202</w:t>
      </w:r>
      <w:r>
        <w:rPr>
          <w:rFonts w:ascii="Arial Narrow" w:hAnsi="Arial Narrow" w:cs="Arial"/>
          <w:sz w:val="22"/>
          <w:szCs w:val="22"/>
        </w:rPr>
        <w:t>3</w:t>
      </w:r>
    </w:p>
    <w:p w14:paraId="5DDA47AA" w14:textId="65942D39" w:rsidR="00D73C4C" w:rsidRDefault="00D73C4C" w:rsidP="00361274">
      <w:pPr>
        <w:ind w:left="851" w:hanging="425"/>
        <w:contextualSpacing/>
        <w:jc w:val="right"/>
        <w:rPr>
          <w:rFonts w:ascii="Arial Narrow" w:hAnsi="Arial Narrow" w:cs="Arial"/>
          <w:sz w:val="22"/>
          <w:szCs w:val="22"/>
        </w:rPr>
      </w:pPr>
    </w:p>
    <w:p w14:paraId="4CB46BC5" w14:textId="0D9567B6" w:rsidR="00D73C4C" w:rsidRDefault="00D73C4C" w:rsidP="00361274">
      <w:pPr>
        <w:ind w:left="851" w:hanging="425"/>
        <w:contextualSpacing/>
        <w:jc w:val="right"/>
        <w:rPr>
          <w:rFonts w:ascii="Arial Narrow" w:hAnsi="Arial Narrow" w:cs="Arial"/>
          <w:sz w:val="22"/>
          <w:szCs w:val="22"/>
        </w:rPr>
      </w:pPr>
    </w:p>
    <w:p w14:paraId="37B85948" w14:textId="77777777" w:rsidR="007613B9" w:rsidRDefault="007613B9" w:rsidP="00361274">
      <w:pPr>
        <w:ind w:left="851" w:hanging="425"/>
        <w:contextualSpacing/>
        <w:jc w:val="right"/>
        <w:rPr>
          <w:rFonts w:ascii="Arial Narrow" w:hAnsi="Arial Narrow" w:cs="Arial"/>
          <w:sz w:val="22"/>
          <w:szCs w:val="22"/>
        </w:rPr>
      </w:pPr>
    </w:p>
    <w:p w14:paraId="329F65E8" w14:textId="290E8CE0" w:rsidR="00F073C0" w:rsidRDefault="00F073C0" w:rsidP="00361274">
      <w:pPr>
        <w:ind w:left="851" w:hanging="425"/>
        <w:contextualSpacing/>
        <w:jc w:val="right"/>
        <w:rPr>
          <w:rFonts w:ascii="Arial Narrow" w:eastAsia="Calibri" w:hAnsi="Arial Narrow" w:cs="Arial"/>
          <w:bCs/>
          <w:sz w:val="22"/>
          <w:szCs w:val="22"/>
          <w:highlight w:val="yellow"/>
        </w:rPr>
      </w:pPr>
    </w:p>
    <w:p w14:paraId="2E3F2AF8" w14:textId="77777777" w:rsidR="00F073C0" w:rsidRPr="00F073C0" w:rsidRDefault="00F073C0" w:rsidP="00361274">
      <w:pPr>
        <w:ind w:left="851" w:hanging="425"/>
        <w:contextualSpacing/>
        <w:jc w:val="right"/>
        <w:rPr>
          <w:rFonts w:ascii="Arial Narrow" w:eastAsia="Calibri" w:hAnsi="Arial Narrow" w:cs="Arial"/>
          <w:bCs/>
          <w:sz w:val="10"/>
          <w:szCs w:val="10"/>
          <w:highlight w:val="yellow"/>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0"/>
      </w:tblGrid>
      <w:tr w:rsidR="00846256" w:rsidRPr="009F1574" w14:paraId="5E776B22" w14:textId="77777777" w:rsidTr="009375BF">
        <w:trPr>
          <w:jc w:val="center"/>
        </w:trPr>
        <w:tc>
          <w:tcPr>
            <w:tcW w:w="4249" w:type="dxa"/>
          </w:tcPr>
          <w:p w14:paraId="3A91A966" w14:textId="77777777" w:rsidR="00846256" w:rsidRPr="00DE12FA" w:rsidRDefault="00846256" w:rsidP="00361274">
            <w:pPr>
              <w:jc w:val="center"/>
              <w:rPr>
                <w:rFonts w:ascii="Arial Narrow" w:hAnsi="Arial Narrow"/>
                <w:b/>
                <w:iCs/>
                <w:szCs w:val="18"/>
                <w:lang w:eastAsia="es-PE"/>
              </w:rPr>
            </w:pPr>
          </w:p>
          <w:p w14:paraId="011C8400"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E00B497" w14:textId="77777777"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Dennis Helmle Camacho</w:t>
            </w:r>
          </w:p>
          <w:p w14:paraId="3C1CCE5D"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lastRenderedPageBreak/>
              <w:t>Supervisor</w:t>
            </w:r>
          </w:p>
          <w:p w14:paraId="38258BFE"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c>
          <w:tcPr>
            <w:tcW w:w="4250" w:type="dxa"/>
          </w:tcPr>
          <w:p w14:paraId="137870AF" w14:textId="77777777" w:rsidR="00846256" w:rsidRPr="00DE12FA" w:rsidRDefault="00846256" w:rsidP="00361274">
            <w:pPr>
              <w:rPr>
                <w:rFonts w:ascii="Arial Narrow" w:hAnsi="Arial Narrow"/>
                <w:bCs/>
                <w:szCs w:val="22"/>
              </w:rPr>
            </w:pPr>
          </w:p>
          <w:p w14:paraId="7F81C2A3" w14:textId="77777777" w:rsidR="00846256" w:rsidRPr="00DE12FA" w:rsidRDefault="00846256" w:rsidP="00361274">
            <w:pPr>
              <w:ind w:left="708" w:hanging="708"/>
              <w:jc w:val="center"/>
              <w:rPr>
                <w:rFonts w:ascii="Arial Narrow" w:hAnsi="Arial Narrow"/>
                <w:b/>
                <w:iCs/>
                <w:szCs w:val="18"/>
                <w:lang w:eastAsia="es-PE"/>
              </w:rPr>
            </w:pPr>
            <w:r w:rsidRPr="00DE12FA">
              <w:rPr>
                <w:rFonts w:ascii="Arial Narrow" w:hAnsi="Arial Narrow"/>
                <w:b/>
                <w:iCs/>
                <w:szCs w:val="18"/>
                <w:lang w:eastAsia="es-PE"/>
              </w:rPr>
              <w:t>____________________________________</w:t>
            </w:r>
          </w:p>
          <w:p w14:paraId="3014F667" w14:textId="77777777" w:rsidR="00846256" w:rsidRPr="00DE12FA" w:rsidRDefault="00846256" w:rsidP="00361274">
            <w:pPr>
              <w:ind w:left="708" w:hanging="708"/>
              <w:jc w:val="center"/>
              <w:rPr>
                <w:rFonts w:ascii="Arial Narrow" w:hAnsi="Arial Narrow"/>
                <w:b/>
                <w:iCs/>
                <w:szCs w:val="18"/>
                <w:lang w:eastAsia="es-PE"/>
              </w:rPr>
            </w:pPr>
            <w:r>
              <w:rPr>
                <w:rFonts w:ascii="Arial Narrow" w:hAnsi="Arial Narrow"/>
                <w:b/>
                <w:iCs/>
                <w:szCs w:val="18"/>
                <w:lang w:eastAsia="es-PE"/>
              </w:rPr>
              <w:t xml:space="preserve">Manuel Raúl Lívano Luna </w:t>
            </w:r>
          </w:p>
          <w:p w14:paraId="2F3DABC1"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lastRenderedPageBreak/>
              <w:t>Jefe de Comisión</w:t>
            </w:r>
          </w:p>
          <w:p w14:paraId="6BF2D8E3" w14:textId="77777777" w:rsidR="00846256" w:rsidRPr="00DE12FA" w:rsidRDefault="00846256" w:rsidP="00361274">
            <w:pPr>
              <w:jc w:val="center"/>
              <w:rPr>
                <w:rFonts w:ascii="Arial Narrow" w:hAnsi="Arial Narrow"/>
                <w:iCs/>
                <w:szCs w:val="18"/>
                <w:lang w:eastAsia="es-PE"/>
              </w:rPr>
            </w:pPr>
            <w:r w:rsidRPr="00DE12FA">
              <w:rPr>
                <w:rFonts w:ascii="Arial Narrow" w:hAnsi="Arial Narrow"/>
                <w:iCs/>
                <w:szCs w:val="18"/>
                <w:lang w:eastAsia="es-PE"/>
              </w:rPr>
              <w:t>Comisión de Control</w:t>
            </w:r>
          </w:p>
        </w:tc>
      </w:tr>
      <w:tr w:rsidR="00846256" w:rsidRPr="009F1574" w14:paraId="18702F04" w14:textId="77777777" w:rsidTr="009375BF">
        <w:trPr>
          <w:trHeight w:val="1543"/>
          <w:jc w:val="center"/>
        </w:trPr>
        <w:tc>
          <w:tcPr>
            <w:tcW w:w="8499" w:type="dxa"/>
            <w:gridSpan w:val="2"/>
            <w:vAlign w:val="center"/>
          </w:tcPr>
          <w:p w14:paraId="2655DC22" w14:textId="77777777" w:rsidR="00846256" w:rsidRPr="00F073C0" w:rsidRDefault="00846256" w:rsidP="00361274">
            <w:pPr>
              <w:jc w:val="center"/>
              <w:rPr>
                <w:rFonts w:ascii="Arial Narrow" w:hAnsi="Arial Narrow"/>
                <w:b/>
                <w:iCs/>
                <w:sz w:val="2"/>
                <w:szCs w:val="2"/>
                <w:lang w:eastAsia="es-PE"/>
              </w:rPr>
            </w:pPr>
          </w:p>
          <w:p w14:paraId="11E9A294" w14:textId="12A2A3F4" w:rsidR="00846256" w:rsidRDefault="00846256" w:rsidP="00361274">
            <w:pPr>
              <w:rPr>
                <w:rFonts w:ascii="Arial Narrow" w:hAnsi="Arial Narrow"/>
                <w:b/>
                <w:iCs/>
                <w:szCs w:val="18"/>
                <w:lang w:eastAsia="es-PE"/>
              </w:rPr>
            </w:pPr>
          </w:p>
          <w:p w14:paraId="04788E14" w14:textId="1FEF3EDA" w:rsidR="007613B9" w:rsidRDefault="007613B9" w:rsidP="00361274">
            <w:pPr>
              <w:rPr>
                <w:rFonts w:ascii="Arial Narrow" w:hAnsi="Arial Narrow"/>
                <w:b/>
                <w:iCs/>
                <w:szCs w:val="18"/>
                <w:lang w:eastAsia="es-PE"/>
              </w:rPr>
            </w:pPr>
          </w:p>
          <w:p w14:paraId="384B03C4" w14:textId="30DC567D" w:rsidR="007613B9" w:rsidRDefault="007613B9" w:rsidP="00361274">
            <w:pPr>
              <w:rPr>
                <w:rFonts w:ascii="Arial Narrow" w:hAnsi="Arial Narrow"/>
                <w:b/>
                <w:iCs/>
                <w:szCs w:val="18"/>
                <w:lang w:eastAsia="es-PE"/>
              </w:rPr>
            </w:pPr>
          </w:p>
          <w:p w14:paraId="0FEEBC8D" w14:textId="6597D50C" w:rsidR="007613B9" w:rsidRDefault="007613B9" w:rsidP="00361274">
            <w:pPr>
              <w:rPr>
                <w:rFonts w:ascii="Arial Narrow" w:hAnsi="Arial Narrow"/>
                <w:b/>
                <w:iCs/>
                <w:szCs w:val="18"/>
                <w:lang w:eastAsia="es-PE"/>
              </w:rPr>
            </w:pPr>
          </w:p>
          <w:p w14:paraId="0CD51630" w14:textId="77777777" w:rsidR="009375BF" w:rsidRDefault="009375BF" w:rsidP="00361274">
            <w:pPr>
              <w:rPr>
                <w:rFonts w:ascii="Arial Narrow" w:hAnsi="Arial Narrow"/>
                <w:b/>
                <w:iCs/>
                <w:szCs w:val="18"/>
                <w:lang w:eastAsia="es-PE"/>
              </w:rPr>
            </w:pPr>
          </w:p>
          <w:p w14:paraId="01B75542" w14:textId="77777777" w:rsidR="007613B9" w:rsidRDefault="007613B9" w:rsidP="00361274">
            <w:pPr>
              <w:rPr>
                <w:rFonts w:ascii="Arial Narrow" w:hAnsi="Arial Narrow"/>
                <w:b/>
                <w:iCs/>
                <w:szCs w:val="18"/>
                <w:lang w:eastAsia="es-PE"/>
              </w:rPr>
            </w:pPr>
          </w:p>
          <w:p w14:paraId="4B0EC3B5" w14:textId="324CF958" w:rsidR="00846256" w:rsidRPr="00DE12FA" w:rsidRDefault="00846256" w:rsidP="00361274">
            <w:pPr>
              <w:jc w:val="center"/>
              <w:rPr>
                <w:rFonts w:ascii="Arial Narrow" w:hAnsi="Arial Narrow"/>
                <w:b/>
                <w:iCs/>
                <w:szCs w:val="18"/>
                <w:lang w:eastAsia="es-PE"/>
              </w:rPr>
            </w:pPr>
            <w:r w:rsidRPr="00DE12FA">
              <w:rPr>
                <w:rFonts w:ascii="Arial Narrow" w:hAnsi="Arial Narrow"/>
                <w:b/>
                <w:iCs/>
                <w:szCs w:val="18"/>
                <w:lang w:eastAsia="es-PE"/>
              </w:rPr>
              <w:t>__________________________________</w:t>
            </w:r>
          </w:p>
          <w:p w14:paraId="1076DC96" w14:textId="05848323" w:rsidR="00846256" w:rsidRPr="00DE12FA" w:rsidRDefault="00445F22" w:rsidP="00361274">
            <w:pPr>
              <w:jc w:val="center"/>
              <w:rPr>
                <w:rFonts w:ascii="Arial Narrow" w:hAnsi="Arial Narrow"/>
                <w:b/>
                <w:iCs/>
                <w:szCs w:val="18"/>
                <w:lang w:eastAsia="es-PE"/>
              </w:rPr>
            </w:pPr>
            <w:r>
              <w:rPr>
                <w:rFonts w:ascii="Arial Narrow" w:hAnsi="Arial Narrow"/>
                <w:b/>
                <w:iCs/>
                <w:szCs w:val="18"/>
                <w:lang w:eastAsia="es-PE"/>
              </w:rPr>
              <w:t>César Cornejo Antón</w:t>
            </w:r>
          </w:p>
          <w:p w14:paraId="3AF91433" w14:textId="77777777" w:rsidR="00846256" w:rsidRPr="00DE12FA" w:rsidRDefault="00846256" w:rsidP="00361274">
            <w:pPr>
              <w:jc w:val="center"/>
              <w:rPr>
                <w:rFonts w:ascii="Arial Narrow" w:hAnsi="Arial Narrow"/>
                <w:iCs/>
                <w:szCs w:val="18"/>
                <w:lang w:eastAsia="es-PE"/>
              </w:rPr>
            </w:pPr>
            <w:r>
              <w:rPr>
                <w:rFonts w:ascii="Arial Narrow" w:hAnsi="Arial Narrow"/>
                <w:iCs/>
                <w:szCs w:val="18"/>
                <w:lang w:eastAsia="es-PE"/>
              </w:rPr>
              <w:t xml:space="preserve">Jefe de Órgano de Control Institucional </w:t>
            </w:r>
          </w:p>
          <w:p w14:paraId="0088BABA" w14:textId="77777777" w:rsidR="00846256" w:rsidRPr="009B6A0C" w:rsidRDefault="00846256" w:rsidP="00361274">
            <w:pPr>
              <w:jc w:val="center"/>
              <w:rPr>
                <w:rFonts w:ascii="Arial Narrow" w:hAnsi="Arial Narrow"/>
                <w:iCs/>
                <w:szCs w:val="18"/>
                <w:lang w:eastAsia="es-PE"/>
              </w:rPr>
            </w:pPr>
            <w:r>
              <w:rPr>
                <w:rFonts w:ascii="Arial Narrow" w:hAnsi="Arial Narrow"/>
                <w:iCs/>
                <w:szCs w:val="18"/>
                <w:lang w:eastAsia="es-PE"/>
              </w:rPr>
              <w:t xml:space="preserve">Gobierno </w:t>
            </w:r>
            <w:r w:rsidRPr="00DE12FA">
              <w:rPr>
                <w:rFonts w:ascii="Arial Narrow" w:hAnsi="Arial Narrow"/>
                <w:iCs/>
                <w:szCs w:val="18"/>
                <w:lang w:eastAsia="es-PE"/>
              </w:rPr>
              <w:t>Regional de Apurímac</w:t>
            </w:r>
          </w:p>
        </w:tc>
      </w:tr>
    </w:tbl>
    <w:p w14:paraId="2BFC1038" w14:textId="6EA2B23E" w:rsidR="00846256" w:rsidRDefault="00846256" w:rsidP="00361274">
      <w:pPr>
        <w:rPr>
          <w:ins w:id="2042" w:author="GRAPURIMAC" w:date="2023-06-29T18:34:00Z"/>
          <w:rFonts w:ascii="Arial Narrow" w:hAnsi="Arial Narrow"/>
          <w:sz w:val="22"/>
          <w:szCs w:val="22"/>
          <w:highlight w:val="yellow"/>
        </w:rPr>
      </w:pPr>
    </w:p>
    <w:p w14:paraId="729CEB5B" w14:textId="168BCD0B" w:rsidR="00EA621F" w:rsidRDefault="00EA621F" w:rsidP="00361274">
      <w:pPr>
        <w:rPr>
          <w:ins w:id="2043" w:author="GRAPURIMAC" w:date="2023-06-29T18:34:00Z"/>
          <w:rFonts w:ascii="Arial Narrow" w:hAnsi="Arial Narrow"/>
          <w:sz w:val="22"/>
          <w:szCs w:val="22"/>
          <w:highlight w:val="yellow"/>
        </w:rPr>
      </w:pPr>
    </w:p>
    <w:p w14:paraId="0C45E6DB" w14:textId="5FFBC32F" w:rsidR="00EA621F" w:rsidRDefault="00EA621F" w:rsidP="00361274">
      <w:pPr>
        <w:rPr>
          <w:ins w:id="2044" w:author="GRAPURIMAC" w:date="2023-06-29T18:34:00Z"/>
          <w:rFonts w:ascii="Arial Narrow" w:hAnsi="Arial Narrow"/>
          <w:sz w:val="22"/>
          <w:szCs w:val="22"/>
          <w:highlight w:val="yellow"/>
        </w:rPr>
      </w:pPr>
    </w:p>
    <w:p w14:paraId="587BBF0F" w14:textId="58C3A5A0" w:rsidR="00EA621F" w:rsidRDefault="00EA621F" w:rsidP="00361274">
      <w:pPr>
        <w:rPr>
          <w:ins w:id="2045" w:author="GRAPURIMAC" w:date="2023-06-29T18:34:00Z"/>
          <w:rFonts w:ascii="Arial Narrow" w:hAnsi="Arial Narrow"/>
          <w:sz w:val="22"/>
          <w:szCs w:val="22"/>
          <w:highlight w:val="yellow"/>
        </w:rPr>
      </w:pPr>
    </w:p>
    <w:p w14:paraId="64B5D2C0" w14:textId="18B59661" w:rsidR="00EA621F" w:rsidRDefault="00EA621F" w:rsidP="00361274">
      <w:pPr>
        <w:rPr>
          <w:ins w:id="2046" w:author="GRAPURIMAC" w:date="2023-06-29T18:34:00Z"/>
          <w:rFonts w:ascii="Arial Narrow" w:hAnsi="Arial Narrow"/>
          <w:sz w:val="22"/>
          <w:szCs w:val="22"/>
          <w:highlight w:val="yellow"/>
        </w:rPr>
      </w:pPr>
    </w:p>
    <w:p w14:paraId="0956CAC1" w14:textId="77777777" w:rsidR="00EA621F" w:rsidRDefault="00EA621F" w:rsidP="00361274">
      <w:pPr>
        <w:rPr>
          <w:rFonts w:ascii="Arial Narrow" w:hAnsi="Arial Narrow"/>
          <w:sz w:val="22"/>
          <w:szCs w:val="22"/>
          <w:highlight w:val="yellow"/>
        </w:rPr>
      </w:pPr>
    </w:p>
    <w:p w14:paraId="7BC48E41" w14:textId="58CF5064" w:rsidR="00846256" w:rsidRPr="009F6EBA" w:rsidRDefault="00846256" w:rsidP="00361274">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 xml:space="preserve"> </w:t>
      </w: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1</w:t>
      </w:r>
    </w:p>
    <w:p w14:paraId="3E923BF4" w14:textId="77777777" w:rsidR="00846256" w:rsidRPr="009F6EBA" w:rsidRDefault="00846256" w:rsidP="00361274">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DOCUMENTACIÓN VINCULADA AL HITO DE CONTROL</w:t>
      </w:r>
    </w:p>
    <w:p w14:paraId="0B12C3E7" w14:textId="77777777" w:rsidR="00846256" w:rsidRPr="009F1574" w:rsidRDefault="00846256" w:rsidP="00361274">
      <w:pPr>
        <w:pStyle w:val="Prrafodelista"/>
        <w:tabs>
          <w:tab w:val="left" w:pos="142"/>
        </w:tabs>
        <w:spacing w:after="0" w:line="240" w:lineRule="auto"/>
        <w:ind w:left="426"/>
        <w:jc w:val="both"/>
        <w:rPr>
          <w:rFonts w:ascii="Arial Narrow" w:hAnsi="Arial Narrow" w:cs="Arial"/>
          <w:b/>
          <w:bCs/>
          <w:highlight w:val="yellow"/>
        </w:rPr>
      </w:pPr>
    </w:p>
    <w:p w14:paraId="73EB50CC" w14:textId="32652062" w:rsidR="00FA2C30" w:rsidRDefault="00846256" w:rsidP="00FB6974">
      <w:pPr>
        <w:pStyle w:val="Prrafodelista"/>
        <w:numPr>
          <w:ilvl w:val="0"/>
          <w:numId w:val="2"/>
        </w:numPr>
        <w:tabs>
          <w:tab w:val="left" w:pos="142"/>
        </w:tabs>
        <w:spacing w:after="0" w:line="240" w:lineRule="auto"/>
        <w:ind w:left="426" w:hanging="426"/>
        <w:jc w:val="both"/>
        <w:rPr>
          <w:rFonts w:ascii="Arial Narrow" w:hAnsi="Arial Narrow" w:cs="Arial"/>
          <w:b/>
          <w:bCs/>
        </w:rPr>
      </w:pPr>
      <w:r>
        <w:rPr>
          <w:rFonts w:ascii="Arial Narrow" w:hAnsi="Arial Narrow" w:cs="Arial"/>
          <w:b/>
          <w:bCs/>
        </w:rPr>
        <w:t>DOCUMENTACIÓN RESPECTO A SITUACIONES ADVERSAS</w:t>
      </w:r>
    </w:p>
    <w:p w14:paraId="124BDF24" w14:textId="77777777" w:rsidR="00FB6974" w:rsidRPr="00FB6974" w:rsidRDefault="00FB6974" w:rsidP="00FB6974">
      <w:pPr>
        <w:pStyle w:val="Prrafodelista"/>
        <w:tabs>
          <w:tab w:val="left" w:pos="142"/>
        </w:tabs>
        <w:spacing w:after="0" w:line="240" w:lineRule="auto"/>
        <w:ind w:left="426"/>
        <w:jc w:val="both"/>
        <w:rPr>
          <w:rFonts w:ascii="Arial Narrow" w:hAnsi="Arial Narrow" w:cs="Arial"/>
          <w:b/>
          <w:bCs/>
        </w:rPr>
      </w:pPr>
    </w:p>
    <w:p w14:paraId="1F08F905" w14:textId="1151A080" w:rsidR="00FA2C30" w:rsidRDefault="00C400D0" w:rsidP="00FB6974">
      <w:pPr>
        <w:pStyle w:val="Prrafodelista"/>
        <w:tabs>
          <w:tab w:val="left" w:pos="142"/>
        </w:tabs>
        <w:spacing w:after="0" w:line="240" w:lineRule="auto"/>
        <w:ind w:left="709"/>
        <w:jc w:val="both"/>
        <w:rPr>
          <w:rFonts w:ascii="Arial Narrow" w:hAnsi="Arial Narrow" w:cs="Arial"/>
          <w:b/>
          <w:bCs/>
        </w:rPr>
      </w:pPr>
      <w:r w:rsidRPr="00773439">
        <w:rPr>
          <w:rFonts w:ascii="Arial Narrow" w:hAnsi="Arial Narrow"/>
          <w:b/>
          <w:bCs/>
        </w:rPr>
        <w:t>CRONOGRAMA</w:t>
      </w:r>
      <w:r w:rsidRPr="00773439">
        <w:rPr>
          <w:rFonts w:ascii="Arial Narrow" w:hAnsi="Arial Narrow" w:cs="Arial"/>
          <w:b/>
          <w:bCs/>
        </w:rPr>
        <w:t xml:space="preserve"> DE EJECUCIÓN DE OBRA HABRÍA SIDO ELABORAD</w:t>
      </w:r>
      <w:r>
        <w:rPr>
          <w:rFonts w:ascii="Arial Narrow" w:hAnsi="Arial Narrow" w:cs="Arial"/>
          <w:b/>
          <w:bCs/>
        </w:rPr>
        <w:t>O</w:t>
      </w:r>
      <w:r w:rsidRPr="00773439">
        <w:rPr>
          <w:rFonts w:ascii="Arial Narrow" w:hAnsi="Arial Narrow" w:cs="Arial"/>
          <w:b/>
          <w:bCs/>
        </w:rPr>
        <w:t xml:space="preserve"> SIN CONSIDERAR UNA RUTA CRÍTICA DE EJECUCIÓN DE OBRA, Y SIN OBSERVANCIA A LAS DIRECTIVAS VIGENTES EN RELACIÓN A EJECUCIÓN DE OBRAS POR ADMINISTRACIÓN DIRECTA</w:t>
      </w:r>
      <w:r w:rsidR="00FA2C30" w:rsidRPr="00FA2C30">
        <w:rPr>
          <w:rFonts w:ascii="Arial Narrow" w:hAnsi="Arial Narrow" w:cs="Arial"/>
          <w:b/>
          <w:bCs/>
        </w:rPr>
        <w:t xml:space="preserve">. </w:t>
      </w:r>
    </w:p>
    <w:p w14:paraId="1E6F015A" w14:textId="77777777" w:rsidR="00C400D0" w:rsidRDefault="00C400D0" w:rsidP="00FA2C30">
      <w:pPr>
        <w:pStyle w:val="Prrafodelista"/>
        <w:tabs>
          <w:tab w:val="left" w:pos="142"/>
        </w:tabs>
        <w:spacing w:after="0" w:line="240" w:lineRule="auto"/>
        <w:ind w:left="426"/>
        <w:jc w:val="both"/>
        <w:rPr>
          <w:rFonts w:ascii="Arial Narrow" w:hAnsi="Arial Narrow" w:cs="Arial"/>
          <w:b/>
          <w:bCs/>
        </w:rPr>
      </w:pP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665DE5" w:rsidRPr="00665DE5" w14:paraId="12766FA5" w14:textId="77777777" w:rsidTr="00441E28">
        <w:tc>
          <w:tcPr>
            <w:tcW w:w="714" w:type="dxa"/>
            <w:shd w:val="clear" w:color="auto" w:fill="9CC2E5"/>
          </w:tcPr>
          <w:p w14:paraId="0F145AD3"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1AED08C7" w14:textId="77777777" w:rsidR="00846256" w:rsidRPr="00665DE5" w:rsidRDefault="00846256"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665DE5" w:rsidRPr="00665DE5" w14:paraId="4FC043BF" w14:textId="77777777" w:rsidTr="00441E28">
        <w:tc>
          <w:tcPr>
            <w:tcW w:w="714" w:type="dxa"/>
            <w:shd w:val="clear" w:color="auto" w:fill="auto"/>
          </w:tcPr>
          <w:p w14:paraId="54960719" w14:textId="33326EA2" w:rsidR="00FA4C9B" w:rsidRPr="00665DE5" w:rsidRDefault="00FA2C30" w:rsidP="00361274">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1A9B3801" w14:textId="282672F4" w:rsidR="00FA4C9B" w:rsidRPr="00665DE5" w:rsidRDefault="008F1671" w:rsidP="00361274">
            <w:pPr>
              <w:rPr>
                <w:rFonts w:ascii="Arial Narrow" w:hAnsi="Arial Narrow"/>
                <w:sz w:val="22"/>
                <w:szCs w:val="22"/>
              </w:rPr>
            </w:pPr>
            <w:r>
              <w:rPr>
                <w:rFonts w:ascii="Arial Narrow" w:hAnsi="Arial Narrow"/>
                <w:sz w:val="22"/>
                <w:szCs w:val="22"/>
              </w:rPr>
              <w:t>Oficio n.° 262-2023-GRAP/11GRDS</w:t>
            </w:r>
            <w:r w:rsidR="000F2A7D">
              <w:rPr>
                <w:rFonts w:ascii="Arial Narrow" w:hAnsi="Arial Narrow"/>
                <w:sz w:val="22"/>
                <w:szCs w:val="22"/>
              </w:rPr>
              <w:t xml:space="preserve"> de 9 de mayo 2023</w:t>
            </w:r>
          </w:p>
        </w:tc>
      </w:tr>
    </w:tbl>
    <w:p w14:paraId="38323697" w14:textId="382CC0D2" w:rsidR="00727197" w:rsidRDefault="00727197" w:rsidP="00361274">
      <w:pPr>
        <w:rPr>
          <w:rFonts w:ascii="Arial Narrow" w:hAnsi="Arial Narrow"/>
        </w:rPr>
      </w:pPr>
    </w:p>
    <w:p w14:paraId="3ECBFFEB" w14:textId="77777777" w:rsidR="00C400D0" w:rsidRPr="00C400D0" w:rsidRDefault="00C400D0" w:rsidP="00FB6974">
      <w:pPr>
        <w:ind w:left="709"/>
        <w:jc w:val="both"/>
        <w:rPr>
          <w:rFonts w:ascii="Arial Narrow" w:hAnsi="Arial Narrow" w:cs="Arial"/>
          <w:b/>
          <w:bCs/>
        </w:rPr>
      </w:pPr>
      <w:r>
        <w:rPr>
          <w:rFonts w:ascii="Arial Narrow" w:hAnsi="Arial Narrow"/>
          <w:b/>
          <w:bCs/>
        </w:rPr>
        <w:t>EQUIPOS INFORMÁTICOS ENTREGADOS A LAS INSTITUCIONES EDUCATIVAS BENEFICIARIAS DEL PROYECTO SE ENCUENTRAN DAÑADOS LO QUE PONDRÍA EN RIESGO LA EJECUCIÓN FÍSICA DEL COMPONENTE CAPACITACIÓN COMPROMETIENDO EL CUMPLIMIENTO DE LOS OBJETIVOS PLANTEADOS EN EL EXPEDIENTE TÉCNICO.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159003F" w14:textId="77777777" w:rsidTr="007A4A65">
        <w:tc>
          <w:tcPr>
            <w:tcW w:w="714" w:type="dxa"/>
            <w:shd w:val="clear" w:color="auto" w:fill="9CC2E5"/>
          </w:tcPr>
          <w:p w14:paraId="6E9EB7E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5A023285"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8A1435" w:rsidRPr="00665DE5" w14:paraId="6AE20221" w14:textId="77777777" w:rsidTr="007A4A65">
        <w:tc>
          <w:tcPr>
            <w:tcW w:w="714" w:type="dxa"/>
            <w:shd w:val="clear" w:color="auto" w:fill="auto"/>
          </w:tcPr>
          <w:p w14:paraId="5A7EE715" w14:textId="7B7898EE" w:rsidR="008A1435" w:rsidRDefault="008A1435"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174049E" w14:textId="77772E2B" w:rsidR="008A1435" w:rsidRPr="00665DE5" w:rsidRDefault="008A1435" w:rsidP="007A4A65">
            <w:pPr>
              <w:rPr>
                <w:rFonts w:ascii="Arial Narrow" w:hAnsi="Arial Narrow"/>
                <w:sz w:val="22"/>
                <w:szCs w:val="22"/>
              </w:rPr>
            </w:pPr>
            <w:r>
              <w:rPr>
                <w:rFonts w:ascii="Arial Narrow" w:hAnsi="Arial Narrow"/>
                <w:sz w:val="22"/>
                <w:szCs w:val="22"/>
              </w:rPr>
              <w:t>Oficio n.° 382-2023-GRAP/11GRDS de 8 de junio de 2023</w:t>
            </w:r>
          </w:p>
        </w:tc>
      </w:tr>
      <w:tr w:rsidR="00D01E6E" w:rsidRPr="00665DE5" w14:paraId="40666B41" w14:textId="77777777" w:rsidTr="007A4A65">
        <w:tc>
          <w:tcPr>
            <w:tcW w:w="714" w:type="dxa"/>
            <w:shd w:val="clear" w:color="auto" w:fill="auto"/>
          </w:tcPr>
          <w:p w14:paraId="564CF823" w14:textId="342D7900" w:rsidR="00D01E6E"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2</w:t>
            </w:r>
          </w:p>
        </w:tc>
        <w:tc>
          <w:tcPr>
            <w:tcW w:w="7072" w:type="dxa"/>
            <w:shd w:val="clear" w:color="auto" w:fill="auto"/>
          </w:tcPr>
          <w:p w14:paraId="61D841EF" w14:textId="460C518B" w:rsidR="00D01E6E" w:rsidRPr="00665DE5" w:rsidRDefault="00FB6974" w:rsidP="007A4A65">
            <w:pPr>
              <w:rPr>
                <w:rFonts w:ascii="Arial Narrow" w:hAnsi="Arial Narrow"/>
                <w:sz w:val="22"/>
                <w:szCs w:val="22"/>
              </w:rPr>
            </w:pPr>
            <w:r>
              <w:rPr>
                <w:rFonts w:ascii="Arial Narrow" w:hAnsi="Arial Narrow" w:cs="Arial"/>
                <w:bCs/>
                <w:sz w:val="22"/>
                <w:szCs w:val="22"/>
              </w:rPr>
              <w:t>Oficio n.° 123-2023-GRAP/11/GRDS, de 4 de abril de 2023</w:t>
            </w:r>
          </w:p>
        </w:tc>
      </w:tr>
      <w:tr w:rsidR="002420A4" w:rsidRPr="00665DE5" w14:paraId="048B3BBE" w14:textId="77777777" w:rsidTr="007A4A65">
        <w:tc>
          <w:tcPr>
            <w:tcW w:w="714" w:type="dxa"/>
            <w:shd w:val="clear" w:color="auto" w:fill="auto"/>
          </w:tcPr>
          <w:p w14:paraId="2B1A379A" w14:textId="108C93B8"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shd w:val="clear" w:color="auto" w:fill="auto"/>
          </w:tcPr>
          <w:p w14:paraId="27D3D47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07-2023-CG-OCI-GORE/APURIMAC, de 12 de junio de 2023</w:t>
            </w:r>
          </w:p>
        </w:tc>
      </w:tr>
      <w:tr w:rsidR="002420A4" w:rsidRPr="00665DE5" w14:paraId="385A3CE0" w14:textId="77777777" w:rsidTr="007A4A65">
        <w:tc>
          <w:tcPr>
            <w:tcW w:w="714" w:type="dxa"/>
            <w:shd w:val="clear" w:color="auto" w:fill="auto"/>
          </w:tcPr>
          <w:p w14:paraId="6C7F9F51" w14:textId="66165F31" w:rsidR="002420A4" w:rsidRPr="00665DE5" w:rsidRDefault="00D01E6E"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4</w:t>
            </w:r>
          </w:p>
        </w:tc>
        <w:tc>
          <w:tcPr>
            <w:tcW w:w="7072" w:type="dxa"/>
            <w:shd w:val="clear" w:color="auto" w:fill="auto"/>
          </w:tcPr>
          <w:p w14:paraId="770FE893"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08-2023-CG-OCI-GORE/APURIMAC, de 13 de junio de 2023</w:t>
            </w:r>
          </w:p>
        </w:tc>
      </w:tr>
    </w:tbl>
    <w:p w14:paraId="7A2180C0" w14:textId="77777777" w:rsidR="00FB6974" w:rsidRDefault="00FB6974" w:rsidP="00FB6974">
      <w:pPr>
        <w:ind w:left="709"/>
        <w:jc w:val="both"/>
        <w:rPr>
          <w:rFonts w:ascii="Arial Narrow" w:hAnsi="Arial Narrow"/>
          <w:b/>
          <w:bCs/>
        </w:rPr>
      </w:pPr>
    </w:p>
    <w:p w14:paraId="554B7C5C" w14:textId="61A10AA0" w:rsidR="00C400D0" w:rsidRPr="00FB6974" w:rsidRDefault="00FB6974" w:rsidP="00FB6974">
      <w:pPr>
        <w:ind w:left="709"/>
        <w:jc w:val="both"/>
        <w:rPr>
          <w:rFonts w:ascii="Arial Narrow" w:hAnsi="Arial Narrow" w:cs="Arial"/>
          <w:b/>
          <w:bCs/>
        </w:rPr>
      </w:pPr>
      <w:r w:rsidRPr="00FB6974">
        <w:rPr>
          <w:rFonts w:ascii="Arial Narrow" w:hAnsi="Arial Narrow"/>
          <w:b/>
          <w:bCs/>
        </w:rPr>
        <w:t>APLICATIVO INFORMÁTICO PERÚ EDUCA IMPLEMENTADO POR EL PROYECTO NO TENDRÍA COMPATIBILIDAD CON EL SISTEMA OPERATIVO DE LAS ÚLTIMAS LAPTOPS ENTREGADAS POR EL PROYECTO, RESTRINGIENDO EL ACCESO A MATERIAL DE AUDIO Y VIDEO A LOS ESTUDIANTES Y DOCENTES BENEFICIARIOS DEL PROYECTO.</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D83242" w:rsidRPr="00665DE5" w14:paraId="2492DF77" w14:textId="77777777" w:rsidTr="007A4A65">
        <w:tc>
          <w:tcPr>
            <w:tcW w:w="714" w:type="dxa"/>
            <w:shd w:val="clear" w:color="auto" w:fill="9CC2E5"/>
          </w:tcPr>
          <w:p w14:paraId="58354A9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0F7C09DB" w14:textId="77777777" w:rsidR="00D83242" w:rsidRPr="00665DE5" w:rsidRDefault="00D83242"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D83242" w:rsidRPr="00665DE5" w14:paraId="2EE3BF9F" w14:textId="77777777" w:rsidTr="007A4A65">
        <w:tc>
          <w:tcPr>
            <w:tcW w:w="714" w:type="dxa"/>
            <w:shd w:val="clear" w:color="auto" w:fill="auto"/>
          </w:tcPr>
          <w:p w14:paraId="1223A257" w14:textId="7FABCBD2"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7C178F5C"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09-2023-CG-OCI-GORE/APURIMAC, de 13 de junio de 2023</w:t>
            </w:r>
          </w:p>
        </w:tc>
      </w:tr>
      <w:tr w:rsidR="00D83242" w:rsidRPr="00665DE5" w14:paraId="160FDCE1" w14:textId="77777777" w:rsidTr="007A4A65">
        <w:tc>
          <w:tcPr>
            <w:tcW w:w="714" w:type="dxa"/>
            <w:shd w:val="clear" w:color="auto" w:fill="auto"/>
          </w:tcPr>
          <w:p w14:paraId="723B12B2" w14:textId="19438C45" w:rsidR="00D83242" w:rsidRPr="00665DE5" w:rsidRDefault="005D3A1B" w:rsidP="007A4A65">
            <w:pPr>
              <w:autoSpaceDE w:val="0"/>
              <w:autoSpaceDN w:val="0"/>
              <w:adjustRightInd w:val="0"/>
              <w:jc w:val="center"/>
              <w:rPr>
                <w:rFonts w:ascii="Arial Narrow" w:hAnsi="Arial Narrow" w:cs="Arial"/>
                <w:sz w:val="22"/>
                <w:szCs w:val="22"/>
              </w:rPr>
            </w:pPr>
            <w:r>
              <w:rPr>
                <w:rFonts w:ascii="Arial Narrow" w:hAnsi="Arial Narrow" w:cs="Arial"/>
                <w:sz w:val="22"/>
                <w:szCs w:val="22"/>
              </w:rPr>
              <w:t>1</w:t>
            </w:r>
          </w:p>
        </w:tc>
        <w:tc>
          <w:tcPr>
            <w:tcW w:w="7072" w:type="dxa"/>
            <w:shd w:val="clear" w:color="auto" w:fill="auto"/>
          </w:tcPr>
          <w:p w14:paraId="5F4931FF" w14:textId="77777777" w:rsidR="00D83242" w:rsidRPr="00665DE5" w:rsidRDefault="00D83242" w:rsidP="007A4A65">
            <w:pPr>
              <w:rPr>
                <w:rFonts w:ascii="Arial Narrow" w:hAnsi="Arial Narrow"/>
                <w:sz w:val="22"/>
                <w:szCs w:val="22"/>
              </w:rPr>
            </w:pPr>
            <w:r w:rsidRPr="00665DE5">
              <w:rPr>
                <w:rFonts w:ascii="Arial Narrow" w:hAnsi="Arial Narrow"/>
                <w:sz w:val="22"/>
                <w:szCs w:val="22"/>
              </w:rPr>
              <w:t>Acta de visita de control n.° 010-2023-CG-OCI-GORE/APURIMAC, de 13 de junio de 2023</w:t>
            </w:r>
          </w:p>
        </w:tc>
      </w:tr>
    </w:tbl>
    <w:p w14:paraId="223080E9" w14:textId="77777777" w:rsidR="00C400D0" w:rsidRPr="00FB6974" w:rsidRDefault="00C400D0" w:rsidP="00FB6974"/>
    <w:p w14:paraId="33062F73" w14:textId="77777777" w:rsidR="00C400D0" w:rsidRPr="00773439" w:rsidRDefault="00C400D0" w:rsidP="00FB6974">
      <w:pPr>
        <w:ind w:left="709"/>
        <w:jc w:val="both"/>
        <w:rPr>
          <w:rFonts w:ascii="Arial Narrow" w:hAnsi="Arial Narrow" w:cs="Arial"/>
          <w:b/>
          <w:bCs/>
        </w:rPr>
      </w:pPr>
      <w:r>
        <w:rPr>
          <w:rFonts w:ascii="Arial Narrow" w:hAnsi="Arial Narrow"/>
          <w:b/>
          <w:bCs/>
        </w:rPr>
        <w:lastRenderedPageBreak/>
        <w:t>SISTEMAS DE PROTECCIÓN ELÉCTRICA PARARRAYOS IMPLEMENTADOS POR EL PROYECTO NO ESTARÍAN CUMPLIENDO CON LA FINALIDAD PARA LAS QUE FUERON INSTALADAS YA QUE SE ENCONTRARON SERVIDORES DAÑADOS POR TORMENTAS ELÉCTRICAS LO QUE TAMBIÉN PONDRÍA EN RIESGO LOS EQUIPOS ENTREGADOS RECIENTEMENTE YA QUE ESTOS ESTARÍAN CONECTADOS A LA MISMA RED ELÉCTRICA.</w:t>
      </w:r>
    </w:p>
    <w:tbl>
      <w:tblPr>
        <w:tblW w:w="778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7072"/>
      </w:tblGrid>
      <w:tr w:rsidR="002420A4" w:rsidRPr="00665DE5" w14:paraId="2D1E785E" w14:textId="77777777" w:rsidTr="007A4A65">
        <w:tc>
          <w:tcPr>
            <w:tcW w:w="714" w:type="dxa"/>
            <w:shd w:val="clear" w:color="auto" w:fill="9CC2E5"/>
          </w:tcPr>
          <w:p w14:paraId="567EFCB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N°</w:t>
            </w:r>
          </w:p>
        </w:tc>
        <w:tc>
          <w:tcPr>
            <w:tcW w:w="7072" w:type="dxa"/>
            <w:shd w:val="clear" w:color="auto" w:fill="9CC2E5"/>
          </w:tcPr>
          <w:p w14:paraId="60B22411"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Documento</w:t>
            </w:r>
          </w:p>
        </w:tc>
      </w:tr>
      <w:tr w:rsidR="002420A4" w:rsidRPr="00665DE5" w14:paraId="7FD5D937" w14:textId="77777777" w:rsidTr="007A4A65">
        <w:tc>
          <w:tcPr>
            <w:tcW w:w="714" w:type="dxa"/>
            <w:shd w:val="clear" w:color="auto" w:fill="auto"/>
          </w:tcPr>
          <w:p w14:paraId="04FC7FF9"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1</w:t>
            </w:r>
          </w:p>
        </w:tc>
        <w:tc>
          <w:tcPr>
            <w:tcW w:w="7072" w:type="dxa"/>
            <w:shd w:val="clear" w:color="auto" w:fill="auto"/>
          </w:tcPr>
          <w:p w14:paraId="65C6346B" w14:textId="77777777"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05-2023-CG-OCI-GORE/APURIMAC, de 26 de abril de 2023</w:t>
            </w:r>
          </w:p>
        </w:tc>
      </w:tr>
      <w:tr w:rsidR="002420A4" w:rsidRPr="00665DE5" w14:paraId="573E8F1C" w14:textId="77777777" w:rsidTr="007A4A65">
        <w:tc>
          <w:tcPr>
            <w:tcW w:w="714" w:type="dxa"/>
            <w:shd w:val="clear" w:color="auto" w:fill="auto"/>
          </w:tcPr>
          <w:p w14:paraId="49FB05D8" w14:textId="77777777" w:rsidR="002420A4" w:rsidRPr="00665DE5" w:rsidRDefault="002420A4" w:rsidP="007A4A65">
            <w:pPr>
              <w:autoSpaceDE w:val="0"/>
              <w:autoSpaceDN w:val="0"/>
              <w:adjustRightInd w:val="0"/>
              <w:jc w:val="center"/>
              <w:rPr>
                <w:rFonts w:ascii="Arial Narrow" w:hAnsi="Arial Narrow" w:cs="Arial"/>
                <w:sz w:val="22"/>
                <w:szCs w:val="22"/>
              </w:rPr>
            </w:pPr>
            <w:r w:rsidRPr="00665DE5">
              <w:rPr>
                <w:rFonts w:ascii="Arial Narrow" w:hAnsi="Arial Narrow" w:cs="Arial"/>
                <w:sz w:val="22"/>
                <w:szCs w:val="22"/>
              </w:rPr>
              <w:t>2</w:t>
            </w:r>
          </w:p>
        </w:tc>
        <w:tc>
          <w:tcPr>
            <w:tcW w:w="7072" w:type="dxa"/>
            <w:shd w:val="clear" w:color="auto" w:fill="auto"/>
          </w:tcPr>
          <w:p w14:paraId="3E1C1AD7" w14:textId="44674541" w:rsidR="002420A4" w:rsidRPr="00665DE5" w:rsidRDefault="002420A4" w:rsidP="007A4A65">
            <w:pPr>
              <w:rPr>
                <w:rFonts w:ascii="Arial Narrow" w:hAnsi="Arial Narrow"/>
                <w:sz w:val="22"/>
                <w:szCs w:val="22"/>
              </w:rPr>
            </w:pPr>
            <w:r w:rsidRPr="00665DE5">
              <w:rPr>
                <w:rFonts w:ascii="Arial Narrow" w:hAnsi="Arial Narrow"/>
                <w:sz w:val="22"/>
                <w:szCs w:val="22"/>
              </w:rPr>
              <w:t>Acta de visita de control n.° 06-2023-CG-OCI-GORE/APURIMAC, de 12 de junio de 2023</w:t>
            </w:r>
          </w:p>
        </w:tc>
      </w:tr>
      <w:tr w:rsidR="00D01E6E" w:rsidRPr="00665DE5" w14:paraId="1566F0F7" w14:textId="77777777" w:rsidTr="00D01E6E">
        <w:tc>
          <w:tcPr>
            <w:tcW w:w="714" w:type="dxa"/>
            <w:tcBorders>
              <w:top w:val="single" w:sz="4" w:space="0" w:color="auto"/>
              <w:left w:val="single" w:sz="4" w:space="0" w:color="auto"/>
              <w:bottom w:val="single" w:sz="4" w:space="0" w:color="auto"/>
              <w:right w:val="single" w:sz="4" w:space="0" w:color="auto"/>
            </w:tcBorders>
            <w:shd w:val="clear" w:color="auto" w:fill="auto"/>
          </w:tcPr>
          <w:p w14:paraId="163EF144" w14:textId="43DDC2F5" w:rsidR="00D01E6E" w:rsidRPr="00665DE5" w:rsidRDefault="00D01E6E" w:rsidP="00D01E6E">
            <w:pPr>
              <w:autoSpaceDE w:val="0"/>
              <w:autoSpaceDN w:val="0"/>
              <w:adjustRightInd w:val="0"/>
              <w:jc w:val="center"/>
              <w:rPr>
                <w:rFonts w:ascii="Arial Narrow" w:hAnsi="Arial Narrow" w:cs="Arial"/>
                <w:sz w:val="22"/>
                <w:szCs w:val="22"/>
              </w:rPr>
            </w:pPr>
            <w:r>
              <w:rPr>
                <w:rFonts w:ascii="Arial Narrow" w:hAnsi="Arial Narrow" w:cs="Arial"/>
                <w:sz w:val="22"/>
                <w:szCs w:val="22"/>
              </w:rPr>
              <w:t>3</w:t>
            </w:r>
          </w:p>
        </w:tc>
        <w:tc>
          <w:tcPr>
            <w:tcW w:w="7072" w:type="dxa"/>
            <w:tcBorders>
              <w:top w:val="single" w:sz="4" w:space="0" w:color="auto"/>
              <w:left w:val="single" w:sz="4" w:space="0" w:color="auto"/>
              <w:bottom w:val="single" w:sz="4" w:space="0" w:color="auto"/>
              <w:right w:val="single" w:sz="4" w:space="0" w:color="auto"/>
            </w:tcBorders>
            <w:shd w:val="clear" w:color="auto" w:fill="auto"/>
          </w:tcPr>
          <w:p w14:paraId="07BA6951" w14:textId="0F65BB20" w:rsidR="00D01E6E" w:rsidRPr="00665DE5" w:rsidRDefault="00D01E6E" w:rsidP="00D01E6E">
            <w:pPr>
              <w:rPr>
                <w:rFonts w:ascii="Arial Narrow" w:hAnsi="Arial Narrow"/>
                <w:sz w:val="22"/>
                <w:szCs w:val="22"/>
              </w:rPr>
            </w:pPr>
            <w:r>
              <w:rPr>
                <w:rFonts w:ascii="Arial Narrow" w:hAnsi="Arial Narrow" w:cs="Arial"/>
                <w:bCs/>
                <w:sz w:val="22"/>
                <w:szCs w:val="22"/>
              </w:rPr>
              <w:t>Oficio n.° 123-2023-GRAP/11/GRDS, de 4 de abril de 2023</w:t>
            </w:r>
          </w:p>
        </w:tc>
      </w:tr>
    </w:tbl>
    <w:p w14:paraId="1CD05961" w14:textId="77777777" w:rsidR="00C400D0" w:rsidRPr="00773439" w:rsidRDefault="00C400D0" w:rsidP="00C400D0">
      <w:pPr>
        <w:pStyle w:val="Prrafodelista"/>
        <w:spacing w:line="240" w:lineRule="auto"/>
        <w:ind w:left="1070"/>
        <w:jc w:val="both"/>
        <w:outlineLvl w:val="1"/>
        <w:rPr>
          <w:rFonts w:ascii="Arial Narrow" w:hAnsi="Arial Narrow" w:cs="Arial"/>
          <w:b/>
          <w:bCs/>
        </w:rPr>
      </w:pPr>
    </w:p>
    <w:p w14:paraId="114DB454" w14:textId="6D0BAB24" w:rsidR="00727197" w:rsidRDefault="00727197" w:rsidP="00361274">
      <w:pPr>
        <w:rPr>
          <w:rFonts w:ascii="Arial Narrow" w:hAnsi="Arial Narrow"/>
        </w:rPr>
      </w:pPr>
    </w:p>
    <w:p w14:paraId="73B17FDB" w14:textId="7B82F774" w:rsidR="00727197" w:rsidRDefault="00727197" w:rsidP="00361274">
      <w:pPr>
        <w:rPr>
          <w:rFonts w:ascii="Arial Narrow" w:hAnsi="Arial Narrow"/>
        </w:rPr>
      </w:pPr>
    </w:p>
    <w:p w14:paraId="6A5C29EE" w14:textId="6CC174FD" w:rsidR="00727197" w:rsidRDefault="00727197" w:rsidP="00361274">
      <w:pPr>
        <w:rPr>
          <w:rFonts w:ascii="Arial Narrow" w:hAnsi="Arial Narrow"/>
        </w:rPr>
      </w:pPr>
    </w:p>
    <w:p w14:paraId="54B1EC78" w14:textId="48C99A6D" w:rsidR="00727197" w:rsidRDefault="00727197" w:rsidP="00361274">
      <w:pPr>
        <w:rPr>
          <w:rFonts w:ascii="Arial Narrow" w:hAnsi="Arial Narrow"/>
        </w:rPr>
      </w:pPr>
    </w:p>
    <w:p w14:paraId="79361179" w14:textId="2A4952E8" w:rsidR="00727197" w:rsidRDefault="00727197" w:rsidP="00361274">
      <w:pPr>
        <w:rPr>
          <w:rFonts w:ascii="Arial Narrow" w:hAnsi="Arial Narrow"/>
        </w:rPr>
      </w:pPr>
    </w:p>
    <w:p w14:paraId="59FE632C" w14:textId="0F2F8779" w:rsidR="00727197" w:rsidRDefault="00727197" w:rsidP="00361274">
      <w:pPr>
        <w:rPr>
          <w:rFonts w:ascii="Arial Narrow" w:hAnsi="Arial Narrow"/>
        </w:rPr>
      </w:pPr>
    </w:p>
    <w:p w14:paraId="12E6E160" w14:textId="3F554311" w:rsidR="00727197" w:rsidRDefault="00727197" w:rsidP="00727197">
      <w:pPr>
        <w:tabs>
          <w:tab w:val="left" w:pos="142"/>
        </w:tabs>
        <w:contextualSpacing/>
        <w:jc w:val="center"/>
        <w:rPr>
          <w:rFonts w:ascii="Arial Narrow" w:eastAsia="Calibri" w:hAnsi="Arial Narrow" w:cs="Arial"/>
          <w:b/>
          <w:bCs/>
          <w:sz w:val="22"/>
          <w:szCs w:val="22"/>
        </w:rPr>
      </w:pPr>
      <w:r w:rsidRPr="009F6EBA">
        <w:rPr>
          <w:rFonts w:ascii="Arial Narrow" w:eastAsia="Calibri" w:hAnsi="Arial Narrow" w:cs="Arial"/>
          <w:b/>
          <w:bCs/>
          <w:sz w:val="22"/>
          <w:szCs w:val="22"/>
        </w:rPr>
        <w:t xml:space="preserve">APÉNDICE </w:t>
      </w:r>
      <w:r>
        <w:rPr>
          <w:rFonts w:ascii="Arial Narrow" w:eastAsia="Calibri" w:hAnsi="Arial Narrow" w:cs="Arial"/>
          <w:b/>
          <w:bCs/>
          <w:sz w:val="22"/>
          <w:szCs w:val="22"/>
        </w:rPr>
        <w:t>N</w:t>
      </w:r>
      <w:r w:rsidRPr="009F6EBA">
        <w:rPr>
          <w:rFonts w:ascii="Arial Narrow" w:eastAsia="Calibri" w:hAnsi="Arial Narrow" w:cs="Arial"/>
          <w:b/>
          <w:bCs/>
          <w:sz w:val="22"/>
          <w:szCs w:val="22"/>
        </w:rPr>
        <w:t xml:space="preserve">° </w:t>
      </w:r>
      <w:r>
        <w:rPr>
          <w:rFonts w:ascii="Arial Narrow" w:eastAsia="Calibri" w:hAnsi="Arial Narrow" w:cs="Arial"/>
          <w:b/>
          <w:bCs/>
          <w:sz w:val="22"/>
          <w:szCs w:val="22"/>
        </w:rPr>
        <w:t>2</w:t>
      </w:r>
    </w:p>
    <w:p w14:paraId="44FAC58F" w14:textId="58FC10DA" w:rsidR="00727197" w:rsidRPr="009F6EBA" w:rsidRDefault="00727197" w:rsidP="00727197">
      <w:pPr>
        <w:tabs>
          <w:tab w:val="left" w:pos="142"/>
        </w:tabs>
        <w:contextualSpacing/>
        <w:jc w:val="center"/>
        <w:rPr>
          <w:rFonts w:ascii="Arial Narrow" w:eastAsia="Calibri" w:hAnsi="Arial Narrow" w:cs="Arial"/>
          <w:b/>
          <w:bCs/>
          <w:sz w:val="22"/>
          <w:szCs w:val="22"/>
        </w:rPr>
      </w:pPr>
      <w:r>
        <w:rPr>
          <w:rFonts w:ascii="Arial Narrow" w:eastAsia="Calibri" w:hAnsi="Arial Narrow" w:cs="Arial"/>
          <w:b/>
          <w:bCs/>
          <w:sz w:val="22"/>
          <w:szCs w:val="22"/>
        </w:rPr>
        <w:t>SITUACIONES ADVERSAS QUE SUBSISTEN EN INFORMES DE HITO DE CONTROL ANTERIORES</w:t>
      </w:r>
    </w:p>
    <w:p w14:paraId="25A616EA" w14:textId="77777777" w:rsidR="00727197" w:rsidRDefault="00727197" w:rsidP="00727197">
      <w:pPr>
        <w:rPr>
          <w:rFonts w:ascii="Arial Narrow" w:eastAsia="Arial Narrow" w:hAnsi="Arial Narrow" w:cs="Arial Narrow"/>
          <w:sz w:val="22"/>
          <w:szCs w:val="22"/>
        </w:rPr>
      </w:pPr>
    </w:p>
    <w:p w14:paraId="6FC9CD45"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1</w:t>
      </w:r>
    </w:p>
    <w:p w14:paraId="2BD4CE19" w14:textId="77777777" w:rsidR="00727197" w:rsidRDefault="00727197" w:rsidP="00727197">
      <w:pPr>
        <w:rPr>
          <w:rFonts w:ascii="Arial Narrow" w:eastAsia="Arial Narrow" w:hAnsi="Arial Narrow" w:cs="Arial Narrow"/>
          <w:sz w:val="22"/>
          <w:szCs w:val="22"/>
        </w:rPr>
      </w:pPr>
    </w:p>
    <w:p w14:paraId="1DF35CA4" w14:textId="485DF111"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Pr>
          <w:rFonts w:ascii="Arial Narrow" w:eastAsia="Arial Narrow" w:hAnsi="Arial Narrow" w:cs="Arial Narrow"/>
          <w:sz w:val="22"/>
          <w:szCs w:val="22"/>
        </w:rPr>
        <w:t>2</w:t>
      </w:r>
    </w:p>
    <w:p w14:paraId="1C35C4F7" w14:textId="325C4A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55D1F2D9" w14:textId="535E2870"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w:t>
      </w:r>
      <w:r w:rsidR="00445F22">
        <w:rPr>
          <w:rFonts w:ascii="Arial Narrow" w:eastAsia="Arial Narrow" w:hAnsi="Arial Narrow" w:cs="Arial Narrow"/>
          <w:sz w:val="22"/>
          <w:szCs w:val="22"/>
        </w:rPr>
        <w:t xml:space="preserve"> que subsisten</w:t>
      </w:r>
      <w:r>
        <w:rPr>
          <w:rFonts w:ascii="Arial Narrow" w:eastAsia="Arial Narrow" w:hAnsi="Arial Narrow" w:cs="Arial Narrow"/>
          <w:sz w:val="22"/>
          <w:szCs w:val="22"/>
        </w:rPr>
        <w:t>:</w:t>
      </w:r>
      <w:r>
        <w:rPr>
          <w:rFonts w:ascii="Arial Narrow" w:eastAsia="Arial Narrow" w:hAnsi="Arial Narrow" w:cs="Arial Narrow"/>
          <w:sz w:val="22"/>
          <w:szCs w:val="22"/>
        </w:rPr>
        <w:tab/>
      </w:r>
      <w:r w:rsidR="00512E41" w:rsidRPr="00445F22">
        <w:rPr>
          <w:rFonts w:ascii="Arial Narrow" w:eastAsia="Arial Narrow" w:hAnsi="Arial Narrow" w:cs="Arial Narrow"/>
          <w:sz w:val="22"/>
          <w:szCs w:val="22"/>
          <w:highlight w:val="yellow"/>
        </w:rPr>
        <w:t>0</w:t>
      </w:r>
    </w:p>
    <w:p w14:paraId="725E54BB" w14:textId="77777777" w:rsidR="00727197" w:rsidRDefault="00727197" w:rsidP="00727197">
      <w:pPr>
        <w:rPr>
          <w:rFonts w:ascii="Arial Narrow" w:eastAsia="Arial Narrow" w:hAnsi="Arial Narrow" w:cs="Arial Narrow"/>
          <w:sz w:val="22"/>
          <w:szCs w:val="22"/>
        </w:rPr>
      </w:pPr>
    </w:p>
    <w:p w14:paraId="27E58B56" w14:textId="410CD54A" w:rsidR="00727197" w:rsidRDefault="00512E41" w:rsidP="00532FE2">
      <w:pPr>
        <w:numPr>
          <w:ilvl w:val="1"/>
          <w:numId w:val="7"/>
        </w:numPr>
        <w:spacing w:line="276" w:lineRule="auto"/>
        <w:jc w:val="both"/>
        <w:rPr>
          <w:color w:val="000000"/>
          <w:sz w:val="22"/>
          <w:szCs w:val="22"/>
        </w:rPr>
      </w:pPr>
      <w:r>
        <w:rPr>
          <w:rFonts w:ascii="Arial Narrow" w:eastAsia="Arial Narrow" w:hAnsi="Arial Narrow" w:cs="Arial Narrow"/>
          <w:color w:val="000000"/>
          <w:sz w:val="22"/>
          <w:szCs w:val="22"/>
        </w:rPr>
        <w:t xml:space="preserve">Los </w:t>
      </w:r>
      <w:r w:rsidRPr="00512E41">
        <w:rPr>
          <w:rFonts w:ascii="Arial Narrow" w:eastAsia="Arial Narrow" w:hAnsi="Arial Narrow" w:cs="Arial Narrow"/>
          <w:color w:val="000000"/>
          <w:sz w:val="22"/>
          <w:szCs w:val="22"/>
        </w:rPr>
        <w:t>gabinetes de metal de carga de portatiles entregado por contratista contiene deficiencias y daños, presuntamente incumpliendo con las especificaciones técnicas establecidas, presumiblemente sin otorgar plazo para la subsanación, originando el riesgo de un posible incumplimiento a la normativa de contrataciones</w:t>
      </w:r>
      <w:r>
        <w:rPr>
          <w:rFonts w:ascii="Arial Narrow" w:eastAsia="Arial Narrow" w:hAnsi="Arial Narrow" w:cs="Arial Narrow"/>
          <w:color w:val="000000"/>
          <w:sz w:val="22"/>
          <w:szCs w:val="22"/>
        </w:rPr>
        <w:t>.</w:t>
      </w:r>
    </w:p>
    <w:p w14:paraId="4390577A" w14:textId="77777777" w:rsidR="00727197" w:rsidRDefault="00727197" w:rsidP="00727197">
      <w:pPr>
        <w:rPr>
          <w:rFonts w:ascii="Arial Narrow" w:eastAsia="Arial Narrow" w:hAnsi="Arial Narrow" w:cs="Arial Narrow"/>
          <w:sz w:val="22"/>
          <w:szCs w:val="22"/>
        </w:rPr>
      </w:pPr>
    </w:p>
    <w:p w14:paraId="1378B36C"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2</w:t>
      </w:r>
    </w:p>
    <w:p w14:paraId="1887F062" w14:textId="77777777" w:rsidR="00727197" w:rsidRDefault="00727197" w:rsidP="00727197">
      <w:pPr>
        <w:rPr>
          <w:rFonts w:ascii="Arial Narrow" w:eastAsia="Arial Narrow" w:hAnsi="Arial Narrow" w:cs="Arial Narrow"/>
          <w:sz w:val="22"/>
          <w:szCs w:val="22"/>
        </w:rPr>
      </w:pPr>
    </w:p>
    <w:p w14:paraId="321D9148"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2</w:t>
      </w:r>
    </w:p>
    <w:p w14:paraId="23B35EE5"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2</w:t>
      </w:r>
      <w:r>
        <w:rPr>
          <w:rFonts w:ascii="Arial Narrow" w:eastAsia="Arial Narrow" w:hAnsi="Arial Narrow" w:cs="Arial Narrow"/>
          <w:sz w:val="22"/>
          <w:szCs w:val="22"/>
        </w:rPr>
        <w:tab/>
      </w:r>
    </w:p>
    <w:p w14:paraId="334C2ECA"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45FD3620" w14:textId="77777777" w:rsidR="00727197" w:rsidRDefault="00727197" w:rsidP="00727197">
      <w:pPr>
        <w:rPr>
          <w:rFonts w:ascii="Arial Narrow" w:eastAsia="Arial Narrow" w:hAnsi="Arial Narrow" w:cs="Arial Narrow"/>
          <w:sz w:val="22"/>
          <w:szCs w:val="22"/>
        </w:rPr>
      </w:pPr>
    </w:p>
    <w:p w14:paraId="3CC188C4" w14:textId="1ABF32C6" w:rsidR="00727197" w:rsidRPr="00512E41" w:rsidRDefault="00727197" w:rsidP="00532FE2">
      <w:pPr>
        <w:pStyle w:val="Prrafodelista"/>
        <w:numPr>
          <w:ilvl w:val="1"/>
          <w:numId w:val="7"/>
        </w:numPr>
        <w:jc w:val="both"/>
        <w:rPr>
          <w:rFonts w:ascii="Arial Narrow" w:eastAsia="Arial Narrow" w:hAnsi="Arial Narrow" w:cs="Arial Narrow"/>
          <w:color w:val="000000"/>
          <w:lang w:eastAsia="es-ES"/>
        </w:rPr>
      </w:pPr>
      <w:r>
        <w:rPr>
          <w:rFonts w:ascii="Arial Narrow" w:eastAsia="Arial Narrow" w:hAnsi="Arial Narrow" w:cs="Arial Narrow"/>
          <w:color w:val="000000"/>
          <w:lang w:eastAsia="es-ES"/>
        </w:rPr>
        <w:t xml:space="preserve">La modificación de las especificaciones técnicas en el proceso de adquisición de computadoras portátiles para docentes y estudiantes </w:t>
      </w:r>
      <w:r w:rsidRPr="00727197">
        <w:rPr>
          <w:rFonts w:ascii="Arial Narrow" w:eastAsia="Arial Narrow" w:hAnsi="Arial Narrow" w:cs="Arial Narrow"/>
          <w:color w:val="000000"/>
          <w:lang w:eastAsia="es-ES"/>
        </w:rPr>
        <w:t>genera el riesgo de recepcionar bienes que no cumplan con el objetivo del proyecto, al omitir la participación del área usuaria en la modificación o replanteo de las especificaciones técnicas de los bienes a adquirir o que estas modificaciones no tengan un sustento técnico adecuado.</w:t>
      </w:r>
    </w:p>
    <w:p w14:paraId="67A8A17D" w14:textId="77777777" w:rsidR="00727197" w:rsidRDefault="00727197" w:rsidP="00727197">
      <w:pPr>
        <w:rPr>
          <w:rFonts w:ascii="Arial Narrow" w:eastAsia="Arial Narrow" w:hAnsi="Arial Narrow" w:cs="Arial Narrow"/>
          <w:sz w:val="22"/>
          <w:szCs w:val="22"/>
        </w:rPr>
      </w:pPr>
    </w:p>
    <w:p w14:paraId="4B4833E4"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Informe de Hito de Control n° 3</w:t>
      </w:r>
    </w:p>
    <w:p w14:paraId="2BFB98DB" w14:textId="77777777" w:rsidR="00727197" w:rsidRDefault="00727197" w:rsidP="00727197">
      <w:pPr>
        <w:rPr>
          <w:rFonts w:ascii="Arial Narrow" w:eastAsia="Arial Narrow" w:hAnsi="Arial Narrow" w:cs="Arial Narrow"/>
          <w:sz w:val="22"/>
          <w:szCs w:val="22"/>
        </w:rPr>
      </w:pPr>
    </w:p>
    <w:p w14:paraId="6E23DA07" w14:textId="77777777" w:rsidR="00727197" w:rsidRDefault="00727197" w:rsidP="00727197">
      <w:pPr>
        <w:rPr>
          <w:rFonts w:ascii="Arial Narrow" w:eastAsia="Arial Narrow" w:hAnsi="Arial Narrow" w:cs="Arial Narrow"/>
          <w:sz w:val="22"/>
          <w:szCs w:val="22"/>
        </w:rPr>
      </w:pPr>
      <w:r>
        <w:rPr>
          <w:rFonts w:ascii="Arial Narrow" w:eastAsia="Arial Narrow" w:hAnsi="Arial Narrow" w:cs="Arial Narrow"/>
          <w:sz w:val="22"/>
          <w:szCs w:val="22"/>
        </w:rPr>
        <w:t>1.</w:t>
      </w:r>
      <w:r>
        <w:rPr>
          <w:rFonts w:ascii="Arial Narrow" w:eastAsia="Arial Narrow" w:hAnsi="Arial Narrow" w:cs="Arial Narrow"/>
          <w:sz w:val="22"/>
          <w:szCs w:val="22"/>
        </w:rPr>
        <w:tab/>
        <w:t>Número de situaciones adversas identificadas:</w:t>
      </w:r>
      <w:r>
        <w:rPr>
          <w:rFonts w:ascii="Arial Narrow" w:eastAsia="Arial Narrow" w:hAnsi="Arial Narrow" w:cs="Arial Narrow"/>
          <w:sz w:val="22"/>
          <w:szCs w:val="22"/>
        </w:rPr>
        <w:tab/>
      </w:r>
      <w:r>
        <w:rPr>
          <w:rFonts w:ascii="Arial Narrow" w:eastAsia="Arial Narrow" w:hAnsi="Arial Narrow" w:cs="Arial Narrow"/>
          <w:sz w:val="22"/>
          <w:szCs w:val="22"/>
        </w:rPr>
        <w:tab/>
        <w:t>1</w:t>
      </w:r>
    </w:p>
    <w:p w14:paraId="0CABCCAF" w14:textId="461C3699"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t>2</w:t>
      </w:r>
      <w:r>
        <w:rPr>
          <w:rFonts w:ascii="Arial Narrow" w:eastAsia="Arial Narrow" w:hAnsi="Arial Narrow" w:cs="Arial Narrow"/>
          <w:sz w:val="22"/>
          <w:szCs w:val="22"/>
        </w:rPr>
        <w:tab/>
        <w:t>Número de situaciones adversas que subsisten:</w:t>
      </w:r>
      <w:r>
        <w:rPr>
          <w:rFonts w:ascii="Arial Narrow" w:eastAsia="Arial Narrow" w:hAnsi="Arial Narrow" w:cs="Arial Narrow"/>
          <w:sz w:val="22"/>
          <w:szCs w:val="22"/>
        </w:rPr>
        <w:tab/>
      </w:r>
      <w:r>
        <w:rPr>
          <w:rFonts w:ascii="Arial Narrow" w:eastAsia="Arial Narrow" w:hAnsi="Arial Narrow" w:cs="Arial Narrow"/>
          <w:sz w:val="22"/>
          <w:szCs w:val="22"/>
        </w:rPr>
        <w:tab/>
      </w:r>
      <w:r>
        <w:rPr>
          <w:rFonts w:ascii="Arial Narrow" w:eastAsia="Arial Narrow" w:hAnsi="Arial Narrow" w:cs="Arial Narrow"/>
          <w:sz w:val="22"/>
          <w:szCs w:val="22"/>
          <w:highlight w:val="yellow"/>
        </w:rPr>
        <w:t>1</w:t>
      </w:r>
      <w:r>
        <w:rPr>
          <w:rFonts w:ascii="Arial Narrow" w:eastAsia="Arial Narrow" w:hAnsi="Arial Narrow" w:cs="Arial Narrow"/>
          <w:sz w:val="22"/>
          <w:szCs w:val="22"/>
        </w:rPr>
        <w:tab/>
      </w:r>
    </w:p>
    <w:p w14:paraId="35D80C1F" w14:textId="77777777" w:rsidR="00445F22" w:rsidRDefault="00445F22" w:rsidP="00445F22">
      <w:pPr>
        <w:rPr>
          <w:rFonts w:ascii="Arial Narrow" w:eastAsia="Arial Narrow" w:hAnsi="Arial Narrow" w:cs="Arial Narrow"/>
          <w:sz w:val="22"/>
          <w:szCs w:val="22"/>
        </w:rPr>
      </w:pPr>
      <w:r>
        <w:rPr>
          <w:rFonts w:ascii="Arial Narrow" w:eastAsia="Arial Narrow" w:hAnsi="Arial Narrow" w:cs="Arial Narrow"/>
          <w:sz w:val="22"/>
          <w:szCs w:val="22"/>
        </w:rPr>
        <w:lastRenderedPageBreak/>
        <w:t>3.           Relación de situaciones adversas identificadas que subsisten:</w:t>
      </w:r>
      <w:r>
        <w:rPr>
          <w:rFonts w:ascii="Arial Narrow" w:eastAsia="Arial Narrow" w:hAnsi="Arial Narrow" w:cs="Arial Narrow"/>
          <w:sz w:val="22"/>
          <w:szCs w:val="22"/>
        </w:rPr>
        <w:tab/>
      </w:r>
      <w:r w:rsidRPr="00445F22">
        <w:rPr>
          <w:rFonts w:ascii="Arial Narrow" w:eastAsia="Arial Narrow" w:hAnsi="Arial Narrow" w:cs="Arial Narrow"/>
          <w:sz w:val="22"/>
          <w:szCs w:val="22"/>
          <w:highlight w:val="yellow"/>
        </w:rPr>
        <w:t>0</w:t>
      </w:r>
    </w:p>
    <w:p w14:paraId="1F5A1332" w14:textId="77777777" w:rsidR="00727197" w:rsidRDefault="00727197" w:rsidP="00727197">
      <w:pPr>
        <w:rPr>
          <w:rFonts w:ascii="Arial Narrow" w:eastAsia="Arial Narrow" w:hAnsi="Arial Narrow" w:cs="Arial Narrow"/>
          <w:sz w:val="22"/>
          <w:szCs w:val="22"/>
        </w:rPr>
      </w:pPr>
    </w:p>
    <w:p w14:paraId="53F0E12E" w14:textId="0B699427" w:rsidR="00512E41" w:rsidRPr="00512E41" w:rsidRDefault="00512E41" w:rsidP="00532FE2">
      <w:pPr>
        <w:pStyle w:val="Prrafodelista"/>
        <w:numPr>
          <w:ilvl w:val="1"/>
          <w:numId w:val="7"/>
        </w:numPr>
        <w:jc w:val="both"/>
        <w:rPr>
          <w:rFonts w:ascii="Arial Narrow" w:eastAsia="Arial Narrow" w:hAnsi="Arial Narrow" w:cs="Arial Narrow"/>
          <w:color w:val="000000"/>
          <w:lang w:eastAsia="es-ES"/>
        </w:rPr>
      </w:pPr>
      <w:bookmarkStart w:id="2047" w:name="_Toc133419253"/>
      <w:r>
        <w:rPr>
          <w:rFonts w:ascii="Arial Narrow" w:eastAsia="Arial Narrow" w:hAnsi="Arial Narrow" w:cs="Arial Narrow"/>
          <w:color w:val="000000"/>
          <w:lang w:eastAsia="es-ES"/>
        </w:rPr>
        <w:t xml:space="preserve">La </w:t>
      </w:r>
      <w:r w:rsidRPr="00512E41">
        <w:rPr>
          <w:rFonts w:ascii="Arial Narrow" w:eastAsia="Arial Narrow" w:hAnsi="Arial Narrow" w:cs="Arial Narrow"/>
          <w:color w:val="000000"/>
          <w:lang w:eastAsia="es-ES"/>
        </w:rPr>
        <w:t>modificación del plazo de entrega consignado por el área usuaria en pedido de compra para la adquisición de computadoras portátiles para docentes y estudiantes, fue realizado sin la justificación o sustento técnico adecuado, generando el riesgo de comprometer el proceso de adquisición y por ende el retraso de la ejecución física y financiera del proyecto</w:t>
      </w:r>
      <w:bookmarkEnd w:id="2047"/>
      <w:r w:rsidRPr="00512E41">
        <w:rPr>
          <w:rFonts w:ascii="Arial Narrow" w:eastAsia="Arial Narrow" w:hAnsi="Arial Narrow" w:cs="Arial Narrow"/>
          <w:color w:val="000000"/>
          <w:lang w:eastAsia="es-ES"/>
        </w:rPr>
        <w:t xml:space="preserve">  </w:t>
      </w:r>
    </w:p>
    <w:p w14:paraId="5D9F1F9B" w14:textId="77777777" w:rsidR="00727197" w:rsidRDefault="00727197" w:rsidP="00727197">
      <w:pPr>
        <w:tabs>
          <w:tab w:val="left" w:pos="142"/>
        </w:tabs>
        <w:jc w:val="both"/>
        <w:rPr>
          <w:rFonts w:ascii="Arial Narrow" w:eastAsia="Arial Narrow" w:hAnsi="Arial Narrow" w:cs="Arial Narrow"/>
          <w:b/>
        </w:rPr>
      </w:pPr>
    </w:p>
    <w:p w14:paraId="3C8C7139" w14:textId="77777777" w:rsidR="00727197" w:rsidRDefault="00727197" w:rsidP="00727197">
      <w:pPr>
        <w:tabs>
          <w:tab w:val="left" w:pos="142"/>
        </w:tabs>
        <w:jc w:val="both"/>
        <w:rPr>
          <w:rFonts w:ascii="Arial Narrow" w:eastAsia="Arial Narrow" w:hAnsi="Arial Narrow" w:cs="Arial Narrow"/>
          <w:b/>
        </w:rPr>
      </w:pPr>
    </w:p>
    <w:p w14:paraId="72E07178" w14:textId="77777777" w:rsidR="00727197" w:rsidRDefault="00727197" w:rsidP="00727197">
      <w:pPr>
        <w:tabs>
          <w:tab w:val="left" w:pos="142"/>
        </w:tabs>
        <w:jc w:val="both"/>
        <w:rPr>
          <w:rFonts w:ascii="Arial Narrow" w:eastAsia="Arial Narrow" w:hAnsi="Arial Narrow" w:cs="Arial Narrow"/>
          <w:b/>
        </w:rPr>
      </w:pPr>
    </w:p>
    <w:p w14:paraId="31B1F3E8" w14:textId="77777777" w:rsidR="00727197" w:rsidRPr="00172130" w:rsidRDefault="00727197" w:rsidP="00361274">
      <w:pPr>
        <w:rPr>
          <w:rFonts w:ascii="Arial Narrow" w:hAnsi="Arial Narrow"/>
        </w:rPr>
      </w:pPr>
    </w:p>
    <w:p w14:paraId="6C4419BB" w14:textId="77777777" w:rsidR="00067016" w:rsidRDefault="00067016" w:rsidP="00361274">
      <w:pPr>
        <w:rPr>
          <w:noProof/>
        </w:rPr>
      </w:pPr>
    </w:p>
    <w:p w14:paraId="29F0CD21" w14:textId="77777777" w:rsidR="00067016" w:rsidRDefault="00067016" w:rsidP="00361274">
      <w:pPr>
        <w:rPr>
          <w:noProof/>
        </w:rPr>
      </w:pPr>
    </w:p>
    <w:p w14:paraId="17477E33" w14:textId="276633FC" w:rsidR="00D6793F" w:rsidRPr="00172130" w:rsidRDefault="00D6793F" w:rsidP="00361274">
      <w:pPr>
        <w:rPr>
          <w:rFonts w:ascii="Arial Narrow" w:hAnsi="Arial Narrow"/>
        </w:rPr>
      </w:pPr>
    </w:p>
    <w:sectPr w:rsidR="00D6793F" w:rsidRPr="00172130" w:rsidSect="00846256">
      <w:headerReference w:type="default" r:id="rId34"/>
      <w:footerReference w:type="default" r:id="rId35"/>
      <w:pgSz w:w="11906" w:h="16838"/>
      <w:pgMar w:top="1417" w:right="1700" w:bottom="1417" w:left="1701" w:header="708" w:footer="515"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RAPURIMAC" w:date="2023-06-29T16:44:00Z" w:initials="G">
    <w:p w14:paraId="75D39F84" w14:textId="172D9E05" w:rsidR="00A97F3B" w:rsidRDefault="00A97F3B">
      <w:pPr>
        <w:pStyle w:val="Textocomentario"/>
      </w:pPr>
      <w:r>
        <w:rPr>
          <w:rStyle w:val="Refdecomentario"/>
        </w:rPr>
        <w:annotationRef/>
      </w:r>
      <w:r>
        <w:t>Cuántos servidores y de qué Instituciones Educativas.</w:t>
      </w:r>
    </w:p>
  </w:comment>
  <w:comment w:id="4" w:author="GRAPURIMAC" w:date="2023-06-29T16:44:00Z" w:initials="G">
    <w:p w14:paraId="0B002CE5" w14:textId="20C70CCF" w:rsidR="00A97F3B" w:rsidRDefault="00A97F3B">
      <w:pPr>
        <w:pStyle w:val="Textocomentario"/>
      </w:pPr>
      <w:r>
        <w:rPr>
          <w:rStyle w:val="Refdecomentario"/>
        </w:rPr>
        <w:annotationRef/>
      </w:r>
    </w:p>
  </w:comment>
  <w:comment w:id="61" w:author="GRAPURIMAC" w:date="2023-06-29T16:50:00Z" w:initials="G">
    <w:p w14:paraId="2C4E38E6" w14:textId="0C1113AE" w:rsidR="00A97F3B" w:rsidRDefault="00A97F3B">
      <w:pPr>
        <w:pStyle w:val="Textocomentario"/>
      </w:pPr>
      <w:r>
        <w:rPr>
          <w:rStyle w:val="Refdecomentario"/>
        </w:rPr>
        <w:annotationRef/>
      </w:r>
      <w:r>
        <w:t>Verificar</w:t>
      </w:r>
    </w:p>
  </w:comment>
  <w:comment w:id="102" w:author="GRAPURIMAC" w:date="2023-06-29T17:08:00Z" w:initials="G">
    <w:p w14:paraId="5507B617" w14:textId="0F98C992" w:rsidR="00A97F3B" w:rsidRDefault="00A97F3B">
      <w:pPr>
        <w:pStyle w:val="Textocomentario"/>
      </w:pPr>
      <w:r>
        <w:rPr>
          <w:rStyle w:val="Refdecomentario"/>
        </w:rPr>
        <w:annotationRef/>
      </w:r>
      <w:r>
        <w:t>Verifiquen ya que el nombre se escribe Garcilaso…</w:t>
      </w:r>
    </w:p>
  </w:comment>
  <w:comment w:id="107" w:author="GRAPURIMAC" w:date="2023-06-29T17:04:00Z" w:initials="G">
    <w:p w14:paraId="6290F3E5" w14:textId="351FF156" w:rsidR="00A97F3B" w:rsidRDefault="00A97F3B">
      <w:pPr>
        <w:pStyle w:val="Textocomentario"/>
      </w:pPr>
      <w:r>
        <w:rPr>
          <w:rStyle w:val="Refdecomentario"/>
        </w:rPr>
        <w:annotationRef/>
      </w:r>
      <w:r>
        <w:t>Estimados Señores tienen que consignar todas las actas, mediante las cuales visitaron las Instituciones Educativas mencionadas en el cuadro n.° 2.</w:t>
      </w:r>
    </w:p>
  </w:comment>
  <w:comment w:id="108" w:author="Manuel Raul Livano Luna" w:date="2023-07-03T15:16:00Z" w:initials="ML">
    <w:p w14:paraId="3B4A6BF7" w14:textId="05C2583A" w:rsidR="00A97F3B" w:rsidRDefault="00A97F3B">
      <w:pPr>
        <w:pStyle w:val="Textocomentario"/>
      </w:pPr>
      <w:r>
        <w:rPr>
          <w:rStyle w:val="Refdecomentario"/>
        </w:rPr>
        <w:annotationRef/>
      </w:r>
      <w:r>
        <w:t>Dr. Solo son dos colegios que tienen los servidores malogrados y se consigno esas dos actas</w:t>
      </w:r>
    </w:p>
  </w:comment>
  <w:comment w:id="162" w:author="GRAPURIMAC" w:date="2023-06-29T17:09:00Z" w:initials="G">
    <w:p w14:paraId="66B5F895" w14:textId="62D98935" w:rsidR="00A97F3B" w:rsidRDefault="00A97F3B">
      <w:pPr>
        <w:pStyle w:val="Textocomentario"/>
      </w:pPr>
      <w:r>
        <w:rPr>
          <w:rStyle w:val="Refdecomentario"/>
        </w:rPr>
        <w:annotationRef/>
      </w:r>
      <w:r>
        <w:t xml:space="preserve">Sólo a dos instituciones educativas o más, si fuera más consignar cada una de ellas. </w:t>
      </w:r>
    </w:p>
  </w:comment>
  <w:comment w:id="163" w:author="Manuel Raul Livano Luna" w:date="2023-07-03T15:17:00Z" w:initials="ML">
    <w:p w14:paraId="7AA7B755" w14:textId="043F7272" w:rsidR="00A97F3B" w:rsidRDefault="00A97F3B">
      <w:pPr>
        <w:pStyle w:val="Textocomentario"/>
      </w:pPr>
      <w:r>
        <w:rPr>
          <w:rStyle w:val="Refdecomentario"/>
        </w:rPr>
        <w:annotationRef/>
      </w:r>
      <w:r>
        <w:t>Solo Son esas dos I.E. que presentan la situación adversa</w:t>
      </w:r>
    </w:p>
  </w:comment>
  <w:comment w:id="166" w:author="GRAPURIMAC" w:date="2023-06-29T17:12:00Z" w:initials="G">
    <w:p w14:paraId="646F825E" w14:textId="4B1A2D93" w:rsidR="00A97F3B" w:rsidRDefault="00A97F3B">
      <w:pPr>
        <w:pStyle w:val="Textocomentario"/>
      </w:pPr>
      <w:r>
        <w:rPr>
          <w:rStyle w:val="Refdecomentario"/>
        </w:rPr>
        <w:annotationRef/>
      </w:r>
      <w:r>
        <w:t xml:space="preserve">Equipos informáticos es un término muy general, se puede consignar solo servidores, es de lo que trata la presente situación adversa. </w:t>
      </w:r>
    </w:p>
  </w:comment>
  <w:comment w:id="170" w:author="GRAPURIMAC" w:date="2023-06-29T17:10:00Z" w:initials="G">
    <w:p w14:paraId="6761C214" w14:textId="61114DEC" w:rsidR="00A97F3B" w:rsidRDefault="00A97F3B">
      <w:pPr>
        <w:pStyle w:val="Textocomentario"/>
      </w:pPr>
      <w:r>
        <w:rPr>
          <w:rStyle w:val="Refdecomentario"/>
        </w:rPr>
        <w:annotationRef/>
      </w:r>
      <w:r>
        <w:t xml:space="preserve">Uniformicen términos o son deteriorados o malogrados o inoperativos. O en el caso puede ser que unos sean inoperativos  y otros deteriorados. </w:t>
      </w:r>
    </w:p>
  </w:comment>
  <w:comment w:id="167" w:author="GRAPURIMAC" w:date="2023-06-29T17:14:00Z" w:initials="G">
    <w:p w14:paraId="5F79AF9C" w14:textId="3BD153E3" w:rsidR="00A97F3B" w:rsidRDefault="00A97F3B">
      <w:pPr>
        <w:pStyle w:val="Textocomentario"/>
      </w:pPr>
      <w:r>
        <w:rPr>
          <w:rStyle w:val="Refdecomentario"/>
        </w:rPr>
        <w:annotationRef/>
      </w:r>
      <w:r>
        <w:t>Se supone que los equipos informáticos inoperativos son los del cuadro n.° 2.  Ahora con relación al cuadro n.° 3 en esas Instituciones se va a realizar el componente capacitación. Sin embargo, supongo que no han ido a todas las Instituciones Educativas mencionadas en el cuadro n.° 3</w:t>
      </w:r>
    </w:p>
  </w:comment>
  <w:comment w:id="173" w:author="GRAPURIMAC" w:date="2023-06-29T17:13:00Z" w:initials="G">
    <w:p w14:paraId="026C9ECC" w14:textId="776E12F0" w:rsidR="00A97F3B" w:rsidRDefault="00A97F3B">
      <w:pPr>
        <w:pStyle w:val="Textocomentario"/>
      </w:pPr>
      <w:r>
        <w:rPr>
          <w:rStyle w:val="Refdecomentario"/>
        </w:rPr>
        <w:annotationRef/>
      </w:r>
      <w:r>
        <w:t xml:space="preserve">En el cuadro 3 no se habla de equipos, sino de Instituciones educativas, objeto de que se efectúen programas de capacitación. </w:t>
      </w:r>
    </w:p>
  </w:comment>
  <w:comment w:id="208" w:author="GRAPURIMAC" w:date="2023-06-29T17:33:00Z" w:initials="G">
    <w:p w14:paraId="2704C278" w14:textId="1B3CC1F9" w:rsidR="00A97F3B" w:rsidRDefault="00A97F3B">
      <w:pPr>
        <w:pStyle w:val="Textocomentario"/>
      </w:pPr>
      <w:r>
        <w:rPr>
          <w:rStyle w:val="Refdecomentario"/>
        </w:rPr>
        <w:annotationRef/>
      </w:r>
      <w:r>
        <w:t>Y la foto de la orden de compra n.° 152</w:t>
      </w:r>
    </w:p>
  </w:comment>
  <w:comment w:id="235" w:author="GRAPURIMAC" w:date="2023-06-29T17:41:00Z" w:initials="G">
    <w:p w14:paraId="21717049" w14:textId="4D69C3FC" w:rsidR="00A97F3B" w:rsidRDefault="00A97F3B">
      <w:pPr>
        <w:pStyle w:val="Textocomentario"/>
      </w:pPr>
      <w:r>
        <w:rPr>
          <w:rStyle w:val="Refdecomentario"/>
        </w:rPr>
        <w:annotationRef/>
      </w:r>
      <w:r>
        <w:t>Validen estás líneas.</w:t>
      </w:r>
    </w:p>
  </w:comment>
  <w:comment w:id="254" w:author="GRAPURIMAC" w:date="2023-06-29T17:43:00Z" w:initials="G">
    <w:p w14:paraId="06A1D556" w14:textId="687C4692" w:rsidR="00A97F3B" w:rsidRDefault="00A97F3B">
      <w:pPr>
        <w:pStyle w:val="Textocomentario"/>
      </w:pPr>
      <w:r>
        <w:rPr>
          <w:rStyle w:val="Refdecomentario"/>
        </w:rPr>
        <w:annotationRef/>
      </w:r>
      <w:r>
        <w:t xml:space="preserve">Se puede o no implantar nuevos contenidos pedagógicos?  En el caso se pueda implantar nuevos contenidos reformula esta situación adversa </w:t>
      </w:r>
    </w:p>
  </w:comment>
  <w:comment w:id="275" w:author="GRAPURIMAC" w:date="2023-06-29T17:47:00Z" w:initials="G">
    <w:p w14:paraId="052A1E87" w14:textId="1231E009" w:rsidR="00A97F3B" w:rsidRDefault="00A97F3B">
      <w:pPr>
        <w:pStyle w:val="Textocomentario"/>
      </w:pPr>
      <w:r>
        <w:rPr>
          <w:rStyle w:val="Refdecomentario"/>
        </w:rPr>
        <w:annotationRef/>
      </w:r>
      <w:r>
        <w:t xml:space="preserve">Cuántos aplicativos informáticos sólo el office u otros mencionar. </w:t>
      </w:r>
    </w:p>
  </w:comment>
  <w:comment w:id="313" w:author="GRAPURIMAC" w:date="2023-06-29T17:51:00Z" w:initials="G">
    <w:p w14:paraId="68CDF960" w14:textId="6F25FE3A" w:rsidR="00A97F3B" w:rsidRDefault="00A97F3B">
      <w:pPr>
        <w:pStyle w:val="Textocomentario"/>
      </w:pPr>
      <w:r>
        <w:rPr>
          <w:rStyle w:val="Refdecomentario"/>
        </w:rPr>
        <w:annotationRef/>
      </w:r>
      <w:r>
        <w:t xml:space="preserve">Un lineamiento más preciso con relación a la compra de servidores o al mal estado de los bienes… </w:t>
      </w:r>
    </w:p>
  </w:comment>
  <w:comment w:id="314" w:author="Manuel Raul Livano Luna" w:date="2023-07-03T15:33:00Z" w:initials="ML">
    <w:p w14:paraId="1505D29D" w14:textId="16A52DA5" w:rsidR="00A97F3B" w:rsidRDefault="00A97F3B">
      <w:pPr>
        <w:pStyle w:val="Textocomentario"/>
      </w:pPr>
      <w:r>
        <w:rPr>
          <w:rStyle w:val="Refdecomentario"/>
        </w:rPr>
        <w:annotationRef/>
      </w:r>
      <w:r>
        <w:t>No existe lineamientos sobre adquisición de servidores, solo se cuentan con estos criterios del expediente tecnico</w:t>
      </w:r>
    </w:p>
  </w:comment>
  <w:comment w:id="427" w:author="GRAPURIMAC" w:date="2023-06-29T18:01:00Z" w:initials="G">
    <w:p w14:paraId="5045F8D8" w14:textId="3412515A" w:rsidR="00A97F3B" w:rsidRDefault="00A97F3B">
      <w:pPr>
        <w:pStyle w:val="Textocomentario"/>
      </w:pPr>
      <w:r>
        <w:rPr>
          <w:rStyle w:val="Refdecomentario"/>
        </w:rPr>
        <w:annotationRef/>
      </w:r>
      <w:r>
        <w:t xml:space="preserve">El cuadro no se nota y, una de sus columnas  indica docentes capacitados. </w:t>
      </w:r>
    </w:p>
  </w:comment>
  <w:comment w:id="857" w:author="GRAPURIMAC" w:date="2023-06-29T18:03:00Z" w:initials="G">
    <w:p w14:paraId="47D87B5C" w14:textId="5701546F" w:rsidR="00A97F3B" w:rsidRDefault="00A97F3B">
      <w:pPr>
        <w:pStyle w:val="Textocomentario"/>
      </w:pPr>
      <w:r>
        <w:rPr>
          <w:rStyle w:val="Refdecomentario"/>
        </w:rPr>
        <w:annotationRef/>
      </w:r>
    </w:p>
  </w:comment>
  <w:comment w:id="937" w:author="GRAPURIMAC" w:date="2023-06-29T18:04:00Z" w:initials="G">
    <w:p w14:paraId="5F487251" w14:textId="38D16B84" w:rsidR="00A97F3B" w:rsidRDefault="00A97F3B">
      <w:pPr>
        <w:pStyle w:val="Textocomentario"/>
      </w:pPr>
      <w:r>
        <w:rPr>
          <w:rStyle w:val="Refdecomentario"/>
        </w:rPr>
        <w:annotationRef/>
      </w:r>
      <w:r>
        <w:t>Los componentes básicos están regulados en el expediente, si es así consignar en que lineamiento, numeral, se encuentra?</w:t>
      </w:r>
    </w:p>
  </w:comment>
  <w:comment w:id="975" w:author="GRAPURIMAC" w:date="2023-06-29T18:25:00Z" w:initials="G">
    <w:p w14:paraId="106C30D9" w14:textId="6EC245EA" w:rsidR="00A97F3B" w:rsidRDefault="00A97F3B">
      <w:pPr>
        <w:pStyle w:val="Textocomentario"/>
      </w:pPr>
      <w:r>
        <w:rPr>
          <w:rStyle w:val="Refdecomentario"/>
        </w:rPr>
        <w:annotationRef/>
      </w:r>
      <w:r>
        <w:t xml:space="preserve">Tenemos evidencia que el problema de la protección del sistema de pararrayos  se repite en las 8 Instituciones Educativas, mencionar cuáles son esos 8 centros. </w:t>
      </w:r>
    </w:p>
  </w:comment>
  <w:comment w:id="978" w:author="GRAPURIMAC" w:date="2023-06-29T18:27:00Z" w:initials="G">
    <w:p w14:paraId="5566606E" w14:textId="790E593E" w:rsidR="00A97F3B" w:rsidRDefault="00A97F3B">
      <w:pPr>
        <w:pStyle w:val="Textocomentario"/>
      </w:pPr>
      <w:r>
        <w:rPr>
          <w:rStyle w:val="Refdecomentario"/>
        </w:rPr>
        <w:annotationRef/>
      </w:r>
      <w:r>
        <w:t xml:space="preserve">Esto sucede es una afirmación como Comisión de Control. O este comentario proviene de una norma técnica u otro documento. </w:t>
      </w:r>
    </w:p>
  </w:comment>
  <w:comment w:id="990" w:author="Usuario de Windows" w:date="2023-07-03T16:51:00Z" w:initials="UdW">
    <w:p w14:paraId="38F9E783" w14:textId="414AF9FD" w:rsidR="00985D6E" w:rsidRDefault="00985D6E">
      <w:pPr>
        <w:pStyle w:val="Textocomentario"/>
      </w:pPr>
      <w:r>
        <w:rPr>
          <w:rStyle w:val="Refdecomentario"/>
        </w:rPr>
        <w:annotationRef/>
      </w:r>
      <w:r>
        <w:t>EN PARRAFOS ANTERIORES INCICAN QUE FUERON LAS ACTAS 7 Y 8 Y AHORA SON LAS ACTAS 5 Y 6???????</w:t>
      </w:r>
    </w:p>
  </w:comment>
  <w:comment w:id="981" w:author="GRAPURIMAC" w:date="2023-06-29T18:28:00Z" w:initials="G">
    <w:p w14:paraId="7F0899C1" w14:textId="42163BA9" w:rsidR="00A97F3B" w:rsidRDefault="00A97F3B">
      <w:pPr>
        <w:pStyle w:val="Textocomentario"/>
      </w:pPr>
      <w:r>
        <w:rPr>
          <w:rStyle w:val="Refdecomentario"/>
        </w:rPr>
        <w:annotationRef/>
      </w:r>
      <w:r>
        <w:t xml:space="preserve">Precedentemente, ya se hizo mención que se consigne lo que está en actas. Es decir, que manifestaron los directores al respecto. </w:t>
      </w:r>
    </w:p>
  </w:comment>
  <w:comment w:id="996" w:author="GRAPURIMAC" w:date="2023-06-29T18:28:00Z" w:initials="G">
    <w:p w14:paraId="6BFCD319" w14:textId="7793E9C9" w:rsidR="00A97F3B" w:rsidRDefault="00A97F3B">
      <w:pPr>
        <w:pStyle w:val="Textocomentario"/>
      </w:pPr>
      <w:r>
        <w:rPr>
          <w:rStyle w:val="Refdecomentario"/>
        </w:rPr>
        <w:annotationRef/>
      </w:r>
      <w:r>
        <w:t xml:space="preserve">Aquí se menciona un posible daño por acción de tormenta eléctrica y en la sumilla es una afirmación… Reformular… </w:t>
      </w:r>
    </w:p>
  </w:comment>
  <w:comment w:id="998" w:author="GRAPURIMAC" w:date="2023-06-29T18:32:00Z" w:initials="G">
    <w:p w14:paraId="14E2504F" w14:textId="7016DC05" w:rsidR="00A97F3B" w:rsidRDefault="00A97F3B">
      <w:pPr>
        <w:pStyle w:val="Textocomentario"/>
      </w:pPr>
      <w:r>
        <w:rPr>
          <w:rStyle w:val="Refdecomentario"/>
        </w:rPr>
        <w:annotationRef/>
      </w:r>
      <w:r>
        <w:t xml:space="preserve">Este comentario no tiene relación con la sumillaa.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D39F84" w15:done="0"/>
  <w15:commentEx w15:paraId="0B002CE5" w15:done="0"/>
  <w15:commentEx w15:paraId="2C4E38E6" w15:done="0"/>
  <w15:commentEx w15:paraId="5507B617" w15:done="0"/>
  <w15:commentEx w15:paraId="6290F3E5" w15:done="1"/>
  <w15:commentEx w15:paraId="3B4A6BF7" w15:paraIdParent="6290F3E5" w15:done="1"/>
  <w15:commentEx w15:paraId="66B5F895" w15:done="1"/>
  <w15:commentEx w15:paraId="7AA7B755" w15:paraIdParent="66B5F895" w15:done="1"/>
  <w15:commentEx w15:paraId="646F825E" w15:done="1"/>
  <w15:commentEx w15:paraId="6761C214" w15:done="0"/>
  <w15:commentEx w15:paraId="5F79AF9C" w15:done="1"/>
  <w15:commentEx w15:paraId="026C9ECC" w15:done="1"/>
  <w15:commentEx w15:paraId="2704C278" w15:done="0"/>
  <w15:commentEx w15:paraId="21717049" w15:done="1"/>
  <w15:commentEx w15:paraId="06A1D556" w15:done="0"/>
  <w15:commentEx w15:paraId="052A1E87" w15:done="0"/>
  <w15:commentEx w15:paraId="68CDF960" w15:done="1"/>
  <w15:commentEx w15:paraId="1505D29D" w15:paraIdParent="68CDF960" w15:done="1"/>
  <w15:commentEx w15:paraId="5045F8D8" w15:done="0"/>
  <w15:commentEx w15:paraId="47D87B5C" w15:done="0"/>
  <w15:commentEx w15:paraId="5F487251" w15:done="0"/>
  <w15:commentEx w15:paraId="106C30D9" w15:done="0"/>
  <w15:commentEx w15:paraId="5566606E" w15:done="0"/>
  <w15:commentEx w15:paraId="38F9E783" w15:done="0"/>
  <w15:commentEx w15:paraId="7F0899C1" w15:done="0"/>
  <w15:commentEx w15:paraId="6BFCD319" w15:done="0"/>
  <w15:commentEx w15:paraId="14E250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D64C8" w16cex:dateUtc="2023-07-03T20:16:00Z"/>
  <w16cex:commentExtensible w16cex:durableId="284D6503" w16cex:dateUtc="2023-07-03T20:17:00Z"/>
  <w16cex:commentExtensible w16cex:durableId="284D68DE" w16cex:dateUtc="2023-07-03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D39F84" w16cid:durableId="284970FF"/>
  <w16cid:commentId w16cid:paraId="0B002CE5" w16cid:durableId="28497100"/>
  <w16cid:commentId w16cid:paraId="2C4E38E6" w16cid:durableId="28497101"/>
  <w16cid:commentId w16cid:paraId="5507B617" w16cid:durableId="28497102"/>
  <w16cid:commentId w16cid:paraId="6290F3E5" w16cid:durableId="28497103"/>
  <w16cid:commentId w16cid:paraId="3B4A6BF7" w16cid:durableId="284D64C8"/>
  <w16cid:commentId w16cid:paraId="66B5F895" w16cid:durableId="28497104"/>
  <w16cid:commentId w16cid:paraId="7AA7B755" w16cid:durableId="284D6503"/>
  <w16cid:commentId w16cid:paraId="646F825E" w16cid:durableId="28497105"/>
  <w16cid:commentId w16cid:paraId="6761C214" w16cid:durableId="28497106"/>
  <w16cid:commentId w16cid:paraId="5F79AF9C" w16cid:durableId="28497107"/>
  <w16cid:commentId w16cid:paraId="026C9ECC" w16cid:durableId="28497108"/>
  <w16cid:commentId w16cid:paraId="2704C278" w16cid:durableId="28497109"/>
  <w16cid:commentId w16cid:paraId="21717049" w16cid:durableId="2849710A"/>
  <w16cid:commentId w16cid:paraId="06A1D556" w16cid:durableId="2849710B"/>
  <w16cid:commentId w16cid:paraId="052A1E87" w16cid:durableId="2849710C"/>
  <w16cid:commentId w16cid:paraId="68CDF960" w16cid:durableId="2849710D"/>
  <w16cid:commentId w16cid:paraId="1505D29D" w16cid:durableId="284D68DE"/>
  <w16cid:commentId w16cid:paraId="5045F8D8" w16cid:durableId="2849710E"/>
  <w16cid:commentId w16cid:paraId="47D87B5C" w16cid:durableId="2849710F"/>
  <w16cid:commentId w16cid:paraId="5F487251" w16cid:durableId="28497110"/>
  <w16cid:commentId w16cid:paraId="106C30D9" w16cid:durableId="28497111"/>
  <w16cid:commentId w16cid:paraId="5566606E" w16cid:durableId="28497112"/>
  <w16cid:commentId w16cid:paraId="38F9E783" w16cid:durableId="284D7E12"/>
  <w16cid:commentId w16cid:paraId="7F0899C1" w16cid:durableId="28497113"/>
  <w16cid:commentId w16cid:paraId="6BFCD319" w16cid:durableId="28497114"/>
  <w16cid:commentId w16cid:paraId="14E2504F" w16cid:durableId="28497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027E4" w14:textId="77777777" w:rsidR="00CF74D9" w:rsidRDefault="00CF74D9" w:rsidP="00D6793F">
      <w:r>
        <w:separator/>
      </w:r>
    </w:p>
  </w:endnote>
  <w:endnote w:type="continuationSeparator" w:id="0">
    <w:p w14:paraId="6234425A" w14:textId="77777777" w:rsidR="00CF74D9" w:rsidRDefault="00CF74D9" w:rsidP="00D6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gency FB">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CA4BC" w14:textId="6F7C20A3" w:rsidR="00A97F3B" w:rsidRPr="003E4380" w:rsidRDefault="00A97F3B" w:rsidP="003E4380">
    <w:pPr>
      <w:pStyle w:val="Piedepgina"/>
      <w:jc w:val="both"/>
      <w:rPr>
        <w:rFonts w:ascii="Arial Narrow" w:hAnsi="Arial Narrow"/>
        <w:b/>
        <w:sz w:val="16"/>
        <w:szCs w:val="16"/>
      </w:rPr>
    </w:pPr>
    <w:r>
      <w:rPr>
        <w:noProof/>
        <w:lang w:eastAsia="es-PE"/>
      </w:rPr>
      <mc:AlternateContent>
        <mc:Choice Requires="wps">
          <w:drawing>
            <wp:anchor distT="4294967295" distB="4294967295" distL="114300" distR="114300" simplePos="0" relativeHeight="251662336" behindDoc="0" locked="0" layoutInCell="1" allowOverlap="1" wp14:anchorId="08318394" wp14:editId="43C4C9BD">
              <wp:simplePos x="0" y="0"/>
              <wp:positionH relativeFrom="column">
                <wp:posOffset>0</wp:posOffset>
              </wp:positionH>
              <wp:positionV relativeFrom="paragraph">
                <wp:posOffset>-80646</wp:posOffset>
              </wp:positionV>
              <wp:extent cx="5371465" cy="0"/>
              <wp:effectExtent l="0" t="0" r="19685" b="19050"/>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1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075B7E89" id="Conector recto 1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0,-6.35pt" to="422.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" strokecolor="black [3213]" strokeweight="1.5pt">
              <v:stroke joinstyle="miter"/>
              <o:lock v:ext="edit" shapetype="f"/>
            </v:line>
          </w:pict>
        </mc:Fallback>
      </mc:AlternateContent>
    </w:r>
    <w:r>
      <w:rPr>
        <w:rFonts w:ascii="Arial Narrow" w:hAnsi="Arial Narrow"/>
        <w:b/>
        <w:sz w:val="16"/>
        <w:szCs w:val="16"/>
        <w:lang w:val="es-ES"/>
      </w:rPr>
      <w:t>Control Concurrente del proyecto</w:t>
    </w:r>
    <w:r w:rsidRPr="00F83571">
      <w:rPr>
        <w:rFonts w:ascii="Arial Narrow" w:hAnsi="Arial Narrow"/>
        <w:b/>
        <w:sz w:val="16"/>
        <w:szCs w:val="16"/>
      </w:rPr>
      <w:t xml:space="preserve">: </w:t>
    </w:r>
    <w:r w:rsidRPr="003E4380">
      <w:rPr>
        <w:rFonts w:ascii="Arial Narrow" w:hAnsi="Arial Narrow"/>
        <w:b/>
        <w:sz w:val="16"/>
        <w:szCs w:val="16"/>
      </w:rPr>
      <w:t>Mejoramiento de</w:t>
    </w:r>
    <w:r>
      <w:rPr>
        <w:rFonts w:ascii="Arial Narrow" w:hAnsi="Arial Narrow"/>
        <w:b/>
        <w:sz w:val="16"/>
        <w:szCs w:val="16"/>
      </w:rPr>
      <w:t xml:space="preserve"> </w:t>
    </w:r>
    <w:r w:rsidRPr="003E4380">
      <w:rPr>
        <w:rFonts w:ascii="Arial Narrow" w:hAnsi="Arial Narrow"/>
        <w:b/>
        <w:sz w:val="16"/>
        <w:szCs w:val="16"/>
      </w:rPr>
      <w:t>l</w:t>
    </w:r>
    <w:r>
      <w:rPr>
        <w:rFonts w:ascii="Arial Narrow" w:hAnsi="Arial Narrow"/>
        <w:b/>
        <w:sz w:val="16"/>
        <w:szCs w:val="16"/>
      </w:rPr>
      <w:t>a aplicación de las TIC para el adecuado desarrollo de las competencias de estudiantes y docentes en las IIEE de nivel secundaria de la provincia de Chincheros, UGEL Chincheros – región Apurímac</w:t>
    </w:r>
    <w:r w:rsidRPr="003E4380">
      <w:rPr>
        <w:rFonts w:ascii="Arial Narrow" w:hAnsi="Arial Narrow"/>
        <w:b/>
        <w:sz w:val="16"/>
        <w:szCs w:val="16"/>
      </w:rPr>
      <w:t>”</w:t>
    </w:r>
  </w:p>
  <w:p w14:paraId="4CC89F61" w14:textId="488B3F24" w:rsidR="00A97F3B" w:rsidRPr="00E728A2" w:rsidRDefault="00A97F3B" w:rsidP="00986B90">
    <w:pPr>
      <w:pStyle w:val="Piedepgina"/>
      <w:rPr>
        <w:rFonts w:ascii="Arial Narrow" w:hAnsi="Arial Narrow"/>
        <w:b/>
        <w:sz w:val="16"/>
        <w:szCs w:val="16"/>
        <w:lang w:val="es-ES"/>
      </w:rPr>
    </w:pPr>
    <w:r w:rsidRPr="00FC109D">
      <w:rPr>
        <w:rFonts w:ascii="Arial Narrow" w:hAnsi="Arial Narrow"/>
        <w:b/>
        <w:sz w:val="16"/>
        <w:szCs w:val="16"/>
        <w:lang w:val="es-ES"/>
      </w:rPr>
      <w:t xml:space="preserve">Periodo: Del </w:t>
    </w:r>
    <w:r>
      <w:rPr>
        <w:rFonts w:ascii="Arial Narrow" w:hAnsi="Arial Narrow"/>
        <w:b/>
        <w:sz w:val="16"/>
        <w:szCs w:val="16"/>
        <w:lang w:val="es-ES"/>
      </w:rPr>
      <w:t>12 de mayo al 2</w:t>
    </w:r>
    <w:del w:id="2048" w:author="Usuario de Windows" w:date="2023-07-03T16:29:00Z">
      <w:r w:rsidDel="00A97F3B">
        <w:rPr>
          <w:rFonts w:ascii="Arial Narrow" w:hAnsi="Arial Narrow"/>
          <w:b/>
          <w:sz w:val="16"/>
          <w:szCs w:val="16"/>
          <w:lang w:val="es-ES"/>
        </w:rPr>
        <w:delText>1</w:delText>
      </w:r>
    </w:del>
    <w:ins w:id="2049" w:author="Usuario de Windows" w:date="2023-07-03T16:29:00Z">
      <w:r>
        <w:rPr>
          <w:rFonts w:ascii="Arial Narrow" w:hAnsi="Arial Narrow"/>
          <w:b/>
          <w:sz w:val="16"/>
          <w:szCs w:val="16"/>
          <w:lang w:val="es-ES"/>
        </w:rPr>
        <w:t>4</w:t>
      </w:r>
    </w:ins>
    <w:r>
      <w:rPr>
        <w:rFonts w:ascii="Arial Narrow" w:hAnsi="Arial Narrow"/>
        <w:b/>
        <w:sz w:val="16"/>
        <w:szCs w:val="16"/>
        <w:lang w:val="es-ES"/>
      </w:rPr>
      <w:t xml:space="preserve"> de junio </w:t>
    </w:r>
    <w:r w:rsidRPr="00FC109D">
      <w:rPr>
        <w:rFonts w:ascii="Arial Narrow" w:hAnsi="Arial Narrow"/>
        <w:b/>
        <w:sz w:val="16"/>
        <w:szCs w:val="16"/>
        <w:lang w:val="es-ES"/>
      </w:rPr>
      <w:t>de 202</w:t>
    </w:r>
    <w:r>
      <w:rPr>
        <w:rFonts w:ascii="Arial Narrow" w:hAnsi="Arial Narrow"/>
        <w:b/>
        <w:sz w:val="16"/>
        <w:szCs w:val="16"/>
        <w:lang w:val="es-ES"/>
      </w:rPr>
      <w:t>3</w:t>
    </w:r>
    <w:r w:rsidRPr="00FC109D">
      <w:rPr>
        <w:rFonts w:ascii="Arial Narrow" w:hAnsi="Arial Narrow"/>
        <w:b/>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CB0BB" w14:textId="77777777" w:rsidR="00CF74D9" w:rsidRDefault="00CF74D9" w:rsidP="00D6793F">
      <w:r>
        <w:separator/>
      </w:r>
    </w:p>
  </w:footnote>
  <w:footnote w:type="continuationSeparator" w:id="0">
    <w:p w14:paraId="29E793A2" w14:textId="77777777" w:rsidR="00CF74D9" w:rsidRDefault="00CF74D9" w:rsidP="00D6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CB473" w14:textId="77777777" w:rsidR="00A97F3B" w:rsidRPr="00432143" w:rsidRDefault="00A97F3B" w:rsidP="00986B90">
    <w:pPr>
      <w:pStyle w:val="Encabezado"/>
      <w:rPr>
        <w:rFonts w:ascii="Arial Narrow" w:hAnsi="Arial Narrow"/>
        <w:sz w:val="16"/>
        <w:szCs w:val="16"/>
      </w:rPr>
    </w:pP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BC38B3A" w14:textId="77777777" w:rsidR="00A97F3B" w:rsidRPr="00432143" w:rsidRDefault="00A97F3B" w:rsidP="00986B90">
    <w:pPr>
      <w:pStyle w:val="Encabezado"/>
      <w:jc w:val="right"/>
      <w:rPr>
        <w:rFonts w:ascii="Arial Narrow" w:hAnsi="Arial Narrow"/>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1D7C5" w14:textId="77777777" w:rsidR="00A97F3B" w:rsidRPr="00432143" w:rsidRDefault="00A97F3B" w:rsidP="00986B90">
    <w:pPr>
      <w:pStyle w:val="Encabezado"/>
      <w:rPr>
        <w:rFonts w:ascii="Arial Narrow" w:hAnsi="Arial Narrow"/>
        <w:sz w:val="16"/>
        <w:szCs w:val="16"/>
      </w:rPr>
    </w:pPr>
    <w:r w:rsidRPr="00432143">
      <w:rPr>
        <w:rFonts w:ascii="Arial Narrow" w:hAnsi="Arial Narrow"/>
        <w:noProof/>
        <w:sz w:val="16"/>
        <w:szCs w:val="16"/>
        <w:lang w:eastAsia="es-PE"/>
      </w:rPr>
      <w:drawing>
        <wp:inline distT="0" distB="0" distL="0" distR="0" wp14:anchorId="76D31248" wp14:editId="1A71490C">
          <wp:extent cx="1837943" cy="565521"/>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GR Trans.png"/>
                  <pic:cNvPicPr/>
                </pic:nvPicPr>
                <pic:blipFill>
                  <a:blip r:embed="rId1">
                    <a:extLst>
                      <a:ext uri="{28A0092B-C50C-407E-A947-70E740481C1C}">
                        <a14:useLocalDpi xmlns:a14="http://schemas.microsoft.com/office/drawing/2010/main" val="0"/>
                      </a:ext>
                    </a:extLst>
                  </a:blip>
                  <a:stretch>
                    <a:fillRect/>
                  </a:stretch>
                </pic:blipFill>
                <pic:spPr>
                  <a:xfrm>
                    <a:off x="0" y="0"/>
                    <a:ext cx="1861157" cy="572664"/>
                  </a:xfrm>
                  <a:prstGeom prst="rect">
                    <a:avLst/>
                  </a:prstGeom>
                </pic:spPr>
              </pic:pic>
            </a:graphicData>
          </a:graphic>
        </wp:inline>
      </w:drawing>
    </w:r>
    <w:r w:rsidRPr="00432143">
      <w:rPr>
        <w:rFonts w:ascii="Arial Narrow" w:hAnsi="Arial Narrow"/>
        <w:sz w:val="16"/>
        <w:szCs w:val="16"/>
      </w:rPr>
      <w:t xml:space="preserve">                                           </w:t>
    </w:r>
    <w:r>
      <w:rPr>
        <w:rFonts w:ascii="Arial Narrow" w:hAnsi="Arial Narrow"/>
        <w:sz w:val="16"/>
        <w:szCs w:val="16"/>
      </w:rPr>
      <w:t xml:space="preserve">                         </w:t>
    </w:r>
    <w:r w:rsidRPr="00432143">
      <w:rPr>
        <w:rFonts w:ascii="Arial Narrow" w:hAnsi="Arial Narrow"/>
        <w:sz w:val="16"/>
        <w:szCs w:val="16"/>
      </w:rPr>
      <w:t xml:space="preserve">                         </w:t>
    </w:r>
  </w:p>
  <w:p w14:paraId="1FCF7E61" w14:textId="1E92F949" w:rsidR="00A97F3B" w:rsidRPr="007957BB" w:rsidRDefault="00A97F3B" w:rsidP="00986B90">
    <w:pPr>
      <w:pStyle w:val="Encabezado"/>
      <w:rPr>
        <w:rFonts w:ascii="Arial Narrow" w:hAnsi="Arial Narrow"/>
        <w:b/>
        <w:sz w:val="4"/>
        <w:szCs w:val="4"/>
      </w:rPr>
    </w:pPr>
    <w:r w:rsidRPr="007957BB">
      <w:rPr>
        <w:rFonts w:ascii="Arial Narrow" w:hAnsi="Arial Narrow"/>
        <w:b/>
        <w:sz w:val="16"/>
        <w:szCs w:val="16"/>
      </w:rPr>
      <w:t xml:space="preserve">INFORME DE HITO DE CONTROL N° </w:t>
    </w:r>
    <w:r w:rsidRPr="005219E6">
      <w:rPr>
        <w:rFonts w:ascii="Arial Narrow" w:hAnsi="Arial Narrow"/>
        <w:b/>
        <w:sz w:val="16"/>
        <w:szCs w:val="16"/>
      </w:rPr>
      <w:t>004-2023-OCI/</w:t>
    </w:r>
    <w:r>
      <w:rPr>
        <w:rFonts w:ascii="Arial Narrow" w:hAnsi="Arial Narrow"/>
        <w:b/>
        <w:sz w:val="16"/>
        <w:szCs w:val="16"/>
      </w:rPr>
      <w:t>5333</w:t>
    </w:r>
    <w:r w:rsidRPr="007957BB">
      <w:rPr>
        <w:rFonts w:ascii="Arial Narrow" w:hAnsi="Arial Narrow"/>
        <w:b/>
        <w:sz w:val="16"/>
        <w:szCs w:val="16"/>
      </w:rPr>
      <w:t>-SCC</w:t>
    </w:r>
  </w:p>
  <w:p w14:paraId="76301299" w14:textId="4E1B4AD5" w:rsidR="00A97F3B" w:rsidRPr="00475156" w:rsidRDefault="00A97F3B" w:rsidP="00986B90">
    <w:pPr>
      <w:pStyle w:val="Encabezado"/>
      <w:jc w:val="right"/>
      <w:rPr>
        <w:rFonts w:ascii="Arial Narrow" w:hAnsi="Arial Narrow"/>
        <w:sz w:val="4"/>
        <w:szCs w:val="4"/>
      </w:rPr>
    </w:pPr>
    <w:r>
      <w:rPr>
        <w:noProof/>
        <w:lang w:eastAsia="es-PE"/>
      </w:rPr>
      <mc:AlternateContent>
        <mc:Choice Requires="wps">
          <w:drawing>
            <wp:anchor distT="4294967295" distB="4294967295" distL="114300" distR="114300" simplePos="0" relativeHeight="251659264" behindDoc="0" locked="0" layoutInCell="1" allowOverlap="1" wp14:anchorId="667C0DC1" wp14:editId="278C5811">
              <wp:simplePos x="0" y="0"/>
              <wp:positionH relativeFrom="column">
                <wp:posOffset>1270</wp:posOffset>
              </wp:positionH>
              <wp:positionV relativeFrom="paragraph">
                <wp:posOffset>31114</wp:posOffset>
              </wp:positionV>
              <wp:extent cx="5422900" cy="0"/>
              <wp:effectExtent l="0" t="0" r="25400" b="19050"/>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22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du="http://schemas.microsoft.com/office/word/2023/wordml/word16du">
          <w:pict>
            <v:line w14:anchorId="5647060D" id="Conector recto 15"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2.45pt" to="42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" strokecolor="black [3213]" strokeweight="1.5pt">
              <v:stroke joinstyle="miter"/>
              <o:lock v:ext="edit" shapetype="f"/>
            </v:line>
          </w:pict>
        </mc:Fallback>
      </mc:AlternateContent>
    </w:r>
  </w:p>
  <w:p w14:paraId="2D465CBD" w14:textId="77777777" w:rsidR="00A97F3B" w:rsidRPr="00E17335" w:rsidRDefault="00A97F3B" w:rsidP="00986B90">
    <w:pPr>
      <w:pStyle w:val="Encabezado"/>
      <w:jc w:val="right"/>
      <w:rPr>
        <w:rFonts w:ascii="Arial Narrow" w:hAnsi="Arial Narrow"/>
        <w:sz w:val="6"/>
        <w:szCs w:val="6"/>
        <w:lang w:val="es-ES"/>
      </w:rPr>
    </w:pPr>
  </w:p>
  <w:p w14:paraId="7F607A86" w14:textId="696C1EB7" w:rsidR="00A97F3B" w:rsidRPr="007B647C" w:rsidRDefault="00A97F3B" w:rsidP="00986B90">
    <w:pPr>
      <w:pStyle w:val="Encabezado"/>
      <w:jc w:val="right"/>
      <w:rPr>
        <w:rFonts w:ascii="Arial Narrow" w:hAnsi="Arial Narrow"/>
        <w:b/>
        <w:bCs/>
        <w:sz w:val="16"/>
        <w:szCs w:val="16"/>
      </w:rPr>
    </w:pPr>
    <w:r w:rsidRPr="000050E4">
      <w:rPr>
        <w:rFonts w:ascii="Arial Narrow" w:hAnsi="Arial Narrow"/>
        <w:b/>
        <w:sz w:val="16"/>
        <w:szCs w:val="16"/>
        <w:lang w:val="es-ES"/>
      </w:rPr>
      <w:t xml:space="preserve">Página </w:t>
    </w:r>
    <w:r w:rsidRPr="007E5D98">
      <w:rPr>
        <w:rFonts w:ascii="Arial Narrow" w:hAnsi="Arial Narrow"/>
        <w:b/>
        <w:bCs/>
        <w:sz w:val="16"/>
        <w:szCs w:val="16"/>
      </w:rPr>
      <w:fldChar w:fldCharType="begin"/>
    </w:r>
    <w:r w:rsidRPr="007B647C">
      <w:rPr>
        <w:rFonts w:ascii="Arial Narrow" w:hAnsi="Arial Narrow"/>
        <w:b/>
        <w:bCs/>
        <w:sz w:val="16"/>
        <w:szCs w:val="16"/>
      </w:rPr>
      <w:instrText>PAGE  \* Arabic  \* MERGEFORMAT</w:instrText>
    </w:r>
    <w:r w:rsidRPr="007E5D98">
      <w:rPr>
        <w:rFonts w:ascii="Arial Narrow" w:hAnsi="Arial Narrow"/>
        <w:b/>
        <w:bCs/>
        <w:sz w:val="16"/>
        <w:szCs w:val="16"/>
      </w:rPr>
      <w:fldChar w:fldCharType="separate"/>
    </w:r>
    <w:r w:rsidR="00677835" w:rsidRPr="00677835">
      <w:rPr>
        <w:rFonts w:ascii="Arial Narrow" w:hAnsi="Arial Narrow"/>
        <w:b/>
        <w:bCs/>
        <w:noProof/>
        <w:sz w:val="16"/>
        <w:szCs w:val="16"/>
        <w:lang w:val="es-ES"/>
      </w:rPr>
      <w:t>20</w:t>
    </w:r>
    <w:r w:rsidRPr="007E5D98">
      <w:rPr>
        <w:rFonts w:ascii="Arial Narrow" w:hAnsi="Arial Narrow"/>
        <w:b/>
        <w:bCs/>
        <w:sz w:val="16"/>
        <w:szCs w:val="16"/>
      </w:rPr>
      <w:fldChar w:fldCharType="end"/>
    </w:r>
    <w:r w:rsidRPr="000050E4">
      <w:rPr>
        <w:rFonts w:ascii="Arial Narrow" w:hAnsi="Arial Narrow"/>
        <w:b/>
        <w:sz w:val="16"/>
        <w:szCs w:val="16"/>
        <w:lang w:val="es-ES"/>
      </w:rPr>
      <w:t xml:space="preserve"> de </w:t>
    </w:r>
    <w:r>
      <w:rPr>
        <w:rFonts w:ascii="Arial Narrow" w:hAnsi="Arial Narrow"/>
        <w:b/>
        <w:sz w:val="16"/>
        <w:szCs w:val="16"/>
        <w:lang w:val="es-ES"/>
      </w:rPr>
      <w:t>18</w:t>
    </w:r>
  </w:p>
  <w:p w14:paraId="33496BE7" w14:textId="77777777" w:rsidR="00A97F3B" w:rsidRPr="00475156" w:rsidRDefault="00A97F3B" w:rsidP="00986B90">
    <w:pPr>
      <w:pStyle w:val="Encabezado"/>
      <w:rPr>
        <w:rFonts w:ascii="Arial Narrow" w:hAnsi="Arial Narrow"/>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542F"/>
    <w:multiLevelType w:val="hybridMultilevel"/>
    <w:tmpl w:val="A7EC716A"/>
    <w:lvl w:ilvl="0" w:tplc="28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4C5868"/>
    <w:multiLevelType w:val="hybridMultilevel"/>
    <w:tmpl w:val="C2C2440C"/>
    <w:lvl w:ilvl="0" w:tplc="FFFFFFFF">
      <w:start w:val="1"/>
      <w:numFmt w:val="decimal"/>
      <w:lvlText w:val="%1)"/>
      <w:lvlJc w:val="left"/>
      <w:pPr>
        <w:ind w:left="1070" w:hanging="360"/>
      </w:pPr>
      <w:rPr>
        <w:rFonts w:hint="default"/>
      </w:r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 w15:restartNumberingAfterBreak="0">
    <w:nsid w:val="176A7F80"/>
    <w:multiLevelType w:val="hybridMultilevel"/>
    <w:tmpl w:val="E354BEE8"/>
    <w:lvl w:ilvl="0" w:tplc="5C76A618">
      <w:start w:val="1"/>
      <w:numFmt w:val="bullet"/>
      <w:lvlText w:val=""/>
      <w:lvlJc w:val="left"/>
      <w:pPr>
        <w:ind w:left="1854" w:hanging="360"/>
      </w:pPr>
      <w:rPr>
        <w:rFonts w:ascii="Wingdings" w:hAnsi="Wingdings" w:hint="default"/>
        <w:color w:val="000000" w:themeColor="text1"/>
      </w:rPr>
    </w:lvl>
    <w:lvl w:ilvl="1" w:tplc="0C0A0003">
      <w:start w:val="1"/>
      <w:numFmt w:val="bullet"/>
      <w:lvlText w:val="o"/>
      <w:lvlJc w:val="left"/>
      <w:pPr>
        <w:ind w:left="2574" w:hanging="360"/>
      </w:pPr>
      <w:rPr>
        <w:rFonts w:ascii="Courier New" w:hAnsi="Courier New" w:cs="Courier New" w:hint="default"/>
      </w:rPr>
    </w:lvl>
    <w:lvl w:ilvl="2" w:tplc="0C0A0005">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086322"/>
    <w:multiLevelType w:val="hybridMultilevel"/>
    <w:tmpl w:val="F4864D9C"/>
    <w:lvl w:ilvl="0" w:tplc="E854608E">
      <w:start w:val="1"/>
      <w:numFmt w:val="upperRoman"/>
      <w:lvlText w:val="%1."/>
      <w:lvlJc w:val="left"/>
      <w:pPr>
        <w:ind w:left="720" w:hanging="360"/>
      </w:pPr>
      <w:rPr>
        <w:rFonts w:ascii="Arial Narrow" w:hAnsi="Arial Narrow" w:hint="default"/>
        <w:b/>
        <w:color w:val="auto"/>
        <w:sz w:val="22"/>
        <w:szCs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947B2E"/>
    <w:multiLevelType w:val="multilevel"/>
    <w:tmpl w:val="F146CFFA"/>
    <w:lvl w:ilvl="0">
      <w:start w:val="8"/>
      <w:numFmt w:val="bullet"/>
      <w:lvlText w:val="-"/>
      <w:lvlJc w:val="left"/>
      <w:pPr>
        <w:ind w:left="1211" w:hanging="360"/>
      </w:pPr>
      <w:rPr>
        <w:rFonts w:ascii="Arial Narrow" w:eastAsia="Arial Narrow" w:hAnsi="Arial Narrow" w:cs="Arial Narrow"/>
      </w:rPr>
    </w:lvl>
    <w:lvl w:ilvl="1">
      <w:start w:val="1"/>
      <w:numFmt w:val="bullet"/>
      <w:lvlText w:val="o"/>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o"/>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o"/>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5" w15:restartNumberingAfterBreak="0">
    <w:nsid w:val="3E6A26A7"/>
    <w:multiLevelType w:val="hybridMultilevel"/>
    <w:tmpl w:val="D80A8286"/>
    <w:lvl w:ilvl="0" w:tplc="CA803EDC">
      <w:start w:val="1"/>
      <w:numFmt w:val="decimal"/>
      <w:lvlText w:val="%1."/>
      <w:lvlJc w:val="left"/>
      <w:pPr>
        <w:ind w:left="927" w:hanging="360"/>
      </w:pPr>
      <w:rPr>
        <w:b w:val="0"/>
        <w:bCs/>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6" w15:restartNumberingAfterBreak="0">
    <w:nsid w:val="3F5560E7"/>
    <w:multiLevelType w:val="hybridMultilevel"/>
    <w:tmpl w:val="EEFE28C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7"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 w15:restartNumberingAfterBreak="0">
    <w:nsid w:val="686B1037"/>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89758F"/>
    <w:multiLevelType w:val="hybridMultilevel"/>
    <w:tmpl w:val="6FB6F12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15:restartNumberingAfterBreak="0">
    <w:nsid w:val="6F345C37"/>
    <w:multiLevelType w:val="hybridMultilevel"/>
    <w:tmpl w:val="AF305448"/>
    <w:lvl w:ilvl="0" w:tplc="861C69E4">
      <w:start w:val="1"/>
      <w:numFmt w:val="decimal"/>
      <w:lvlText w:val="2.%1"/>
      <w:lvlJc w:val="left"/>
      <w:pPr>
        <w:ind w:left="1287" w:hanging="360"/>
      </w:pPr>
      <w:rPr>
        <w:rFonts w:hint="default"/>
      </w:rPr>
    </w:lvl>
    <w:lvl w:ilvl="1" w:tplc="B18E2790">
      <w:start w:val="1"/>
      <w:numFmt w:val="decimalZero"/>
      <w:lvlText w:val="%2-"/>
      <w:lvlJc w:val="left"/>
      <w:pPr>
        <w:ind w:left="1584" w:hanging="504"/>
      </w:pPr>
      <w:rPr>
        <w:rFonts w:eastAsia="Calibri" w:cs="Arial"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A001FBE"/>
    <w:multiLevelType w:val="hybridMultilevel"/>
    <w:tmpl w:val="EEFE28CA"/>
    <w:lvl w:ilvl="0" w:tplc="39780838">
      <w:start w:val="1"/>
      <w:numFmt w:val="decimal"/>
      <w:lvlText w:val="%1)"/>
      <w:lvlJc w:val="left"/>
      <w:pPr>
        <w:ind w:left="644"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num w:numId="1" w16cid:durableId="1726835543">
    <w:abstractNumId w:val="10"/>
  </w:num>
  <w:num w:numId="2" w16cid:durableId="174155651">
    <w:abstractNumId w:val="8"/>
  </w:num>
  <w:num w:numId="3" w16cid:durableId="1345936419">
    <w:abstractNumId w:val="3"/>
  </w:num>
  <w:num w:numId="4" w16cid:durableId="186915136">
    <w:abstractNumId w:val="5"/>
  </w:num>
  <w:num w:numId="5" w16cid:durableId="1344360317">
    <w:abstractNumId w:val="9"/>
  </w:num>
  <w:num w:numId="6" w16cid:durableId="1369329918">
    <w:abstractNumId w:val="2"/>
  </w:num>
  <w:num w:numId="7" w16cid:durableId="1164591293">
    <w:abstractNumId w:val="4"/>
  </w:num>
  <w:num w:numId="8" w16cid:durableId="1970160102">
    <w:abstractNumId w:val="11"/>
  </w:num>
  <w:num w:numId="9" w16cid:durableId="1063260455">
    <w:abstractNumId w:val="0"/>
  </w:num>
  <w:num w:numId="10" w16cid:durableId="1644888429">
    <w:abstractNumId w:val="6"/>
  </w:num>
  <w:num w:numId="11" w16cid:durableId="1285649632">
    <w:abstractNumId w:val="1"/>
  </w:num>
  <w:num w:numId="12" w16cid:durableId="1515343402">
    <w:abstractNumId w:val="7"/>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Raul Livano Luna">
    <w15:presenceInfo w15:providerId="Windows Live" w15:userId="541edf0b8fffed76"/>
  </w15:person>
  <w15:person w15:author="Usuario de Windows">
    <w15:presenceInfo w15:providerId="None" w15:userId="Usuario de Windows"/>
  </w15:person>
  <w15:person w15:author="GRAPURIMAC">
    <w15:presenceInfo w15:providerId="Windows Live" w15:userId="3cc727e2908818db"/>
  </w15:person>
  <w15:person w15:author="ADM">
    <w15:presenceInfo w15:providerId="None" w15:userId="A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93F"/>
    <w:rsid w:val="00000D41"/>
    <w:rsid w:val="0000119C"/>
    <w:rsid w:val="000019AF"/>
    <w:rsid w:val="000022AD"/>
    <w:rsid w:val="00002CBE"/>
    <w:rsid w:val="00002F10"/>
    <w:rsid w:val="00003CBA"/>
    <w:rsid w:val="00004281"/>
    <w:rsid w:val="000050E4"/>
    <w:rsid w:val="000069A7"/>
    <w:rsid w:val="00007D2E"/>
    <w:rsid w:val="000118CF"/>
    <w:rsid w:val="00011AAD"/>
    <w:rsid w:val="00012610"/>
    <w:rsid w:val="00012A9E"/>
    <w:rsid w:val="00014FF7"/>
    <w:rsid w:val="00017572"/>
    <w:rsid w:val="00017B37"/>
    <w:rsid w:val="00017C8F"/>
    <w:rsid w:val="00017EB3"/>
    <w:rsid w:val="000203B0"/>
    <w:rsid w:val="00021888"/>
    <w:rsid w:val="000225FA"/>
    <w:rsid w:val="000235F0"/>
    <w:rsid w:val="00023999"/>
    <w:rsid w:val="00024776"/>
    <w:rsid w:val="00024C2E"/>
    <w:rsid w:val="00026127"/>
    <w:rsid w:val="00026DA7"/>
    <w:rsid w:val="000317E1"/>
    <w:rsid w:val="00031A94"/>
    <w:rsid w:val="00032347"/>
    <w:rsid w:val="00034B79"/>
    <w:rsid w:val="000355D2"/>
    <w:rsid w:val="000359C7"/>
    <w:rsid w:val="000372CA"/>
    <w:rsid w:val="000403C1"/>
    <w:rsid w:val="00041932"/>
    <w:rsid w:val="00043348"/>
    <w:rsid w:val="0004378B"/>
    <w:rsid w:val="000440D2"/>
    <w:rsid w:val="000448A9"/>
    <w:rsid w:val="00044B43"/>
    <w:rsid w:val="00044F82"/>
    <w:rsid w:val="00045A08"/>
    <w:rsid w:val="00046897"/>
    <w:rsid w:val="00047E7F"/>
    <w:rsid w:val="00050933"/>
    <w:rsid w:val="000523FF"/>
    <w:rsid w:val="00052B2E"/>
    <w:rsid w:val="00053523"/>
    <w:rsid w:val="00053E05"/>
    <w:rsid w:val="0005428B"/>
    <w:rsid w:val="000551F7"/>
    <w:rsid w:val="00055842"/>
    <w:rsid w:val="000561CF"/>
    <w:rsid w:val="00056E22"/>
    <w:rsid w:val="000610EC"/>
    <w:rsid w:val="000614DC"/>
    <w:rsid w:val="00062286"/>
    <w:rsid w:val="0006388A"/>
    <w:rsid w:val="00063C9B"/>
    <w:rsid w:val="000649F1"/>
    <w:rsid w:val="00064BCC"/>
    <w:rsid w:val="00066069"/>
    <w:rsid w:val="00066279"/>
    <w:rsid w:val="000664E6"/>
    <w:rsid w:val="000666F8"/>
    <w:rsid w:val="0006700F"/>
    <w:rsid w:val="00067016"/>
    <w:rsid w:val="0006707C"/>
    <w:rsid w:val="000670C2"/>
    <w:rsid w:val="00067E66"/>
    <w:rsid w:val="0007016B"/>
    <w:rsid w:val="0007288E"/>
    <w:rsid w:val="00074D55"/>
    <w:rsid w:val="00076282"/>
    <w:rsid w:val="00077201"/>
    <w:rsid w:val="00077551"/>
    <w:rsid w:val="0008005E"/>
    <w:rsid w:val="00081528"/>
    <w:rsid w:val="000819C9"/>
    <w:rsid w:val="00083450"/>
    <w:rsid w:val="0008347B"/>
    <w:rsid w:val="00083490"/>
    <w:rsid w:val="0008508F"/>
    <w:rsid w:val="000857B4"/>
    <w:rsid w:val="0008592D"/>
    <w:rsid w:val="00085B3F"/>
    <w:rsid w:val="0008642E"/>
    <w:rsid w:val="0008761C"/>
    <w:rsid w:val="00090011"/>
    <w:rsid w:val="000913E0"/>
    <w:rsid w:val="00091CDF"/>
    <w:rsid w:val="00091F8E"/>
    <w:rsid w:val="000920DF"/>
    <w:rsid w:val="0009282B"/>
    <w:rsid w:val="000928F6"/>
    <w:rsid w:val="00093DBB"/>
    <w:rsid w:val="0009410D"/>
    <w:rsid w:val="00094C4E"/>
    <w:rsid w:val="00096544"/>
    <w:rsid w:val="0009760C"/>
    <w:rsid w:val="000A1192"/>
    <w:rsid w:val="000A14FD"/>
    <w:rsid w:val="000A1822"/>
    <w:rsid w:val="000A1A9A"/>
    <w:rsid w:val="000A21AD"/>
    <w:rsid w:val="000A2C98"/>
    <w:rsid w:val="000A2FB4"/>
    <w:rsid w:val="000A3161"/>
    <w:rsid w:val="000A3737"/>
    <w:rsid w:val="000A45F7"/>
    <w:rsid w:val="000A4C88"/>
    <w:rsid w:val="000A56C7"/>
    <w:rsid w:val="000A5799"/>
    <w:rsid w:val="000A5A88"/>
    <w:rsid w:val="000A771F"/>
    <w:rsid w:val="000A7B9B"/>
    <w:rsid w:val="000A7CCA"/>
    <w:rsid w:val="000B0ED6"/>
    <w:rsid w:val="000B10E1"/>
    <w:rsid w:val="000B11C1"/>
    <w:rsid w:val="000B1522"/>
    <w:rsid w:val="000B2596"/>
    <w:rsid w:val="000B3CA4"/>
    <w:rsid w:val="000B4547"/>
    <w:rsid w:val="000B6A23"/>
    <w:rsid w:val="000C00EE"/>
    <w:rsid w:val="000C11EB"/>
    <w:rsid w:val="000C14C4"/>
    <w:rsid w:val="000C1BE3"/>
    <w:rsid w:val="000C3A03"/>
    <w:rsid w:val="000C3EC9"/>
    <w:rsid w:val="000C4F37"/>
    <w:rsid w:val="000C7067"/>
    <w:rsid w:val="000D0A48"/>
    <w:rsid w:val="000D144F"/>
    <w:rsid w:val="000D1EA2"/>
    <w:rsid w:val="000D25E2"/>
    <w:rsid w:val="000D2BDD"/>
    <w:rsid w:val="000D4261"/>
    <w:rsid w:val="000D443D"/>
    <w:rsid w:val="000D574F"/>
    <w:rsid w:val="000D5AF3"/>
    <w:rsid w:val="000D5E35"/>
    <w:rsid w:val="000D688D"/>
    <w:rsid w:val="000D68FE"/>
    <w:rsid w:val="000D6A66"/>
    <w:rsid w:val="000D7007"/>
    <w:rsid w:val="000D704E"/>
    <w:rsid w:val="000E01B0"/>
    <w:rsid w:val="000E2161"/>
    <w:rsid w:val="000E2D46"/>
    <w:rsid w:val="000E3EAE"/>
    <w:rsid w:val="000E40FF"/>
    <w:rsid w:val="000E499D"/>
    <w:rsid w:val="000E49A4"/>
    <w:rsid w:val="000E4BB9"/>
    <w:rsid w:val="000E4BEA"/>
    <w:rsid w:val="000E4E3D"/>
    <w:rsid w:val="000E6486"/>
    <w:rsid w:val="000E654E"/>
    <w:rsid w:val="000E7D88"/>
    <w:rsid w:val="000F01CC"/>
    <w:rsid w:val="000F02B8"/>
    <w:rsid w:val="000F1834"/>
    <w:rsid w:val="000F248C"/>
    <w:rsid w:val="000F2A7D"/>
    <w:rsid w:val="000F3900"/>
    <w:rsid w:val="000F39EE"/>
    <w:rsid w:val="000F4C04"/>
    <w:rsid w:val="000F5186"/>
    <w:rsid w:val="000F51CC"/>
    <w:rsid w:val="000F688A"/>
    <w:rsid w:val="00101EB2"/>
    <w:rsid w:val="00102164"/>
    <w:rsid w:val="001031B5"/>
    <w:rsid w:val="001049C0"/>
    <w:rsid w:val="00104D32"/>
    <w:rsid w:val="00110B33"/>
    <w:rsid w:val="00110FDF"/>
    <w:rsid w:val="00111B93"/>
    <w:rsid w:val="00111C4D"/>
    <w:rsid w:val="001151B5"/>
    <w:rsid w:val="00116E48"/>
    <w:rsid w:val="00117AA5"/>
    <w:rsid w:val="001201EA"/>
    <w:rsid w:val="0012111D"/>
    <w:rsid w:val="00121495"/>
    <w:rsid w:val="00121529"/>
    <w:rsid w:val="0012207C"/>
    <w:rsid w:val="00123094"/>
    <w:rsid w:val="001245A6"/>
    <w:rsid w:val="0012497A"/>
    <w:rsid w:val="0012691B"/>
    <w:rsid w:val="00126DC1"/>
    <w:rsid w:val="001270E2"/>
    <w:rsid w:val="00130C17"/>
    <w:rsid w:val="001310CC"/>
    <w:rsid w:val="0013127A"/>
    <w:rsid w:val="0013199F"/>
    <w:rsid w:val="001354EE"/>
    <w:rsid w:val="00136DDF"/>
    <w:rsid w:val="0013795B"/>
    <w:rsid w:val="00137E58"/>
    <w:rsid w:val="00141280"/>
    <w:rsid w:val="001433C5"/>
    <w:rsid w:val="00143753"/>
    <w:rsid w:val="001437D3"/>
    <w:rsid w:val="00145234"/>
    <w:rsid w:val="00150A33"/>
    <w:rsid w:val="00150C92"/>
    <w:rsid w:val="00150D04"/>
    <w:rsid w:val="00153B69"/>
    <w:rsid w:val="00154C8E"/>
    <w:rsid w:val="001567B6"/>
    <w:rsid w:val="00156B5E"/>
    <w:rsid w:val="00157044"/>
    <w:rsid w:val="00157AE3"/>
    <w:rsid w:val="00160553"/>
    <w:rsid w:val="00160E9B"/>
    <w:rsid w:val="001618D2"/>
    <w:rsid w:val="00162556"/>
    <w:rsid w:val="00162A1C"/>
    <w:rsid w:val="00163142"/>
    <w:rsid w:val="00163373"/>
    <w:rsid w:val="00163A1E"/>
    <w:rsid w:val="001647C7"/>
    <w:rsid w:val="00166BBB"/>
    <w:rsid w:val="00166C95"/>
    <w:rsid w:val="00166D0E"/>
    <w:rsid w:val="00167B6A"/>
    <w:rsid w:val="00167FF3"/>
    <w:rsid w:val="00170AFF"/>
    <w:rsid w:val="00170EC5"/>
    <w:rsid w:val="00172130"/>
    <w:rsid w:val="0017259B"/>
    <w:rsid w:val="00174203"/>
    <w:rsid w:val="0017448A"/>
    <w:rsid w:val="00174B3B"/>
    <w:rsid w:val="00174B61"/>
    <w:rsid w:val="00174C21"/>
    <w:rsid w:val="00175154"/>
    <w:rsid w:val="00175998"/>
    <w:rsid w:val="00175D05"/>
    <w:rsid w:val="00175F1A"/>
    <w:rsid w:val="00176268"/>
    <w:rsid w:val="001774EA"/>
    <w:rsid w:val="001800D1"/>
    <w:rsid w:val="001805F6"/>
    <w:rsid w:val="00181E9E"/>
    <w:rsid w:val="00182087"/>
    <w:rsid w:val="00182FA6"/>
    <w:rsid w:val="001843C7"/>
    <w:rsid w:val="001844DE"/>
    <w:rsid w:val="00185E63"/>
    <w:rsid w:val="00187AD1"/>
    <w:rsid w:val="00187FCD"/>
    <w:rsid w:val="001900C1"/>
    <w:rsid w:val="00190586"/>
    <w:rsid w:val="00190672"/>
    <w:rsid w:val="00190815"/>
    <w:rsid w:val="00190893"/>
    <w:rsid w:val="00191E9A"/>
    <w:rsid w:val="00191EAF"/>
    <w:rsid w:val="00196B41"/>
    <w:rsid w:val="001A072A"/>
    <w:rsid w:val="001A23F1"/>
    <w:rsid w:val="001A2A92"/>
    <w:rsid w:val="001A3650"/>
    <w:rsid w:val="001A36D6"/>
    <w:rsid w:val="001A6D6F"/>
    <w:rsid w:val="001A7AED"/>
    <w:rsid w:val="001B0294"/>
    <w:rsid w:val="001B18B4"/>
    <w:rsid w:val="001B3604"/>
    <w:rsid w:val="001B383A"/>
    <w:rsid w:val="001B4486"/>
    <w:rsid w:val="001B5371"/>
    <w:rsid w:val="001B5ACB"/>
    <w:rsid w:val="001B6222"/>
    <w:rsid w:val="001B6AE1"/>
    <w:rsid w:val="001B728E"/>
    <w:rsid w:val="001C10B9"/>
    <w:rsid w:val="001C158E"/>
    <w:rsid w:val="001C1A18"/>
    <w:rsid w:val="001C200C"/>
    <w:rsid w:val="001C477F"/>
    <w:rsid w:val="001C48B9"/>
    <w:rsid w:val="001C4B44"/>
    <w:rsid w:val="001C500F"/>
    <w:rsid w:val="001C70C5"/>
    <w:rsid w:val="001D0245"/>
    <w:rsid w:val="001D1EF8"/>
    <w:rsid w:val="001D318F"/>
    <w:rsid w:val="001D3CDA"/>
    <w:rsid w:val="001D4BCD"/>
    <w:rsid w:val="001D50E5"/>
    <w:rsid w:val="001D5654"/>
    <w:rsid w:val="001D5664"/>
    <w:rsid w:val="001D5FCA"/>
    <w:rsid w:val="001D66C8"/>
    <w:rsid w:val="001D7AEB"/>
    <w:rsid w:val="001E0990"/>
    <w:rsid w:val="001E0B08"/>
    <w:rsid w:val="001E1516"/>
    <w:rsid w:val="001E31A2"/>
    <w:rsid w:val="001E3DFC"/>
    <w:rsid w:val="001E7730"/>
    <w:rsid w:val="001F0949"/>
    <w:rsid w:val="001F1596"/>
    <w:rsid w:val="001F18B2"/>
    <w:rsid w:val="001F23D2"/>
    <w:rsid w:val="001F40E9"/>
    <w:rsid w:val="001F5A43"/>
    <w:rsid w:val="001F5D2D"/>
    <w:rsid w:val="001F6682"/>
    <w:rsid w:val="001F74F8"/>
    <w:rsid w:val="001F7BE8"/>
    <w:rsid w:val="00201468"/>
    <w:rsid w:val="002017B0"/>
    <w:rsid w:val="0020214A"/>
    <w:rsid w:val="00203738"/>
    <w:rsid w:val="00204409"/>
    <w:rsid w:val="00204617"/>
    <w:rsid w:val="00205BA4"/>
    <w:rsid w:val="00206E9D"/>
    <w:rsid w:val="002100E8"/>
    <w:rsid w:val="00210530"/>
    <w:rsid w:val="00210A6A"/>
    <w:rsid w:val="002110A1"/>
    <w:rsid w:val="00212235"/>
    <w:rsid w:val="0021243D"/>
    <w:rsid w:val="00213493"/>
    <w:rsid w:val="00213986"/>
    <w:rsid w:val="00217A91"/>
    <w:rsid w:val="002211ED"/>
    <w:rsid w:val="00221625"/>
    <w:rsid w:val="00222536"/>
    <w:rsid w:val="00222801"/>
    <w:rsid w:val="0022337B"/>
    <w:rsid w:val="002234F0"/>
    <w:rsid w:val="002243AE"/>
    <w:rsid w:val="00224934"/>
    <w:rsid w:val="00230257"/>
    <w:rsid w:val="00231F61"/>
    <w:rsid w:val="00233178"/>
    <w:rsid w:val="002335B7"/>
    <w:rsid w:val="00234522"/>
    <w:rsid w:val="0023502F"/>
    <w:rsid w:val="00241242"/>
    <w:rsid w:val="0024156C"/>
    <w:rsid w:val="002420A4"/>
    <w:rsid w:val="00244E30"/>
    <w:rsid w:val="00245418"/>
    <w:rsid w:val="0024575C"/>
    <w:rsid w:val="00246401"/>
    <w:rsid w:val="002464BA"/>
    <w:rsid w:val="0024674C"/>
    <w:rsid w:val="002478B9"/>
    <w:rsid w:val="00247E02"/>
    <w:rsid w:val="00250CAA"/>
    <w:rsid w:val="00250E81"/>
    <w:rsid w:val="00251050"/>
    <w:rsid w:val="00251193"/>
    <w:rsid w:val="00251CAF"/>
    <w:rsid w:val="00254B2D"/>
    <w:rsid w:val="002567F6"/>
    <w:rsid w:val="00256E8A"/>
    <w:rsid w:val="00256FDF"/>
    <w:rsid w:val="00257D5D"/>
    <w:rsid w:val="0026021E"/>
    <w:rsid w:val="0026192E"/>
    <w:rsid w:val="00261BB8"/>
    <w:rsid w:val="00261EAF"/>
    <w:rsid w:val="00264D7F"/>
    <w:rsid w:val="002654EC"/>
    <w:rsid w:val="00265C46"/>
    <w:rsid w:val="002668EE"/>
    <w:rsid w:val="002670A5"/>
    <w:rsid w:val="00267B6C"/>
    <w:rsid w:val="00267E13"/>
    <w:rsid w:val="0027169A"/>
    <w:rsid w:val="002726B3"/>
    <w:rsid w:val="00273C20"/>
    <w:rsid w:val="00274190"/>
    <w:rsid w:val="00275D53"/>
    <w:rsid w:val="002764EC"/>
    <w:rsid w:val="00276F58"/>
    <w:rsid w:val="00277A49"/>
    <w:rsid w:val="00277D49"/>
    <w:rsid w:val="00277D86"/>
    <w:rsid w:val="002802BA"/>
    <w:rsid w:val="00281CCB"/>
    <w:rsid w:val="0028222B"/>
    <w:rsid w:val="00284CE1"/>
    <w:rsid w:val="00285475"/>
    <w:rsid w:val="002855D1"/>
    <w:rsid w:val="00285B58"/>
    <w:rsid w:val="00285F4E"/>
    <w:rsid w:val="00286496"/>
    <w:rsid w:val="0028692F"/>
    <w:rsid w:val="00287FE0"/>
    <w:rsid w:val="00290CD3"/>
    <w:rsid w:val="00290EA2"/>
    <w:rsid w:val="00291714"/>
    <w:rsid w:val="002917AD"/>
    <w:rsid w:val="0029248B"/>
    <w:rsid w:val="0029357C"/>
    <w:rsid w:val="002937E3"/>
    <w:rsid w:val="002941DF"/>
    <w:rsid w:val="00294B59"/>
    <w:rsid w:val="00294B6F"/>
    <w:rsid w:val="002950AF"/>
    <w:rsid w:val="002953B7"/>
    <w:rsid w:val="0029680E"/>
    <w:rsid w:val="0029690D"/>
    <w:rsid w:val="002971E5"/>
    <w:rsid w:val="00297662"/>
    <w:rsid w:val="002979BF"/>
    <w:rsid w:val="00297FE3"/>
    <w:rsid w:val="002A124F"/>
    <w:rsid w:val="002A1AE3"/>
    <w:rsid w:val="002A1D57"/>
    <w:rsid w:val="002A46A5"/>
    <w:rsid w:val="002A5123"/>
    <w:rsid w:val="002A5677"/>
    <w:rsid w:val="002A7CA6"/>
    <w:rsid w:val="002B0CF7"/>
    <w:rsid w:val="002B11F9"/>
    <w:rsid w:val="002B1EA7"/>
    <w:rsid w:val="002B2127"/>
    <w:rsid w:val="002B2A3E"/>
    <w:rsid w:val="002B38F1"/>
    <w:rsid w:val="002B3F0C"/>
    <w:rsid w:val="002B533D"/>
    <w:rsid w:val="002B6898"/>
    <w:rsid w:val="002B7953"/>
    <w:rsid w:val="002C155A"/>
    <w:rsid w:val="002C1C6C"/>
    <w:rsid w:val="002C2712"/>
    <w:rsid w:val="002C29F2"/>
    <w:rsid w:val="002C32AE"/>
    <w:rsid w:val="002C3773"/>
    <w:rsid w:val="002C4213"/>
    <w:rsid w:val="002C4266"/>
    <w:rsid w:val="002C4874"/>
    <w:rsid w:val="002C58E7"/>
    <w:rsid w:val="002C718E"/>
    <w:rsid w:val="002C77F7"/>
    <w:rsid w:val="002C7FD6"/>
    <w:rsid w:val="002D0AAE"/>
    <w:rsid w:val="002D1A54"/>
    <w:rsid w:val="002D322F"/>
    <w:rsid w:val="002D3429"/>
    <w:rsid w:val="002D58EE"/>
    <w:rsid w:val="002D6F32"/>
    <w:rsid w:val="002E02FD"/>
    <w:rsid w:val="002E03C1"/>
    <w:rsid w:val="002E1D8E"/>
    <w:rsid w:val="002E1E1F"/>
    <w:rsid w:val="002E2CBC"/>
    <w:rsid w:val="002E3FE7"/>
    <w:rsid w:val="002E5109"/>
    <w:rsid w:val="002E5456"/>
    <w:rsid w:val="002E5834"/>
    <w:rsid w:val="002E6C22"/>
    <w:rsid w:val="002F01F6"/>
    <w:rsid w:val="002F0A27"/>
    <w:rsid w:val="002F1ACF"/>
    <w:rsid w:val="002F1C8B"/>
    <w:rsid w:val="002F1D66"/>
    <w:rsid w:val="002F1DA0"/>
    <w:rsid w:val="002F4788"/>
    <w:rsid w:val="002F4B70"/>
    <w:rsid w:val="003018DE"/>
    <w:rsid w:val="003019CE"/>
    <w:rsid w:val="003047AB"/>
    <w:rsid w:val="00304A8F"/>
    <w:rsid w:val="00305A94"/>
    <w:rsid w:val="00305FE6"/>
    <w:rsid w:val="00306F56"/>
    <w:rsid w:val="003076EB"/>
    <w:rsid w:val="00307C89"/>
    <w:rsid w:val="0031018E"/>
    <w:rsid w:val="00311264"/>
    <w:rsid w:val="00311375"/>
    <w:rsid w:val="00313179"/>
    <w:rsid w:val="00314100"/>
    <w:rsid w:val="00317A2C"/>
    <w:rsid w:val="0032020E"/>
    <w:rsid w:val="003204C9"/>
    <w:rsid w:val="0032501D"/>
    <w:rsid w:val="003253F8"/>
    <w:rsid w:val="003256AB"/>
    <w:rsid w:val="00325D0A"/>
    <w:rsid w:val="00326F18"/>
    <w:rsid w:val="00330541"/>
    <w:rsid w:val="0033061C"/>
    <w:rsid w:val="003308A6"/>
    <w:rsid w:val="00330998"/>
    <w:rsid w:val="00331549"/>
    <w:rsid w:val="00333857"/>
    <w:rsid w:val="00333AE1"/>
    <w:rsid w:val="00333B8D"/>
    <w:rsid w:val="00334C54"/>
    <w:rsid w:val="00335111"/>
    <w:rsid w:val="003352E1"/>
    <w:rsid w:val="00335E55"/>
    <w:rsid w:val="00337088"/>
    <w:rsid w:val="003410B3"/>
    <w:rsid w:val="00341294"/>
    <w:rsid w:val="00341CA5"/>
    <w:rsid w:val="00342006"/>
    <w:rsid w:val="00342D1D"/>
    <w:rsid w:val="00343052"/>
    <w:rsid w:val="00343705"/>
    <w:rsid w:val="00343B07"/>
    <w:rsid w:val="00344851"/>
    <w:rsid w:val="003449D8"/>
    <w:rsid w:val="00344D83"/>
    <w:rsid w:val="0034545D"/>
    <w:rsid w:val="00345A75"/>
    <w:rsid w:val="00345E5B"/>
    <w:rsid w:val="00346AA5"/>
    <w:rsid w:val="00347FA8"/>
    <w:rsid w:val="003502F8"/>
    <w:rsid w:val="0035149F"/>
    <w:rsid w:val="00352296"/>
    <w:rsid w:val="00353198"/>
    <w:rsid w:val="00353C89"/>
    <w:rsid w:val="003542AD"/>
    <w:rsid w:val="00354A2B"/>
    <w:rsid w:val="00355816"/>
    <w:rsid w:val="00356238"/>
    <w:rsid w:val="00356349"/>
    <w:rsid w:val="003569B1"/>
    <w:rsid w:val="00357D4B"/>
    <w:rsid w:val="00360105"/>
    <w:rsid w:val="00360B23"/>
    <w:rsid w:val="00361274"/>
    <w:rsid w:val="00361294"/>
    <w:rsid w:val="00361C73"/>
    <w:rsid w:val="003625F1"/>
    <w:rsid w:val="00362913"/>
    <w:rsid w:val="00363994"/>
    <w:rsid w:val="003659D0"/>
    <w:rsid w:val="00366F34"/>
    <w:rsid w:val="003672EB"/>
    <w:rsid w:val="003678E0"/>
    <w:rsid w:val="003709B7"/>
    <w:rsid w:val="003713FE"/>
    <w:rsid w:val="003715B0"/>
    <w:rsid w:val="00372153"/>
    <w:rsid w:val="00372266"/>
    <w:rsid w:val="003724E0"/>
    <w:rsid w:val="0037262D"/>
    <w:rsid w:val="0037292C"/>
    <w:rsid w:val="003749C8"/>
    <w:rsid w:val="003758E8"/>
    <w:rsid w:val="00376601"/>
    <w:rsid w:val="00377716"/>
    <w:rsid w:val="00377C97"/>
    <w:rsid w:val="00377F80"/>
    <w:rsid w:val="003801F7"/>
    <w:rsid w:val="00380857"/>
    <w:rsid w:val="003813A6"/>
    <w:rsid w:val="00382271"/>
    <w:rsid w:val="00382EF5"/>
    <w:rsid w:val="003833A3"/>
    <w:rsid w:val="00383762"/>
    <w:rsid w:val="00383959"/>
    <w:rsid w:val="00384E71"/>
    <w:rsid w:val="00385AA1"/>
    <w:rsid w:val="00387DD3"/>
    <w:rsid w:val="00390DE7"/>
    <w:rsid w:val="003937A0"/>
    <w:rsid w:val="003945D8"/>
    <w:rsid w:val="003962C2"/>
    <w:rsid w:val="00396AE2"/>
    <w:rsid w:val="00397F78"/>
    <w:rsid w:val="003A0A4D"/>
    <w:rsid w:val="003A0B8E"/>
    <w:rsid w:val="003A15E3"/>
    <w:rsid w:val="003A1E50"/>
    <w:rsid w:val="003A3907"/>
    <w:rsid w:val="003A5409"/>
    <w:rsid w:val="003A5777"/>
    <w:rsid w:val="003B0E85"/>
    <w:rsid w:val="003B125F"/>
    <w:rsid w:val="003B3896"/>
    <w:rsid w:val="003B4B4A"/>
    <w:rsid w:val="003B4BD3"/>
    <w:rsid w:val="003B523C"/>
    <w:rsid w:val="003B57D8"/>
    <w:rsid w:val="003B6E7A"/>
    <w:rsid w:val="003B7AE1"/>
    <w:rsid w:val="003C0AD7"/>
    <w:rsid w:val="003C0F7A"/>
    <w:rsid w:val="003C15FE"/>
    <w:rsid w:val="003C32D8"/>
    <w:rsid w:val="003C3447"/>
    <w:rsid w:val="003C38E1"/>
    <w:rsid w:val="003C5CF2"/>
    <w:rsid w:val="003C6483"/>
    <w:rsid w:val="003C7383"/>
    <w:rsid w:val="003C76ED"/>
    <w:rsid w:val="003D0223"/>
    <w:rsid w:val="003D0C87"/>
    <w:rsid w:val="003D25FE"/>
    <w:rsid w:val="003D2EDD"/>
    <w:rsid w:val="003D4003"/>
    <w:rsid w:val="003D4A96"/>
    <w:rsid w:val="003D5898"/>
    <w:rsid w:val="003D6837"/>
    <w:rsid w:val="003D6FA5"/>
    <w:rsid w:val="003E03AC"/>
    <w:rsid w:val="003E1081"/>
    <w:rsid w:val="003E1A02"/>
    <w:rsid w:val="003E228B"/>
    <w:rsid w:val="003E24BA"/>
    <w:rsid w:val="003E2C09"/>
    <w:rsid w:val="003E39F9"/>
    <w:rsid w:val="003E4380"/>
    <w:rsid w:val="003E6E78"/>
    <w:rsid w:val="003E6F60"/>
    <w:rsid w:val="003E7270"/>
    <w:rsid w:val="003E7DF7"/>
    <w:rsid w:val="003F000A"/>
    <w:rsid w:val="003F0387"/>
    <w:rsid w:val="003F0A75"/>
    <w:rsid w:val="003F182B"/>
    <w:rsid w:val="003F1F1C"/>
    <w:rsid w:val="003F220F"/>
    <w:rsid w:val="003F244F"/>
    <w:rsid w:val="003F2723"/>
    <w:rsid w:val="003F47F8"/>
    <w:rsid w:val="003F5CA7"/>
    <w:rsid w:val="003F7070"/>
    <w:rsid w:val="00400524"/>
    <w:rsid w:val="004005CF"/>
    <w:rsid w:val="00402920"/>
    <w:rsid w:val="00402D51"/>
    <w:rsid w:val="00402E09"/>
    <w:rsid w:val="00404A84"/>
    <w:rsid w:val="00404DF1"/>
    <w:rsid w:val="0040657F"/>
    <w:rsid w:val="00406647"/>
    <w:rsid w:val="00407BB5"/>
    <w:rsid w:val="004103EB"/>
    <w:rsid w:val="00410587"/>
    <w:rsid w:val="0041108E"/>
    <w:rsid w:val="00411D36"/>
    <w:rsid w:val="004127C3"/>
    <w:rsid w:val="00413423"/>
    <w:rsid w:val="00414BEE"/>
    <w:rsid w:val="00415681"/>
    <w:rsid w:val="00415F78"/>
    <w:rsid w:val="00416C74"/>
    <w:rsid w:val="004220B9"/>
    <w:rsid w:val="0042232B"/>
    <w:rsid w:val="00422801"/>
    <w:rsid w:val="00422906"/>
    <w:rsid w:val="00425A64"/>
    <w:rsid w:val="00426293"/>
    <w:rsid w:val="004264D9"/>
    <w:rsid w:val="00427684"/>
    <w:rsid w:val="00430627"/>
    <w:rsid w:val="00430840"/>
    <w:rsid w:val="00431A32"/>
    <w:rsid w:val="00431B8A"/>
    <w:rsid w:val="0043250E"/>
    <w:rsid w:val="00433436"/>
    <w:rsid w:val="00433DCA"/>
    <w:rsid w:val="00433E62"/>
    <w:rsid w:val="004342E2"/>
    <w:rsid w:val="00435B99"/>
    <w:rsid w:val="00435FB1"/>
    <w:rsid w:val="00436BE0"/>
    <w:rsid w:val="00436D23"/>
    <w:rsid w:val="004404A1"/>
    <w:rsid w:val="00441A1D"/>
    <w:rsid w:val="00441E28"/>
    <w:rsid w:val="0044452A"/>
    <w:rsid w:val="00445F22"/>
    <w:rsid w:val="00447053"/>
    <w:rsid w:val="004473E6"/>
    <w:rsid w:val="00452057"/>
    <w:rsid w:val="0045209E"/>
    <w:rsid w:val="0045376C"/>
    <w:rsid w:val="004553B5"/>
    <w:rsid w:val="00455801"/>
    <w:rsid w:val="00455BDE"/>
    <w:rsid w:val="00455C83"/>
    <w:rsid w:val="00456768"/>
    <w:rsid w:val="00457A39"/>
    <w:rsid w:val="00457DC1"/>
    <w:rsid w:val="004608DD"/>
    <w:rsid w:val="00461224"/>
    <w:rsid w:val="004622B5"/>
    <w:rsid w:val="00463B6E"/>
    <w:rsid w:val="00463E39"/>
    <w:rsid w:val="00464B84"/>
    <w:rsid w:val="00466285"/>
    <w:rsid w:val="004662B9"/>
    <w:rsid w:val="00467FE9"/>
    <w:rsid w:val="004706FB"/>
    <w:rsid w:val="00473E44"/>
    <w:rsid w:val="00475361"/>
    <w:rsid w:val="004756D6"/>
    <w:rsid w:val="00475AEB"/>
    <w:rsid w:val="00475C5B"/>
    <w:rsid w:val="0047683C"/>
    <w:rsid w:val="00476E09"/>
    <w:rsid w:val="00477979"/>
    <w:rsid w:val="00477A62"/>
    <w:rsid w:val="00477D9D"/>
    <w:rsid w:val="004803B0"/>
    <w:rsid w:val="00481B35"/>
    <w:rsid w:val="00483901"/>
    <w:rsid w:val="00484524"/>
    <w:rsid w:val="00484A01"/>
    <w:rsid w:val="00485E58"/>
    <w:rsid w:val="00487E7D"/>
    <w:rsid w:val="00487ED6"/>
    <w:rsid w:val="0049202C"/>
    <w:rsid w:val="0049236F"/>
    <w:rsid w:val="004930B3"/>
    <w:rsid w:val="004933C4"/>
    <w:rsid w:val="004933CD"/>
    <w:rsid w:val="00494434"/>
    <w:rsid w:val="00494CE0"/>
    <w:rsid w:val="0049530E"/>
    <w:rsid w:val="0049614B"/>
    <w:rsid w:val="004A03EC"/>
    <w:rsid w:val="004A0E6A"/>
    <w:rsid w:val="004A2BA1"/>
    <w:rsid w:val="004A2C90"/>
    <w:rsid w:val="004A3B0F"/>
    <w:rsid w:val="004A3B21"/>
    <w:rsid w:val="004A4630"/>
    <w:rsid w:val="004A5971"/>
    <w:rsid w:val="004A73E0"/>
    <w:rsid w:val="004A7CEE"/>
    <w:rsid w:val="004B1577"/>
    <w:rsid w:val="004B17BA"/>
    <w:rsid w:val="004B22FB"/>
    <w:rsid w:val="004B2DE2"/>
    <w:rsid w:val="004B40E8"/>
    <w:rsid w:val="004B48F3"/>
    <w:rsid w:val="004B743A"/>
    <w:rsid w:val="004B794E"/>
    <w:rsid w:val="004B7998"/>
    <w:rsid w:val="004B7DA1"/>
    <w:rsid w:val="004B7F6D"/>
    <w:rsid w:val="004C010A"/>
    <w:rsid w:val="004C01E3"/>
    <w:rsid w:val="004C0389"/>
    <w:rsid w:val="004C09E7"/>
    <w:rsid w:val="004C0E13"/>
    <w:rsid w:val="004C12A1"/>
    <w:rsid w:val="004C1311"/>
    <w:rsid w:val="004C2C95"/>
    <w:rsid w:val="004C471E"/>
    <w:rsid w:val="004C5043"/>
    <w:rsid w:val="004C7686"/>
    <w:rsid w:val="004C7E22"/>
    <w:rsid w:val="004D3366"/>
    <w:rsid w:val="004D34B4"/>
    <w:rsid w:val="004D5846"/>
    <w:rsid w:val="004D6661"/>
    <w:rsid w:val="004D6720"/>
    <w:rsid w:val="004D7DBF"/>
    <w:rsid w:val="004E062D"/>
    <w:rsid w:val="004E0D51"/>
    <w:rsid w:val="004E1065"/>
    <w:rsid w:val="004E1B98"/>
    <w:rsid w:val="004E2081"/>
    <w:rsid w:val="004E4D57"/>
    <w:rsid w:val="004E4FCB"/>
    <w:rsid w:val="004E6206"/>
    <w:rsid w:val="004E6CA3"/>
    <w:rsid w:val="004E7971"/>
    <w:rsid w:val="004E7DF4"/>
    <w:rsid w:val="004F0922"/>
    <w:rsid w:val="004F0A01"/>
    <w:rsid w:val="004F1638"/>
    <w:rsid w:val="004F1B0C"/>
    <w:rsid w:val="004F1FE6"/>
    <w:rsid w:val="004F4315"/>
    <w:rsid w:val="004F4DB4"/>
    <w:rsid w:val="004F55E9"/>
    <w:rsid w:val="004F5B25"/>
    <w:rsid w:val="005008F3"/>
    <w:rsid w:val="00501B09"/>
    <w:rsid w:val="0050235B"/>
    <w:rsid w:val="00503338"/>
    <w:rsid w:val="005033FA"/>
    <w:rsid w:val="005045C5"/>
    <w:rsid w:val="00504BFE"/>
    <w:rsid w:val="00505421"/>
    <w:rsid w:val="00505556"/>
    <w:rsid w:val="005056BD"/>
    <w:rsid w:val="00505BDF"/>
    <w:rsid w:val="00506AB7"/>
    <w:rsid w:val="0050716B"/>
    <w:rsid w:val="005073B8"/>
    <w:rsid w:val="00507690"/>
    <w:rsid w:val="00507F48"/>
    <w:rsid w:val="005114D7"/>
    <w:rsid w:val="00512DFA"/>
    <w:rsid w:val="00512E41"/>
    <w:rsid w:val="0051373D"/>
    <w:rsid w:val="00515CC4"/>
    <w:rsid w:val="00516C36"/>
    <w:rsid w:val="005173E9"/>
    <w:rsid w:val="00517964"/>
    <w:rsid w:val="00517BC3"/>
    <w:rsid w:val="005202C5"/>
    <w:rsid w:val="005219E6"/>
    <w:rsid w:val="00521B14"/>
    <w:rsid w:val="00523D02"/>
    <w:rsid w:val="00524BEF"/>
    <w:rsid w:val="00525D54"/>
    <w:rsid w:val="00525F05"/>
    <w:rsid w:val="00526456"/>
    <w:rsid w:val="0052655C"/>
    <w:rsid w:val="005269CF"/>
    <w:rsid w:val="005304AD"/>
    <w:rsid w:val="00530FC1"/>
    <w:rsid w:val="005319DD"/>
    <w:rsid w:val="00531B98"/>
    <w:rsid w:val="00532FE2"/>
    <w:rsid w:val="00535CBC"/>
    <w:rsid w:val="005361B2"/>
    <w:rsid w:val="005366C0"/>
    <w:rsid w:val="00537437"/>
    <w:rsid w:val="0053762F"/>
    <w:rsid w:val="005417E2"/>
    <w:rsid w:val="005417E7"/>
    <w:rsid w:val="00542577"/>
    <w:rsid w:val="005426AE"/>
    <w:rsid w:val="00543874"/>
    <w:rsid w:val="00543B46"/>
    <w:rsid w:val="00543C7F"/>
    <w:rsid w:val="00543D2D"/>
    <w:rsid w:val="00544861"/>
    <w:rsid w:val="00544905"/>
    <w:rsid w:val="00545382"/>
    <w:rsid w:val="00545EAD"/>
    <w:rsid w:val="0054746D"/>
    <w:rsid w:val="0055030C"/>
    <w:rsid w:val="005504F2"/>
    <w:rsid w:val="00550F5E"/>
    <w:rsid w:val="0055157A"/>
    <w:rsid w:val="0055165F"/>
    <w:rsid w:val="00552694"/>
    <w:rsid w:val="00553405"/>
    <w:rsid w:val="005542EF"/>
    <w:rsid w:val="0055443A"/>
    <w:rsid w:val="00555D51"/>
    <w:rsid w:val="00557E3D"/>
    <w:rsid w:val="00557F84"/>
    <w:rsid w:val="0056089E"/>
    <w:rsid w:val="005620BB"/>
    <w:rsid w:val="00562A2A"/>
    <w:rsid w:val="005634BD"/>
    <w:rsid w:val="00563859"/>
    <w:rsid w:val="0056387E"/>
    <w:rsid w:val="00563F7A"/>
    <w:rsid w:val="00565473"/>
    <w:rsid w:val="005655D6"/>
    <w:rsid w:val="00567A7A"/>
    <w:rsid w:val="00567E44"/>
    <w:rsid w:val="0057030E"/>
    <w:rsid w:val="0057148E"/>
    <w:rsid w:val="0057265C"/>
    <w:rsid w:val="00572DC0"/>
    <w:rsid w:val="005740EE"/>
    <w:rsid w:val="00574CCA"/>
    <w:rsid w:val="00575107"/>
    <w:rsid w:val="00577DC6"/>
    <w:rsid w:val="005813EB"/>
    <w:rsid w:val="00581943"/>
    <w:rsid w:val="0058236B"/>
    <w:rsid w:val="00583335"/>
    <w:rsid w:val="00584D74"/>
    <w:rsid w:val="005852DB"/>
    <w:rsid w:val="00586DE8"/>
    <w:rsid w:val="0059077A"/>
    <w:rsid w:val="00590C79"/>
    <w:rsid w:val="00590CDB"/>
    <w:rsid w:val="00591749"/>
    <w:rsid w:val="005934EE"/>
    <w:rsid w:val="00593C37"/>
    <w:rsid w:val="00594174"/>
    <w:rsid w:val="00594491"/>
    <w:rsid w:val="00594D29"/>
    <w:rsid w:val="005957E7"/>
    <w:rsid w:val="00596BDF"/>
    <w:rsid w:val="0059741B"/>
    <w:rsid w:val="00597EBB"/>
    <w:rsid w:val="005A0AAD"/>
    <w:rsid w:val="005A57C0"/>
    <w:rsid w:val="005A5D04"/>
    <w:rsid w:val="005A6622"/>
    <w:rsid w:val="005A722C"/>
    <w:rsid w:val="005A748F"/>
    <w:rsid w:val="005A7612"/>
    <w:rsid w:val="005B1396"/>
    <w:rsid w:val="005B199E"/>
    <w:rsid w:val="005B22A9"/>
    <w:rsid w:val="005B22E8"/>
    <w:rsid w:val="005B2C90"/>
    <w:rsid w:val="005B32C9"/>
    <w:rsid w:val="005B40FC"/>
    <w:rsid w:val="005B58EC"/>
    <w:rsid w:val="005B7614"/>
    <w:rsid w:val="005C0150"/>
    <w:rsid w:val="005C14A2"/>
    <w:rsid w:val="005C33EE"/>
    <w:rsid w:val="005C3506"/>
    <w:rsid w:val="005C427F"/>
    <w:rsid w:val="005C476E"/>
    <w:rsid w:val="005C5990"/>
    <w:rsid w:val="005C6C4F"/>
    <w:rsid w:val="005C7553"/>
    <w:rsid w:val="005D0269"/>
    <w:rsid w:val="005D0674"/>
    <w:rsid w:val="005D0705"/>
    <w:rsid w:val="005D3A1B"/>
    <w:rsid w:val="005D413C"/>
    <w:rsid w:val="005D5A1C"/>
    <w:rsid w:val="005D5EE8"/>
    <w:rsid w:val="005D62DB"/>
    <w:rsid w:val="005D6F59"/>
    <w:rsid w:val="005E0884"/>
    <w:rsid w:val="005E0C20"/>
    <w:rsid w:val="005E153D"/>
    <w:rsid w:val="005E2A26"/>
    <w:rsid w:val="005E2E97"/>
    <w:rsid w:val="005E3780"/>
    <w:rsid w:val="005E4C02"/>
    <w:rsid w:val="005E4EF1"/>
    <w:rsid w:val="005E5389"/>
    <w:rsid w:val="005F0EB5"/>
    <w:rsid w:val="005F241F"/>
    <w:rsid w:val="005F2D34"/>
    <w:rsid w:val="005F46BC"/>
    <w:rsid w:val="005F482D"/>
    <w:rsid w:val="005F51E3"/>
    <w:rsid w:val="005F7FB9"/>
    <w:rsid w:val="006000AD"/>
    <w:rsid w:val="0060036F"/>
    <w:rsid w:val="00602ECF"/>
    <w:rsid w:val="006052E2"/>
    <w:rsid w:val="0060561E"/>
    <w:rsid w:val="00606D5E"/>
    <w:rsid w:val="006076CC"/>
    <w:rsid w:val="006101A4"/>
    <w:rsid w:val="0061054D"/>
    <w:rsid w:val="00610CD7"/>
    <w:rsid w:val="006110DC"/>
    <w:rsid w:val="006111DC"/>
    <w:rsid w:val="0061162A"/>
    <w:rsid w:val="00613A85"/>
    <w:rsid w:val="00613EF2"/>
    <w:rsid w:val="006140FA"/>
    <w:rsid w:val="006144B2"/>
    <w:rsid w:val="00614563"/>
    <w:rsid w:val="00614862"/>
    <w:rsid w:val="00614ACD"/>
    <w:rsid w:val="00614F2E"/>
    <w:rsid w:val="0061755A"/>
    <w:rsid w:val="00617564"/>
    <w:rsid w:val="00620706"/>
    <w:rsid w:val="00620FE2"/>
    <w:rsid w:val="00621613"/>
    <w:rsid w:val="00621969"/>
    <w:rsid w:val="006226CC"/>
    <w:rsid w:val="006228FB"/>
    <w:rsid w:val="00622D99"/>
    <w:rsid w:val="006232EC"/>
    <w:rsid w:val="00623C03"/>
    <w:rsid w:val="0062436B"/>
    <w:rsid w:val="00624CEA"/>
    <w:rsid w:val="00624D54"/>
    <w:rsid w:val="00624E31"/>
    <w:rsid w:val="0062665D"/>
    <w:rsid w:val="00631A0A"/>
    <w:rsid w:val="00631EA9"/>
    <w:rsid w:val="006336CB"/>
    <w:rsid w:val="00633930"/>
    <w:rsid w:val="00634567"/>
    <w:rsid w:val="00635487"/>
    <w:rsid w:val="00635AD0"/>
    <w:rsid w:val="00636143"/>
    <w:rsid w:val="00636164"/>
    <w:rsid w:val="00637570"/>
    <w:rsid w:val="006411BB"/>
    <w:rsid w:val="00641F08"/>
    <w:rsid w:val="006432C6"/>
    <w:rsid w:val="00643558"/>
    <w:rsid w:val="0064436B"/>
    <w:rsid w:val="00645AC7"/>
    <w:rsid w:val="00645C3E"/>
    <w:rsid w:val="0064667C"/>
    <w:rsid w:val="006466C1"/>
    <w:rsid w:val="00651FBD"/>
    <w:rsid w:val="00652689"/>
    <w:rsid w:val="006527D3"/>
    <w:rsid w:val="00653929"/>
    <w:rsid w:val="0065413B"/>
    <w:rsid w:val="006544F7"/>
    <w:rsid w:val="00665DE5"/>
    <w:rsid w:val="00666368"/>
    <w:rsid w:val="00666C27"/>
    <w:rsid w:val="00666F09"/>
    <w:rsid w:val="00667680"/>
    <w:rsid w:val="006679E9"/>
    <w:rsid w:val="0067463F"/>
    <w:rsid w:val="00674FEA"/>
    <w:rsid w:val="0067518F"/>
    <w:rsid w:val="0067523D"/>
    <w:rsid w:val="00675690"/>
    <w:rsid w:val="0067638F"/>
    <w:rsid w:val="00676FB7"/>
    <w:rsid w:val="00677835"/>
    <w:rsid w:val="0068041A"/>
    <w:rsid w:val="006808AA"/>
    <w:rsid w:val="00681170"/>
    <w:rsid w:val="00681198"/>
    <w:rsid w:val="006828BF"/>
    <w:rsid w:val="0068314A"/>
    <w:rsid w:val="00685CD0"/>
    <w:rsid w:val="0068678C"/>
    <w:rsid w:val="00687C19"/>
    <w:rsid w:val="006920F8"/>
    <w:rsid w:val="00692835"/>
    <w:rsid w:val="00692A53"/>
    <w:rsid w:val="00694DCE"/>
    <w:rsid w:val="00695A00"/>
    <w:rsid w:val="006964F2"/>
    <w:rsid w:val="0069663F"/>
    <w:rsid w:val="00696763"/>
    <w:rsid w:val="006978E9"/>
    <w:rsid w:val="00697C07"/>
    <w:rsid w:val="006A006D"/>
    <w:rsid w:val="006A0B88"/>
    <w:rsid w:val="006A0E09"/>
    <w:rsid w:val="006A3144"/>
    <w:rsid w:val="006B0722"/>
    <w:rsid w:val="006B0C2F"/>
    <w:rsid w:val="006B0DAB"/>
    <w:rsid w:val="006B52F7"/>
    <w:rsid w:val="006B56AD"/>
    <w:rsid w:val="006B5D35"/>
    <w:rsid w:val="006B6098"/>
    <w:rsid w:val="006B64CE"/>
    <w:rsid w:val="006B69C1"/>
    <w:rsid w:val="006B6C60"/>
    <w:rsid w:val="006B7194"/>
    <w:rsid w:val="006C04E2"/>
    <w:rsid w:val="006C2515"/>
    <w:rsid w:val="006C25C2"/>
    <w:rsid w:val="006C2678"/>
    <w:rsid w:val="006C34FC"/>
    <w:rsid w:val="006C41FF"/>
    <w:rsid w:val="006C45B3"/>
    <w:rsid w:val="006C56E4"/>
    <w:rsid w:val="006C634D"/>
    <w:rsid w:val="006C763C"/>
    <w:rsid w:val="006C7944"/>
    <w:rsid w:val="006D014F"/>
    <w:rsid w:val="006D02EB"/>
    <w:rsid w:val="006D092A"/>
    <w:rsid w:val="006D113D"/>
    <w:rsid w:val="006D175B"/>
    <w:rsid w:val="006D342E"/>
    <w:rsid w:val="006D3F12"/>
    <w:rsid w:val="006D4D2D"/>
    <w:rsid w:val="006D58FE"/>
    <w:rsid w:val="006D78EA"/>
    <w:rsid w:val="006D7983"/>
    <w:rsid w:val="006E0280"/>
    <w:rsid w:val="006E0793"/>
    <w:rsid w:val="006E692D"/>
    <w:rsid w:val="006E6FA8"/>
    <w:rsid w:val="006F0062"/>
    <w:rsid w:val="006F0706"/>
    <w:rsid w:val="006F1420"/>
    <w:rsid w:val="006F1531"/>
    <w:rsid w:val="006F556A"/>
    <w:rsid w:val="006F69CE"/>
    <w:rsid w:val="007000DB"/>
    <w:rsid w:val="00700428"/>
    <w:rsid w:val="00700603"/>
    <w:rsid w:val="00701F0B"/>
    <w:rsid w:val="00702BC2"/>
    <w:rsid w:val="0070423C"/>
    <w:rsid w:val="007044AC"/>
    <w:rsid w:val="00706587"/>
    <w:rsid w:val="00706C33"/>
    <w:rsid w:val="00707C56"/>
    <w:rsid w:val="00712AD0"/>
    <w:rsid w:val="0071454E"/>
    <w:rsid w:val="00715DB6"/>
    <w:rsid w:val="007160C3"/>
    <w:rsid w:val="00717431"/>
    <w:rsid w:val="00720EA8"/>
    <w:rsid w:val="00720F9E"/>
    <w:rsid w:val="00721309"/>
    <w:rsid w:val="00721DE4"/>
    <w:rsid w:val="00722F21"/>
    <w:rsid w:val="0072342B"/>
    <w:rsid w:val="00724770"/>
    <w:rsid w:val="00725A22"/>
    <w:rsid w:val="00725D2A"/>
    <w:rsid w:val="00726939"/>
    <w:rsid w:val="00727197"/>
    <w:rsid w:val="0072766F"/>
    <w:rsid w:val="00730820"/>
    <w:rsid w:val="00730D58"/>
    <w:rsid w:val="00731BA3"/>
    <w:rsid w:val="00731F11"/>
    <w:rsid w:val="0073243B"/>
    <w:rsid w:val="00732722"/>
    <w:rsid w:val="00734068"/>
    <w:rsid w:val="007369C2"/>
    <w:rsid w:val="00736D6C"/>
    <w:rsid w:val="0073781D"/>
    <w:rsid w:val="00740045"/>
    <w:rsid w:val="00740D77"/>
    <w:rsid w:val="00740E23"/>
    <w:rsid w:val="00742C62"/>
    <w:rsid w:val="00745C49"/>
    <w:rsid w:val="0074659E"/>
    <w:rsid w:val="007470C7"/>
    <w:rsid w:val="00747281"/>
    <w:rsid w:val="00747E84"/>
    <w:rsid w:val="00751108"/>
    <w:rsid w:val="00751CD9"/>
    <w:rsid w:val="007522D1"/>
    <w:rsid w:val="00752779"/>
    <w:rsid w:val="0075478B"/>
    <w:rsid w:val="00756670"/>
    <w:rsid w:val="007566CC"/>
    <w:rsid w:val="00757B0C"/>
    <w:rsid w:val="00757DC5"/>
    <w:rsid w:val="00760E9E"/>
    <w:rsid w:val="007612EC"/>
    <w:rsid w:val="007612F2"/>
    <w:rsid w:val="007613B9"/>
    <w:rsid w:val="00762219"/>
    <w:rsid w:val="00762DAC"/>
    <w:rsid w:val="007635A2"/>
    <w:rsid w:val="00764E49"/>
    <w:rsid w:val="00765AB3"/>
    <w:rsid w:val="00766146"/>
    <w:rsid w:val="00767B3F"/>
    <w:rsid w:val="00771342"/>
    <w:rsid w:val="007713E8"/>
    <w:rsid w:val="0077215F"/>
    <w:rsid w:val="007729FB"/>
    <w:rsid w:val="00772F2D"/>
    <w:rsid w:val="00773439"/>
    <w:rsid w:val="00773A55"/>
    <w:rsid w:val="007747F5"/>
    <w:rsid w:val="00775DB5"/>
    <w:rsid w:val="00777B29"/>
    <w:rsid w:val="00777F57"/>
    <w:rsid w:val="0078089E"/>
    <w:rsid w:val="007815FA"/>
    <w:rsid w:val="0078205E"/>
    <w:rsid w:val="00784151"/>
    <w:rsid w:val="007845A3"/>
    <w:rsid w:val="00784B21"/>
    <w:rsid w:val="0078539D"/>
    <w:rsid w:val="0078635D"/>
    <w:rsid w:val="00790518"/>
    <w:rsid w:val="00791AA2"/>
    <w:rsid w:val="00791FE4"/>
    <w:rsid w:val="007928A4"/>
    <w:rsid w:val="00792B90"/>
    <w:rsid w:val="0079322C"/>
    <w:rsid w:val="007933DC"/>
    <w:rsid w:val="007933F1"/>
    <w:rsid w:val="00793858"/>
    <w:rsid w:val="00793D1D"/>
    <w:rsid w:val="00793E52"/>
    <w:rsid w:val="00794188"/>
    <w:rsid w:val="00794FCD"/>
    <w:rsid w:val="00795754"/>
    <w:rsid w:val="00795AE6"/>
    <w:rsid w:val="00795EEB"/>
    <w:rsid w:val="00796CFC"/>
    <w:rsid w:val="00797607"/>
    <w:rsid w:val="007A06D2"/>
    <w:rsid w:val="007A093E"/>
    <w:rsid w:val="007A2769"/>
    <w:rsid w:val="007A2CBB"/>
    <w:rsid w:val="007A3326"/>
    <w:rsid w:val="007A3AAB"/>
    <w:rsid w:val="007A480C"/>
    <w:rsid w:val="007A4A65"/>
    <w:rsid w:val="007A57E4"/>
    <w:rsid w:val="007A5C54"/>
    <w:rsid w:val="007B1388"/>
    <w:rsid w:val="007B1944"/>
    <w:rsid w:val="007B298E"/>
    <w:rsid w:val="007B3ADA"/>
    <w:rsid w:val="007B44F6"/>
    <w:rsid w:val="007B58CE"/>
    <w:rsid w:val="007B5BDD"/>
    <w:rsid w:val="007B5D93"/>
    <w:rsid w:val="007B647C"/>
    <w:rsid w:val="007C1F73"/>
    <w:rsid w:val="007C1FE2"/>
    <w:rsid w:val="007C3551"/>
    <w:rsid w:val="007C3C01"/>
    <w:rsid w:val="007C4FE9"/>
    <w:rsid w:val="007C6339"/>
    <w:rsid w:val="007D1D1A"/>
    <w:rsid w:val="007D20DD"/>
    <w:rsid w:val="007D32DA"/>
    <w:rsid w:val="007D4CFB"/>
    <w:rsid w:val="007D57A4"/>
    <w:rsid w:val="007D6CC1"/>
    <w:rsid w:val="007E0BBE"/>
    <w:rsid w:val="007E1335"/>
    <w:rsid w:val="007E1894"/>
    <w:rsid w:val="007E1D50"/>
    <w:rsid w:val="007E275B"/>
    <w:rsid w:val="007E3A33"/>
    <w:rsid w:val="007E467E"/>
    <w:rsid w:val="007E4A66"/>
    <w:rsid w:val="007E51D5"/>
    <w:rsid w:val="007E5D98"/>
    <w:rsid w:val="007E61A8"/>
    <w:rsid w:val="007E66B4"/>
    <w:rsid w:val="007F070D"/>
    <w:rsid w:val="007F29E4"/>
    <w:rsid w:val="007F2EED"/>
    <w:rsid w:val="007F48F4"/>
    <w:rsid w:val="007F4D88"/>
    <w:rsid w:val="007F62AD"/>
    <w:rsid w:val="007F6800"/>
    <w:rsid w:val="0080058F"/>
    <w:rsid w:val="008007BC"/>
    <w:rsid w:val="00801C9C"/>
    <w:rsid w:val="00804C42"/>
    <w:rsid w:val="0080508A"/>
    <w:rsid w:val="00805BB3"/>
    <w:rsid w:val="00806D8D"/>
    <w:rsid w:val="00806F9F"/>
    <w:rsid w:val="0080752D"/>
    <w:rsid w:val="008103EA"/>
    <w:rsid w:val="00814659"/>
    <w:rsid w:val="0081518D"/>
    <w:rsid w:val="008175AA"/>
    <w:rsid w:val="00817BC2"/>
    <w:rsid w:val="008201CF"/>
    <w:rsid w:val="0082077A"/>
    <w:rsid w:val="00820869"/>
    <w:rsid w:val="008209A3"/>
    <w:rsid w:val="008216FC"/>
    <w:rsid w:val="00822BD5"/>
    <w:rsid w:val="0082300A"/>
    <w:rsid w:val="008233A5"/>
    <w:rsid w:val="008249C7"/>
    <w:rsid w:val="00825799"/>
    <w:rsid w:val="008274BC"/>
    <w:rsid w:val="008275A6"/>
    <w:rsid w:val="0083009D"/>
    <w:rsid w:val="00830BF5"/>
    <w:rsid w:val="00831FAD"/>
    <w:rsid w:val="0083238D"/>
    <w:rsid w:val="008347BD"/>
    <w:rsid w:val="008350BF"/>
    <w:rsid w:val="00835437"/>
    <w:rsid w:val="008368C0"/>
    <w:rsid w:val="00837828"/>
    <w:rsid w:val="008379C0"/>
    <w:rsid w:val="00840003"/>
    <w:rsid w:val="00843B45"/>
    <w:rsid w:val="00844FC2"/>
    <w:rsid w:val="00846256"/>
    <w:rsid w:val="00846A06"/>
    <w:rsid w:val="00846AC3"/>
    <w:rsid w:val="00846E19"/>
    <w:rsid w:val="00846EBC"/>
    <w:rsid w:val="008473AB"/>
    <w:rsid w:val="00847E23"/>
    <w:rsid w:val="0085041A"/>
    <w:rsid w:val="0085069A"/>
    <w:rsid w:val="00852866"/>
    <w:rsid w:val="00852A5F"/>
    <w:rsid w:val="00853EB5"/>
    <w:rsid w:val="0085435C"/>
    <w:rsid w:val="00854ED7"/>
    <w:rsid w:val="0085655E"/>
    <w:rsid w:val="0085724F"/>
    <w:rsid w:val="00857A87"/>
    <w:rsid w:val="00857EB7"/>
    <w:rsid w:val="00857FC0"/>
    <w:rsid w:val="00860089"/>
    <w:rsid w:val="00860C05"/>
    <w:rsid w:val="00860E2E"/>
    <w:rsid w:val="00861C6F"/>
    <w:rsid w:val="0086338B"/>
    <w:rsid w:val="008658BF"/>
    <w:rsid w:val="0086603A"/>
    <w:rsid w:val="00871017"/>
    <w:rsid w:val="008710BC"/>
    <w:rsid w:val="008718C0"/>
    <w:rsid w:val="00873B6A"/>
    <w:rsid w:val="008749E7"/>
    <w:rsid w:val="0087771A"/>
    <w:rsid w:val="00880D92"/>
    <w:rsid w:val="00881A04"/>
    <w:rsid w:val="0088371A"/>
    <w:rsid w:val="00884014"/>
    <w:rsid w:val="00884549"/>
    <w:rsid w:val="00884B95"/>
    <w:rsid w:val="0088518A"/>
    <w:rsid w:val="00885DB3"/>
    <w:rsid w:val="00886619"/>
    <w:rsid w:val="008867F7"/>
    <w:rsid w:val="008875BF"/>
    <w:rsid w:val="0089283C"/>
    <w:rsid w:val="008933D2"/>
    <w:rsid w:val="00893C64"/>
    <w:rsid w:val="00894C68"/>
    <w:rsid w:val="00895001"/>
    <w:rsid w:val="008952F3"/>
    <w:rsid w:val="0089612F"/>
    <w:rsid w:val="0089660D"/>
    <w:rsid w:val="0089798B"/>
    <w:rsid w:val="008A07B7"/>
    <w:rsid w:val="008A1435"/>
    <w:rsid w:val="008A1D41"/>
    <w:rsid w:val="008A2965"/>
    <w:rsid w:val="008A3822"/>
    <w:rsid w:val="008A4941"/>
    <w:rsid w:val="008A6897"/>
    <w:rsid w:val="008A7135"/>
    <w:rsid w:val="008A785D"/>
    <w:rsid w:val="008A7B5A"/>
    <w:rsid w:val="008A7FE1"/>
    <w:rsid w:val="008B0458"/>
    <w:rsid w:val="008B0466"/>
    <w:rsid w:val="008B1D64"/>
    <w:rsid w:val="008B237B"/>
    <w:rsid w:val="008B2520"/>
    <w:rsid w:val="008B3137"/>
    <w:rsid w:val="008B3BE2"/>
    <w:rsid w:val="008B463D"/>
    <w:rsid w:val="008B56E6"/>
    <w:rsid w:val="008B5E91"/>
    <w:rsid w:val="008B62E5"/>
    <w:rsid w:val="008B756E"/>
    <w:rsid w:val="008C0AC9"/>
    <w:rsid w:val="008C3FD5"/>
    <w:rsid w:val="008C40A0"/>
    <w:rsid w:val="008C42F3"/>
    <w:rsid w:val="008C499B"/>
    <w:rsid w:val="008C4A69"/>
    <w:rsid w:val="008C509B"/>
    <w:rsid w:val="008C572E"/>
    <w:rsid w:val="008C5DE6"/>
    <w:rsid w:val="008C7313"/>
    <w:rsid w:val="008C76B1"/>
    <w:rsid w:val="008D2224"/>
    <w:rsid w:val="008D2D0D"/>
    <w:rsid w:val="008D4A50"/>
    <w:rsid w:val="008D4B3C"/>
    <w:rsid w:val="008D78E5"/>
    <w:rsid w:val="008E088E"/>
    <w:rsid w:val="008E0D63"/>
    <w:rsid w:val="008E1DDF"/>
    <w:rsid w:val="008E2EFD"/>
    <w:rsid w:val="008E3391"/>
    <w:rsid w:val="008E36E6"/>
    <w:rsid w:val="008E3DA4"/>
    <w:rsid w:val="008E4496"/>
    <w:rsid w:val="008E4F44"/>
    <w:rsid w:val="008E5B97"/>
    <w:rsid w:val="008F0DE8"/>
    <w:rsid w:val="008F1671"/>
    <w:rsid w:val="008F3B5F"/>
    <w:rsid w:val="008F3BE5"/>
    <w:rsid w:val="008F59C9"/>
    <w:rsid w:val="008F5B56"/>
    <w:rsid w:val="008F638F"/>
    <w:rsid w:val="008F6E6A"/>
    <w:rsid w:val="0090021F"/>
    <w:rsid w:val="00903361"/>
    <w:rsid w:val="009034FA"/>
    <w:rsid w:val="009039DD"/>
    <w:rsid w:val="00904F5A"/>
    <w:rsid w:val="009055F2"/>
    <w:rsid w:val="00905D0A"/>
    <w:rsid w:val="00906147"/>
    <w:rsid w:val="009067CC"/>
    <w:rsid w:val="00906EA1"/>
    <w:rsid w:val="00907133"/>
    <w:rsid w:val="009105CF"/>
    <w:rsid w:val="009117FD"/>
    <w:rsid w:val="0091193E"/>
    <w:rsid w:val="00913660"/>
    <w:rsid w:val="009143A9"/>
    <w:rsid w:val="009148EC"/>
    <w:rsid w:val="00914C6B"/>
    <w:rsid w:val="009158D6"/>
    <w:rsid w:val="00915F6B"/>
    <w:rsid w:val="009173A0"/>
    <w:rsid w:val="00920074"/>
    <w:rsid w:val="009209D2"/>
    <w:rsid w:val="00921571"/>
    <w:rsid w:val="00921848"/>
    <w:rsid w:val="00922C18"/>
    <w:rsid w:val="00925CBD"/>
    <w:rsid w:val="0092703F"/>
    <w:rsid w:val="009270F0"/>
    <w:rsid w:val="00930691"/>
    <w:rsid w:val="009314E3"/>
    <w:rsid w:val="0093227C"/>
    <w:rsid w:val="00932786"/>
    <w:rsid w:val="00932F21"/>
    <w:rsid w:val="0093342B"/>
    <w:rsid w:val="00933783"/>
    <w:rsid w:val="00934CA0"/>
    <w:rsid w:val="0093622D"/>
    <w:rsid w:val="00936481"/>
    <w:rsid w:val="00936BF6"/>
    <w:rsid w:val="009375BF"/>
    <w:rsid w:val="00937812"/>
    <w:rsid w:val="00937CAB"/>
    <w:rsid w:val="0094167C"/>
    <w:rsid w:val="00942125"/>
    <w:rsid w:val="00942D56"/>
    <w:rsid w:val="0094345A"/>
    <w:rsid w:val="00943E34"/>
    <w:rsid w:val="00943F34"/>
    <w:rsid w:val="00945FFD"/>
    <w:rsid w:val="00946004"/>
    <w:rsid w:val="00946E22"/>
    <w:rsid w:val="009474B0"/>
    <w:rsid w:val="009506A7"/>
    <w:rsid w:val="0095171A"/>
    <w:rsid w:val="00951E51"/>
    <w:rsid w:val="00951EF6"/>
    <w:rsid w:val="00952560"/>
    <w:rsid w:val="00952728"/>
    <w:rsid w:val="00952F26"/>
    <w:rsid w:val="00952F73"/>
    <w:rsid w:val="00954317"/>
    <w:rsid w:val="00954546"/>
    <w:rsid w:val="00954B29"/>
    <w:rsid w:val="00955AD3"/>
    <w:rsid w:val="00955C0B"/>
    <w:rsid w:val="00955C8E"/>
    <w:rsid w:val="0095612B"/>
    <w:rsid w:val="00957917"/>
    <w:rsid w:val="00957A89"/>
    <w:rsid w:val="00960277"/>
    <w:rsid w:val="00960591"/>
    <w:rsid w:val="00960795"/>
    <w:rsid w:val="009609F0"/>
    <w:rsid w:val="00963BFC"/>
    <w:rsid w:val="00964032"/>
    <w:rsid w:val="009669A0"/>
    <w:rsid w:val="00966BB5"/>
    <w:rsid w:val="00967C59"/>
    <w:rsid w:val="009716C3"/>
    <w:rsid w:val="009716FE"/>
    <w:rsid w:val="009724C4"/>
    <w:rsid w:val="009726C2"/>
    <w:rsid w:val="0097270D"/>
    <w:rsid w:val="00972931"/>
    <w:rsid w:val="00972DC5"/>
    <w:rsid w:val="00972E85"/>
    <w:rsid w:val="00972FD5"/>
    <w:rsid w:val="009730ED"/>
    <w:rsid w:val="00973E48"/>
    <w:rsid w:val="009747E2"/>
    <w:rsid w:val="00974F68"/>
    <w:rsid w:val="00975147"/>
    <w:rsid w:val="00975328"/>
    <w:rsid w:val="009757FA"/>
    <w:rsid w:val="00981F17"/>
    <w:rsid w:val="0098221E"/>
    <w:rsid w:val="0098232F"/>
    <w:rsid w:val="00983B3B"/>
    <w:rsid w:val="0098441D"/>
    <w:rsid w:val="009845E0"/>
    <w:rsid w:val="009849D3"/>
    <w:rsid w:val="00985780"/>
    <w:rsid w:val="00985D6E"/>
    <w:rsid w:val="00986133"/>
    <w:rsid w:val="00986622"/>
    <w:rsid w:val="00986B90"/>
    <w:rsid w:val="00987B84"/>
    <w:rsid w:val="009903F6"/>
    <w:rsid w:val="00991B9D"/>
    <w:rsid w:val="009931DB"/>
    <w:rsid w:val="00993CF3"/>
    <w:rsid w:val="00994808"/>
    <w:rsid w:val="0099581F"/>
    <w:rsid w:val="00996B16"/>
    <w:rsid w:val="00997229"/>
    <w:rsid w:val="00997EBB"/>
    <w:rsid w:val="009A098A"/>
    <w:rsid w:val="009A0AB9"/>
    <w:rsid w:val="009A0AC2"/>
    <w:rsid w:val="009A0E21"/>
    <w:rsid w:val="009A2481"/>
    <w:rsid w:val="009A2D4C"/>
    <w:rsid w:val="009A3175"/>
    <w:rsid w:val="009A3DC9"/>
    <w:rsid w:val="009A4238"/>
    <w:rsid w:val="009A4385"/>
    <w:rsid w:val="009B205A"/>
    <w:rsid w:val="009B27D0"/>
    <w:rsid w:val="009B4C76"/>
    <w:rsid w:val="009B52F1"/>
    <w:rsid w:val="009B6423"/>
    <w:rsid w:val="009B6A0C"/>
    <w:rsid w:val="009B71FA"/>
    <w:rsid w:val="009B74A7"/>
    <w:rsid w:val="009C3D98"/>
    <w:rsid w:val="009C4B28"/>
    <w:rsid w:val="009C5D5A"/>
    <w:rsid w:val="009C6471"/>
    <w:rsid w:val="009C67CB"/>
    <w:rsid w:val="009C7133"/>
    <w:rsid w:val="009C7321"/>
    <w:rsid w:val="009D068F"/>
    <w:rsid w:val="009D11B8"/>
    <w:rsid w:val="009D1566"/>
    <w:rsid w:val="009D197D"/>
    <w:rsid w:val="009D1D20"/>
    <w:rsid w:val="009D2865"/>
    <w:rsid w:val="009D2CF3"/>
    <w:rsid w:val="009D4B31"/>
    <w:rsid w:val="009D51F7"/>
    <w:rsid w:val="009D5784"/>
    <w:rsid w:val="009D687D"/>
    <w:rsid w:val="009D7023"/>
    <w:rsid w:val="009D7435"/>
    <w:rsid w:val="009E0411"/>
    <w:rsid w:val="009E19A8"/>
    <w:rsid w:val="009E2B3A"/>
    <w:rsid w:val="009E3817"/>
    <w:rsid w:val="009E3D2B"/>
    <w:rsid w:val="009E4B37"/>
    <w:rsid w:val="009E4EBE"/>
    <w:rsid w:val="009E4FAC"/>
    <w:rsid w:val="009E53BB"/>
    <w:rsid w:val="009E5526"/>
    <w:rsid w:val="009E5A25"/>
    <w:rsid w:val="009E5F57"/>
    <w:rsid w:val="009E6CA0"/>
    <w:rsid w:val="009E7A9E"/>
    <w:rsid w:val="009F1574"/>
    <w:rsid w:val="009F1C7A"/>
    <w:rsid w:val="009F1E0A"/>
    <w:rsid w:val="009F1F32"/>
    <w:rsid w:val="009F27DF"/>
    <w:rsid w:val="009F285C"/>
    <w:rsid w:val="009F550B"/>
    <w:rsid w:val="009F605D"/>
    <w:rsid w:val="009F6359"/>
    <w:rsid w:val="009F6EBA"/>
    <w:rsid w:val="009F7543"/>
    <w:rsid w:val="00A00181"/>
    <w:rsid w:val="00A005E5"/>
    <w:rsid w:val="00A00611"/>
    <w:rsid w:val="00A006C9"/>
    <w:rsid w:val="00A00E56"/>
    <w:rsid w:val="00A019A2"/>
    <w:rsid w:val="00A026E8"/>
    <w:rsid w:val="00A02875"/>
    <w:rsid w:val="00A028D9"/>
    <w:rsid w:val="00A03572"/>
    <w:rsid w:val="00A0383F"/>
    <w:rsid w:val="00A03B3F"/>
    <w:rsid w:val="00A03BFE"/>
    <w:rsid w:val="00A0774A"/>
    <w:rsid w:val="00A07974"/>
    <w:rsid w:val="00A116C1"/>
    <w:rsid w:val="00A117FA"/>
    <w:rsid w:val="00A119F4"/>
    <w:rsid w:val="00A11A96"/>
    <w:rsid w:val="00A1355B"/>
    <w:rsid w:val="00A13962"/>
    <w:rsid w:val="00A13B0F"/>
    <w:rsid w:val="00A14F88"/>
    <w:rsid w:val="00A15363"/>
    <w:rsid w:val="00A15D23"/>
    <w:rsid w:val="00A16584"/>
    <w:rsid w:val="00A17ADC"/>
    <w:rsid w:val="00A23C92"/>
    <w:rsid w:val="00A23F4F"/>
    <w:rsid w:val="00A24946"/>
    <w:rsid w:val="00A2507E"/>
    <w:rsid w:val="00A25834"/>
    <w:rsid w:val="00A273B1"/>
    <w:rsid w:val="00A3187B"/>
    <w:rsid w:val="00A31A1D"/>
    <w:rsid w:val="00A32FAF"/>
    <w:rsid w:val="00A343A0"/>
    <w:rsid w:val="00A346C0"/>
    <w:rsid w:val="00A34FB9"/>
    <w:rsid w:val="00A35169"/>
    <w:rsid w:val="00A36438"/>
    <w:rsid w:val="00A36821"/>
    <w:rsid w:val="00A40635"/>
    <w:rsid w:val="00A409B4"/>
    <w:rsid w:val="00A40DCA"/>
    <w:rsid w:val="00A42977"/>
    <w:rsid w:val="00A44079"/>
    <w:rsid w:val="00A44E0C"/>
    <w:rsid w:val="00A45AEA"/>
    <w:rsid w:val="00A462C8"/>
    <w:rsid w:val="00A46D63"/>
    <w:rsid w:val="00A47BC9"/>
    <w:rsid w:val="00A500FD"/>
    <w:rsid w:val="00A50B61"/>
    <w:rsid w:val="00A51E21"/>
    <w:rsid w:val="00A5221A"/>
    <w:rsid w:val="00A5456A"/>
    <w:rsid w:val="00A5727A"/>
    <w:rsid w:val="00A57F47"/>
    <w:rsid w:val="00A60C8C"/>
    <w:rsid w:val="00A61698"/>
    <w:rsid w:val="00A61ACF"/>
    <w:rsid w:val="00A62BA0"/>
    <w:rsid w:val="00A66890"/>
    <w:rsid w:val="00A67D2D"/>
    <w:rsid w:val="00A70125"/>
    <w:rsid w:val="00A7037D"/>
    <w:rsid w:val="00A704C7"/>
    <w:rsid w:val="00A70CBE"/>
    <w:rsid w:val="00A71983"/>
    <w:rsid w:val="00A72334"/>
    <w:rsid w:val="00A7301E"/>
    <w:rsid w:val="00A73DBE"/>
    <w:rsid w:val="00A73E06"/>
    <w:rsid w:val="00A74E04"/>
    <w:rsid w:val="00A7565B"/>
    <w:rsid w:val="00A77946"/>
    <w:rsid w:val="00A779C1"/>
    <w:rsid w:val="00A80486"/>
    <w:rsid w:val="00A80792"/>
    <w:rsid w:val="00A80EE7"/>
    <w:rsid w:val="00A814E2"/>
    <w:rsid w:val="00A81E27"/>
    <w:rsid w:val="00A82782"/>
    <w:rsid w:val="00A833DF"/>
    <w:rsid w:val="00A834D2"/>
    <w:rsid w:val="00A837B9"/>
    <w:rsid w:val="00A8393E"/>
    <w:rsid w:val="00A84E6C"/>
    <w:rsid w:val="00A850D5"/>
    <w:rsid w:val="00A864C6"/>
    <w:rsid w:val="00A877B6"/>
    <w:rsid w:val="00A9117F"/>
    <w:rsid w:val="00A91F82"/>
    <w:rsid w:val="00A920C7"/>
    <w:rsid w:val="00A926A9"/>
    <w:rsid w:val="00A930DC"/>
    <w:rsid w:val="00A9311D"/>
    <w:rsid w:val="00A9383F"/>
    <w:rsid w:val="00A93FFC"/>
    <w:rsid w:val="00A9433F"/>
    <w:rsid w:val="00A945E0"/>
    <w:rsid w:val="00A94AEA"/>
    <w:rsid w:val="00A95B86"/>
    <w:rsid w:val="00A976F4"/>
    <w:rsid w:val="00A9770F"/>
    <w:rsid w:val="00A97F3B"/>
    <w:rsid w:val="00A97F8D"/>
    <w:rsid w:val="00AA187F"/>
    <w:rsid w:val="00AA21D8"/>
    <w:rsid w:val="00AA2352"/>
    <w:rsid w:val="00AA2910"/>
    <w:rsid w:val="00AA2F99"/>
    <w:rsid w:val="00AA3B43"/>
    <w:rsid w:val="00AA47C9"/>
    <w:rsid w:val="00AA4BDA"/>
    <w:rsid w:val="00AA5312"/>
    <w:rsid w:val="00AA5A8A"/>
    <w:rsid w:val="00AA64BA"/>
    <w:rsid w:val="00AA65A5"/>
    <w:rsid w:val="00AA6C08"/>
    <w:rsid w:val="00AB0C45"/>
    <w:rsid w:val="00AB1C65"/>
    <w:rsid w:val="00AB32B1"/>
    <w:rsid w:val="00AB3387"/>
    <w:rsid w:val="00AB3555"/>
    <w:rsid w:val="00AB3E8D"/>
    <w:rsid w:val="00AB72FE"/>
    <w:rsid w:val="00AC2B79"/>
    <w:rsid w:val="00AC638A"/>
    <w:rsid w:val="00AC6E8B"/>
    <w:rsid w:val="00AC717D"/>
    <w:rsid w:val="00AC74D4"/>
    <w:rsid w:val="00AD0324"/>
    <w:rsid w:val="00AD1826"/>
    <w:rsid w:val="00AD3239"/>
    <w:rsid w:val="00AD38E8"/>
    <w:rsid w:val="00AD44BF"/>
    <w:rsid w:val="00AD4E03"/>
    <w:rsid w:val="00AD6B89"/>
    <w:rsid w:val="00AD72D6"/>
    <w:rsid w:val="00AD7BED"/>
    <w:rsid w:val="00AE0662"/>
    <w:rsid w:val="00AE0BF8"/>
    <w:rsid w:val="00AE1489"/>
    <w:rsid w:val="00AE1A94"/>
    <w:rsid w:val="00AE1CCE"/>
    <w:rsid w:val="00AE26ED"/>
    <w:rsid w:val="00AE2F7E"/>
    <w:rsid w:val="00AE3D18"/>
    <w:rsid w:val="00AE4C3B"/>
    <w:rsid w:val="00AE5006"/>
    <w:rsid w:val="00AE5D45"/>
    <w:rsid w:val="00AE633F"/>
    <w:rsid w:val="00AE658A"/>
    <w:rsid w:val="00AE6674"/>
    <w:rsid w:val="00AF0658"/>
    <w:rsid w:val="00AF1191"/>
    <w:rsid w:val="00AF1D27"/>
    <w:rsid w:val="00AF7149"/>
    <w:rsid w:val="00AF7D81"/>
    <w:rsid w:val="00B0093A"/>
    <w:rsid w:val="00B02B16"/>
    <w:rsid w:val="00B02FFC"/>
    <w:rsid w:val="00B03F41"/>
    <w:rsid w:val="00B04680"/>
    <w:rsid w:val="00B05081"/>
    <w:rsid w:val="00B064B8"/>
    <w:rsid w:val="00B065AA"/>
    <w:rsid w:val="00B07C44"/>
    <w:rsid w:val="00B07F48"/>
    <w:rsid w:val="00B1003F"/>
    <w:rsid w:val="00B1050A"/>
    <w:rsid w:val="00B106BF"/>
    <w:rsid w:val="00B12765"/>
    <w:rsid w:val="00B12CBD"/>
    <w:rsid w:val="00B12F75"/>
    <w:rsid w:val="00B14843"/>
    <w:rsid w:val="00B14A1A"/>
    <w:rsid w:val="00B14CB2"/>
    <w:rsid w:val="00B14DAC"/>
    <w:rsid w:val="00B168BD"/>
    <w:rsid w:val="00B177A6"/>
    <w:rsid w:val="00B218A3"/>
    <w:rsid w:val="00B23B2B"/>
    <w:rsid w:val="00B26E29"/>
    <w:rsid w:val="00B27EB6"/>
    <w:rsid w:val="00B302ED"/>
    <w:rsid w:val="00B32C7D"/>
    <w:rsid w:val="00B33696"/>
    <w:rsid w:val="00B341CB"/>
    <w:rsid w:val="00B355FE"/>
    <w:rsid w:val="00B36205"/>
    <w:rsid w:val="00B366C8"/>
    <w:rsid w:val="00B40587"/>
    <w:rsid w:val="00B40739"/>
    <w:rsid w:val="00B407CA"/>
    <w:rsid w:val="00B41902"/>
    <w:rsid w:val="00B46A84"/>
    <w:rsid w:val="00B46C66"/>
    <w:rsid w:val="00B477B1"/>
    <w:rsid w:val="00B50D39"/>
    <w:rsid w:val="00B513B6"/>
    <w:rsid w:val="00B529F1"/>
    <w:rsid w:val="00B52DF7"/>
    <w:rsid w:val="00B54107"/>
    <w:rsid w:val="00B544B4"/>
    <w:rsid w:val="00B5480C"/>
    <w:rsid w:val="00B57C39"/>
    <w:rsid w:val="00B602FF"/>
    <w:rsid w:val="00B611D2"/>
    <w:rsid w:val="00B619DD"/>
    <w:rsid w:val="00B6246B"/>
    <w:rsid w:val="00B628CB"/>
    <w:rsid w:val="00B639AF"/>
    <w:rsid w:val="00B64911"/>
    <w:rsid w:val="00B649B7"/>
    <w:rsid w:val="00B64D9C"/>
    <w:rsid w:val="00B66160"/>
    <w:rsid w:val="00B67B65"/>
    <w:rsid w:val="00B72205"/>
    <w:rsid w:val="00B72919"/>
    <w:rsid w:val="00B735A4"/>
    <w:rsid w:val="00B74354"/>
    <w:rsid w:val="00B7675D"/>
    <w:rsid w:val="00B7708B"/>
    <w:rsid w:val="00B800E3"/>
    <w:rsid w:val="00B805B4"/>
    <w:rsid w:val="00B807C7"/>
    <w:rsid w:val="00B8117A"/>
    <w:rsid w:val="00B816C5"/>
    <w:rsid w:val="00B81F68"/>
    <w:rsid w:val="00B827C8"/>
    <w:rsid w:val="00B82D6C"/>
    <w:rsid w:val="00B8325F"/>
    <w:rsid w:val="00B833BE"/>
    <w:rsid w:val="00B83676"/>
    <w:rsid w:val="00B8378C"/>
    <w:rsid w:val="00B84197"/>
    <w:rsid w:val="00B845DA"/>
    <w:rsid w:val="00B85CB0"/>
    <w:rsid w:val="00B863B9"/>
    <w:rsid w:val="00B87308"/>
    <w:rsid w:val="00B916E7"/>
    <w:rsid w:val="00B92233"/>
    <w:rsid w:val="00B926AA"/>
    <w:rsid w:val="00B927CD"/>
    <w:rsid w:val="00B92C76"/>
    <w:rsid w:val="00B9348A"/>
    <w:rsid w:val="00B93DA3"/>
    <w:rsid w:val="00B943D0"/>
    <w:rsid w:val="00B95501"/>
    <w:rsid w:val="00B95B2E"/>
    <w:rsid w:val="00B9636B"/>
    <w:rsid w:val="00B97037"/>
    <w:rsid w:val="00B97213"/>
    <w:rsid w:val="00BA05D9"/>
    <w:rsid w:val="00BA1513"/>
    <w:rsid w:val="00BA1D45"/>
    <w:rsid w:val="00BA3C5C"/>
    <w:rsid w:val="00BA44B2"/>
    <w:rsid w:val="00BA5B45"/>
    <w:rsid w:val="00BB0A0E"/>
    <w:rsid w:val="00BB44D7"/>
    <w:rsid w:val="00BB5022"/>
    <w:rsid w:val="00BB56E4"/>
    <w:rsid w:val="00BB5B82"/>
    <w:rsid w:val="00BB5E9A"/>
    <w:rsid w:val="00BB6304"/>
    <w:rsid w:val="00BB6DB1"/>
    <w:rsid w:val="00BB71A1"/>
    <w:rsid w:val="00BB789D"/>
    <w:rsid w:val="00BB7976"/>
    <w:rsid w:val="00BB7BF1"/>
    <w:rsid w:val="00BC2229"/>
    <w:rsid w:val="00BC2F4F"/>
    <w:rsid w:val="00BC3180"/>
    <w:rsid w:val="00BC38A2"/>
    <w:rsid w:val="00BC3B61"/>
    <w:rsid w:val="00BC3B78"/>
    <w:rsid w:val="00BC4200"/>
    <w:rsid w:val="00BC45C7"/>
    <w:rsid w:val="00BC76EA"/>
    <w:rsid w:val="00BD0C08"/>
    <w:rsid w:val="00BD2A0F"/>
    <w:rsid w:val="00BD66C5"/>
    <w:rsid w:val="00BE01EE"/>
    <w:rsid w:val="00BE06F0"/>
    <w:rsid w:val="00BE0A09"/>
    <w:rsid w:val="00BE1F26"/>
    <w:rsid w:val="00BE2258"/>
    <w:rsid w:val="00BE29F9"/>
    <w:rsid w:val="00BE34EA"/>
    <w:rsid w:val="00BE4317"/>
    <w:rsid w:val="00BE4E62"/>
    <w:rsid w:val="00BE77EC"/>
    <w:rsid w:val="00BE7DF6"/>
    <w:rsid w:val="00BF026D"/>
    <w:rsid w:val="00BF0DA3"/>
    <w:rsid w:val="00BF176C"/>
    <w:rsid w:val="00BF3831"/>
    <w:rsid w:val="00BF44D8"/>
    <w:rsid w:val="00BF5A49"/>
    <w:rsid w:val="00BF5E93"/>
    <w:rsid w:val="00BF6AF5"/>
    <w:rsid w:val="00C00D27"/>
    <w:rsid w:val="00C0157C"/>
    <w:rsid w:val="00C029F7"/>
    <w:rsid w:val="00C03EFF"/>
    <w:rsid w:val="00C049E0"/>
    <w:rsid w:val="00C04A21"/>
    <w:rsid w:val="00C04DCA"/>
    <w:rsid w:val="00C0611D"/>
    <w:rsid w:val="00C06A27"/>
    <w:rsid w:val="00C0752E"/>
    <w:rsid w:val="00C0761E"/>
    <w:rsid w:val="00C11690"/>
    <w:rsid w:val="00C12D37"/>
    <w:rsid w:val="00C12ED0"/>
    <w:rsid w:val="00C1334F"/>
    <w:rsid w:val="00C13538"/>
    <w:rsid w:val="00C139A8"/>
    <w:rsid w:val="00C14E7D"/>
    <w:rsid w:val="00C16B6A"/>
    <w:rsid w:val="00C16C98"/>
    <w:rsid w:val="00C21190"/>
    <w:rsid w:val="00C2152B"/>
    <w:rsid w:val="00C23291"/>
    <w:rsid w:val="00C23530"/>
    <w:rsid w:val="00C235A1"/>
    <w:rsid w:val="00C23621"/>
    <w:rsid w:val="00C23A0B"/>
    <w:rsid w:val="00C24B6B"/>
    <w:rsid w:val="00C25247"/>
    <w:rsid w:val="00C262A3"/>
    <w:rsid w:val="00C300FD"/>
    <w:rsid w:val="00C302D5"/>
    <w:rsid w:val="00C317F8"/>
    <w:rsid w:val="00C31E68"/>
    <w:rsid w:val="00C32C73"/>
    <w:rsid w:val="00C34313"/>
    <w:rsid w:val="00C35930"/>
    <w:rsid w:val="00C3726C"/>
    <w:rsid w:val="00C400D0"/>
    <w:rsid w:val="00C409AE"/>
    <w:rsid w:val="00C40F74"/>
    <w:rsid w:val="00C41022"/>
    <w:rsid w:val="00C4103E"/>
    <w:rsid w:val="00C41C77"/>
    <w:rsid w:val="00C42E2E"/>
    <w:rsid w:val="00C43F83"/>
    <w:rsid w:val="00C44113"/>
    <w:rsid w:val="00C44657"/>
    <w:rsid w:val="00C447FF"/>
    <w:rsid w:val="00C45555"/>
    <w:rsid w:val="00C45CCF"/>
    <w:rsid w:val="00C47780"/>
    <w:rsid w:val="00C50A14"/>
    <w:rsid w:val="00C513B2"/>
    <w:rsid w:val="00C5165F"/>
    <w:rsid w:val="00C51B31"/>
    <w:rsid w:val="00C51D94"/>
    <w:rsid w:val="00C52233"/>
    <w:rsid w:val="00C5454B"/>
    <w:rsid w:val="00C54899"/>
    <w:rsid w:val="00C56562"/>
    <w:rsid w:val="00C57675"/>
    <w:rsid w:val="00C579C2"/>
    <w:rsid w:val="00C62F8A"/>
    <w:rsid w:val="00C639C1"/>
    <w:rsid w:val="00C640D5"/>
    <w:rsid w:val="00C64DB1"/>
    <w:rsid w:val="00C64F73"/>
    <w:rsid w:val="00C653CD"/>
    <w:rsid w:val="00C66259"/>
    <w:rsid w:val="00C66ACC"/>
    <w:rsid w:val="00C6737E"/>
    <w:rsid w:val="00C678CC"/>
    <w:rsid w:val="00C67AAF"/>
    <w:rsid w:val="00C707DE"/>
    <w:rsid w:val="00C70D08"/>
    <w:rsid w:val="00C713D6"/>
    <w:rsid w:val="00C72397"/>
    <w:rsid w:val="00C72DD9"/>
    <w:rsid w:val="00C73682"/>
    <w:rsid w:val="00C76D88"/>
    <w:rsid w:val="00C83D2C"/>
    <w:rsid w:val="00C84122"/>
    <w:rsid w:val="00C84ADD"/>
    <w:rsid w:val="00C8531B"/>
    <w:rsid w:val="00C85ADF"/>
    <w:rsid w:val="00C866A8"/>
    <w:rsid w:val="00C91795"/>
    <w:rsid w:val="00C933AD"/>
    <w:rsid w:val="00C9398A"/>
    <w:rsid w:val="00C9399B"/>
    <w:rsid w:val="00C94332"/>
    <w:rsid w:val="00C94F01"/>
    <w:rsid w:val="00C97CAF"/>
    <w:rsid w:val="00CA22CA"/>
    <w:rsid w:val="00CA38CF"/>
    <w:rsid w:val="00CA3F43"/>
    <w:rsid w:val="00CA5009"/>
    <w:rsid w:val="00CA52DD"/>
    <w:rsid w:val="00CA55F8"/>
    <w:rsid w:val="00CA58EE"/>
    <w:rsid w:val="00CA6719"/>
    <w:rsid w:val="00CA6F0A"/>
    <w:rsid w:val="00CA7F65"/>
    <w:rsid w:val="00CB0553"/>
    <w:rsid w:val="00CB421D"/>
    <w:rsid w:val="00CB44CE"/>
    <w:rsid w:val="00CB50E7"/>
    <w:rsid w:val="00CB6210"/>
    <w:rsid w:val="00CB6FDD"/>
    <w:rsid w:val="00CB7BD5"/>
    <w:rsid w:val="00CC1B9F"/>
    <w:rsid w:val="00CC225D"/>
    <w:rsid w:val="00CC3EAC"/>
    <w:rsid w:val="00CC4058"/>
    <w:rsid w:val="00CC5888"/>
    <w:rsid w:val="00CC5D23"/>
    <w:rsid w:val="00CC6293"/>
    <w:rsid w:val="00CD1254"/>
    <w:rsid w:val="00CD6D52"/>
    <w:rsid w:val="00CD7DD0"/>
    <w:rsid w:val="00CE00E7"/>
    <w:rsid w:val="00CE0385"/>
    <w:rsid w:val="00CE0F13"/>
    <w:rsid w:val="00CE1D4D"/>
    <w:rsid w:val="00CE246F"/>
    <w:rsid w:val="00CE2AF8"/>
    <w:rsid w:val="00CE4AA1"/>
    <w:rsid w:val="00CE58F6"/>
    <w:rsid w:val="00CE73AB"/>
    <w:rsid w:val="00CF11D8"/>
    <w:rsid w:val="00CF280A"/>
    <w:rsid w:val="00CF382F"/>
    <w:rsid w:val="00CF3D32"/>
    <w:rsid w:val="00CF4057"/>
    <w:rsid w:val="00CF4272"/>
    <w:rsid w:val="00CF590A"/>
    <w:rsid w:val="00CF62E2"/>
    <w:rsid w:val="00CF6CB4"/>
    <w:rsid w:val="00CF6F10"/>
    <w:rsid w:val="00CF74D9"/>
    <w:rsid w:val="00CF7587"/>
    <w:rsid w:val="00CF7EFA"/>
    <w:rsid w:val="00D01DC4"/>
    <w:rsid w:val="00D01E6E"/>
    <w:rsid w:val="00D03042"/>
    <w:rsid w:val="00D03D7F"/>
    <w:rsid w:val="00D04102"/>
    <w:rsid w:val="00D058F1"/>
    <w:rsid w:val="00D06AD8"/>
    <w:rsid w:val="00D10F7D"/>
    <w:rsid w:val="00D12276"/>
    <w:rsid w:val="00D12418"/>
    <w:rsid w:val="00D12A0F"/>
    <w:rsid w:val="00D14AAB"/>
    <w:rsid w:val="00D1503F"/>
    <w:rsid w:val="00D16520"/>
    <w:rsid w:val="00D17A3B"/>
    <w:rsid w:val="00D20126"/>
    <w:rsid w:val="00D21421"/>
    <w:rsid w:val="00D22273"/>
    <w:rsid w:val="00D2284D"/>
    <w:rsid w:val="00D22AAF"/>
    <w:rsid w:val="00D233D8"/>
    <w:rsid w:val="00D23E5A"/>
    <w:rsid w:val="00D24196"/>
    <w:rsid w:val="00D27ACE"/>
    <w:rsid w:val="00D31EC1"/>
    <w:rsid w:val="00D32A0E"/>
    <w:rsid w:val="00D36017"/>
    <w:rsid w:val="00D366EF"/>
    <w:rsid w:val="00D36A9B"/>
    <w:rsid w:val="00D36E8F"/>
    <w:rsid w:val="00D3717F"/>
    <w:rsid w:val="00D37239"/>
    <w:rsid w:val="00D37266"/>
    <w:rsid w:val="00D37C97"/>
    <w:rsid w:val="00D40A42"/>
    <w:rsid w:val="00D40D64"/>
    <w:rsid w:val="00D4119F"/>
    <w:rsid w:val="00D41999"/>
    <w:rsid w:val="00D42243"/>
    <w:rsid w:val="00D4466A"/>
    <w:rsid w:val="00D4468B"/>
    <w:rsid w:val="00D4488A"/>
    <w:rsid w:val="00D44F04"/>
    <w:rsid w:val="00D45255"/>
    <w:rsid w:val="00D468DF"/>
    <w:rsid w:val="00D46B0E"/>
    <w:rsid w:val="00D47DE5"/>
    <w:rsid w:val="00D47F29"/>
    <w:rsid w:val="00D51B39"/>
    <w:rsid w:val="00D51E3F"/>
    <w:rsid w:val="00D51EB6"/>
    <w:rsid w:val="00D55F19"/>
    <w:rsid w:val="00D574ED"/>
    <w:rsid w:val="00D603AA"/>
    <w:rsid w:val="00D606B0"/>
    <w:rsid w:val="00D6101D"/>
    <w:rsid w:val="00D61DC9"/>
    <w:rsid w:val="00D6245A"/>
    <w:rsid w:val="00D62D7C"/>
    <w:rsid w:val="00D62E51"/>
    <w:rsid w:val="00D63EC7"/>
    <w:rsid w:val="00D6445C"/>
    <w:rsid w:val="00D64DB8"/>
    <w:rsid w:val="00D64F16"/>
    <w:rsid w:val="00D6534D"/>
    <w:rsid w:val="00D66ECA"/>
    <w:rsid w:val="00D66F4A"/>
    <w:rsid w:val="00D6793F"/>
    <w:rsid w:val="00D67D51"/>
    <w:rsid w:val="00D716DD"/>
    <w:rsid w:val="00D721B0"/>
    <w:rsid w:val="00D7267B"/>
    <w:rsid w:val="00D72CF3"/>
    <w:rsid w:val="00D73C4C"/>
    <w:rsid w:val="00D75F90"/>
    <w:rsid w:val="00D8040C"/>
    <w:rsid w:val="00D80EEC"/>
    <w:rsid w:val="00D81358"/>
    <w:rsid w:val="00D83242"/>
    <w:rsid w:val="00D840BF"/>
    <w:rsid w:val="00D84BF8"/>
    <w:rsid w:val="00D87422"/>
    <w:rsid w:val="00D911AF"/>
    <w:rsid w:val="00D924F7"/>
    <w:rsid w:val="00D92B09"/>
    <w:rsid w:val="00D931A2"/>
    <w:rsid w:val="00D9362B"/>
    <w:rsid w:val="00D947C9"/>
    <w:rsid w:val="00D948C2"/>
    <w:rsid w:val="00D95126"/>
    <w:rsid w:val="00D959F9"/>
    <w:rsid w:val="00D95FFD"/>
    <w:rsid w:val="00D968D5"/>
    <w:rsid w:val="00D96E29"/>
    <w:rsid w:val="00DA046A"/>
    <w:rsid w:val="00DA236C"/>
    <w:rsid w:val="00DA3031"/>
    <w:rsid w:val="00DA3F84"/>
    <w:rsid w:val="00DA41FC"/>
    <w:rsid w:val="00DA4E64"/>
    <w:rsid w:val="00DA5BFA"/>
    <w:rsid w:val="00DA7922"/>
    <w:rsid w:val="00DB023B"/>
    <w:rsid w:val="00DB048E"/>
    <w:rsid w:val="00DB2583"/>
    <w:rsid w:val="00DB2A83"/>
    <w:rsid w:val="00DB3430"/>
    <w:rsid w:val="00DB45B3"/>
    <w:rsid w:val="00DB46B5"/>
    <w:rsid w:val="00DB6D48"/>
    <w:rsid w:val="00DB70A8"/>
    <w:rsid w:val="00DB7CA8"/>
    <w:rsid w:val="00DC188D"/>
    <w:rsid w:val="00DC33A3"/>
    <w:rsid w:val="00DC37D0"/>
    <w:rsid w:val="00DC390F"/>
    <w:rsid w:val="00DC5EA2"/>
    <w:rsid w:val="00DC63CF"/>
    <w:rsid w:val="00DC7DCF"/>
    <w:rsid w:val="00DD0264"/>
    <w:rsid w:val="00DD048B"/>
    <w:rsid w:val="00DD198D"/>
    <w:rsid w:val="00DD36BE"/>
    <w:rsid w:val="00DD36EE"/>
    <w:rsid w:val="00DD3CD4"/>
    <w:rsid w:val="00DD3E08"/>
    <w:rsid w:val="00DD4F5F"/>
    <w:rsid w:val="00DD589C"/>
    <w:rsid w:val="00DD5AB4"/>
    <w:rsid w:val="00DD5B5F"/>
    <w:rsid w:val="00DD5DFE"/>
    <w:rsid w:val="00DD5F62"/>
    <w:rsid w:val="00DD6732"/>
    <w:rsid w:val="00DD6A6C"/>
    <w:rsid w:val="00DD75A6"/>
    <w:rsid w:val="00DD774F"/>
    <w:rsid w:val="00DD7935"/>
    <w:rsid w:val="00DE0178"/>
    <w:rsid w:val="00DE08C7"/>
    <w:rsid w:val="00DE0A75"/>
    <w:rsid w:val="00DE12FA"/>
    <w:rsid w:val="00DE208D"/>
    <w:rsid w:val="00DE2E2E"/>
    <w:rsid w:val="00DE46AB"/>
    <w:rsid w:val="00DE652D"/>
    <w:rsid w:val="00DF078B"/>
    <w:rsid w:val="00DF0863"/>
    <w:rsid w:val="00DF1EBA"/>
    <w:rsid w:val="00DF2B34"/>
    <w:rsid w:val="00DF45A8"/>
    <w:rsid w:val="00DF471B"/>
    <w:rsid w:val="00DF5B4F"/>
    <w:rsid w:val="00DF5BF7"/>
    <w:rsid w:val="00DF61B3"/>
    <w:rsid w:val="00DF65E1"/>
    <w:rsid w:val="00DF6931"/>
    <w:rsid w:val="00DF7EE4"/>
    <w:rsid w:val="00E0036B"/>
    <w:rsid w:val="00E01F0C"/>
    <w:rsid w:val="00E03FC9"/>
    <w:rsid w:val="00E05CC6"/>
    <w:rsid w:val="00E071D7"/>
    <w:rsid w:val="00E074B0"/>
    <w:rsid w:val="00E10665"/>
    <w:rsid w:val="00E10DF9"/>
    <w:rsid w:val="00E11327"/>
    <w:rsid w:val="00E11618"/>
    <w:rsid w:val="00E116F6"/>
    <w:rsid w:val="00E1282D"/>
    <w:rsid w:val="00E133B2"/>
    <w:rsid w:val="00E145D8"/>
    <w:rsid w:val="00E14897"/>
    <w:rsid w:val="00E151A5"/>
    <w:rsid w:val="00E163B2"/>
    <w:rsid w:val="00E203FC"/>
    <w:rsid w:val="00E20AC7"/>
    <w:rsid w:val="00E21885"/>
    <w:rsid w:val="00E24524"/>
    <w:rsid w:val="00E24781"/>
    <w:rsid w:val="00E24967"/>
    <w:rsid w:val="00E24AAC"/>
    <w:rsid w:val="00E24E49"/>
    <w:rsid w:val="00E25618"/>
    <w:rsid w:val="00E2584A"/>
    <w:rsid w:val="00E26E69"/>
    <w:rsid w:val="00E26FBC"/>
    <w:rsid w:val="00E278A1"/>
    <w:rsid w:val="00E31045"/>
    <w:rsid w:val="00E31131"/>
    <w:rsid w:val="00E31B5B"/>
    <w:rsid w:val="00E326F6"/>
    <w:rsid w:val="00E32C5C"/>
    <w:rsid w:val="00E3414D"/>
    <w:rsid w:val="00E35411"/>
    <w:rsid w:val="00E362CB"/>
    <w:rsid w:val="00E36543"/>
    <w:rsid w:val="00E36AE1"/>
    <w:rsid w:val="00E37297"/>
    <w:rsid w:val="00E37544"/>
    <w:rsid w:val="00E37830"/>
    <w:rsid w:val="00E3789C"/>
    <w:rsid w:val="00E40249"/>
    <w:rsid w:val="00E4062B"/>
    <w:rsid w:val="00E42AF1"/>
    <w:rsid w:val="00E4391E"/>
    <w:rsid w:val="00E45F0B"/>
    <w:rsid w:val="00E46277"/>
    <w:rsid w:val="00E46E11"/>
    <w:rsid w:val="00E47045"/>
    <w:rsid w:val="00E4764B"/>
    <w:rsid w:val="00E4771A"/>
    <w:rsid w:val="00E4780F"/>
    <w:rsid w:val="00E47B1F"/>
    <w:rsid w:val="00E50CB8"/>
    <w:rsid w:val="00E51195"/>
    <w:rsid w:val="00E51BDB"/>
    <w:rsid w:val="00E53490"/>
    <w:rsid w:val="00E53EB2"/>
    <w:rsid w:val="00E6163E"/>
    <w:rsid w:val="00E6183F"/>
    <w:rsid w:val="00E61AED"/>
    <w:rsid w:val="00E62782"/>
    <w:rsid w:val="00E63053"/>
    <w:rsid w:val="00E65846"/>
    <w:rsid w:val="00E660FB"/>
    <w:rsid w:val="00E661D7"/>
    <w:rsid w:val="00E66315"/>
    <w:rsid w:val="00E66DA7"/>
    <w:rsid w:val="00E672E2"/>
    <w:rsid w:val="00E7082E"/>
    <w:rsid w:val="00E70857"/>
    <w:rsid w:val="00E71425"/>
    <w:rsid w:val="00E716B5"/>
    <w:rsid w:val="00E72061"/>
    <w:rsid w:val="00E7297F"/>
    <w:rsid w:val="00E7372C"/>
    <w:rsid w:val="00E73A9A"/>
    <w:rsid w:val="00E750AF"/>
    <w:rsid w:val="00E75995"/>
    <w:rsid w:val="00E768CF"/>
    <w:rsid w:val="00E76B01"/>
    <w:rsid w:val="00E77079"/>
    <w:rsid w:val="00E830AC"/>
    <w:rsid w:val="00E85FD7"/>
    <w:rsid w:val="00E91C29"/>
    <w:rsid w:val="00E951BD"/>
    <w:rsid w:val="00E970F2"/>
    <w:rsid w:val="00EA1C4E"/>
    <w:rsid w:val="00EA2814"/>
    <w:rsid w:val="00EA2BEC"/>
    <w:rsid w:val="00EA3416"/>
    <w:rsid w:val="00EA51B9"/>
    <w:rsid w:val="00EA5CBA"/>
    <w:rsid w:val="00EA5F49"/>
    <w:rsid w:val="00EA621F"/>
    <w:rsid w:val="00EB0DFD"/>
    <w:rsid w:val="00EB4008"/>
    <w:rsid w:val="00EB446D"/>
    <w:rsid w:val="00EB4AF1"/>
    <w:rsid w:val="00EB6628"/>
    <w:rsid w:val="00EB7095"/>
    <w:rsid w:val="00EB7B96"/>
    <w:rsid w:val="00EB7C18"/>
    <w:rsid w:val="00EC0635"/>
    <w:rsid w:val="00EC0971"/>
    <w:rsid w:val="00EC1262"/>
    <w:rsid w:val="00EC1DD8"/>
    <w:rsid w:val="00EC2F9C"/>
    <w:rsid w:val="00EC36A2"/>
    <w:rsid w:val="00EC46F4"/>
    <w:rsid w:val="00EC62BB"/>
    <w:rsid w:val="00EC75E8"/>
    <w:rsid w:val="00EC7C09"/>
    <w:rsid w:val="00ED0114"/>
    <w:rsid w:val="00ED157E"/>
    <w:rsid w:val="00ED1893"/>
    <w:rsid w:val="00ED1D96"/>
    <w:rsid w:val="00ED279F"/>
    <w:rsid w:val="00ED2EC0"/>
    <w:rsid w:val="00ED2F69"/>
    <w:rsid w:val="00ED3C30"/>
    <w:rsid w:val="00ED689B"/>
    <w:rsid w:val="00ED6F8F"/>
    <w:rsid w:val="00ED7275"/>
    <w:rsid w:val="00ED7387"/>
    <w:rsid w:val="00ED78ED"/>
    <w:rsid w:val="00ED7D5B"/>
    <w:rsid w:val="00EE050E"/>
    <w:rsid w:val="00EE0BA7"/>
    <w:rsid w:val="00EE1227"/>
    <w:rsid w:val="00EE1C03"/>
    <w:rsid w:val="00EE1FF7"/>
    <w:rsid w:val="00EE3373"/>
    <w:rsid w:val="00EE3D96"/>
    <w:rsid w:val="00EE4DED"/>
    <w:rsid w:val="00EE6BCB"/>
    <w:rsid w:val="00EE7060"/>
    <w:rsid w:val="00EE76C2"/>
    <w:rsid w:val="00EF1404"/>
    <w:rsid w:val="00EF1552"/>
    <w:rsid w:val="00EF25D3"/>
    <w:rsid w:val="00EF3242"/>
    <w:rsid w:val="00EF480C"/>
    <w:rsid w:val="00EF4F4F"/>
    <w:rsid w:val="00EF64EA"/>
    <w:rsid w:val="00EF7C89"/>
    <w:rsid w:val="00F011E3"/>
    <w:rsid w:val="00F01D84"/>
    <w:rsid w:val="00F02029"/>
    <w:rsid w:val="00F028A2"/>
    <w:rsid w:val="00F032AA"/>
    <w:rsid w:val="00F036A9"/>
    <w:rsid w:val="00F0435B"/>
    <w:rsid w:val="00F043EA"/>
    <w:rsid w:val="00F04F00"/>
    <w:rsid w:val="00F06856"/>
    <w:rsid w:val="00F068FE"/>
    <w:rsid w:val="00F073C0"/>
    <w:rsid w:val="00F1013D"/>
    <w:rsid w:val="00F11050"/>
    <w:rsid w:val="00F11AD9"/>
    <w:rsid w:val="00F125A7"/>
    <w:rsid w:val="00F135F3"/>
    <w:rsid w:val="00F136C6"/>
    <w:rsid w:val="00F146B3"/>
    <w:rsid w:val="00F15318"/>
    <w:rsid w:val="00F16C4D"/>
    <w:rsid w:val="00F17209"/>
    <w:rsid w:val="00F20521"/>
    <w:rsid w:val="00F20634"/>
    <w:rsid w:val="00F20DD1"/>
    <w:rsid w:val="00F21A62"/>
    <w:rsid w:val="00F22155"/>
    <w:rsid w:val="00F24AC4"/>
    <w:rsid w:val="00F25F24"/>
    <w:rsid w:val="00F27BE4"/>
    <w:rsid w:val="00F30669"/>
    <w:rsid w:val="00F31BE7"/>
    <w:rsid w:val="00F31E45"/>
    <w:rsid w:val="00F33434"/>
    <w:rsid w:val="00F335F2"/>
    <w:rsid w:val="00F346EB"/>
    <w:rsid w:val="00F34F87"/>
    <w:rsid w:val="00F354F7"/>
    <w:rsid w:val="00F378DF"/>
    <w:rsid w:val="00F405BB"/>
    <w:rsid w:val="00F405F5"/>
    <w:rsid w:val="00F423E4"/>
    <w:rsid w:val="00F42607"/>
    <w:rsid w:val="00F42815"/>
    <w:rsid w:val="00F42925"/>
    <w:rsid w:val="00F4348C"/>
    <w:rsid w:val="00F44ECB"/>
    <w:rsid w:val="00F45494"/>
    <w:rsid w:val="00F462DA"/>
    <w:rsid w:val="00F46C43"/>
    <w:rsid w:val="00F46CFB"/>
    <w:rsid w:val="00F47757"/>
    <w:rsid w:val="00F500A9"/>
    <w:rsid w:val="00F50FEE"/>
    <w:rsid w:val="00F5108A"/>
    <w:rsid w:val="00F52244"/>
    <w:rsid w:val="00F5549D"/>
    <w:rsid w:val="00F55D2E"/>
    <w:rsid w:val="00F565EC"/>
    <w:rsid w:val="00F567D6"/>
    <w:rsid w:val="00F56835"/>
    <w:rsid w:val="00F6090E"/>
    <w:rsid w:val="00F6181B"/>
    <w:rsid w:val="00F61AAA"/>
    <w:rsid w:val="00F62093"/>
    <w:rsid w:val="00F62A08"/>
    <w:rsid w:val="00F63180"/>
    <w:rsid w:val="00F644A8"/>
    <w:rsid w:val="00F645ED"/>
    <w:rsid w:val="00F648BE"/>
    <w:rsid w:val="00F657F5"/>
    <w:rsid w:val="00F6689F"/>
    <w:rsid w:val="00F70DCD"/>
    <w:rsid w:val="00F7162A"/>
    <w:rsid w:val="00F71BAC"/>
    <w:rsid w:val="00F71CA5"/>
    <w:rsid w:val="00F72A96"/>
    <w:rsid w:val="00F72CC4"/>
    <w:rsid w:val="00F7426E"/>
    <w:rsid w:val="00F75E9F"/>
    <w:rsid w:val="00F77416"/>
    <w:rsid w:val="00F807C8"/>
    <w:rsid w:val="00F80E14"/>
    <w:rsid w:val="00F81364"/>
    <w:rsid w:val="00F81BFD"/>
    <w:rsid w:val="00F821C1"/>
    <w:rsid w:val="00F843EA"/>
    <w:rsid w:val="00F86139"/>
    <w:rsid w:val="00F87CC8"/>
    <w:rsid w:val="00F914AB"/>
    <w:rsid w:val="00F9257E"/>
    <w:rsid w:val="00F92FBF"/>
    <w:rsid w:val="00F93396"/>
    <w:rsid w:val="00F93A8B"/>
    <w:rsid w:val="00F956BD"/>
    <w:rsid w:val="00F95848"/>
    <w:rsid w:val="00F9670A"/>
    <w:rsid w:val="00F97CF3"/>
    <w:rsid w:val="00FA0D85"/>
    <w:rsid w:val="00FA1A61"/>
    <w:rsid w:val="00FA1F93"/>
    <w:rsid w:val="00FA299E"/>
    <w:rsid w:val="00FA2C30"/>
    <w:rsid w:val="00FA353F"/>
    <w:rsid w:val="00FA379E"/>
    <w:rsid w:val="00FA4193"/>
    <w:rsid w:val="00FA47C6"/>
    <w:rsid w:val="00FA4C9B"/>
    <w:rsid w:val="00FA580F"/>
    <w:rsid w:val="00FA5F7F"/>
    <w:rsid w:val="00FA6B3B"/>
    <w:rsid w:val="00FA7A07"/>
    <w:rsid w:val="00FB0B7D"/>
    <w:rsid w:val="00FB1A8F"/>
    <w:rsid w:val="00FB2AFB"/>
    <w:rsid w:val="00FB31E3"/>
    <w:rsid w:val="00FB3A5B"/>
    <w:rsid w:val="00FB68C5"/>
    <w:rsid w:val="00FB6974"/>
    <w:rsid w:val="00FB7755"/>
    <w:rsid w:val="00FC07BF"/>
    <w:rsid w:val="00FC2C1C"/>
    <w:rsid w:val="00FC3F07"/>
    <w:rsid w:val="00FC523D"/>
    <w:rsid w:val="00FC66E3"/>
    <w:rsid w:val="00FC680D"/>
    <w:rsid w:val="00FD3C06"/>
    <w:rsid w:val="00FD5BC7"/>
    <w:rsid w:val="00FD731F"/>
    <w:rsid w:val="00FD7D0E"/>
    <w:rsid w:val="00FE02A1"/>
    <w:rsid w:val="00FE09A4"/>
    <w:rsid w:val="00FE25B3"/>
    <w:rsid w:val="00FE2CBD"/>
    <w:rsid w:val="00FE4199"/>
    <w:rsid w:val="00FE473E"/>
    <w:rsid w:val="00FE50FD"/>
    <w:rsid w:val="00FE5ADB"/>
    <w:rsid w:val="00FE5C8B"/>
    <w:rsid w:val="00FE6549"/>
    <w:rsid w:val="00FE7462"/>
    <w:rsid w:val="00FF0B32"/>
    <w:rsid w:val="00FF2D8F"/>
    <w:rsid w:val="00FF3D31"/>
    <w:rsid w:val="00FF4E54"/>
    <w:rsid w:val="00FF5DA1"/>
    <w:rsid w:val="00FF6E68"/>
    <w:rsid w:val="00FF73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FBBE6"/>
  <w15:docId w15:val="{F469831A-910F-42E1-ABEE-FFEEA416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242"/>
    <w:pPr>
      <w:spacing w:after="0" w:line="240" w:lineRule="auto"/>
    </w:pPr>
    <w:rPr>
      <w:rFonts w:ascii="Times New Roman" w:eastAsia="Times New Roman" w:hAnsi="Times New Roman" w:cs="Times New Roman"/>
      <w:sz w:val="20"/>
      <w:szCs w:val="20"/>
      <w:lang w:eastAsia="es-ES"/>
    </w:rPr>
  </w:style>
  <w:style w:type="paragraph" w:styleId="Ttulo1">
    <w:name w:val="heading 1"/>
    <w:basedOn w:val="Normal"/>
    <w:next w:val="Normal"/>
    <w:link w:val="Ttulo1Car"/>
    <w:uiPriority w:val="9"/>
    <w:qFormat/>
    <w:rsid w:val="00D6793F"/>
    <w:pPr>
      <w:keepNext/>
      <w:keepLines/>
      <w:spacing w:before="480"/>
      <w:outlineLvl w:val="0"/>
    </w:pPr>
    <w:rPr>
      <w:rFonts w:ascii="Cambria" w:hAnsi="Cambria"/>
      <w:b/>
      <w:bCs/>
      <w:color w:val="365F91"/>
      <w:sz w:val="28"/>
      <w:szCs w:val="28"/>
    </w:rPr>
  </w:style>
  <w:style w:type="paragraph" w:styleId="Ttulo2">
    <w:name w:val="heading 2"/>
    <w:basedOn w:val="Normal"/>
    <w:next w:val="Normal"/>
    <w:link w:val="Ttulo2Car"/>
    <w:uiPriority w:val="9"/>
    <w:unhideWhenUsed/>
    <w:qFormat/>
    <w:rsid w:val="00D6793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semiHidden/>
    <w:unhideWhenUsed/>
    <w:qFormat/>
    <w:rsid w:val="003758E8"/>
    <w:pPr>
      <w:keepNext/>
      <w:keepLines/>
      <w:spacing w:before="4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Ttulo4">
    <w:name w:val="heading 4"/>
    <w:basedOn w:val="Normal"/>
    <w:next w:val="Normal"/>
    <w:link w:val="Ttulo4Car"/>
    <w:uiPriority w:val="9"/>
    <w:semiHidden/>
    <w:unhideWhenUsed/>
    <w:qFormat/>
    <w:rsid w:val="00D6793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93F"/>
    <w:rPr>
      <w:rFonts w:ascii="Cambria" w:eastAsia="Times New Roman" w:hAnsi="Cambria" w:cs="Times New Roman"/>
      <w:b/>
      <w:bCs/>
      <w:color w:val="365F91"/>
      <w:sz w:val="28"/>
      <w:szCs w:val="28"/>
      <w:lang w:eastAsia="es-ES"/>
    </w:rPr>
  </w:style>
  <w:style w:type="character" w:customStyle="1" w:styleId="Ttulo2Car">
    <w:name w:val="Título 2 Car"/>
    <w:basedOn w:val="Fuentedeprrafopredeter"/>
    <w:link w:val="Ttulo2"/>
    <w:uiPriority w:val="9"/>
    <w:rsid w:val="00D6793F"/>
    <w:rPr>
      <w:rFonts w:ascii="Cambria" w:eastAsia="Times New Roman" w:hAnsi="Cambria" w:cs="Times New Roman"/>
      <w:b/>
      <w:bCs/>
      <w:color w:val="4F81BD"/>
      <w:sz w:val="26"/>
      <w:szCs w:val="26"/>
      <w:lang w:eastAsia="es-ES"/>
    </w:rPr>
  </w:style>
  <w:style w:type="table" w:styleId="Tablaconcuadrcula">
    <w:name w:val="Table Grid"/>
    <w:basedOn w:val="Tablanormal"/>
    <w:uiPriority w:val="59"/>
    <w:rsid w:val="00D6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Titulo de Fígura,Paragraph,Titulo parrafo,TITULO A,Cuadro 2-1,Fundamentacion,Bulleted List,Lista vistosa - Énfasis 11,Párrafo de lista2,Punto,3,Iz - Párrafo de lista,Sivsa Parrafo,Footnote,List Paragraph1,Lista 123,Number List 1,TITULO"/>
    <w:basedOn w:val="Normal"/>
    <w:link w:val="PrrafodelistaCar"/>
    <w:uiPriority w:val="34"/>
    <w:qFormat/>
    <w:rsid w:val="00D6793F"/>
    <w:pPr>
      <w:spacing w:after="200" w:line="276" w:lineRule="auto"/>
      <w:ind w:left="720"/>
      <w:contextualSpacing/>
    </w:pPr>
    <w:rPr>
      <w:rFonts w:ascii="Calibri" w:eastAsia="Calibri" w:hAnsi="Calibri"/>
      <w:sz w:val="22"/>
      <w:szCs w:val="22"/>
      <w:lang w:eastAsia="en-US"/>
    </w:rPr>
  </w:style>
  <w:style w:type="character" w:customStyle="1" w:styleId="PrrafodelistaCar">
    <w:name w:val="Párrafo de lista Car"/>
    <w:aliases w:val="Titulo de Fígura Car,Paragraph Car,Titulo parrafo Car,TITULO A Car,Cuadro 2-1 Car,Fundamentacion Car,Bulleted List Car,Lista vistosa - Énfasis 11 Car,Párrafo de lista2 Car,Punto Car,3 Car,Iz - Párrafo de lista Car,Sivsa Parrafo Car"/>
    <w:link w:val="Prrafodelista"/>
    <w:uiPriority w:val="34"/>
    <w:qFormat/>
    <w:locked/>
    <w:rsid w:val="00D6793F"/>
    <w:rPr>
      <w:rFonts w:ascii="Calibri" w:eastAsia="Calibri" w:hAnsi="Calibri" w:cs="Times New Roman"/>
    </w:rPr>
  </w:style>
  <w:style w:type="paragraph" w:styleId="Encabezado">
    <w:name w:val="header"/>
    <w:basedOn w:val="Normal"/>
    <w:link w:val="EncabezadoCar"/>
    <w:uiPriority w:val="99"/>
    <w:unhideWhenUsed/>
    <w:rsid w:val="00D6793F"/>
    <w:pPr>
      <w:tabs>
        <w:tab w:val="center" w:pos="4419"/>
        <w:tab w:val="right" w:pos="8838"/>
      </w:tabs>
    </w:pPr>
  </w:style>
  <w:style w:type="character" w:customStyle="1" w:styleId="EncabezadoCar">
    <w:name w:val="Encabezado Car"/>
    <w:basedOn w:val="Fuentedeprrafopredeter"/>
    <w:link w:val="Encabezado"/>
    <w:uiPriority w:val="99"/>
    <w:rsid w:val="00D6793F"/>
    <w:rPr>
      <w:rFonts w:ascii="Times New Roman" w:eastAsia="Times New Roman" w:hAnsi="Times New Roman" w:cs="Times New Roman"/>
      <w:sz w:val="20"/>
      <w:szCs w:val="20"/>
      <w:lang w:eastAsia="es-ES"/>
    </w:rPr>
  </w:style>
  <w:style w:type="paragraph" w:styleId="Piedepgina">
    <w:name w:val="footer"/>
    <w:basedOn w:val="Normal"/>
    <w:link w:val="PiedepginaCar"/>
    <w:uiPriority w:val="99"/>
    <w:unhideWhenUsed/>
    <w:rsid w:val="00D6793F"/>
    <w:pPr>
      <w:tabs>
        <w:tab w:val="center" w:pos="4419"/>
        <w:tab w:val="right" w:pos="8838"/>
      </w:tabs>
    </w:pPr>
  </w:style>
  <w:style w:type="character" w:customStyle="1" w:styleId="PiedepginaCar">
    <w:name w:val="Pie de página Car"/>
    <w:basedOn w:val="Fuentedeprrafopredeter"/>
    <w:link w:val="Piedepgina"/>
    <w:uiPriority w:val="99"/>
    <w:rsid w:val="00D6793F"/>
    <w:rPr>
      <w:rFonts w:ascii="Times New Roman" w:eastAsia="Times New Roman" w:hAnsi="Times New Roman" w:cs="Times New Roman"/>
      <w:sz w:val="20"/>
      <w:szCs w:val="20"/>
      <w:lang w:eastAsia="es-ES"/>
    </w:rPr>
  </w:style>
  <w:style w:type="character" w:styleId="Nmerodelnea">
    <w:name w:val="line number"/>
    <w:basedOn w:val="Fuentedeprrafopredeter"/>
    <w:uiPriority w:val="99"/>
    <w:semiHidden/>
    <w:unhideWhenUsed/>
    <w:rsid w:val="00D6793F"/>
  </w:style>
  <w:style w:type="paragraph" w:styleId="TDC1">
    <w:name w:val="toc 1"/>
    <w:basedOn w:val="Normal"/>
    <w:next w:val="Normal"/>
    <w:autoRedefine/>
    <w:uiPriority w:val="39"/>
    <w:unhideWhenUsed/>
    <w:rsid w:val="005E153D"/>
    <w:pPr>
      <w:spacing w:before="240" w:after="120"/>
    </w:pPr>
    <w:rPr>
      <w:rFonts w:asciiTheme="minorHAnsi" w:hAnsiTheme="minorHAnsi" w:cstheme="minorHAnsi"/>
      <w:b/>
      <w:bCs/>
    </w:rPr>
  </w:style>
  <w:style w:type="character" w:styleId="Hipervnculo">
    <w:name w:val="Hyperlink"/>
    <w:uiPriority w:val="99"/>
    <w:unhideWhenUsed/>
    <w:rsid w:val="00D6793F"/>
    <w:rPr>
      <w:color w:val="0000FF"/>
      <w:u w:val="single"/>
    </w:rPr>
  </w:style>
  <w:style w:type="paragraph" w:styleId="Textodebloque">
    <w:name w:val="Block Text"/>
    <w:basedOn w:val="Normal"/>
    <w:rsid w:val="00D6793F"/>
    <w:pPr>
      <w:ind w:left="284" w:right="-425"/>
      <w:jc w:val="both"/>
    </w:pPr>
    <w:rPr>
      <w:rFonts w:ascii="Arial" w:hAnsi="Arial"/>
    </w:rPr>
  </w:style>
  <w:style w:type="character" w:styleId="Refdecomentario">
    <w:name w:val="annotation reference"/>
    <w:uiPriority w:val="99"/>
    <w:semiHidden/>
    <w:unhideWhenUsed/>
    <w:rsid w:val="00D6793F"/>
    <w:rPr>
      <w:sz w:val="16"/>
      <w:szCs w:val="16"/>
    </w:rPr>
  </w:style>
  <w:style w:type="paragraph" w:styleId="Textocomentario">
    <w:name w:val="annotation text"/>
    <w:basedOn w:val="Normal"/>
    <w:link w:val="TextocomentarioCar"/>
    <w:uiPriority w:val="99"/>
    <w:semiHidden/>
    <w:unhideWhenUsed/>
    <w:rsid w:val="00D6793F"/>
  </w:style>
  <w:style w:type="character" w:customStyle="1" w:styleId="TextocomentarioCar">
    <w:name w:val="Texto comentario Car"/>
    <w:basedOn w:val="Fuentedeprrafopredeter"/>
    <w:link w:val="Textocomentario"/>
    <w:uiPriority w:val="99"/>
    <w:semiHidden/>
    <w:rsid w:val="00D6793F"/>
    <w:rPr>
      <w:rFonts w:ascii="Times New Roman" w:eastAsia="Times New Roman" w:hAnsi="Times New Roman" w:cs="Times New Roman"/>
      <w:sz w:val="20"/>
      <w:szCs w:val="20"/>
      <w:lang w:eastAsia="es-ES"/>
    </w:rPr>
  </w:style>
  <w:style w:type="paragraph" w:styleId="Textodeglobo">
    <w:name w:val="Balloon Text"/>
    <w:basedOn w:val="Normal"/>
    <w:link w:val="TextodegloboCar"/>
    <w:uiPriority w:val="99"/>
    <w:semiHidden/>
    <w:unhideWhenUsed/>
    <w:rsid w:val="00D6793F"/>
    <w:rPr>
      <w:rFonts w:ascii="Tahoma" w:hAnsi="Tahoma" w:cs="Tahoma"/>
      <w:sz w:val="16"/>
      <w:szCs w:val="16"/>
    </w:rPr>
  </w:style>
  <w:style w:type="character" w:customStyle="1" w:styleId="TextodegloboCar">
    <w:name w:val="Texto de globo Car"/>
    <w:basedOn w:val="Fuentedeprrafopredeter"/>
    <w:link w:val="Textodeglobo"/>
    <w:uiPriority w:val="99"/>
    <w:semiHidden/>
    <w:rsid w:val="00D6793F"/>
    <w:rPr>
      <w:rFonts w:ascii="Tahoma" w:eastAsia="Times New Roman" w:hAnsi="Tahoma" w:cs="Tahoma"/>
      <w:sz w:val="16"/>
      <w:szCs w:val="16"/>
      <w:lang w:eastAsia="es-ES"/>
    </w:rPr>
  </w:style>
  <w:style w:type="paragraph" w:styleId="Asuntodelcomentario">
    <w:name w:val="annotation subject"/>
    <w:basedOn w:val="Textocomentario"/>
    <w:next w:val="Textocomentario"/>
    <w:link w:val="AsuntodelcomentarioCar"/>
    <w:uiPriority w:val="99"/>
    <w:semiHidden/>
    <w:unhideWhenUsed/>
    <w:rsid w:val="00D6793F"/>
    <w:rPr>
      <w:b/>
      <w:bCs/>
    </w:rPr>
  </w:style>
  <w:style w:type="character" w:customStyle="1" w:styleId="AsuntodelcomentarioCar">
    <w:name w:val="Asunto del comentario Car"/>
    <w:basedOn w:val="TextocomentarioCar"/>
    <w:link w:val="Asuntodelcomentario"/>
    <w:uiPriority w:val="99"/>
    <w:semiHidden/>
    <w:rsid w:val="00D6793F"/>
    <w:rPr>
      <w:rFonts w:ascii="Times New Roman" w:eastAsia="Times New Roman" w:hAnsi="Times New Roman" w:cs="Times New Roman"/>
      <w:b/>
      <w:bCs/>
      <w:sz w:val="20"/>
      <w:szCs w:val="20"/>
      <w:lang w:eastAsia="es-ES"/>
    </w:rPr>
  </w:style>
  <w:style w:type="paragraph" w:styleId="Revisin">
    <w:name w:val="Revision"/>
    <w:hidden/>
    <w:uiPriority w:val="99"/>
    <w:semiHidden/>
    <w:rsid w:val="00D6793F"/>
    <w:pPr>
      <w:spacing w:after="0" w:line="240" w:lineRule="auto"/>
    </w:pPr>
    <w:rPr>
      <w:rFonts w:ascii="Times New Roman" w:eastAsia="Times New Roman" w:hAnsi="Times New Roman" w:cs="Times New Roman"/>
      <w:sz w:val="20"/>
      <w:szCs w:val="20"/>
      <w:lang w:val="es-ES" w:eastAsia="es-ES"/>
    </w:rPr>
  </w:style>
  <w:style w:type="paragraph" w:styleId="Textoindependiente">
    <w:name w:val="Body Text"/>
    <w:basedOn w:val="Normal"/>
    <w:link w:val="TextoindependienteCar"/>
    <w:uiPriority w:val="99"/>
    <w:unhideWhenUsed/>
    <w:rsid w:val="00D6793F"/>
    <w:pPr>
      <w:spacing w:after="120"/>
    </w:pPr>
    <w:rPr>
      <w:sz w:val="24"/>
      <w:szCs w:val="24"/>
    </w:rPr>
  </w:style>
  <w:style w:type="character" w:customStyle="1" w:styleId="TextoindependienteCar">
    <w:name w:val="Texto independiente Car"/>
    <w:basedOn w:val="Fuentedeprrafopredeter"/>
    <w:link w:val="Textoindependiente"/>
    <w:uiPriority w:val="99"/>
    <w:rsid w:val="00D6793F"/>
    <w:rPr>
      <w:rFonts w:ascii="Times New Roman" w:eastAsia="Times New Roman" w:hAnsi="Times New Roman" w:cs="Times New Roman"/>
      <w:sz w:val="24"/>
      <w:szCs w:val="24"/>
      <w:lang w:eastAsia="es-ES"/>
    </w:rPr>
  </w:style>
  <w:style w:type="paragraph" w:styleId="Sangradetextonormal">
    <w:name w:val="Body Text Indent"/>
    <w:basedOn w:val="Normal"/>
    <w:link w:val="SangradetextonormalCar"/>
    <w:uiPriority w:val="99"/>
    <w:unhideWhenUsed/>
    <w:rsid w:val="00D6793F"/>
    <w:pPr>
      <w:spacing w:after="120"/>
      <w:ind w:left="283"/>
    </w:pPr>
  </w:style>
  <w:style w:type="character" w:customStyle="1" w:styleId="SangradetextonormalCar">
    <w:name w:val="Sangría de texto normal Car"/>
    <w:basedOn w:val="Fuentedeprrafopredeter"/>
    <w:link w:val="Sangradetextonormal"/>
    <w:uiPriority w:val="99"/>
    <w:rsid w:val="00D6793F"/>
    <w:rPr>
      <w:rFonts w:ascii="Times New Roman" w:eastAsia="Times New Roman" w:hAnsi="Times New Roman" w:cs="Times New Roman"/>
      <w:sz w:val="20"/>
      <w:szCs w:val="20"/>
      <w:lang w:eastAsia="es-ES"/>
    </w:rPr>
  </w:style>
  <w:style w:type="paragraph" w:styleId="Sangra2detindependiente">
    <w:name w:val="Body Text Indent 2"/>
    <w:basedOn w:val="Normal"/>
    <w:link w:val="Sangra2detindependienteCar"/>
    <w:uiPriority w:val="99"/>
    <w:semiHidden/>
    <w:unhideWhenUsed/>
    <w:rsid w:val="00D6793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D6793F"/>
    <w:rPr>
      <w:rFonts w:ascii="Times New Roman" w:eastAsia="Times New Roman" w:hAnsi="Times New Roman" w:cs="Times New Roman"/>
      <w:sz w:val="20"/>
      <w:szCs w:val="20"/>
      <w:lang w:eastAsia="es-ES"/>
    </w:rPr>
  </w:style>
  <w:style w:type="table" w:customStyle="1" w:styleId="Tablaconcuadrcula1">
    <w:name w:val="Tabla con cuadrícula1"/>
    <w:basedOn w:val="Tablanormal"/>
    <w:next w:val="Tablaconcuadrcula"/>
    <w:uiPriority w:val="59"/>
    <w:rsid w:val="00D6793F"/>
    <w:pPr>
      <w:spacing w:after="0" w:line="240" w:lineRule="auto"/>
    </w:pPr>
    <w:rPr>
      <w:rFonts w:ascii="Calibri" w:eastAsia="Calibri" w:hAnsi="Calibri" w:cs="Times New Roman"/>
      <w:sz w:val="20"/>
      <w:szCs w:val="20"/>
      <w:lang w:val="es-ES" w:eastAsia="es-P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2">
    <w:name w:val="toc 2"/>
    <w:basedOn w:val="Normal"/>
    <w:next w:val="Normal"/>
    <w:autoRedefine/>
    <w:uiPriority w:val="39"/>
    <w:unhideWhenUsed/>
    <w:rsid w:val="002A5123"/>
    <w:pPr>
      <w:tabs>
        <w:tab w:val="left" w:pos="800"/>
        <w:tab w:val="left" w:pos="7938"/>
      </w:tabs>
      <w:spacing w:before="120"/>
      <w:ind w:left="567" w:right="567"/>
      <w:jc w:val="both"/>
    </w:pPr>
    <w:rPr>
      <w:rFonts w:ascii="Arial Narrow" w:hAnsi="Arial Narrow" w:cstheme="minorHAnsi"/>
      <w:i/>
      <w:iCs/>
      <w:noProof/>
    </w:rPr>
  </w:style>
  <w:style w:type="paragraph" w:styleId="Ttulo">
    <w:name w:val="Title"/>
    <w:basedOn w:val="Normal"/>
    <w:link w:val="TtuloCar"/>
    <w:qFormat/>
    <w:rsid w:val="00D6793F"/>
    <w:pPr>
      <w:jc w:val="center"/>
    </w:pPr>
    <w:rPr>
      <w:b/>
      <w:sz w:val="28"/>
      <w:lang w:val="es-MX"/>
    </w:rPr>
  </w:style>
  <w:style w:type="character" w:customStyle="1" w:styleId="TtuloCar">
    <w:name w:val="Título Car"/>
    <w:basedOn w:val="Fuentedeprrafopredeter"/>
    <w:link w:val="Ttulo"/>
    <w:rsid w:val="00D6793F"/>
    <w:rPr>
      <w:rFonts w:ascii="Times New Roman" w:eastAsia="Times New Roman" w:hAnsi="Times New Roman" w:cs="Times New Roman"/>
      <w:b/>
      <w:sz w:val="28"/>
      <w:szCs w:val="20"/>
      <w:lang w:val="es-MX" w:eastAsia="es-ES"/>
    </w:rPr>
  </w:style>
  <w:style w:type="character" w:customStyle="1" w:styleId="PuestoCar">
    <w:name w:val="Puesto Car"/>
    <w:basedOn w:val="Fuentedeprrafopredeter"/>
    <w:uiPriority w:val="10"/>
    <w:rsid w:val="00D6793F"/>
    <w:rPr>
      <w:rFonts w:asciiTheme="majorHAnsi" w:eastAsiaTheme="majorEastAsia" w:hAnsiTheme="majorHAnsi" w:cstheme="majorBidi"/>
      <w:spacing w:val="-10"/>
      <w:kern w:val="28"/>
      <w:sz w:val="56"/>
      <w:szCs w:val="56"/>
      <w:lang w:eastAsia="es-ES"/>
    </w:rPr>
  </w:style>
  <w:style w:type="paragraph" w:styleId="Textoindependiente2">
    <w:name w:val="Body Text 2"/>
    <w:basedOn w:val="Normal"/>
    <w:link w:val="Textoindependiente2Car"/>
    <w:uiPriority w:val="99"/>
    <w:unhideWhenUsed/>
    <w:rsid w:val="00D6793F"/>
    <w:pPr>
      <w:spacing w:after="120" w:line="480" w:lineRule="auto"/>
    </w:pPr>
    <w:rPr>
      <w:sz w:val="24"/>
      <w:szCs w:val="24"/>
      <w:lang w:val="es-ES_tradnl"/>
    </w:rPr>
  </w:style>
  <w:style w:type="character" w:customStyle="1" w:styleId="Textoindependiente2Car">
    <w:name w:val="Texto independiente 2 Car"/>
    <w:basedOn w:val="Fuentedeprrafopredeter"/>
    <w:link w:val="Textoindependiente2"/>
    <w:uiPriority w:val="99"/>
    <w:rsid w:val="00D6793F"/>
    <w:rPr>
      <w:rFonts w:ascii="Times New Roman" w:eastAsia="Times New Roman" w:hAnsi="Times New Roman" w:cs="Times New Roman"/>
      <w:sz w:val="24"/>
      <w:szCs w:val="24"/>
      <w:lang w:val="es-ES_tradnl" w:eastAsia="es-ES"/>
    </w:rPr>
  </w:style>
  <w:style w:type="character" w:customStyle="1" w:styleId="contenidofooter">
    <w:name w:val="contenidofooter"/>
    <w:basedOn w:val="Fuentedeprrafopredeter"/>
    <w:rsid w:val="00D6793F"/>
  </w:style>
  <w:style w:type="paragraph" w:customStyle="1" w:styleId="Default">
    <w:name w:val="Default"/>
    <w:rsid w:val="00D6793F"/>
    <w:pPr>
      <w:autoSpaceDE w:val="0"/>
      <w:autoSpaceDN w:val="0"/>
      <w:adjustRightInd w:val="0"/>
      <w:spacing w:after="0" w:line="240" w:lineRule="auto"/>
    </w:pPr>
    <w:rPr>
      <w:rFonts w:ascii="Arial" w:eastAsia="Calibri" w:hAnsi="Arial" w:cs="Arial"/>
      <w:color w:val="000000"/>
      <w:sz w:val="24"/>
      <w:szCs w:val="24"/>
    </w:rPr>
  </w:style>
  <w:style w:type="paragraph" w:styleId="NormalWeb">
    <w:name w:val="Normal (Web)"/>
    <w:basedOn w:val="Normal"/>
    <w:uiPriority w:val="99"/>
    <w:unhideWhenUsed/>
    <w:rsid w:val="00D6793F"/>
    <w:pPr>
      <w:spacing w:before="100" w:beforeAutospacing="1" w:after="100" w:afterAutospacing="1"/>
    </w:pPr>
    <w:rPr>
      <w:sz w:val="24"/>
      <w:szCs w:val="24"/>
      <w:lang w:eastAsia="es-PE"/>
    </w:rPr>
  </w:style>
  <w:style w:type="paragraph" w:styleId="Textonotapie">
    <w:name w:val="footnote text"/>
    <w:basedOn w:val="Normal"/>
    <w:link w:val="TextonotapieCar"/>
    <w:uiPriority w:val="99"/>
    <w:unhideWhenUsed/>
    <w:rsid w:val="00D6793F"/>
  </w:style>
  <w:style w:type="character" w:customStyle="1" w:styleId="TextonotapieCar">
    <w:name w:val="Texto nota pie Car"/>
    <w:basedOn w:val="Fuentedeprrafopredeter"/>
    <w:link w:val="Textonotapie"/>
    <w:uiPriority w:val="99"/>
    <w:rsid w:val="00D6793F"/>
    <w:rPr>
      <w:rFonts w:ascii="Times New Roman" w:eastAsia="Times New Roman" w:hAnsi="Times New Roman" w:cs="Times New Roman"/>
      <w:sz w:val="20"/>
      <w:szCs w:val="20"/>
      <w:lang w:eastAsia="es-ES"/>
    </w:rPr>
  </w:style>
  <w:style w:type="character" w:styleId="Refdenotaalpie">
    <w:name w:val="footnote reference"/>
    <w:uiPriority w:val="99"/>
    <w:unhideWhenUsed/>
    <w:rsid w:val="00D6793F"/>
    <w:rPr>
      <w:vertAlign w:val="superscript"/>
    </w:rPr>
  </w:style>
  <w:style w:type="paragraph" w:styleId="Sinespaciado">
    <w:name w:val="No Spacing"/>
    <w:uiPriority w:val="1"/>
    <w:qFormat/>
    <w:rsid w:val="00D6793F"/>
    <w:pPr>
      <w:spacing w:after="0" w:line="240" w:lineRule="auto"/>
    </w:pPr>
    <w:rPr>
      <w:rFonts w:ascii="Calibri" w:eastAsia="Calibri" w:hAnsi="Calibri" w:cs="Times New Roman"/>
    </w:rPr>
  </w:style>
  <w:style w:type="character" w:styleId="nfasis">
    <w:name w:val="Emphasis"/>
    <w:qFormat/>
    <w:rsid w:val="00D6793F"/>
    <w:rPr>
      <w:i/>
      <w:iCs/>
    </w:rPr>
  </w:style>
  <w:style w:type="paragraph" w:styleId="Descripcin">
    <w:name w:val="caption"/>
    <w:basedOn w:val="Normal"/>
    <w:next w:val="Normal"/>
    <w:uiPriority w:val="35"/>
    <w:unhideWhenUsed/>
    <w:qFormat/>
    <w:rsid w:val="00D6793F"/>
    <w:pPr>
      <w:spacing w:after="200"/>
    </w:pPr>
    <w:rPr>
      <w:b/>
      <w:bCs/>
      <w:color w:val="4F81BD"/>
      <w:sz w:val="18"/>
      <w:szCs w:val="18"/>
    </w:rPr>
  </w:style>
  <w:style w:type="character" w:customStyle="1" w:styleId="Mencinsinresolver1">
    <w:name w:val="Mención sin resolver1"/>
    <w:uiPriority w:val="99"/>
    <w:semiHidden/>
    <w:unhideWhenUsed/>
    <w:rsid w:val="00D6793F"/>
    <w:rPr>
      <w:color w:val="605E5C"/>
      <w:shd w:val="clear" w:color="auto" w:fill="E1DFDD"/>
    </w:rPr>
  </w:style>
  <w:style w:type="character" w:styleId="Hipervnculovisitado">
    <w:name w:val="FollowedHyperlink"/>
    <w:uiPriority w:val="99"/>
    <w:semiHidden/>
    <w:unhideWhenUsed/>
    <w:rsid w:val="00D6793F"/>
    <w:rPr>
      <w:color w:val="954F72"/>
      <w:u w:val="single"/>
    </w:rPr>
  </w:style>
  <w:style w:type="paragraph" w:customStyle="1" w:styleId="xmsonormal">
    <w:name w:val="x_msonormal"/>
    <w:basedOn w:val="Normal"/>
    <w:rsid w:val="00D6793F"/>
    <w:pPr>
      <w:spacing w:before="100" w:beforeAutospacing="1" w:after="100" w:afterAutospacing="1"/>
    </w:pPr>
    <w:rPr>
      <w:sz w:val="24"/>
      <w:szCs w:val="24"/>
      <w:lang w:eastAsia="es-PE"/>
    </w:rPr>
  </w:style>
  <w:style w:type="paragraph" w:customStyle="1" w:styleId="TableParagraph">
    <w:name w:val="Table Paragraph"/>
    <w:basedOn w:val="Normal"/>
    <w:uiPriority w:val="1"/>
    <w:qFormat/>
    <w:rsid w:val="00D6793F"/>
    <w:pPr>
      <w:widowControl w:val="0"/>
      <w:autoSpaceDE w:val="0"/>
      <w:autoSpaceDN w:val="0"/>
      <w:spacing w:before="13" w:line="192" w:lineRule="exact"/>
      <w:ind w:left="70"/>
    </w:pPr>
    <w:rPr>
      <w:rFonts w:ascii="Carlito" w:eastAsia="Carlito" w:hAnsi="Carlito" w:cs="Carlito"/>
      <w:sz w:val="22"/>
      <w:szCs w:val="22"/>
      <w:lang w:val="es-ES" w:eastAsia="en-US"/>
    </w:rPr>
  </w:style>
  <w:style w:type="paragraph" w:customStyle="1" w:styleId="xmsolistparagraph">
    <w:name w:val="x_msolistparagraph"/>
    <w:basedOn w:val="Normal"/>
    <w:rsid w:val="00D6793F"/>
    <w:pPr>
      <w:spacing w:before="100" w:beforeAutospacing="1" w:after="100" w:afterAutospacing="1"/>
    </w:pPr>
    <w:rPr>
      <w:sz w:val="24"/>
      <w:szCs w:val="24"/>
      <w:lang w:eastAsia="es-PE"/>
    </w:rPr>
  </w:style>
  <w:style w:type="paragraph" w:customStyle="1" w:styleId="WW-Sangra3detindependiente">
    <w:name w:val="WW-Sangría 3 de t. independiente"/>
    <w:basedOn w:val="Normal"/>
    <w:rsid w:val="00D6793F"/>
    <w:pPr>
      <w:widowControl w:val="0"/>
      <w:suppressAutoHyphens/>
      <w:ind w:left="426" w:firstLine="1"/>
      <w:jc w:val="both"/>
    </w:pPr>
    <w:rPr>
      <w:sz w:val="24"/>
      <w:lang w:val="es-ES_tradnl" w:eastAsia="es-PE"/>
    </w:rPr>
  </w:style>
  <w:style w:type="character" w:customStyle="1" w:styleId="Ttulo4Car">
    <w:name w:val="Título 4 Car"/>
    <w:basedOn w:val="Fuentedeprrafopredeter"/>
    <w:link w:val="Ttulo4"/>
    <w:uiPriority w:val="9"/>
    <w:rsid w:val="00D6793F"/>
    <w:rPr>
      <w:rFonts w:asciiTheme="majorHAnsi" w:eastAsiaTheme="majorEastAsia" w:hAnsiTheme="majorHAnsi" w:cstheme="majorBidi"/>
      <w:i/>
      <w:iCs/>
      <w:color w:val="2F5496" w:themeColor="accent1" w:themeShade="BF"/>
      <w:sz w:val="20"/>
      <w:szCs w:val="20"/>
      <w:lang w:eastAsia="es-ES"/>
    </w:rPr>
  </w:style>
  <w:style w:type="character" w:customStyle="1" w:styleId="Mencinsinresolver2">
    <w:name w:val="Mención sin resolver2"/>
    <w:basedOn w:val="Fuentedeprrafopredeter"/>
    <w:uiPriority w:val="99"/>
    <w:semiHidden/>
    <w:unhideWhenUsed/>
    <w:rsid w:val="00172130"/>
    <w:rPr>
      <w:color w:val="605E5C"/>
      <w:shd w:val="clear" w:color="auto" w:fill="E1DFDD"/>
    </w:rPr>
  </w:style>
  <w:style w:type="paragraph" w:styleId="TtuloTDC">
    <w:name w:val="TOC Heading"/>
    <w:basedOn w:val="Ttulo1"/>
    <w:next w:val="Normal"/>
    <w:uiPriority w:val="39"/>
    <w:unhideWhenUsed/>
    <w:qFormat/>
    <w:rsid w:val="008B2520"/>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rPr>
  </w:style>
  <w:style w:type="character" w:styleId="Textoennegrita">
    <w:name w:val="Strong"/>
    <w:basedOn w:val="Fuentedeprrafopredeter"/>
    <w:uiPriority w:val="22"/>
    <w:qFormat/>
    <w:rsid w:val="00ED78ED"/>
    <w:rPr>
      <w:b/>
      <w:bCs/>
    </w:rPr>
  </w:style>
  <w:style w:type="character" w:customStyle="1" w:styleId="Mencinsinresolver3">
    <w:name w:val="Mención sin resolver3"/>
    <w:basedOn w:val="Fuentedeprrafopredeter"/>
    <w:uiPriority w:val="99"/>
    <w:semiHidden/>
    <w:unhideWhenUsed/>
    <w:rsid w:val="00221625"/>
    <w:rPr>
      <w:color w:val="605E5C"/>
      <w:shd w:val="clear" w:color="auto" w:fill="E1DFDD"/>
    </w:rPr>
  </w:style>
  <w:style w:type="paragraph" w:styleId="TDC3">
    <w:name w:val="toc 3"/>
    <w:basedOn w:val="Normal"/>
    <w:next w:val="Normal"/>
    <w:autoRedefine/>
    <w:uiPriority w:val="39"/>
    <w:unhideWhenUsed/>
    <w:rsid w:val="004404A1"/>
    <w:pPr>
      <w:ind w:left="400"/>
    </w:pPr>
    <w:rPr>
      <w:rFonts w:asciiTheme="minorHAnsi" w:hAnsiTheme="minorHAnsi" w:cstheme="minorHAnsi"/>
    </w:rPr>
  </w:style>
  <w:style w:type="paragraph" w:styleId="TDC4">
    <w:name w:val="toc 4"/>
    <w:basedOn w:val="Normal"/>
    <w:next w:val="Normal"/>
    <w:autoRedefine/>
    <w:uiPriority w:val="39"/>
    <w:unhideWhenUsed/>
    <w:rsid w:val="005E153D"/>
    <w:pPr>
      <w:ind w:left="600"/>
    </w:pPr>
    <w:rPr>
      <w:rFonts w:asciiTheme="minorHAnsi" w:hAnsiTheme="minorHAnsi" w:cstheme="minorHAnsi"/>
    </w:rPr>
  </w:style>
  <w:style w:type="paragraph" w:styleId="TDC5">
    <w:name w:val="toc 5"/>
    <w:basedOn w:val="Normal"/>
    <w:next w:val="Normal"/>
    <w:autoRedefine/>
    <w:uiPriority w:val="39"/>
    <w:unhideWhenUsed/>
    <w:rsid w:val="005E153D"/>
    <w:pPr>
      <w:ind w:left="800"/>
    </w:pPr>
    <w:rPr>
      <w:rFonts w:asciiTheme="minorHAnsi" w:hAnsiTheme="minorHAnsi" w:cstheme="minorHAnsi"/>
    </w:rPr>
  </w:style>
  <w:style w:type="paragraph" w:styleId="TDC6">
    <w:name w:val="toc 6"/>
    <w:basedOn w:val="Normal"/>
    <w:next w:val="Normal"/>
    <w:autoRedefine/>
    <w:uiPriority w:val="39"/>
    <w:unhideWhenUsed/>
    <w:rsid w:val="005E153D"/>
    <w:pPr>
      <w:ind w:left="1000"/>
    </w:pPr>
    <w:rPr>
      <w:rFonts w:asciiTheme="minorHAnsi" w:hAnsiTheme="minorHAnsi" w:cstheme="minorHAnsi"/>
    </w:rPr>
  </w:style>
  <w:style w:type="paragraph" w:styleId="TDC7">
    <w:name w:val="toc 7"/>
    <w:basedOn w:val="Normal"/>
    <w:next w:val="Normal"/>
    <w:autoRedefine/>
    <w:uiPriority w:val="39"/>
    <w:unhideWhenUsed/>
    <w:rsid w:val="005E153D"/>
    <w:pPr>
      <w:ind w:left="1200"/>
    </w:pPr>
    <w:rPr>
      <w:rFonts w:asciiTheme="minorHAnsi" w:hAnsiTheme="minorHAnsi" w:cstheme="minorHAnsi"/>
    </w:rPr>
  </w:style>
  <w:style w:type="paragraph" w:styleId="TDC8">
    <w:name w:val="toc 8"/>
    <w:basedOn w:val="Normal"/>
    <w:next w:val="Normal"/>
    <w:autoRedefine/>
    <w:uiPriority w:val="39"/>
    <w:unhideWhenUsed/>
    <w:rsid w:val="005E153D"/>
    <w:pPr>
      <w:ind w:left="1400"/>
    </w:pPr>
    <w:rPr>
      <w:rFonts w:asciiTheme="minorHAnsi" w:hAnsiTheme="minorHAnsi" w:cstheme="minorHAnsi"/>
    </w:rPr>
  </w:style>
  <w:style w:type="paragraph" w:styleId="TDC9">
    <w:name w:val="toc 9"/>
    <w:basedOn w:val="Normal"/>
    <w:next w:val="Normal"/>
    <w:autoRedefine/>
    <w:uiPriority w:val="39"/>
    <w:unhideWhenUsed/>
    <w:rsid w:val="005E153D"/>
    <w:pPr>
      <w:ind w:left="1600"/>
    </w:pPr>
    <w:rPr>
      <w:rFonts w:asciiTheme="minorHAnsi" w:hAnsiTheme="minorHAnsi" w:cstheme="minorHAnsi"/>
    </w:rPr>
  </w:style>
  <w:style w:type="character" w:customStyle="1" w:styleId="Ttulo3Car">
    <w:name w:val="Título 3 Car"/>
    <w:basedOn w:val="Fuentedeprrafopredeter"/>
    <w:link w:val="Ttulo3"/>
    <w:uiPriority w:val="9"/>
    <w:semiHidden/>
    <w:rsid w:val="003758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55919">
      <w:bodyDiv w:val="1"/>
      <w:marLeft w:val="0"/>
      <w:marRight w:val="0"/>
      <w:marTop w:val="0"/>
      <w:marBottom w:val="0"/>
      <w:divBdr>
        <w:top w:val="none" w:sz="0" w:space="0" w:color="auto"/>
        <w:left w:val="none" w:sz="0" w:space="0" w:color="auto"/>
        <w:bottom w:val="none" w:sz="0" w:space="0" w:color="auto"/>
        <w:right w:val="none" w:sz="0" w:space="0" w:color="auto"/>
      </w:divBdr>
    </w:div>
    <w:div w:id="171799970">
      <w:bodyDiv w:val="1"/>
      <w:marLeft w:val="0"/>
      <w:marRight w:val="0"/>
      <w:marTop w:val="0"/>
      <w:marBottom w:val="0"/>
      <w:divBdr>
        <w:top w:val="none" w:sz="0" w:space="0" w:color="auto"/>
        <w:left w:val="none" w:sz="0" w:space="0" w:color="auto"/>
        <w:bottom w:val="none" w:sz="0" w:space="0" w:color="auto"/>
        <w:right w:val="none" w:sz="0" w:space="0" w:color="auto"/>
      </w:divBdr>
    </w:div>
    <w:div w:id="355082518">
      <w:bodyDiv w:val="1"/>
      <w:marLeft w:val="0"/>
      <w:marRight w:val="0"/>
      <w:marTop w:val="0"/>
      <w:marBottom w:val="0"/>
      <w:divBdr>
        <w:top w:val="none" w:sz="0" w:space="0" w:color="auto"/>
        <w:left w:val="none" w:sz="0" w:space="0" w:color="auto"/>
        <w:bottom w:val="none" w:sz="0" w:space="0" w:color="auto"/>
        <w:right w:val="none" w:sz="0" w:space="0" w:color="auto"/>
      </w:divBdr>
    </w:div>
    <w:div w:id="399326202">
      <w:bodyDiv w:val="1"/>
      <w:marLeft w:val="0"/>
      <w:marRight w:val="0"/>
      <w:marTop w:val="0"/>
      <w:marBottom w:val="0"/>
      <w:divBdr>
        <w:top w:val="none" w:sz="0" w:space="0" w:color="auto"/>
        <w:left w:val="none" w:sz="0" w:space="0" w:color="auto"/>
        <w:bottom w:val="none" w:sz="0" w:space="0" w:color="auto"/>
        <w:right w:val="none" w:sz="0" w:space="0" w:color="auto"/>
      </w:divBdr>
    </w:div>
    <w:div w:id="453133012">
      <w:bodyDiv w:val="1"/>
      <w:marLeft w:val="0"/>
      <w:marRight w:val="0"/>
      <w:marTop w:val="0"/>
      <w:marBottom w:val="0"/>
      <w:divBdr>
        <w:top w:val="none" w:sz="0" w:space="0" w:color="auto"/>
        <w:left w:val="none" w:sz="0" w:space="0" w:color="auto"/>
        <w:bottom w:val="none" w:sz="0" w:space="0" w:color="auto"/>
        <w:right w:val="none" w:sz="0" w:space="0" w:color="auto"/>
      </w:divBdr>
    </w:div>
    <w:div w:id="454643148">
      <w:bodyDiv w:val="1"/>
      <w:marLeft w:val="0"/>
      <w:marRight w:val="0"/>
      <w:marTop w:val="0"/>
      <w:marBottom w:val="0"/>
      <w:divBdr>
        <w:top w:val="none" w:sz="0" w:space="0" w:color="auto"/>
        <w:left w:val="none" w:sz="0" w:space="0" w:color="auto"/>
        <w:bottom w:val="none" w:sz="0" w:space="0" w:color="auto"/>
        <w:right w:val="none" w:sz="0" w:space="0" w:color="auto"/>
      </w:divBdr>
    </w:div>
    <w:div w:id="605501247">
      <w:bodyDiv w:val="1"/>
      <w:marLeft w:val="0"/>
      <w:marRight w:val="0"/>
      <w:marTop w:val="0"/>
      <w:marBottom w:val="0"/>
      <w:divBdr>
        <w:top w:val="none" w:sz="0" w:space="0" w:color="auto"/>
        <w:left w:val="none" w:sz="0" w:space="0" w:color="auto"/>
        <w:bottom w:val="none" w:sz="0" w:space="0" w:color="auto"/>
        <w:right w:val="none" w:sz="0" w:space="0" w:color="auto"/>
      </w:divBdr>
    </w:div>
    <w:div w:id="612325355">
      <w:bodyDiv w:val="1"/>
      <w:marLeft w:val="0"/>
      <w:marRight w:val="0"/>
      <w:marTop w:val="0"/>
      <w:marBottom w:val="0"/>
      <w:divBdr>
        <w:top w:val="none" w:sz="0" w:space="0" w:color="auto"/>
        <w:left w:val="none" w:sz="0" w:space="0" w:color="auto"/>
        <w:bottom w:val="none" w:sz="0" w:space="0" w:color="auto"/>
        <w:right w:val="none" w:sz="0" w:space="0" w:color="auto"/>
      </w:divBdr>
    </w:div>
    <w:div w:id="630283327">
      <w:bodyDiv w:val="1"/>
      <w:marLeft w:val="0"/>
      <w:marRight w:val="0"/>
      <w:marTop w:val="0"/>
      <w:marBottom w:val="0"/>
      <w:divBdr>
        <w:top w:val="none" w:sz="0" w:space="0" w:color="auto"/>
        <w:left w:val="none" w:sz="0" w:space="0" w:color="auto"/>
        <w:bottom w:val="none" w:sz="0" w:space="0" w:color="auto"/>
        <w:right w:val="none" w:sz="0" w:space="0" w:color="auto"/>
      </w:divBdr>
    </w:div>
    <w:div w:id="838080320">
      <w:bodyDiv w:val="1"/>
      <w:marLeft w:val="0"/>
      <w:marRight w:val="0"/>
      <w:marTop w:val="0"/>
      <w:marBottom w:val="0"/>
      <w:divBdr>
        <w:top w:val="none" w:sz="0" w:space="0" w:color="auto"/>
        <w:left w:val="none" w:sz="0" w:space="0" w:color="auto"/>
        <w:bottom w:val="none" w:sz="0" w:space="0" w:color="auto"/>
        <w:right w:val="none" w:sz="0" w:space="0" w:color="auto"/>
      </w:divBdr>
    </w:div>
    <w:div w:id="904803175">
      <w:bodyDiv w:val="1"/>
      <w:marLeft w:val="0"/>
      <w:marRight w:val="0"/>
      <w:marTop w:val="0"/>
      <w:marBottom w:val="0"/>
      <w:divBdr>
        <w:top w:val="none" w:sz="0" w:space="0" w:color="auto"/>
        <w:left w:val="none" w:sz="0" w:space="0" w:color="auto"/>
        <w:bottom w:val="none" w:sz="0" w:space="0" w:color="auto"/>
        <w:right w:val="none" w:sz="0" w:space="0" w:color="auto"/>
      </w:divBdr>
    </w:div>
    <w:div w:id="913053702">
      <w:bodyDiv w:val="1"/>
      <w:marLeft w:val="0"/>
      <w:marRight w:val="0"/>
      <w:marTop w:val="0"/>
      <w:marBottom w:val="0"/>
      <w:divBdr>
        <w:top w:val="none" w:sz="0" w:space="0" w:color="auto"/>
        <w:left w:val="none" w:sz="0" w:space="0" w:color="auto"/>
        <w:bottom w:val="none" w:sz="0" w:space="0" w:color="auto"/>
        <w:right w:val="none" w:sz="0" w:space="0" w:color="auto"/>
      </w:divBdr>
    </w:div>
    <w:div w:id="1048071245">
      <w:bodyDiv w:val="1"/>
      <w:marLeft w:val="0"/>
      <w:marRight w:val="0"/>
      <w:marTop w:val="0"/>
      <w:marBottom w:val="0"/>
      <w:divBdr>
        <w:top w:val="none" w:sz="0" w:space="0" w:color="auto"/>
        <w:left w:val="none" w:sz="0" w:space="0" w:color="auto"/>
        <w:bottom w:val="none" w:sz="0" w:space="0" w:color="auto"/>
        <w:right w:val="none" w:sz="0" w:space="0" w:color="auto"/>
      </w:divBdr>
    </w:div>
    <w:div w:id="1221164745">
      <w:bodyDiv w:val="1"/>
      <w:marLeft w:val="0"/>
      <w:marRight w:val="0"/>
      <w:marTop w:val="0"/>
      <w:marBottom w:val="0"/>
      <w:divBdr>
        <w:top w:val="none" w:sz="0" w:space="0" w:color="auto"/>
        <w:left w:val="none" w:sz="0" w:space="0" w:color="auto"/>
        <w:bottom w:val="none" w:sz="0" w:space="0" w:color="auto"/>
        <w:right w:val="none" w:sz="0" w:space="0" w:color="auto"/>
      </w:divBdr>
    </w:div>
    <w:div w:id="1354695103">
      <w:bodyDiv w:val="1"/>
      <w:marLeft w:val="0"/>
      <w:marRight w:val="0"/>
      <w:marTop w:val="0"/>
      <w:marBottom w:val="0"/>
      <w:divBdr>
        <w:top w:val="none" w:sz="0" w:space="0" w:color="auto"/>
        <w:left w:val="none" w:sz="0" w:space="0" w:color="auto"/>
        <w:bottom w:val="none" w:sz="0" w:space="0" w:color="auto"/>
        <w:right w:val="none" w:sz="0" w:space="0" w:color="auto"/>
      </w:divBdr>
    </w:div>
    <w:div w:id="1378899112">
      <w:bodyDiv w:val="1"/>
      <w:marLeft w:val="0"/>
      <w:marRight w:val="0"/>
      <w:marTop w:val="0"/>
      <w:marBottom w:val="0"/>
      <w:divBdr>
        <w:top w:val="none" w:sz="0" w:space="0" w:color="auto"/>
        <w:left w:val="none" w:sz="0" w:space="0" w:color="auto"/>
        <w:bottom w:val="none" w:sz="0" w:space="0" w:color="auto"/>
        <w:right w:val="none" w:sz="0" w:space="0" w:color="auto"/>
      </w:divBdr>
    </w:div>
    <w:div w:id="1389839932">
      <w:bodyDiv w:val="1"/>
      <w:marLeft w:val="0"/>
      <w:marRight w:val="0"/>
      <w:marTop w:val="0"/>
      <w:marBottom w:val="0"/>
      <w:divBdr>
        <w:top w:val="none" w:sz="0" w:space="0" w:color="auto"/>
        <w:left w:val="none" w:sz="0" w:space="0" w:color="auto"/>
        <w:bottom w:val="none" w:sz="0" w:space="0" w:color="auto"/>
        <w:right w:val="none" w:sz="0" w:space="0" w:color="auto"/>
      </w:divBdr>
    </w:div>
    <w:div w:id="1496796469">
      <w:bodyDiv w:val="1"/>
      <w:marLeft w:val="0"/>
      <w:marRight w:val="0"/>
      <w:marTop w:val="0"/>
      <w:marBottom w:val="0"/>
      <w:divBdr>
        <w:top w:val="none" w:sz="0" w:space="0" w:color="auto"/>
        <w:left w:val="none" w:sz="0" w:space="0" w:color="auto"/>
        <w:bottom w:val="none" w:sz="0" w:space="0" w:color="auto"/>
        <w:right w:val="none" w:sz="0" w:space="0" w:color="auto"/>
      </w:divBdr>
    </w:div>
    <w:div w:id="1505901052">
      <w:bodyDiv w:val="1"/>
      <w:marLeft w:val="0"/>
      <w:marRight w:val="0"/>
      <w:marTop w:val="0"/>
      <w:marBottom w:val="0"/>
      <w:divBdr>
        <w:top w:val="none" w:sz="0" w:space="0" w:color="auto"/>
        <w:left w:val="none" w:sz="0" w:space="0" w:color="auto"/>
        <w:bottom w:val="none" w:sz="0" w:space="0" w:color="auto"/>
        <w:right w:val="none" w:sz="0" w:space="0" w:color="auto"/>
      </w:divBdr>
    </w:div>
    <w:div w:id="1548057890">
      <w:bodyDiv w:val="1"/>
      <w:marLeft w:val="0"/>
      <w:marRight w:val="0"/>
      <w:marTop w:val="0"/>
      <w:marBottom w:val="0"/>
      <w:divBdr>
        <w:top w:val="none" w:sz="0" w:space="0" w:color="auto"/>
        <w:left w:val="none" w:sz="0" w:space="0" w:color="auto"/>
        <w:bottom w:val="none" w:sz="0" w:space="0" w:color="auto"/>
        <w:right w:val="none" w:sz="0" w:space="0" w:color="auto"/>
      </w:divBdr>
    </w:div>
    <w:div w:id="1580478696">
      <w:bodyDiv w:val="1"/>
      <w:marLeft w:val="0"/>
      <w:marRight w:val="0"/>
      <w:marTop w:val="0"/>
      <w:marBottom w:val="0"/>
      <w:divBdr>
        <w:top w:val="none" w:sz="0" w:space="0" w:color="auto"/>
        <w:left w:val="none" w:sz="0" w:space="0" w:color="auto"/>
        <w:bottom w:val="none" w:sz="0" w:space="0" w:color="auto"/>
        <w:right w:val="none" w:sz="0" w:space="0" w:color="auto"/>
      </w:divBdr>
    </w:div>
    <w:div w:id="1640184779">
      <w:bodyDiv w:val="1"/>
      <w:marLeft w:val="0"/>
      <w:marRight w:val="0"/>
      <w:marTop w:val="0"/>
      <w:marBottom w:val="0"/>
      <w:divBdr>
        <w:top w:val="none" w:sz="0" w:space="0" w:color="auto"/>
        <w:left w:val="none" w:sz="0" w:space="0" w:color="auto"/>
        <w:bottom w:val="none" w:sz="0" w:space="0" w:color="auto"/>
        <w:right w:val="none" w:sz="0" w:space="0" w:color="auto"/>
      </w:divBdr>
    </w:div>
    <w:div w:id="1678116075">
      <w:bodyDiv w:val="1"/>
      <w:marLeft w:val="0"/>
      <w:marRight w:val="0"/>
      <w:marTop w:val="0"/>
      <w:marBottom w:val="0"/>
      <w:divBdr>
        <w:top w:val="none" w:sz="0" w:space="0" w:color="auto"/>
        <w:left w:val="none" w:sz="0" w:space="0" w:color="auto"/>
        <w:bottom w:val="none" w:sz="0" w:space="0" w:color="auto"/>
        <w:right w:val="none" w:sz="0" w:space="0" w:color="auto"/>
      </w:divBdr>
    </w:div>
    <w:div w:id="1762217241">
      <w:bodyDiv w:val="1"/>
      <w:marLeft w:val="0"/>
      <w:marRight w:val="0"/>
      <w:marTop w:val="0"/>
      <w:marBottom w:val="0"/>
      <w:divBdr>
        <w:top w:val="none" w:sz="0" w:space="0" w:color="auto"/>
        <w:left w:val="none" w:sz="0" w:space="0" w:color="auto"/>
        <w:bottom w:val="none" w:sz="0" w:space="0" w:color="auto"/>
        <w:right w:val="none" w:sz="0" w:space="0" w:color="auto"/>
      </w:divBdr>
    </w:div>
    <w:div w:id="1834295809">
      <w:bodyDiv w:val="1"/>
      <w:marLeft w:val="0"/>
      <w:marRight w:val="0"/>
      <w:marTop w:val="0"/>
      <w:marBottom w:val="0"/>
      <w:divBdr>
        <w:top w:val="none" w:sz="0" w:space="0" w:color="auto"/>
        <w:left w:val="none" w:sz="0" w:space="0" w:color="auto"/>
        <w:bottom w:val="none" w:sz="0" w:space="0" w:color="auto"/>
        <w:right w:val="none" w:sz="0" w:space="0" w:color="auto"/>
      </w:divBdr>
    </w:div>
    <w:div w:id="1843738043">
      <w:bodyDiv w:val="1"/>
      <w:marLeft w:val="0"/>
      <w:marRight w:val="0"/>
      <w:marTop w:val="0"/>
      <w:marBottom w:val="0"/>
      <w:divBdr>
        <w:top w:val="none" w:sz="0" w:space="0" w:color="auto"/>
        <w:left w:val="none" w:sz="0" w:space="0" w:color="auto"/>
        <w:bottom w:val="none" w:sz="0" w:space="0" w:color="auto"/>
        <w:right w:val="none" w:sz="0" w:space="0" w:color="auto"/>
      </w:divBdr>
    </w:div>
    <w:div w:id="1870482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emf"/><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customXml" Target="ink/ink3.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5.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ustomXml" Target="ink/ink2.xml"/><Relationship Id="rId28" Type="http://schemas.microsoft.com/office/2007/relationships/hdphoto" Target="media/hdphoto2.wdp"/><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customXml" Target="ink/ink1.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microsoft.com/office/2007/relationships/hdphoto" Target="media/hdphoto1.wdp"/><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8T23:34:03.499"/>
    </inkml:context>
    <inkml:brush xml:id="br0">
      <inkml:brushProperty name="width" value="0.05" units="cm"/>
      <inkml:brushProperty name="height" value="0.05" units="cm"/>
      <inkml:brushProperty name="color" value="#E71224"/>
    </inkml:brush>
  </inkml:definitions>
  <inkml:trace contextRef="#ctx0" brushRef="#br0">1726 453 24575,'381'0'0,"-269"15"0,30-1 0,1099-15 0,-1239 1 0,0 1 0,0-1 0,-1-1 0,1 1 0,0 0 0,-1 0 0,1-1 0,0 1 0,-1-1 0,1 1 0,0-1 0,-1 0 0,1 0 0,-1 1 0,1-1 0,-1 0 0,0 0 0,1-1 0,-1 1 0,0 0 0,0 0 0,1-1 0,-1 1 0,0 0 0,0-1 0,-1 1 0,1-1 0,0 0 0,0 1 0,-1-1 0,1 1 0,0-4 0,0-4 0,-1 0 0,1 1 0,-1-1 0,-1 1 0,-2-14 0,1 8 0,-2 1 0,0-1 0,-1 0 0,-9-19 0,8 18 0,0 0 0,0-1 0,-4-20 0,-3-16 0,9 39 0,1 0 0,0 0 0,0 1 0,0-25 0,3 34 0,0-1 0,0 1 0,0 0 0,0-1 0,-1 1 0,0-1 0,1 1 0,-1 0 0,0 0 0,-1-1 0,1 1 0,-3-5 0,2 6 0,0 0 0,0 0 0,0 1 0,0-1 0,-1 0 0,1 1 0,0 0 0,-1-1 0,1 1 0,-1 0 0,1 0 0,-1 0 0,0 1 0,1-1 0,-1 1 0,-5-1 0,-44-3 0,-87 5 0,49 1 0,73-1 0,1 1 0,-1 0 0,-24 8 0,25-6 0,-1 0 0,1-1 0,-28 1 0,-448-5 0,321 16 0,-535-16 0,595-14 0,-426 16 0,512 0 0,-1 2 0,-34 7 0,35-5 0,-1-1 0,-37 2 0,39-6 0,0 2 0,-30 6 0,-95 6 0,89-10 0,-53 10 0,34-6 0,32-1 0,2-2 0,22-2 0,-36 1 0,35-5 0,16 0 0,-1 1 0,1-1 0,-1 2 0,1-1 0,-10 3 0,17-3 0,-1 1 0,0-1 0,1 1 0,-1-1 0,0 1 0,1 0 0,-1 0 0,1 0 0,0 0 0,-1 0 0,1 0 0,-1 0 0,1 0 0,0 0 0,0 1 0,0-1 0,0 0 0,0 1 0,0-1 0,0 1 0,0-1 0,1 1 0,-1 0 0,1-1 0,-1 1 0,1 0 0,-1-1 0,1 1 0,0 3 0,-1 28 0,5 49 0,-3-79 0,1 0 0,-1 0 0,0-1 0,1 1 0,-1 0 0,1-1 0,0 0 0,0 1 0,0-1 0,0 0 0,0 0 0,0 0 0,0 0 0,1 0 0,-1 0 0,1-1 0,0 0 0,4 3 0,19 14 0,-22-15 0,1 0 0,-1 0 0,0 0 0,1-1 0,0 0 0,-1 0 0,1 0 0,0-1 0,0 1 0,9 0 0,56 7 0,-55-8 0,272 2 0,-151-5 0,767 2 0,-894 0 0,-1 1 0,1 1 0,-1 0 0,0 0 0,15 6 0,24 5 0,-42-12-195,0 1 0,0-1 0,0 1 0,0 0 0,0 0 0,8 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13.890"/>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80.32">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3T20:24:08.579"/>
    </inkml:context>
    <inkml:brush xml:id="br0">
      <inkml:brushProperty name="width" value="0.05" units="cm"/>
      <inkml:brushProperty name="height" value="0.05" units="cm"/>
      <inkml:brushProperty name="color" value="#E71224"/>
    </inkml:brush>
  </inkml:definitions>
  <inkml:trace contextRef="#ctx0" brushRef="#br0">2787 331 24575,'-2'-3'0,"-1"0"0,0 0 0,0 0 0,-1 1 0,1-1 0,0 1 0,-1 0 0,0 0 0,1 0 0,-8-2 0,-79-23 0,-23-15 0,-186-43 0,115 36 0,97 29 0,-126-14 0,136 24 0,-493-24 0,33 34 0,500 3 0,0 2 0,1 1 0,0 2 0,-54 19 0,72-21 0,-4 3 0,0 1 0,1 1 0,1 0 0,-32 25 0,31-22 0,11-8 0,0 1 0,0-1 0,1 2 0,0-1 0,0 1 0,1 1 0,0 0 0,0 0 0,1 0 0,1 1 0,-11 18 0,9-11 0,0 0 0,1 1 0,1 0 0,0 0 0,2 0 0,0 1 0,1-1 0,-1 36 0,4-24 0,-1-8 0,2 0 0,3 26 0,-2-41 0,-1 1 0,1-1 0,1 0 0,-1 0 0,1 0 0,0 0 0,1 0 0,0-1 0,0 0 0,6 9 0,7 3 0,1-1 0,0 0 0,1-2 0,1 0 0,0-1 0,1 0 0,1-2 0,44 18 0,6-3 0,118 26 0,-112-37 0,-1-3 0,116 3 0,163-15 0,-167-3 0,0 3 0,35 1 0,229-27 0,-425 20 0,0-2 0,0-1 0,40-17 0,-11 4 0,-40 16 0,-1-1 0,0-1 0,0 0 0,0-2 0,-1 1 0,0-2 0,-1 0 0,0-1 0,0 0 0,18-21 0,-17 15 0,-1 0 0,0-1 0,-1-1 0,11-21 0,-19 29 0,0 0 0,-1 0 0,0-1 0,-1 1 0,0-1 0,-1 0 0,0 0 0,-1 0 0,-1-17 0,1-49 0,-3-43 0,-2 102-1365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0684E-0AA7-4A80-BDB1-EA0F12A22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5874</Words>
  <Characters>32310</Characters>
  <Application>Microsoft Office Word</Application>
  <DocSecurity>0</DocSecurity>
  <Lines>269</Lines>
  <Paragraphs>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Aquino Bedia</dc:creator>
  <cp:keywords/>
  <dc:description/>
  <cp:lastModifiedBy>Manuel Raul Livano Luna</cp:lastModifiedBy>
  <cp:revision>3</cp:revision>
  <cp:lastPrinted>2023-06-29T00:54:00Z</cp:lastPrinted>
  <dcterms:created xsi:type="dcterms:W3CDTF">2023-07-03T22:17:00Z</dcterms:created>
  <dcterms:modified xsi:type="dcterms:W3CDTF">2023-07-03T22:19:00Z</dcterms:modified>
</cp:coreProperties>
</file>